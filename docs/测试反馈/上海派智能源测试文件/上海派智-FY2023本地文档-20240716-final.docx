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header9.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chart4.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5.xml" ContentType="application/vnd.openxmlformats-officedocument.drawingml.chart+xml"/>
  <Override PartName="/word/charts/chart6.xml" ContentType="application/vnd.openxmlformats-officedocument.drawingml.chart+xml"/>
  <Override PartName="/word/charts/style4.xml" ContentType="application/vnd.ms-office.chartstyle+xml"/>
  <Override PartName="/word/charts/colors4.xml" ContentType="application/vnd.ms-office.chartcolorstyle+xml"/>
  <Override PartName="/word/header10.xml" ContentType="application/vnd.openxmlformats-officedocument.wordprocessingml.header+xml"/>
  <Override PartName="/word/footer5.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6.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7.xml" ContentType="application/vnd.openxmlformats-officedocument.wordprocessingml.footer+xml"/>
  <Override PartName="/word/header15.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5DF4A5" w14:textId="77777777" w:rsidR="00AA4CA3" w:rsidRDefault="00F2093E">
      <w:pPr>
        <w:pStyle w:val="Documentsubtitle"/>
        <w:jc w:val="right"/>
        <w:rPr>
          <w:rFonts w:ascii="Arial Narrow" w:eastAsia="仿宋_GB2312" w:hAnsi="Arial Narrow" w:cs="Arial"/>
          <w:b/>
          <w:bCs/>
          <w:szCs w:val="36"/>
          <w:lang w:eastAsia="zh-CN"/>
        </w:rPr>
      </w:pPr>
      <w:r>
        <w:rPr>
          <w:rFonts w:ascii="Arial Narrow" w:eastAsia="仿宋_GB2312" w:hAnsi="Arial Narrow" w:cs="Arial"/>
          <w:b/>
          <w:bCs/>
          <w:szCs w:val="36"/>
          <w:lang w:val="en-GB" w:eastAsia="zh-CN"/>
        </w:rPr>
        <w:t xml:space="preserve"> </w:t>
      </w:r>
      <w:r>
        <w:rPr>
          <w:lang w:eastAsia="zh-CN"/>
        </w:rPr>
        <w:t xml:space="preserve"> </w:t>
      </w:r>
      <w:r>
        <w:rPr>
          <w:noProof/>
          <w:lang w:eastAsia="zh-CN"/>
        </w:rPr>
        <w:drawing>
          <wp:inline distT="0" distB="0" distL="0" distR="0" wp14:anchorId="0AE8215A" wp14:editId="065435A4">
            <wp:extent cx="1676400" cy="485775"/>
            <wp:effectExtent l="0" t="0" r="0"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2"/>
                    <a:srcRect t="28169"/>
                    <a:stretch>
                      <a:fillRect/>
                    </a:stretch>
                  </pic:blipFill>
                  <pic:spPr>
                    <a:xfrm>
                      <a:off x="0" y="0"/>
                      <a:ext cx="1676400" cy="485775"/>
                    </a:xfrm>
                    <a:prstGeom prst="rect">
                      <a:avLst/>
                    </a:prstGeom>
                    <a:ln>
                      <a:noFill/>
                    </a:ln>
                  </pic:spPr>
                </pic:pic>
              </a:graphicData>
            </a:graphic>
          </wp:inline>
        </w:drawing>
      </w:r>
    </w:p>
    <w:p w14:paraId="327F415F" w14:textId="77777777" w:rsidR="00AA4CA3" w:rsidRDefault="00AA4CA3">
      <w:pPr>
        <w:pStyle w:val="Documentsubtitle"/>
        <w:jc w:val="both"/>
        <w:rPr>
          <w:rFonts w:ascii="Arial Narrow" w:eastAsia="仿宋_GB2312" w:hAnsi="Arial Narrow" w:cs="Arial"/>
          <w:b/>
          <w:bCs/>
          <w:color w:val="00B0F0"/>
          <w:szCs w:val="36"/>
          <w:lang w:val="en-GB" w:eastAsia="zh-CN"/>
        </w:rPr>
      </w:pPr>
    </w:p>
    <w:p w14:paraId="56FBB4C6" w14:textId="77777777" w:rsidR="00AA4CA3" w:rsidRDefault="00AA4CA3">
      <w:pPr>
        <w:widowControl w:val="0"/>
        <w:spacing w:beforeLines="50" w:before="163" w:afterLines="50" w:after="163"/>
        <w:ind w:rightChars="-435" w:right="-1096"/>
        <w:rPr>
          <w:rFonts w:ascii="Arial Narrow" w:eastAsia="仿宋_GB2312" w:hAnsi="Arial Narrow" w:cs="Arial"/>
          <w:b/>
          <w:bCs/>
          <w:color w:val="002060"/>
          <w:sz w:val="48"/>
          <w:szCs w:val="22"/>
        </w:rPr>
      </w:pPr>
    </w:p>
    <w:p w14:paraId="1152F2EA" w14:textId="42F8810D" w:rsidR="00AA4CA3" w:rsidDel="00731B7B" w:rsidRDefault="00F2093E">
      <w:pPr>
        <w:widowControl w:val="0"/>
        <w:spacing w:beforeLines="50" w:before="163" w:afterLines="50" w:after="163"/>
        <w:ind w:left="0" w:rightChars="-435" w:right="-1096"/>
        <w:rPr>
          <w:del w:id="0" w:author="admin" w:date="2024-07-16T11:31:00Z"/>
          <w:rFonts w:ascii="Arial Narrow" w:eastAsia="仿宋_GB2312" w:hAnsi="Arial Narrow" w:cs="Arial"/>
          <w:b/>
          <w:bCs/>
          <w:color w:val="002060"/>
          <w:kern w:val="2"/>
          <w:sz w:val="48"/>
          <w:szCs w:val="22"/>
        </w:rPr>
      </w:pPr>
      <w:del w:id="1" w:author="admin" w:date="2024-07-01T20:09:00Z">
        <w:r w:rsidDel="003C6802">
          <w:rPr>
            <w:rFonts w:ascii="Arial Narrow" w:eastAsia="仿宋_GB2312" w:hAnsi="Arial Narrow" w:cs="Arial" w:hint="eastAsia"/>
            <w:b/>
            <w:bCs/>
            <w:color w:val="002060"/>
            <w:kern w:val="2"/>
            <w:sz w:val="48"/>
            <w:szCs w:val="22"/>
          </w:rPr>
          <w:delText>山东</w:delText>
        </w:r>
      </w:del>
      <w:ins w:id="2" w:author="admin" w:date="2024-07-01T20:09:00Z">
        <w:r w:rsidR="003C6802" w:rsidRPr="003C6802">
          <w:rPr>
            <w:rFonts w:ascii="Arial Narrow" w:eastAsia="仿宋_GB2312" w:hAnsi="Arial Narrow" w:cs="Arial" w:hint="eastAsia"/>
            <w:b/>
            <w:bCs/>
            <w:color w:val="002060"/>
            <w:kern w:val="2"/>
            <w:sz w:val="48"/>
            <w:szCs w:val="22"/>
          </w:rPr>
          <w:t>上海派智能源股份有限公司</w:t>
        </w:r>
      </w:ins>
      <w:del w:id="3" w:author="admin" w:date="2024-07-01T20:09:00Z">
        <w:r w:rsidDel="003C6802">
          <w:rPr>
            <w:rFonts w:ascii="Arial Narrow" w:eastAsia="仿宋_GB2312" w:hAnsi="Arial Narrow" w:cs="Arial" w:hint="eastAsia"/>
            <w:b/>
            <w:bCs/>
            <w:color w:val="002060"/>
            <w:kern w:val="2"/>
            <w:sz w:val="48"/>
            <w:szCs w:val="22"/>
          </w:rPr>
          <w:delText>派智电子有限公司</w:delText>
        </w:r>
      </w:del>
    </w:p>
    <w:p w14:paraId="363DAC76" w14:textId="77777777" w:rsidR="00AA4CA3" w:rsidRDefault="00AA4CA3" w:rsidP="00731B7B">
      <w:pPr>
        <w:widowControl w:val="0"/>
        <w:spacing w:beforeLines="50" w:before="163" w:afterLines="50" w:after="163"/>
        <w:ind w:left="0" w:rightChars="-435" w:right="-1096"/>
        <w:rPr>
          <w:rFonts w:ascii="Arial Narrow" w:eastAsia="仿宋_GB2312" w:hAnsi="Arial Narrow" w:cs="Arial"/>
          <w:b/>
          <w:color w:val="C75B12"/>
          <w:kern w:val="2"/>
          <w:sz w:val="52"/>
          <w:szCs w:val="22"/>
        </w:rPr>
      </w:pPr>
    </w:p>
    <w:p w14:paraId="770E0035" w14:textId="77777777" w:rsidR="00AA4CA3" w:rsidRDefault="00F2093E">
      <w:pPr>
        <w:pStyle w:val="Documentsubtitle"/>
        <w:jc w:val="both"/>
        <w:rPr>
          <w:rFonts w:ascii="Arial Narrow" w:eastAsia="仿宋_GB2312" w:hAnsi="Arial Narrow" w:cs="Arial"/>
          <w:color w:val="000000"/>
          <w:kern w:val="2"/>
          <w:sz w:val="32"/>
          <w:szCs w:val="32"/>
          <w:lang w:eastAsia="zh-CN"/>
        </w:rPr>
      </w:pPr>
      <w:r>
        <w:rPr>
          <w:rFonts w:ascii="Arial Narrow" w:eastAsia="仿宋_GB2312" w:hAnsi="Arial Narrow" w:cs="Arial"/>
          <w:color w:val="000000"/>
          <w:kern w:val="2"/>
          <w:sz w:val="32"/>
          <w:szCs w:val="32"/>
          <w:lang w:eastAsia="zh-CN"/>
        </w:rPr>
        <w:t>关联交易同期资料的本地文档</w:t>
      </w:r>
      <w:r>
        <w:rPr>
          <w:rFonts w:ascii="Arial Narrow" w:eastAsia="仿宋_GB2312" w:hAnsi="Arial Narrow" w:cs="Arial"/>
          <w:color w:val="000000"/>
          <w:kern w:val="2"/>
          <w:sz w:val="32"/>
          <w:szCs w:val="32"/>
          <w:lang w:eastAsia="zh-CN"/>
        </w:rPr>
        <w:tab/>
      </w:r>
    </w:p>
    <w:p w14:paraId="6F2AED2F" w14:textId="77777777" w:rsidR="00AA4CA3" w:rsidRDefault="00F2093E">
      <w:pPr>
        <w:widowControl w:val="0"/>
        <w:spacing w:before="50" w:afterLines="50" w:after="163" w:line="360" w:lineRule="exact"/>
        <w:ind w:left="0" w:right="0"/>
        <w:jc w:val="left"/>
        <w:rPr>
          <w:rFonts w:ascii="Arial Narrow" w:eastAsia="仿宋_GB2312" w:hAnsi="Arial Narrow" w:cs="Arial"/>
          <w:color w:val="000000"/>
          <w:kern w:val="2"/>
          <w:sz w:val="32"/>
          <w:szCs w:val="32"/>
        </w:rPr>
      </w:pPr>
      <w:r>
        <w:rPr>
          <w:rFonts w:ascii="Arial Narrow" w:eastAsia="仿宋_GB2312" w:hAnsi="Arial Narrow" w:cs="Arial"/>
          <w:color w:val="000000"/>
          <w:kern w:val="2"/>
          <w:sz w:val="32"/>
          <w:szCs w:val="32"/>
        </w:rPr>
        <w:t>20</w:t>
      </w:r>
      <w:r>
        <w:rPr>
          <w:rFonts w:ascii="Arial Narrow" w:eastAsia="仿宋_GB2312" w:hAnsi="Arial Narrow" w:cs="Arial" w:hint="eastAsia"/>
          <w:color w:val="000000"/>
          <w:kern w:val="2"/>
          <w:sz w:val="32"/>
          <w:szCs w:val="32"/>
        </w:rPr>
        <w:t>2</w:t>
      </w:r>
      <w:r>
        <w:rPr>
          <w:rFonts w:ascii="Arial Narrow" w:eastAsia="仿宋_GB2312" w:hAnsi="Arial Narrow" w:cs="Arial"/>
          <w:color w:val="000000"/>
          <w:kern w:val="2"/>
          <w:sz w:val="32"/>
          <w:szCs w:val="32"/>
        </w:rPr>
        <w:t>3</w:t>
      </w:r>
      <w:r>
        <w:rPr>
          <w:rFonts w:ascii="Arial Narrow" w:eastAsia="仿宋_GB2312" w:hAnsi="Arial Narrow" w:cs="Arial"/>
          <w:color w:val="000000"/>
          <w:kern w:val="2"/>
          <w:sz w:val="32"/>
          <w:szCs w:val="32"/>
        </w:rPr>
        <w:t>财务年度（截至</w:t>
      </w:r>
      <w:r>
        <w:rPr>
          <w:rFonts w:ascii="Arial Narrow" w:eastAsia="仿宋_GB2312" w:hAnsi="Arial Narrow" w:cs="Arial"/>
          <w:color w:val="000000"/>
          <w:kern w:val="2"/>
          <w:sz w:val="32"/>
          <w:szCs w:val="32"/>
        </w:rPr>
        <w:t xml:space="preserve"> 20</w:t>
      </w:r>
      <w:r>
        <w:rPr>
          <w:rFonts w:ascii="Arial Narrow" w:eastAsia="仿宋_GB2312" w:hAnsi="Arial Narrow" w:cs="Arial" w:hint="eastAsia"/>
          <w:color w:val="000000"/>
          <w:kern w:val="2"/>
          <w:sz w:val="32"/>
          <w:szCs w:val="32"/>
        </w:rPr>
        <w:t>2</w:t>
      </w:r>
      <w:r>
        <w:rPr>
          <w:rFonts w:ascii="Arial Narrow" w:eastAsia="仿宋_GB2312" w:hAnsi="Arial Narrow" w:cs="Arial"/>
          <w:color w:val="000000"/>
          <w:kern w:val="2"/>
          <w:sz w:val="32"/>
          <w:szCs w:val="32"/>
        </w:rPr>
        <w:t xml:space="preserve">3 </w:t>
      </w:r>
      <w:r>
        <w:rPr>
          <w:rFonts w:ascii="Arial Narrow" w:eastAsia="仿宋_GB2312" w:hAnsi="Arial Narrow" w:cs="Arial"/>
          <w:color w:val="000000"/>
          <w:kern w:val="2"/>
          <w:sz w:val="32"/>
          <w:szCs w:val="32"/>
        </w:rPr>
        <w:t>年</w:t>
      </w:r>
      <w:r>
        <w:rPr>
          <w:rFonts w:ascii="Arial Narrow" w:eastAsia="仿宋_GB2312" w:hAnsi="Arial Narrow" w:cs="Arial"/>
          <w:color w:val="000000"/>
          <w:kern w:val="2"/>
          <w:sz w:val="32"/>
          <w:szCs w:val="32"/>
        </w:rPr>
        <w:t xml:space="preserve"> 12 </w:t>
      </w:r>
      <w:r>
        <w:rPr>
          <w:rFonts w:ascii="Arial Narrow" w:eastAsia="仿宋_GB2312" w:hAnsi="Arial Narrow" w:cs="Arial"/>
          <w:color w:val="000000"/>
          <w:kern w:val="2"/>
          <w:sz w:val="32"/>
          <w:szCs w:val="32"/>
        </w:rPr>
        <w:t>月</w:t>
      </w:r>
      <w:r>
        <w:rPr>
          <w:rFonts w:ascii="Arial Narrow" w:eastAsia="仿宋_GB2312" w:hAnsi="Arial Narrow" w:cs="Arial"/>
          <w:color w:val="000000"/>
          <w:kern w:val="2"/>
          <w:sz w:val="32"/>
          <w:szCs w:val="32"/>
        </w:rPr>
        <w:t xml:space="preserve"> 31 </w:t>
      </w:r>
      <w:r>
        <w:rPr>
          <w:rFonts w:ascii="Arial Narrow" w:eastAsia="仿宋_GB2312" w:hAnsi="Arial Narrow" w:cs="Arial"/>
          <w:color w:val="000000"/>
          <w:kern w:val="2"/>
          <w:sz w:val="32"/>
          <w:szCs w:val="32"/>
        </w:rPr>
        <w:t>日）</w:t>
      </w:r>
    </w:p>
    <w:p w14:paraId="5CDA0EB2" w14:textId="77777777" w:rsidR="00AA4CA3" w:rsidRDefault="00AA4CA3">
      <w:pPr>
        <w:rPr>
          <w:rFonts w:ascii="Arial Narrow" w:eastAsia="仿宋_GB2312" w:hAnsi="Arial Narrow" w:cs="Arial"/>
          <w:b/>
          <w:bCs/>
          <w:caps/>
          <w:sz w:val="21"/>
          <w:szCs w:val="21"/>
        </w:rPr>
      </w:pPr>
    </w:p>
    <w:p w14:paraId="3472AEC9" w14:textId="77777777" w:rsidR="00AA4CA3" w:rsidRDefault="00AA4CA3">
      <w:pPr>
        <w:rPr>
          <w:rFonts w:ascii="Arial Narrow" w:eastAsia="仿宋_GB2312" w:hAnsi="Arial Narrow" w:cs="Arial"/>
          <w:b/>
          <w:bCs/>
          <w:caps/>
          <w:sz w:val="21"/>
          <w:szCs w:val="21"/>
        </w:rPr>
      </w:pPr>
    </w:p>
    <w:p w14:paraId="2EA832FB" w14:textId="74FD3644" w:rsidR="00AA4CA3" w:rsidDel="00731B7B" w:rsidRDefault="00F2093E">
      <w:pPr>
        <w:widowControl w:val="0"/>
        <w:spacing w:before="50" w:afterLines="50" w:after="163" w:line="360" w:lineRule="exact"/>
        <w:rPr>
          <w:del w:id="4" w:author="admin" w:date="2024-07-16T11:32:00Z"/>
          <w:rFonts w:ascii="Arial Narrow" w:eastAsia="仿宋_GB2312" w:hAnsi="Arial Narrow" w:cs="Arial"/>
          <w:color w:val="000000"/>
          <w:sz w:val="32"/>
          <w:szCs w:val="32"/>
        </w:rPr>
      </w:pPr>
      <w:del w:id="5" w:author="admin" w:date="2024-07-16T11:32:00Z">
        <w:r w:rsidDel="00731B7B">
          <w:rPr>
            <w:rFonts w:ascii="Arial Narrow" w:eastAsia="仿宋_GB2312" w:hAnsi="Arial Narrow" w:cs="Arial" w:hint="eastAsia"/>
            <w:color w:val="000000"/>
            <w:sz w:val="32"/>
            <w:szCs w:val="32"/>
          </w:rPr>
          <w:delText>（讨论稿）</w:delText>
        </w:r>
      </w:del>
    </w:p>
    <w:p w14:paraId="05B8987C" w14:textId="77777777" w:rsidR="00AA4CA3" w:rsidRDefault="00AA4CA3">
      <w:pPr>
        <w:widowControl w:val="0"/>
        <w:rPr>
          <w:rFonts w:ascii="Arial Narrow" w:eastAsia="仿宋_GB2312" w:hAnsi="Arial Narrow" w:cs="Arial Unicode MS"/>
          <w:kern w:val="2"/>
          <w:sz w:val="21"/>
          <w:szCs w:val="22"/>
        </w:rPr>
      </w:pPr>
    </w:p>
    <w:p w14:paraId="15BE8399" w14:textId="77777777" w:rsidR="00AA4CA3" w:rsidRDefault="00AA4CA3">
      <w:pPr>
        <w:widowControl w:val="0"/>
        <w:rPr>
          <w:rFonts w:ascii="Arial Narrow" w:eastAsia="仿宋_GB2312" w:hAnsi="Arial Narrow" w:cs="Arial Unicode MS"/>
          <w:kern w:val="2"/>
          <w:sz w:val="21"/>
          <w:szCs w:val="22"/>
        </w:rPr>
      </w:pPr>
    </w:p>
    <w:p w14:paraId="3B6BC71C" w14:textId="77777777" w:rsidR="00AA4CA3" w:rsidRDefault="00F2093E">
      <w:pPr>
        <w:rPr>
          <w:rFonts w:ascii="Arial Narrow" w:eastAsia="仿宋_GB2312" w:hAnsi="Arial Narrow" w:cs="Arial Unicode MS"/>
          <w:sz w:val="22"/>
          <w:szCs w:val="22"/>
        </w:rPr>
        <w:sectPr w:rsidR="00AA4CA3">
          <w:headerReference w:type="even" r:id="rId13"/>
          <w:headerReference w:type="default" r:id="rId14"/>
          <w:footerReference w:type="even" r:id="rId15"/>
          <w:footerReference w:type="default" r:id="rId16"/>
          <w:headerReference w:type="first" r:id="rId17"/>
          <w:pgSz w:w="11906" w:h="16838"/>
          <w:pgMar w:top="1440" w:right="1797" w:bottom="1440" w:left="1797" w:header="0" w:footer="992" w:gutter="0"/>
          <w:pgNumType w:chapStyle="1"/>
          <w:cols w:space="425"/>
          <w:docGrid w:type="linesAndChars" w:linePitch="326"/>
        </w:sectPr>
      </w:pPr>
      <w:r>
        <w:rPr>
          <w:rFonts w:ascii="Arial Narrow" w:eastAsia="仿宋_GB2312" w:hAnsi="Arial Narrow" w:cs="Arial Unicode MS"/>
          <w:noProof/>
          <w:kern w:val="2"/>
          <w:sz w:val="21"/>
          <w:szCs w:val="22"/>
        </w:rPr>
        <mc:AlternateContent>
          <mc:Choice Requires="wps">
            <w:drawing>
              <wp:anchor distT="0" distB="0" distL="114300" distR="114300" simplePos="0" relativeHeight="251659264" behindDoc="0" locked="0" layoutInCell="1" allowOverlap="1" wp14:anchorId="679A940A" wp14:editId="302E3E11">
                <wp:simplePos x="0" y="0"/>
                <wp:positionH relativeFrom="column">
                  <wp:posOffset>-704215</wp:posOffset>
                </wp:positionH>
                <wp:positionV relativeFrom="paragraph">
                  <wp:posOffset>7322185</wp:posOffset>
                </wp:positionV>
                <wp:extent cx="3291840" cy="1952625"/>
                <wp:effectExtent l="0" t="0" r="0" b="4445"/>
                <wp:wrapNone/>
                <wp:docPr id="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91840" cy="195262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xmlns:a="http://schemas.openxmlformats.org/drawingml/2006/main" xmlns:pic="http://schemas.openxmlformats.org/drawingml/2006/picture" xmlns:a14="http://schemas.microsoft.com/office/drawing/2010/main" xmlns:c="http://schemas.openxmlformats.org/drawingml/2006/chart" xmlns:wpsCustomData="http://www.wps.cn/officeDocument/2013/wpsCustomData">
            <w:pict w14:anchorId="5E20C9F4">
              <v:rect id="Rectangle 3" style="position:absolute;left:0pt;margin-left:-55.45pt;margin-top:576.55pt;height:153.75pt;width:259.2pt;z-index:251659264;mso-width-relative:page;mso-height-relative:page;" coordsize="21600,21600" o:spid="_x0000_s1026" filled="t" fillcolor="#FFFFFF" stroked="f" o:spt="1" o:gfxdata="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KO9gqjaAAAADgEAAA8AAAAA&#10;AAAAAQAgAAAAIgAAAGRycy9kb3ducmV2LnhtbFBLAQIUABQAAAAIAIdO4kAKXUkfEgIAACoEAAAO&#10;AAAAAAAAAAEAIAAAACkBAABkcnMvZTJvRG9jLnhtbFBLBQYAAAAABgAGAFkBAACtBQAAAAA=&#10;">
                <v:fill on="t" focussize="0,0"/>
                <v:stroke on="f"/>
                <v:imagedata o:title=""/>
                <o:lock v:ext="edit" aspectratio="f"/>
              </v:rect>
            </w:pict>
          </mc:Fallback>
        </mc:AlternateContent>
      </w:r>
    </w:p>
    <w:p w14:paraId="30C24B2C" w14:textId="53DFA22F" w:rsidR="00AA4CA3" w:rsidRDefault="003C6802">
      <w:pPr>
        <w:adjustRightInd w:val="0"/>
        <w:snapToGrid w:val="0"/>
        <w:spacing w:before="240" w:line="360" w:lineRule="auto"/>
        <w:jc w:val="center"/>
        <w:rPr>
          <w:rFonts w:ascii="Arial Narrow" w:eastAsia="仿宋_GB2312" w:hAnsi="Arial Narrow" w:cs="Arial"/>
          <w:sz w:val="22"/>
          <w:szCs w:val="22"/>
        </w:rPr>
      </w:pPr>
      <w:ins w:id="16" w:author="admin" w:date="2024-07-01T20:09:00Z">
        <w:r w:rsidRPr="003C6802">
          <w:rPr>
            <w:rFonts w:ascii="Arial Narrow" w:eastAsia="仿宋_GB2312" w:hAnsi="Arial Narrow" w:cs="Arial" w:hint="eastAsia"/>
            <w:b/>
            <w:sz w:val="28"/>
            <w:szCs w:val="22"/>
          </w:rPr>
          <w:lastRenderedPageBreak/>
          <w:t>上海派智能源股份有限公司</w:t>
        </w:r>
      </w:ins>
      <w:del w:id="17" w:author="admin" w:date="2024-07-01T20:09:00Z">
        <w:r w:rsidR="00F2093E" w:rsidDel="003C6802">
          <w:rPr>
            <w:rFonts w:ascii="Arial Narrow" w:eastAsia="仿宋_GB2312" w:hAnsi="Arial Narrow" w:cs="Arial" w:hint="eastAsia"/>
            <w:b/>
            <w:sz w:val="28"/>
            <w:szCs w:val="22"/>
          </w:rPr>
          <w:delText>山东派智电子有限公司</w:delText>
        </w:r>
      </w:del>
      <w:r w:rsidR="00F2093E">
        <w:rPr>
          <w:rFonts w:ascii="Arial Narrow" w:eastAsia="仿宋_GB2312" w:hAnsi="Arial Narrow" w:cs="Arial" w:hint="eastAsia"/>
          <w:b/>
          <w:sz w:val="28"/>
          <w:szCs w:val="22"/>
        </w:rPr>
        <w:t>声明</w:t>
      </w:r>
    </w:p>
    <w:p w14:paraId="28CAB432" w14:textId="77777777" w:rsidR="00AA4CA3" w:rsidRDefault="00F2093E">
      <w:pPr>
        <w:adjustRightInd w:val="0"/>
        <w:snapToGrid w:val="0"/>
        <w:spacing w:before="240" w:after="240"/>
        <w:ind w:firstLineChars="200" w:firstLine="440"/>
        <w:rPr>
          <w:rFonts w:ascii="Arial Narrow" w:eastAsia="仿宋_GB2312" w:hAnsi="Arial Narrow"/>
          <w:sz w:val="22"/>
          <w:szCs w:val="22"/>
        </w:rPr>
      </w:pPr>
      <w:r>
        <w:rPr>
          <w:rFonts w:ascii="Arial Narrow" w:eastAsia="仿宋_GB2312" w:hAnsi="Arial Narrow"/>
          <w:sz w:val="22"/>
          <w:szCs w:val="22"/>
        </w:rPr>
        <w:t>本公司根据以下规定准备</w:t>
      </w:r>
      <w:r>
        <w:rPr>
          <w:rFonts w:ascii="Arial Narrow" w:eastAsia="仿宋_GB2312" w:hAnsi="Arial Narrow"/>
          <w:sz w:val="22"/>
          <w:szCs w:val="22"/>
        </w:rPr>
        <w:t>20</w:t>
      </w:r>
      <w:r>
        <w:rPr>
          <w:rFonts w:ascii="Arial Narrow" w:eastAsia="仿宋_GB2312" w:hAnsi="Arial Narrow" w:hint="eastAsia"/>
          <w:sz w:val="22"/>
          <w:szCs w:val="22"/>
        </w:rPr>
        <w:t>2</w:t>
      </w:r>
      <w:r>
        <w:rPr>
          <w:rFonts w:ascii="Arial Narrow" w:eastAsia="仿宋_GB2312" w:hAnsi="Arial Narrow"/>
          <w:sz w:val="22"/>
          <w:szCs w:val="22"/>
        </w:rPr>
        <w:t>3</w:t>
      </w:r>
      <w:r>
        <w:rPr>
          <w:rFonts w:ascii="Arial Narrow" w:eastAsia="仿宋_GB2312" w:hAnsi="Arial Narrow"/>
          <w:sz w:val="22"/>
          <w:szCs w:val="22"/>
        </w:rPr>
        <w:t>年度同期资料的本地文档（</w:t>
      </w:r>
      <w:r>
        <w:rPr>
          <w:rFonts w:ascii="Arial Narrow" w:eastAsia="仿宋_GB2312" w:hAnsi="Arial Narrow" w:cs="Arial"/>
          <w:sz w:val="22"/>
          <w:szCs w:val="22"/>
        </w:rPr>
        <w:t>以下简称</w:t>
      </w:r>
      <w:r>
        <w:rPr>
          <w:rFonts w:ascii="Arial Narrow" w:eastAsia="仿宋_GB2312" w:hAnsi="Arial Narrow"/>
          <w:sz w:val="22"/>
          <w:szCs w:val="22"/>
        </w:rPr>
        <w:t>“</w:t>
      </w:r>
      <w:r>
        <w:rPr>
          <w:rFonts w:ascii="Arial Narrow" w:eastAsia="仿宋_GB2312" w:hAnsi="Arial Narrow"/>
          <w:sz w:val="22"/>
          <w:szCs w:val="22"/>
        </w:rPr>
        <w:t>本报告</w:t>
      </w:r>
      <w:r>
        <w:rPr>
          <w:rFonts w:ascii="Arial Narrow" w:eastAsia="仿宋_GB2312" w:hAnsi="Arial Narrow"/>
          <w:sz w:val="22"/>
          <w:szCs w:val="22"/>
        </w:rPr>
        <w:t>”</w:t>
      </w:r>
      <w:r>
        <w:rPr>
          <w:rFonts w:ascii="Arial Narrow" w:eastAsia="仿宋_GB2312" w:hAnsi="Arial Narrow"/>
          <w:sz w:val="22"/>
          <w:szCs w:val="22"/>
        </w:rPr>
        <w:t>）：</w:t>
      </w:r>
    </w:p>
    <w:p w14:paraId="036FBA82" w14:textId="77777777" w:rsidR="00AA4CA3" w:rsidRDefault="00F2093E">
      <w:pPr>
        <w:adjustRightInd w:val="0"/>
        <w:snapToGrid w:val="0"/>
        <w:spacing w:before="240" w:after="240"/>
        <w:ind w:firstLineChars="200" w:firstLine="440"/>
        <w:rPr>
          <w:rFonts w:ascii="Arial Narrow" w:eastAsia="仿宋_GB2312" w:hAnsi="Arial Narrow"/>
          <w:sz w:val="22"/>
          <w:szCs w:val="22"/>
        </w:rPr>
      </w:pPr>
      <w:r>
        <w:rPr>
          <w:rFonts w:ascii="Arial Narrow" w:eastAsia="仿宋_GB2312" w:hAnsi="Arial Narrow"/>
          <w:sz w:val="22"/>
          <w:szCs w:val="22"/>
        </w:rPr>
        <w:t>根据《中华人民共和国企业所得税法》及其实施条例以及《关于完善关联申报和同期资料管理有关事项的公告》的规定，符合一定条件的企业应按纳税年度准备、保存、并按税务机关要求提供其关联交易的同期资料。</w:t>
      </w:r>
    </w:p>
    <w:p w14:paraId="7052C69E" w14:textId="77777777" w:rsidR="00AA4CA3" w:rsidRDefault="00F2093E">
      <w:pPr>
        <w:adjustRightInd w:val="0"/>
        <w:snapToGrid w:val="0"/>
        <w:spacing w:before="240" w:after="240"/>
        <w:ind w:firstLineChars="200" w:firstLine="440"/>
        <w:rPr>
          <w:rFonts w:ascii="Arial Narrow" w:eastAsia="仿宋_GB2312" w:hAnsi="Arial Narrow"/>
          <w:sz w:val="22"/>
          <w:szCs w:val="22"/>
        </w:rPr>
      </w:pPr>
      <w:r>
        <w:rPr>
          <w:rFonts w:ascii="Arial Narrow" w:eastAsia="仿宋_GB2312" w:hAnsi="Arial Narrow"/>
          <w:sz w:val="22"/>
          <w:szCs w:val="22"/>
        </w:rPr>
        <w:t>本报告的目的在于从中国特别纳税调整税制的角度，分析本公司</w:t>
      </w:r>
      <w:r>
        <w:rPr>
          <w:rFonts w:ascii="Arial Narrow" w:eastAsia="仿宋_GB2312" w:hAnsi="Arial Narrow"/>
          <w:sz w:val="22"/>
          <w:szCs w:val="22"/>
        </w:rPr>
        <w:t>20</w:t>
      </w:r>
      <w:r>
        <w:rPr>
          <w:rFonts w:ascii="Arial Narrow" w:eastAsia="仿宋_GB2312" w:hAnsi="Arial Narrow" w:hint="eastAsia"/>
          <w:sz w:val="22"/>
          <w:szCs w:val="22"/>
        </w:rPr>
        <w:t>2</w:t>
      </w:r>
      <w:r>
        <w:rPr>
          <w:rFonts w:ascii="Arial Narrow" w:eastAsia="仿宋_GB2312" w:hAnsi="Arial Narrow"/>
          <w:sz w:val="22"/>
          <w:szCs w:val="22"/>
        </w:rPr>
        <w:t>3</w:t>
      </w:r>
      <w:r>
        <w:rPr>
          <w:rFonts w:ascii="Arial Narrow" w:eastAsia="仿宋_GB2312" w:hAnsi="Arial Narrow"/>
          <w:sz w:val="22"/>
          <w:szCs w:val="22"/>
        </w:rPr>
        <w:t>年度与关联方之间关联交易定价的合理性。为此，</w:t>
      </w:r>
      <w:r>
        <w:rPr>
          <w:rFonts w:ascii="Arial Narrow" w:eastAsia="仿宋_GB2312" w:hAnsi="Arial Narrow" w:hint="eastAsia"/>
          <w:sz w:val="22"/>
          <w:szCs w:val="22"/>
        </w:rPr>
        <w:t>本</w:t>
      </w:r>
      <w:r>
        <w:rPr>
          <w:rFonts w:ascii="Arial Narrow" w:eastAsia="仿宋_GB2312" w:hAnsi="Arial Narrow"/>
          <w:sz w:val="22"/>
          <w:szCs w:val="22"/>
        </w:rPr>
        <w:t>公司按以下规定以及程序准备本报告：</w:t>
      </w:r>
    </w:p>
    <w:p w14:paraId="329AA0D9" w14:textId="77777777" w:rsidR="00AA4CA3" w:rsidRDefault="00F2093E">
      <w:pPr>
        <w:snapToGrid w:val="0"/>
        <w:spacing w:line="400" w:lineRule="atLeast"/>
        <w:jc w:val="left"/>
        <w:rPr>
          <w:rFonts w:ascii="Arial Narrow" w:eastAsia="仿宋_GB2312" w:hAnsi="Arial Narrow" w:cs="Arial"/>
          <w:sz w:val="22"/>
          <w:szCs w:val="22"/>
        </w:rPr>
      </w:pPr>
      <w:r>
        <w:rPr>
          <w:rFonts w:ascii="Arial Narrow" w:eastAsia="仿宋_GB2312" w:hAnsi="Arial Narrow" w:cs="Arial"/>
          <w:sz w:val="22"/>
          <w:szCs w:val="22"/>
        </w:rPr>
        <w:t>一、本公司保证根据下列政策法规及实施办法制作本报告</w:t>
      </w:r>
    </w:p>
    <w:p w14:paraId="71196BA3" w14:textId="77777777" w:rsidR="00AA4CA3" w:rsidRDefault="00F2093E">
      <w:pPr>
        <w:snapToGrid w:val="0"/>
        <w:spacing w:line="400" w:lineRule="atLeast"/>
        <w:ind w:firstLineChars="200" w:firstLine="440"/>
        <w:rPr>
          <w:rFonts w:ascii="Arial Narrow" w:eastAsia="仿宋_GB2312" w:hAnsi="Arial Narrow" w:cs="Arial"/>
          <w:sz w:val="22"/>
          <w:szCs w:val="22"/>
        </w:rPr>
      </w:pPr>
      <w:r>
        <w:rPr>
          <w:rFonts w:ascii="Arial Narrow" w:eastAsia="仿宋_GB2312" w:hAnsi="Arial Narrow" w:cs="Arial"/>
          <w:sz w:val="22"/>
          <w:szCs w:val="22"/>
        </w:rPr>
        <w:t>1</w:t>
      </w:r>
      <w:r>
        <w:rPr>
          <w:rFonts w:ascii="Arial Narrow" w:eastAsia="仿宋_GB2312" w:hAnsi="Arial Narrow" w:cs="Arial"/>
          <w:sz w:val="22"/>
          <w:szCs w:val="22"/>
        </w:rPr>
        <w:t>、</w:t>
      </w:r>
      <w:r>
        <w:rPr>
          <w:rFonts w:ascii="Arial Narrow" w:eastAsia="仿宋_GB2312" w:hAnsi="Arial Narrow" w:cs="Arial"/>
          <w:sz w:val="22"/>
          <w:szCs w:val="22"/>
        </w:rPr>
        <w:t xml:space="preserve"> </w:t>
      </w:r>
      <w:r>
        <w:rPr>
          <w:rFonts w:ascii="Arial Narrow" w:eastAsia="仿宋_GB2312" w:hAnsi="Arial Narrow" w:cs="Arial"/>
          <w:sz w:val="22"/>
          <w:szCs w:val="22"/>
        </w:rPr>
        <w:t>《中华人民共和国企业所得税法》及其实施条例</w:t>
      </w:r>
    </w:p>
    <w:p w14:paraId="77433F00" w14:textId="77777777" w:rsidR="00AA4CA3" w:rsidRDefault="00F2093E">
      <w:pPr>
        <w:snapToGrid w:val="0"/>
        <w:spacing w:line="400" w:lineRule="atLeast"/>
        <w:ind w:firstLineChars="200" w:firstLine="440"/>
        <w:rPr>
          <w:rFonts w:ascii="Arial Narrow" w:eastAsia="仿宋_GB2312" w:hAnsi="Arial Narrow" w:cs="Arial"/>
          <w:sz w:val="22"/>
          <w:szCs w:val="22"/>
        </w:rPr>
      </w:pPr>
      <w:r>
        <w:rPr>
          <w:rFonts w:ascii="Arial Narrow" w:eastAsia="仿宋_GB2312" w:hAnsi="Arial Narrow" w:cs="Arial"/>
          <w:sz w:val="22"/>
          <w:szCs w:val="22"/>
        </w:rPr>
        <w:t>2</w:t>
      </w:r>
      <w:r>
        <w:rPr>
          <w:rFonts w:ascii="Arial Narrow" w:eastAsia="仿宋_GB2312" w:hAnsi="Arial Narrow" w:cs="Arial"/>
          <w:sz w:val="22"/>
          <w:szCs w:val="22"/>
        </w:rPr>
        <w:t>、</w:t>
      </w:r>
      <w:r>
        <w:rPr>
          <w:rFonts w:ascii="Arial Narrow" w:eastAsia="仿宋_GB2312" w:hAnsi="Arial Narrow" w:cs="Arial"/>
          <w:sz w:val="22"/>
          <w:szCs w:val="22"/>
        </w:rPr>
        <w:t xml:space="preserve"> </w:t>
      </w:r>
      <w:r>
        <w:rPr>
          <w:rFonts w:ascii="Arial Narrow" w:eastAsia="仿宋_GB2312" w:hAnsi="Arial Narrow" w:cs="Arial"/>
          <w:sz w:val="22"/>
          <w:szCs w:val="22"/>
        </w:rPr>
        <w:t>《中华人民共和国税收征收管理法》及其实施</w:t>
      </w:r>
      <w:r>
        <w:rPr>
          <w:rFonts w:ascii="Arial Narrow" w:eastAsia="仿宋_GB2312" w:hAnsi="Arial Narrow" w:cs="Arial" w:hint="eastAsia"/>
          <w:sz w:val="22"/>
          <w:szCs w:val="22"/>
        </w:rPr>
        <w:t>细则</w:t>
      </w:r>
    </w:p>
    <w:p w14:paraId="69D4EDB1" w14:textId="77777777" w:rsidR="00AA4CA3" w:rsidRDefault="00F2093E">
      <w:pPr>
        <w:snapToGrid w:val="0"/>
        <w:spacing w:line="400" w:lineRule="atLeast"/>
        <w:ind w:firstLineChars="200" w:firstLine="440"/>
        <w:rPr>
          <w:rFonts w:ascii="Arial Narrow" w:eastAsia="仿宋_GB2312" w:hAnsi="Arial Narrow" w:cs="Arial"/>
          <w:sz w:val="22"/>
          <w:szCs w:val="22"/>
        </w:rPr>
      </w:pPr>
      <w:r>
        <w:rPr>
          <w:rFonts w:ascii="Arial Narrow" w:eastAsia="仿宋_GB2312" w:hAnsi="Arial Narrow" w:cs="Arial" w:hint="eastAsia"/>
          <w:sz w:val="22"/>
          <w:szCs w:val="22"/>
        </w:rPr>
        <w:t>3</w:t>
      </w:r>
      <w:r>
        <w:rPr>
          <w:rFonts w:ascii="Arial Narrow" w:eastAsia="仿宋_GB2312" w:hAnsi="Arial Narrow" w:cs="Arial"/>
          <w:sz w:val="22"/>
          <w:szCs w:val="22"/>
        </w:rPr>
        <w:t>、</w:t>
      </w:r>
      <w:r>
        <w:rPr>
          <w:rFonts w:ascii="Arial Narrow" w:eastAsia="仿宋_GB2312" w:hAnsi="Arial Narrow" w:cs="Arial"/>
          <w:sz w:val="22"/>
          <w:szCs w:val="22"/>
        </w:rPr>
        <w:t xml:space="preserve"> </w:t>
      </w:r>
      <w:r>
        <w:rPr>
          <w:rFonts w:ascii="Arial Narrow" w:eastAsia="仿宋_GB2312" w:hAnsi="Arial Narrow" w:cs="Arial"/>
          <w:sz w:val="22"/>
          <w:szCs w:val="22"/>
        </w:rPr>
        <w:t>《国家税务总局关于完善关联申报和同期资料管理有关事项的公告》（国家税务总局</w:t>
      </w:r>
      <w:r>
        <w:rPr>
          <w:rFonts w:ascii="Arial Narrow" w:eastAsia="仿宋_GB2312" w:hAnsi="Arial Narrow" w:cs="Arial"/>
          <w:sz w:val="22"/>
          <w:szCs w:val="22"/>
        </w:rPr>
        <w:t>2016</w:t>
      </w:r>
      <w:r>
        <w:rPr>
          <w:rFonts w:ascii="Arial Narrow" w:eastAsia="仿宋_GB2312" w:hAnsi="Arial Narrow" w:cs="Arial"/>
          <w:sz w:val="22"/>
          <w:szCs w:val="22"/>
        </w:rPr>
        <w:t>年第</w:t>
      </w:r>
      <w:r>
        <w:rPr>
          <w:rFonts w:ascii="Arial Narrow" w:eastAsia="仿宋_GB2312" w:hAnsi="Arial Narrow" w:cs="Arial"/>
          <w:sz w:val="22"/>
          <w:szCs w:val="22"/>
        </w:rPr>
        <w:t>42</w:t>
      </w:r>
      <w:r>
        <w:rPr>
          <w:rFonts w:ascii="Arial Narrow" w:eastAsia="仿宋_GB2312" w:hAnsi="Arial Narrow" w:cs="Arial"/>
          <w:sz w:val="22"/>
          <w:szCs w:val="22"/>
        </w:rPr>
        <w:t>号公告，以下简称</w:t>
      </w:r>
      <w:r>
        <w:rPr>
          <w:rFonts w:ascii="Arial Narrow" w:eastAsia="仿宋_GB2312" w:hAnsi="Arial Narrow" w:cs="Arial"/>
          <w:sz w:val="22"/>
          <w:szCs w:val="22"/>
        </w:rPr>
        <w:t>“[2016]42</w:t>
      </w:r>
      <w:r>
        <w:rPr>
          <w:rFonts w:ascii="Arial Narrow" w:eastAsia="仿宋_GB2312" w:hAnsi="Arial Narrow" w:cs="Arial"/>
          <w:sz w:val="22"/>
          <w:szCs w:val="22"/>
        </w:rPr>
        <w:t>号公告</w:t>
      </w:r>
      <w:r>
        <w:rPr>
          <w:rFonts w:ascii="Arial Narrow" w:eastAsia="仿宋_GB2312" w:hAnsi="Arial Narrow" w:cs="Arial"/>
          <w:sz w:val="22"/>
          <w:szCs w:val="22"/>
        </w:rPr>
        <w:t>”</w:t>
      </w:r>
      <w:r>
        <w:rPr>
          <w:rFonts w:ascii="Arial Narrow" w:eastAsia="仿宋_GB2312" w:hAnsi="Arial Narrow" w:cs="Arial"/>
          <w:sz w:val="22"/>
          <w:szCs w:val="22"/>
        </w:rPr>
        <w:t>）</w:t>
      </w:r>
    </w:p>
    <w:p w14:paraId="28AF8189" w14:textId="77777777" w:rsidR="00AA4CA3" w:rsidRDefault="00F2093E">
      <w:pPr>
        <w:snapToGrid w:val="0"/>
        <w:spacing w:line="400" w:lineRule="atLeast"/>
        <w:ind w:firstLineChars="200" w:firstLine="440"/>
        <w:rPr>
          <w:rFonts w:ascii="Arial Narrow" w:eastAsia="仿宋_GB2312" w:hAnsi="Arial Narrow" w:cs="Arial"/>
          <w:sz w:val="22"/>
          <w:szCs w:val="22"/>
        </w:rPr>
      </w:pPr>
      <w:r>
        <w:rPr>
          <w:rFonts w:ascii="Arial Narrow" w:eastAsia="仿宋_GB2312" w:hAnsi="Arial Narrow" w:cs="Arial"/>
          <w:sz w:val="22"/>
          <w:szCs w:val="22"/>
        </w:rPr>
        <w:t>4</w:t>
      </w:r>
      <w:r>
        <w:rPr>
          <w:rFonts w:ascii="Arial Narrow" w:eastAsia="仿宋_GB2312" w:hAnsi="Arial Narrow" w:cs="Arial"/>
          <w:sz w:val="22"/>
          <w:szCs w:val="22"/>
        </w:rPr>
        <w:t>、</w:t>
      </w:r>
      <w:r>
        <w:rPr>
          <w:rFonts w:ascii="Arial Narrow" w:eastAsia="仿宋_GB2312" w:hAnsi="Arial Narrow" w:cs="Arial"/>
          <w:sz w:val="22"/>
          <w:szCs w:val="22"/>
        </w:rPr>
        <w:t xml:space="preserve"> </w:t>
      </w:r>
      <w:r>
        <w:rPr>
          <w:rFonts w:ascii="Arial Narrow" w:eastAsia="仿宋_GB2312" w:hAnsi="Arial Narrow" w:cs="Arial"/>
          <w:sz w:val="22"/>
          <w:szCs w:val="22"/>
        </w:rPr>
        <w:t>《国家税务总局关于发布</w:t>
      </w:r>
      <w:r>
        <w:rPr>
          <w:rFonts w:ascii="Arial Narrow" w:eastAsia="仿宋_GB2312" w:hAnsi="Arial Narrow" w:cs="Arial"/>
          <w:sz w:val="22"/>
          <w:szCs w:val="22"/>
        </w:rPr>
        <w:t>&lt;</w:t>
      </w:r>
      <w:r>
        <w:rPr>
          <w:rFonts w:ascii="Arial Narrow" w:eastAsia="仿宋_GB2312" w:hAnsi="Arial Narrow" w:cs="Arial"/>
          <w:sz w:val="22"/>
          <w:szCs w:val="22"/>
        </w:rPr>
        <w:t>特别纳税调查调整及相互协商程序管理办法</w:t>
      </w:r>
      <w:r>
        <w:rPr>
          <w:rFonts w:ascii="Arial Narrow" w:eastAsia="仿宋_GB2312" w:hAnsi="Arial Narrow" w:cs="Arial"/>
          <w:sz w:val="22"/>
          <w:szCs w:val="22"/>
        </w:rPr>
        <w:t>&gt;</w:t>
      </w:r>
      <w:r>
        <w:rPr>
          <w:rFonts w:ascii="Arial Narrow" w:eastAsia="仿宋_GB2312" w:hAnsi="Arial Narrow" w:cs="Arial"/>
          <w:sz w:val="22"/>
          <w:szCs w:val="22"/>
        </w:rPr>
        <w:t>的公告》（国家税务总局</w:t>
      </w:r>
      <w:r>
        <w:rPr>
          <w:rFonts w:ascii="Arial Narrow" w:eastAsia="仿宋_GB2312" w:hAnsi="Arial Narrow" w:cs="Arial"/>
          <w:sz w:val="22"/>
          <w:szCs w:val="22"/>
        </w:rPr>
        <w:t>2017</w:t>
      </w:r>
      <w:r>
        <w:rPr>
          <w:rFonts w:ascii="Arial Narrow" w:eastAsia="仿宋_GB2312" w:hAnsi="Arial Narrow" w:cs="Arial"/>
          <w:sz w:val="22"/>
          <w:szCs w:val="22"/>
        </w:rPr>
        <w:t>年第</w:t>
      </w:r>
      <w:r>
        <w:rPr>
          <w:rFonts w:ascii="Arial Narrow" w:eastAsia="仿宋_GB2312" w:hAnsi="Arial Narrow" w:cs="Arial"/>
          <w:sz w:val="22"/>
          <w:szCs w:val="22"/>
        </w:rPr>
        <w:t>6</w:t>
      </w:r>
      <w:r>
        <w:rPr>
          <w:rFonts w:ascii="Arial Narrow" w:eastAsia="仿宋_GB2312" w:hAnsi="Arial Narrow" w:cs="Arial"/>
          <w:sz w:val="22"/>
          <w:szCs w:val="22"/>
        </w:rPr>
        <w:t>号公告，以下简称</w:t>
      </w:r>
      <w:r>
        <w:rPr>
          <w:rFonts w:ascii="Arial Narrow" w:eastAsia="仿宋_GB2312" w:hAnsi="Arial Narrow" w:cs="Arial"/>
          <w:sz w:val="22"/>
          <w:szCs w:val="22"/>
        </w:rPr>
        <w:t>“[2017]6</w:t>
      </w:r>
      <w:r>
        <w:rPr>
          <w:rFonts w:ascii="Arial Narrow" w:eastAsia="仿宋_GB2312" w:hAnsi="Arial Narrow" w:cs="Arial"/>
          <w:sz w:val="22"/>
          <w:szCs w:val="22"/>
        </w:rPr>
        <w:t>号公告</w:t>
      </w:r>
      <w:r>
        <w:rPr>
          <w:rFonts w:ascii="Arial Narrow" w:eastAsia="仿宋_GB2312" w:hAnsi="Arial Narrow" w:cs="Arial"/>
          <w:sz w:val="22"/>
          <w:szCs w:val="22"/>
        </w:rPr>
        <w:t>”</w:t>
      </w:r>
      <w:r>
        <w:rPr>
          <w:rFonts w:ascii="Arial Narrow" w:eastAsia="仿宋_GB2312" w:hAnsi="Arial Narrow" w:cs="Arial"/>
          <w:sz w:val="22"/>
          <w:szCs w:val="22"/>
        </w:rPr>
        <w:t>）</w:t>
      </w:r>
    </w:p>
    <w:p w14:paraId="70091D43" w14:textId="77777777" w:rsidR="00AA4CA3" w:rsidRDefault="00F2093E">
      <w:pPr>
        <w:snapToGrid w:val="0"/>
        <w:spacing w:line="400" w:lineRule="atLeast"/>
        <w:rPr>
          <w:rFonts w:ascii="Arial Narrow" w:eastAsia="仿宋_GB2312" w:hAnsi="Arial Narrow" w:cs="Arial"/>
          <w:sz w:val="22"/>
          <w:szCs w:val="22"/>
        </w:rPr>
      </w:pPr>
      <w:r>
        <w:rPr>
          <w:rFonts w:ascii="Arial Narrow" w:eastAsia="仿宋_GB2312" w:hAnsi="Arial Narrow" w:cs="Arial"/>
          <w:sz w:val="22"/>
          <w:szCs w:val="22"/>
        </w:rPr>
        <w:t>二、本公司保证实施以下程序，并保证提供任何与同期资料有关的数据及资料</w:t>
      </w:r>
    </w:p>
    <w:p w14:paraId="28B491E5" w14:textId="77777777" w:rsidR="00AA4CA3" w:rsidRDefault="00F2093E">
      <w:pPr>
        <w:snapToGrid w:val="0"/>
        <w:spacing w:line="400" w:lineRule="atLeast"/>
        <w:ind w:firstLineChars="200" w:firstLine="440"/>
        <w:rPr>
          <w:rFonts w:ascii="Arial Narrow" w:eastAsia="仿宋_GB2312" w:hAnsi="Arial Narrow" w:cs="Arial"/>
          <w:sz w:val="22"/>
          <w:szCs w:val="22"/>
        </w:rPr>
      </w:pPr>
      <w:r>
        <w:rPr>
          <w:rFonts w:ascii="Arial Narrow" w:eastAsia="仿宋_GB2312" w:hAnsi="Arial Narrow" w:cs="Arial"/>
          <w:sz w:val="22"/>
          <w:szCs w:val="22"/>
        </w:rPr>
        <w:t>1</w:t>
      </w:r>
      <w:r>
        <w:rPr>
          <w:rFonts w:ascii="Arial Narrow" w:eastAsia="仿宋_GB2312" w:hAnsi="Arial Narrow" w:cs="Arial"/>
          <w:sz w:val="22"/>
          <w:szCs w:val="22"/>
        </w:rPr>
        <w:t>、</w:t>
      </w:r>
      <w:r>
        <w:rPr>
          <w:rFonts w:ascii="Arial Narrow" w:eastAsia="仿宋_GB2312" w:hAnsi="Arial Narrow" w:cs="Arial"/>
          <w:sz w:val="22"/>
          <w:szCs w:val="22"/>
        </w:rPr>
        <w:t xml:space="preserve"> </w:t>
      </w:r>
      <w:r>
        <w:rPr>
          <w:rFonts w:ascii="Arial Narrow" w:eastAsia="仿宋_GB2312" w:hAnsi="Arial Narrow" w:cs="Arial"/>
          <w:sz w:val="22"/>
          <w:szCs w:val="22"/>
        </w:rPr>
        <w:t>整理本公司基本资料信息，包括公司及所属集团的组织结构、企业生产经营情况</w:t>
      </w:r>
      <w:r>
        <w:rPr>
          <w:rFonts w:ascii="Arial Narrow" w:eastAsia="仿宋_GB2312" w:hAnsi="Arial Narrow" w:cs="Arial" w:hint="eastAsia"/>
          <w:sz w:val="22"/>
          <w:szCs w:val="22"/>
        </w:rPr>
        <w:t>，以及</w:t>
      </w:r>
      <w:r>
        <w:rPr>
          <w:rFonts w:ascii="Arial Narrow" w:eastAsia="仿宋_GB2312" w:hAnsi="Arial Narrow" w:cs="Arial"/>
          <w:sz w:val="22"/>
          <w:szCs w:val="22"/>
        </w:rPr>
        <w:t>企业所处的行业分析等；</w:t>
      </w:r>
    </w:p>
    <w:p w14:paraId="324DD017" w14:textId="77777777" w:rsidR="00AA4CA3" w:rsidRDefault="00F2093E">
      <w:pPr>
        <w:snapToGrid w:val="0"/>
        <w:spacing w:line="400" w:lineRule="atLeast"/>
        <w:ind w:firstLineChars="200" w:firstLine="440"/>
        <w:rPr>
          <w:rFonts w:ascii="Arial Narrow" w:eastAsia="仿宋_GB2312" w:hAnsi="Arial Narrow" w:cs="Arial"/>
          <w:sz w:val="22"/>
          <w:szCs w:val="22"/>
        </w:rPr>
      </w:pPr>
      <w:r>
        <w:rPr>
          <w:rFonts w:ascii="Arial Narrow" w:eastAsia="仿宋_GB2312" w:hAnsi="Arial Narrow" w:cs="Arial"/>
          <w:sz w:val="22"/>
          <w:szCs w:val="22"/>
        </w:rPr>
        <w:t>2</w:t>
      </w:r>
      <w:r>
        <w:rPr>
          <w:rFonts w:ascii="Arial Narrow" w:eastAsia="仿宋_GB2312" w:hAnsi="Arial Narrow" w:cs="Arial"/>
          <w:sz w:val="22"/>
          <w:szCs w:val="22"/>
        </w:rPr>
        <w:t>、</w:t>
      </w:r>
      <w:r>
        <w:rPr>
          <w:rFonts w:ascii="Arial Narrow" w:eastAsia="仿宋_GB2312" w:hAnsi="Arial Narrow" w:cs="Arial"/>
          <w:sz w:val="22"/>
          <w:szCs w:val="22"/>
        </w:rPr>
        <w:t xml:space="preserve"> </w:t>
      </w:r>
      <w:r>
        <w:rPr>
          <w:rFonts w:ascii="Arial Narrow" w:eastAsia="仿宋_GB2312" w:hAnsi="Arial Narrow" w:cs="Arial"/>
          <w:sz w:val="22"/>
          <w:szCs w:val="22"/>
        </w:rPr>
        <w:t>整理本公司关联交易的资料，包括关联交易情况、关联交易业务流程、与关联公司签订的合同、关联交易的定价情况及其他相关信息；</w:t>
      </w:r>
    </w:p>
    <w:p w14:paraId="6E34CA49" w14:textId="77777777" w:rsidR="00AA4CA3" w:rsidRDefault="00F2093E">
      <w:pPr>
        <w:snapToGrid w:val="0"/>
        <w:spacing w:line="400" w:lineRule="atLeast"/>
        <w:ind w:firstLineChars="200" w:firstLine="440"/>
        <w:rPr>
          <w:rFonts w:ascii="Arial Narrow" w:eastAsia="仿宋_GB2312" w:hAnsi="Arial Narrow" w:cs="Arial"/>
          <w:sz w:val="22"/>
          <w:szCs w:val="22"/>
        </w:rPr>
      </w:pPr>
      <w:r>
        <w:rPr>
          <w:rFonts w:ascii="Arial Narrow" w:eastAsia="仿宋_GB2312" w:hAnsi="Arial Narrow" w:cs="Arial"/>
          <w:sz w:val="22"/>
          <w:szCs w:val="22"/>
        </w:rPr>
        <w:t>3</w:t>
      </w:r>
      <w:r>
        <w:rPr>
          <w:rFonts w:ascii="Arial Narrow" w:eastAsia="仿宋_GB2312" w:hAnsi="Arial Narrow" w:cs="Arial"/>
          <w:sz w:val="22"/>
          <w:szCs w:val="22"/>
        </w:rPr>
        <w:t>、</w:t>
      </w:r>
      <w:r>
        <w:rPr>
          <w:rFonts w:ascii="Arial Narrow" w:eastAsia="仿宋_GB2312" w:hAnsi="Arial Narrow" w:cs="Arial"/>
          <w:sz w:val="22"/>
          <w:szCs w:val="22"/>
        </w:rPr>
        <w:t xml:space="preserve"> </w:t>
      </w:r>
      <w:r>
        <w:rPr>
          <w:rFonts w:ascii="Arial Narrow" w:eastAsia="仿宋_GB2312" w:hAnsi="Arial Narrow" w:cs="Arial"/>
          <w:sz w:val="22"/>
          <w:szCs w:val="22"/>
        </w:rPr>
        <w:t>分析本公司和关联公司在关联业务往来中各自承担的功能和风险；</w:t>
      </w:r>
    </w:p>
    <w:p w14:paraId="7A413ABE" w14:textId="77777777" w:rsidR="00AA4CA3" w:rsidRDefault="00F2093E">
      <w:pPr>
        <w:snapToGrid w:val="0"/>
        <w:spacing w:line="400" w:lineRule="atLeast"/>
        <w:ind w:firstLineChars="200" w:firstLine="440"/>
        <w:rPr>
          <w:rFonts w:ascii="Arial Narrow" w:eastAsia="仿宋_GB2312" w:hAnsi="Arial Narrow" w:cs="Arial"/>
          <w:sz w:val="22"/>
          <w:szCs w:val="22"/>
        </w:rPr>
      </w:pPr>
      <w:r>
        <w:rPr>
          <w:rFonts w:ascii="Arial Narrow" w:eastAsia="仿宋_GB2312" w:hAnsi="Arial Narrow" w:cs="Arial"/>
          <w:sz w:val="22"/>
          <w:szCs w:val="22"/>
        </w:rPr>
        <w:t>4</w:t>
      </w:r>
      <w:r>
        <w:rPr>
          <w:rFonts w:ascii="Arial Narrow" w:eastAsia="仿宋_GB2312" w:hAnsi="Arial Narrow" w:cs="Arial"/>
          <w:sz w:val="22"/>
          <w:szCs w:val="22"/>
        </w:rPr>
        <w:t>、</w:t>
      </w:r>
      <w:r>
        <w:rPr>
          <w:rFonts w:ascii="Arial Narrow" w:eastAsia="仿宋_GB2312" w:hAnsi="Arial Narrow" w:cs="Arial"/>
          <w:sz w:val="22"/>
          <w:szCs w:val="22"/>
        </w:rPr>
        <w:t xml:space="preserve"> </w:t>
      </w:r>
      <w:r>
        <w:rPr>
          <w:rFonts w:ascii="Arial Narrow" w:eastAsia="仿宋_GB2312" w:hAnsi="Arial Narrow" w:cs="Arial"/>
          <w:sz w:val="22"/>
          <w:szCs w:val="22"/>
        </w:rPr>
        <w:t>比较分析并选择适当的关联交易转让定价方法，用以分析和验证本公司与关联公司交易定价的合理性；</w:t>
      </w:r>
    </w:p>
    <w:p w14:paraId="33777E57" w14:textId="77777777" w:rsidR="00AA4CA3" w:rsidRDefault="00F2093E">
      <w:pPr>
        <w:snapToGrid w:val="0"/>
        <w:spacing w:line="400" w:lineRule="atLeast"/>
        <w:ind w:firstLineChars="200" w:firstLine="440"/>
        <w:rPr>
          <w:rFonts w:ascii="Arial Narrow" w:eastAsia="仿宋_GB2312" w:hAnsi="Arial Narrow" w:cs="Arial"/>
          <w:sz w:val="22"/>
          <w:szCs w:val="22"/>
        </w:rPr>
      </w:pPr>
      <w:r>
        <w:rPr>
          <w:rFonts w:ascii="Arial Narrow" w:eastAsia="仿宋_GB2312" w:hAnsi="Arial Narrow" w:cs="Arial"/>
          <w:sz w:val="22"/>
          <w:szCs w:val="22"/>
        </w:rPr>
        <w:t>5</w:t>
      </w:r>
      <w:r>
        <w:rPr>
          <w:rFonts w:ascii="Arial Narrow" w:eastAsia="仿宋_GB2312" w:hAnsi="Arial Narrow" w:cs="Arial"/>
          <w:sz w:val="22"/>
          <w:szCs w:val="22"/>
        </w:rPr>
        <w:t>、</w:t>
      </w:r>
      <w:r>
        <w:rPr>
          <w:rFonts w:ascii="Arial Narrow" w:eastAsia="仿宋_GB2312" w:hAnsi="Arial Narrow" w:cs="Arial"/>
          <w:sz w:val="22"/>
          <w:szCs w:val="22"/>
        </w:rPr>
        <w:t xml:space="preserve"> </w:t>
      </w:r>
      <w:r>
        <w:rPr>
          <w:rFonts w:ascii="Arial Narrow" w:eastAsia="仿宋_GB2312" w:hAnsi="Arial Narrow" w:cs="Arial"/>
          <w:sz w:val="22"/>
          <w:szCs w:val="22"/>
        </w:rPr>
        <w:t>选取可比企业，说明可比信息来源、可比企业选择过程，实施经济分析；</w:t>
      </w:r>
    </w:p>
    <w:p w14:paraId="0A369811" w14:textId="77777777" w:rsidR="00AA4CA3" w:rsidRDefault="00F2093E">
      <w:pPr>
        <w:snapToGrid w:val="0"/>
        <w:spacing w:line="400" w:lineRule="atLeast"/>
        <w:ind w:firstLineChars="200" w:firstLine="440"/>
        <w:rPr>
          <w:rFonts w:ascii="Arial Narrow" w:eastAsia="仿宋_GB2312" w:hAnsi="Arial Narrow" w:cs="Arial"/>
          <w:sz w:val="22"/>
          <w:szCs w:val="22"/>
        </w:rPr>
      </w:pPr>
      <w:r>
        <w:rPr>
          <w:rFonts w:ascii="Arial Narrow" w:eastAsia="仿宋_GB2312" w:hAnsi="Arial Narrow" w:cs="Arial"/>
          <w:sz w:val="22"/>
          <w:szCs w:val="22"/>
        </w:rPr>
        <w:t>6</w:t>
      </w:r>
      <w:r>
        <w:rPr>
          <w:rFonts w:ascii="Arial Narrow" w:eastAsia="仿宋_GB2312" w:hAnsi="Arial Narrow" w:cs="Arial"/>
          <w:sz w:val="22"/>
          <w:szCs w:val="22"/>
        </w:rPr>
        <w:t>、</w:t>
      </w:r>
      <w:r>
        <w:rPr>
          <w:rFonts w:ascii="Arial Narrow" w:eastAsia="仿宋_GB2312" w:hAnsi="Arial Narrow" w:cs="Arial"/>
          <w:sz w:val="22"/>
          <w:szCs w:val="22"/>
        </w:rPr>
        <w:t xml:space="preserve"> </w:t>
      </w:r>
      <w:r>
        <w:rPr>
          <w:rFonts w:ascii="Arial Narrow" w:eastAsia="仿宋_GB2312" w:hAnsi="Arial Narrow" w:cs="Arial"/>
          <w:sz w:val="22"/>
          <w:szCs w:val="22"/>
        </w:rPr>
        <w:t>运用合理的转让定价方法和可比性分析结果，确定可比非关联交易利润，确定正常情况下</w:t>
      </w:r>
      <w:r>
        <w:rPr>
          <w:rFonts w:ascii="Arial Narrow" w:eastAsia="仿宋_GB2312" w:hAnsi="Arial Narrow" w:cs="Arial" w:hint="eastAsia"/>
          <w:sz w:val="22"/>
          <w:szCs w:val="22"/>
        </w:rPr>
        <w:t>本</w:t>
      </w:r>
      <w:r>
        <w:rPr>
          <w:rFonts w:ascii="Arial Narrow" w:eastAsia="仿宋_GB2312" w:hAnsi="Arial Narrow" w:cs="Arial"/>
          <w:sz w:val="22"/>
          <w:szCs w:val="22"/>
        </w:rPr>
        <w:t>公司与关联公司关联交易定价的合理范围；</w:t>
      </w:r>
    </w:p>
    <w:p w14:paraId="6B746A16" w14:textId="77777777" w:rsidR="00AA4CA3" w:rsidRDefault="00F2093E">
      <w:pPr>
        <w:snapToGrid w:val="0"/>
        <w:spacing w:line="400" w:lineRule="atLeast"/>
        <w:ind w:firstLineChars="200" w:firstLine="440"/>
        <w:rPr>
          <w:rFonts w:ascii="Arial Narrow" w:eastAsia="仿宋_GB2312" w:hAnsi="Arial Narrow" w:cs="Arial"/>
          <w:sz w:val="22"/>
          <w:szCs w:val="22"/>
        </w:rPr>
      </w:pPr>
      <w:r>
        <w:rPr>
          <w:rFonts w:ascii="Arial Narrow" w:eastAsia="仿宋_GB2312" w:hAnsi="Arial Narrow" w:cs="Arial"/>
          <w:sz w:val="22"/>
          <w:szCs w:val="22"/>
        </w:rPr>
        <w:t>7</w:t>
      </w:r>
      <w:r>
        <w:rPr>
          <w:rFonts w:ascii="Arial Narrow" w:eastAsia="仿宋_GB2312" w:hAnsi="Arial Narrow" w:cs="Arial"/>
          <w:sz w:val="22"/>
          <w:szCs w:val="22"/>
        </w:rPr>
        <w:t>、</w:t>
      </w:r>
      <w:r>
        <w:rPr>
          <w:rFonts w:ascii="Arial Narrow" w:eastAsia="仿宋_GB2312" w:hAnsi="Arial Narrow" w:cs="Arial"/>
          <w:sz w:val="22"/>
          <w:szCs w:val="22"/>
        </w:rPr>
        <w:t xml:space="preserve"> </w:t>
      </w:r>
      <w:r>
        <w:rPr>
          <w:rFonts w:ascii="Arial Narrow" w:eastAsia="仿宋_GB2312" w:hAnsi="Arial Narrow" w:cs="Arial"/>
          <w:sz w:val="22"/>
          <w:szCs w:val="22"/>
        </w:rPr>
        <w:t>根据以上实施程序，制作本报告。</w:t>
      </w:r>
    </w:p>
    <w:p w14:paraId="6C16CABF" w14:textId="77777777" w:rsidR="00AA4CA3" w:rsidRDefault="00AA4CA3">
      <w:pPr>
        <w:ind w:left="359" w:firstLine="420"/>
        <w:rPr>
          <w:rFonts w:ascii="Arial Narrow" w:eastAsia="仿宋_GB2312" w:hAnsi="Arial Narrow" w:cs="Arial Unicode MS"/>
          <w:sz w:val="18"/>
        </w:rPr>
      </w:pPr>
    </w:p>
    <w:p w14:paraId="416CEBDC" w14:textId="77777777" w:rsidR="00AA4CA3" w:rsidRDefault="00AA4CA3">
      <w:pPr>
        <w:ind w:left="359" w:firstLine="420"/>
        <w:rPr>
          <w:rFonts w:ascii="Arial Narrow" w:eastAsia="仿宋_GB2312" w:hAnsi="Arial Narrow" w:cs="Arial Unicode MS"/>
          <w:sz w:val="18"/>
        </w:rPr>
      </w:pPr>
    </w:p>
    <w:p w14:paraId="0AA1351C" w14:textId="77777777" w:rsidR="00AA4CA3" w:rsidRDefault="00AA4CA3">
      <w:pPr>
        <w:ind w:left="359" w:firstLine="420"/>
        <w:rPr>
          <w:rFonts w:ascii="Arial Narrow" w:eastAsia="仿宋_GB2312" w:hAnsi="Arial Narrow" w:cs="Arial Unicode MS"/>
          <w:sz w:val="18"/>
        </w:rPr>
      </w:pPr>
    </w:p>
    <w:p w14:paraId="657F3302" w14:textId="77777777" w:rsidR="00AA4CA3" w:rsidRDefault="00F2093E">
      <w:pPr>
        <w:ind w:left="359" w:firstLine="420"/>
        <w:rPr>
          <w:rFonts w:ascii="Arial Narrow" w:eastAsia="仿宋_GB2312" w:hAnsi="Arial Narrow" w:cs="Arial"/>
          <w:sz w:val="22"/>
          <w:szCs w:val="22"/>
        </w:rPr>
      </w:pPr>
      <w:r>
        <w:rPr>
          <w:rFonts w:ascii="Arial Narrow" w:eastAsia="仿宋_GB2312" w:hAnsi="Arial Narrow" w:cs="Arial"/>
          <w:sz w:val="22"/>
          <w:szCs w:val="22"/>
        </w:rPr>
        <w:lastRenderedPageBreak/>
        <w:t>地址：</w:t>
      </w:r>
      <w:r>
        <w:rPr>
          <w:rFonts w:ascii="Arial Narrow" w:eastAsia="仿宋_GB2312" w:hAnsi="Arial Narrow" w:cs="Arial"/>
          <w:sz w:val="22"/>
          <w:szCs w:val="22"/>
        </w:rPr>
        <w:tab/>
        <w:t xml:space="preserve">                                 </w:t>
      </w:r>
      <w:r>
        <w:rPr>
          <w:rFonts w:ascii="Arial Narrow" w:eastAsia="仿宋_GB2312" w:hAnsi="Arial Narrow" w:cs="Arial"/>
          <w:sz w:val="22"/>
          <w:szCs w:val="22"/>
        </w:rPr>
        <w:t>邮编：</w:t>
      </w:r>
    </w:p>
    <w:p w14:paraId="5BD4CAA3" w14:textId="77777777" w:rsidR="00AA4CA3" w:rsidRDefault="00F2093E">
      <w:pPr>
        <w:widowControl w:val="0"/>
        <w:tabs>
          <w:tab w:val="left" w:pos="5320"/>
        </w:tabs>
        <w:autoSpaceDE w:val="0"/>
        <w:autoSpaceDN w:val="0"/>
        <w:ind w:firstLineChars="300" w:firstLine="660"/>
        <w:rPr>
          <w:rFonts w:ascii="Arial Narrow" w:eastAsia="仿宋_GB2312" w:hAnsi="Arial Narrow" w:cs="Arial"/>
          <w:sz w:val="22"/>
          <w:szCs w:val="22"/>
        </w:rPr>
      </w:pPr>
      <w:r>
        <w:rPr>
          <w:rFonts w:ascii="Arial Narrow" w:eastAsia="仿宋_GB2312" w:hAnsi="Arial Narrow" w:cs="Arial"/>
          <w:sz w:val="22"/>
          <w:szCs w:val="22"/>
        </w:rPr>
        <w:t>电话：</w:t>
      </w:r>
      <w:r>
        <w:rPr>
          <w:rFonts w:ascii="Arial Narrow" w:eastAsia="仿宋_GB2312" w:hAnsi="Arial Narrow" w:cs="Arial"/>
          <w:sz w:val="22"/>
          <w:szCs w:val="22"/>
        </w:rPr>
        <w:tab/>
      </w:r>
      <w:r>
        <w:rPr>
          <w:rFonts w:ascii="Arial Narrow" w:eastAsia="仿宋_GB2312" w:hAnsi="Arial Narrow" w:cs="Arial"/>
          <w:sz w:val="22"/>
          <w:szCs w:val="22"/>
        </w:rPr>
        <w:t>传真：</w:t>
      </w:r>
    </w:p>
    <w:p w14:paraId="0D6EB32C" w14:textId="77777777" w:rsidR="00AA4CA3" w:rsidRDefault="00F2093E">
      <w:pPr>
        <w:widowControl w:val="0"/>
        <w:autoSpaceDE w:val="0"/>
        <w:autoSpaceDN w:val="0"/>
        <w:ind w:left="113" w:firstLineChars="300" w:firstLine="660"/>
        <w:rPr>
          <w:rFonts w:ascii="Arial Narrow" w:eastAsia="仿宋_GB2312" w:hAnsi="Arial Narrow" w:cs="Arial"/>
          <w:sz w:val="22"/>
          <w:szCs w:val="22"/>
        </w:rPr>
      </w:pPr>
      <w:r>
        <w:rPr>
          <w:rFonts w:ascii="Arial Narrow" w:eastAsia="仿宋_GB2312" w:hAnsi="Arial Narrow" w:cs="Arial"/>
          <w:sz w:val="22"/>
          <w:szCs w:val="22"/>
        </w:rPr>
        <w:t>电子信箱：</w:t>
      </w:r>
    </w:p>
    <w:p w14:paraId="6ADC5E4C" w14:textId="77777777" w:rsidR="00AA4CA3" w:rsidRDefault="00AA4CA3">
      <w:pPr>
        <w:widowControl w:val="0"/>
        <w:autoSpaceDE w:val="0"/>
        <w:autoSpaceDN w:val="0"/>
        <w:spacing w:before="8"/>
        <w:rPr>
          <w:rFonts w:ascii="Arial Narrow" w:eastAsia="仿宋_GB2312" w:hAnsi="Arial Narrow" w:cs="Arial"/>
          <w:sz w:val="22"/>
          <w:szCs w:val="22"/>
        </w:rPr>
      </w:pPr>
    </w:p>
    <w:p w14:paraId="231A761C" w14:textId="77777777" w:rsidR="00AA4CA3" w:rsidRDefault="00F2093E">
      <w:pPr>
        <w:widowControl w:val="0"/>
        <w:tabs>
          <w:tab w:val="left" w:pos="5320"/>
          <w:tab w:val="left" w:pos="5381"/>
          <w:tab w:val="left" w:pos="5861"/>
          <w:tab w:val="left" w:pos="6341"/>
        </w:tabs>
        <w:autoSpaceDE w:val="0"/>
        <w:autoSpaceDN w:val="0"/>
        <w:adjustRightInd w:val="0"/>
        <w:snapToGrid w:val="0"/>
        <w:ind w:leftChars="49" w:left="123" w:firstLineChars="300" w:firstLine="660"/>
        <w:rPr>
          <w:rFonts w:ascii="Arial Narrow" w:eastAsia="仿宋_GB2312" w:hAnsi="Arial Narrow" w:cs="Arial"/>
          <w:sz w:val="22"/>
          <w:szCs w:val="22"/>
        </w:rPr>
      </w:pPr>
      <w:r>
        <w:rPr>
          <w:rFonts w:ascii="Arial Narrow" w:eastAsia="仿宋_GB2312" w:hAnsi="Arial Narrow" w:cs="Arial"/>
          <w:sz w:val="22"/>
          <w:szCs w:val="22"/>
        </w:rPr>
        <w:t>声明单位（盖章）：</w:t>
      </w:r>
      <w:r>
        <w:rPr>
          <w:rFonts w:ascii="Arial Narrow" w:eastAsia="仿宋_GB2312" w:hAnsi="Arial Narrow" w:cs="Arial"/>
          <w:sz w:val="22"/>
          <w:szCs w:val="22"/>
        </w:rPr>
        <w:tab/>
      </w:r>
      <w:r>
        <w:rPr>
          <w:rFonts w:ascii="Arial Narrow" w:eastAsia="仿宋_GB2312" w:hAnsi="Arial Narrow" w:cs="Arial"/>
          <w:sz w:val="22"/>
          <w:szCs w:val="22"/>
        </w:rPr>
        <w:t>法定代表人（</w:t>
      </w:r>
      <w:r>
        <w:rPr>
          <w:rFonts w:ascii="Arial Narrow" w:eastAsia="仿宋_GB2312" w:hAnsi="Arial Narrow" w:cs="Arial" w:hint="eastAsia"/>
          <w:sz w:val="22"/>
          <w:szCs w:val="22"/>
        </w:rPr>
        <w:t>签章</w:t>
      </w:r>
      <w:r>
        <w:rPr>
          <w:rFonts w:ascii="Arial Narrow" w:eastAsia="仿宋_GB2312" w:hAnsi="Arial Narrow" w:cs="Arial"/>
          <w:sz w:val="22"/>
          <w:szCs w:val="22"/>
        </w:rPr>
        <w:t>）：</w:t>
      </w:r>
    </w:p>
    <w:p w14:paraId="4931C43F" w14:textId="77777777" w:rsidR="00AA4CA3" w:rsidRDefault="00F2093E">
      <w:pPr>
        <w:widowControl w:val="0"/>
        <w:tabs>
          <w:tab w:val="left" w:pos="4205"/>
          <w:tab w:val="left" w:pos="5381"/>
          <w:tab w:val="left" w:pos="5861"/>
          <w:tab w:val="left" w:pos="6341"/>
        </w:tabs>
        <w:autoSpaceDE w:val="0"/>
        <w:autoSpaceDN w:val="0"/>
        <w:adjustRightInd w:val="0"/>
        <w:snapToGrid w:val="0"/>
        <w:ind w:left="102"/>
        <w:rPr>
          <w:rFonts w:ascii="Arial Narrow" w:eastAsia="仿宋_GB2312" w:hAnsi="Arial Narrow" w:cs="Arial"/>
          <w:sz w:val="22"/>
          <w:szCs w:val="22"/>
        </w:rPr>
      </w:pPr>
      <w:r>
        <w:rPr>
          <w:rFonts w:ascii="Arial Narrow" w:eastAsia="仿宋_GB2312" w:hAnsi="Arial Narrow" w:cs="Arial"/>
          <w:sz w:val="22"/>
          <w:szCs w:val="22"/>
        </w:rPr>
        <w:tab/>
        <w:t xml:space="preserve">          </w:t>
      </w:r>
      <w:r>
        <w:rPr>
          <w:rFonts w:ascii="Arial Narrow" w:eastAsia="仿宋_GB2312" w:hAnsi="Arial Narrow" w:cs="Arial"/>
          <w:sz w:val="22"/>
          <w:szCs w:val="22"/>
        </w:rPr>
        <w:t>日期：</w:t>
      </w:r>
      <w:r>
        <w:rPr>
          <w:rFonts w:ascii="Arial Narrow" w:eastAsia="仿宋_GB2312" w:hAnsi="Arial Narrow" w:cs="Arial"/>
          <w:sz w:val="22"/>
          <w:szCs w:val="22"/>
        </w:rPr>
        <w:t xml:space="preserve">    </w:t>
      </w:r>
      <w:r>
        <w:rPr>
          <w:rFonts w:ascii="Arial Narrow" w:eastAsia="仿宋_GB2312" w:hAnsi="Arial Narrow" w:cs="Arial"/>
          <w:sz w:val="22"/>
          <w:szCs w:val="22"/>
        </w:rPr>
        <w:t>年</w:t>
      </w:r>
      <w:r>
        <w:rPr>
          <w:rFonts w:ascii="Arial Narrow" w:eastAsia="仿宋_GB2312" w:hAnsi="Arial Narrow" w:cs="Arial"/>
          <w:sz w:val="22"/>
          <w:szCs w:val="22"/>
        </w:rPr>
        <w:tab/>
        <w:t xml:space="preserve">   </w:t>
      </w:r>
      <w:r>
        <w:rPr>
          <w:rFonts w:ascii="Arial Narrow" w:eastAsia="仿宋_GB2312" w:hAnsi="Arial Narrow" w:cs="Arial"/>
          <w:sz w:val="22"/>
          <w:szCs w:val="22"/>
        </w:rPr>
        <w:t>月</w:t>
      </w:r>
      <w:r>
        <w:rPr>
          <w:rFonts w:ascii="Arial Narrow" w:eastAsia="仿宋_GB2312" w:hAnsi="Arial Narrow" w:cs="Arial"/>
          <w:sz w:val="22"/>
          <w:szCs w:val="22"/>
        </w:rPr>
        <w:t xml:space="preserve">   </w:t>
      </w:r>
      <w:r>
        <w:rPr>
          <w:rFonts w:ascii="Arial Narrow" w:eastAsia="仿宋_GB2312" w:hAnsi="Arial Narrow" w:cs="Arial"/>
          <w:sz w:val="22"/>
          <w:szCs w:val="22"/>
        </w:rPr>
        <w:t>日</w:t>
      </w:r>
    </w:p>
    <w:p w14:paraId="52202361" w14:textId="77777777" w:rsidR="00AA4CA3" w:rsidRDefault="00F2093E">
      <w:pPr>
        <w:rPr>
          <w:rFonts w:ascii="Arial Narrow" w:eastAsia="仿宋_GB2312" w:hAnsi="Arial Narrow" w:cs="Arial"/>
          <w:sz w:val="22"/>
          <w:szCs w:val="22"/>
        </w:rPr>
        <w:sectPr w:rsidR="00AA4CA3">
          <w:headerReference w:type="even" r:id="rId18"/>
          <w:headerReference w:type="default" r:id="rId19"/>
          <w:footerReference w:type="default" r:id="rId20"/>
          <w:headerReference w:type="first" r:id="rId21"/>
          <w:pgSz w:w="11906" w:h="16838"/>
          <w:pgMar w:top="1440" w:right="1800" w:bottom="1440" w:left="1800" w:header="851" w:footer="992" w:gutter="0"/>
          <w:pgNumType w:fmt="upperRoman" w:start="1"/>
          <w:cols w:space="720"/>
          <w:docGrid w:type="lines" w:linePitch="312"/>
        </w:sectPr>
      </w:pPr>
      <w:r>
        <w:rPr>
          <w:rFonts w:ascii="Arial Narrow" w:eastAsia="仿宋_GB2312" w:hAnsi="Arial Narrow" w:cs="Arial"/>
          <w:sz w:val="22"/>
          <w:szCs w:val="22"/>
        </w:rPr>
        <w:br w:type="page"/>
      </w:r>
    </w:p>
    <w:sdt>
      <w:sdtPr>
        <w:rPr>
          <w:rFonts w:ascii="Arial Narrow" w:eastAsia="仿宋_GB2312" w:hAnsi="Arial Narrow" w:cs="Times New Roman"/>
          <w:b/>
          <w:bCs/>
          <w:color w:val="auto"/>
          <w:sz w:val="24"/>
          <w:szCs w:val="24"/>
          <w:lang w:val="zh-CN"/>
        </w:rPr>
        <w:id w:val="-1701778059"/>
        <w:docPartObj>
          <w:docPartGallery w:val="Table of Contents"/>
          <w:docPartUnique/>
        </w:docPartObj>
      </w:sdtPr>
      <w:sdtEndPr/>
      <w:sdtContent>
        <w:p w14:paraId="35FA1B80" w14:textId="77777777" w:rsidR="00AA4CA3" w:rsidRDefault="00F2093E">
          <w:pPr>
            <w:pStyle w:val="TOCHeading2"/>
            <w:spacing w:before="0" w:line="240" w:lineRule="auto"/>
            <w:ind w:left="0"/>
            <w:jc w:val="center"/>
            <w:rPr>
              <w:rFonts w:ascii="Arial Narrow" w:eastAsia="仿宋_GB2312" w:hAnsi="Arial Narrow"/>
              <w:color w:val="0D0D0D" w:themeColor="text1" w:themeTint="F2"/>
            </w:rPr>
          </w:pPr>
          <w:r>
            <w:rPr>
              <w:rFonts w:ascii="Arial Narrow" w:eastAsia="仿宋_GB2312" w:hAnsi="Arial Narrow"/>
              <w:b/>
              <w:color w:val="0D0D0D" w:themeColor="text1" w:themeTint="F2"/>
              <w:lang w:val="zh-CN"/>
            </w:rPr>
            <w:t>目录</w:t>
          </w:r>
        </w:p>
        <w:p w14:paraId="7C6A0E13" w14:textId="4B5BC24C" w:rsidR="0010710C" w:rsidRDefault="00F2093E" w:rsidP="0010710C">
          <w:pPr>
            <w:pStyle w:val="TOC2"/>
            <w:tabs>
              <w:tab w:val="right" w:leader="dot" w:pos="8296"/>
            </w:tabs>
            <w:spacing w:before="0"/>
            <w:rPr>
              <w:ins w:id="18" w:author="作者" w:date="2024-07-05T12:45:00Z"/>
              <w:rFonts w:eastAsiaTheme="minorEastAsia" w:cstheme="minorBidi"/>
              <w:i w:val="0"/>
              <w:iCs w:val="0"/>
              <w:noProof/>
              <w:kern w:val="2"/>
              <w:sz w:val="21"/>
              <w:szCs w:val="22"/>
            </w:rPr>
          </w:pPr>
          <w:r>
            <w:rPr>
              <w:rFonts w:ascii="Arial Narrow" w:eastAsia="仿宋_GB2312" w:hAnsi="Arial Narrow"/>
              <w:b/>
              <w:bCs/>
              <w:sz w:val="21"/>
              <w:szCs w:val="21"/>
              <w:lang w:val="zh-CN"/>
            </w:rPr>
            <w:fldChar w:fldCharType="begin"/>
          </w:r>
          <w:r>
            <w:rPr>
              <w:rFonts w:ascii="Arial Narrow" w:eastAsia="仿宋_GB2312" w:hAnsi="Arial Narrow"/>
              <w:b/>
              <w:bCs/>
              <w:sz w:val="21"/>
              <w:szCs w:val="21"/>
              <w:lang w:val="zh-CN"/>
            </w:rPr>
            <w:instrText xml:space="preserve"> TOC \o "1-2" \h \z \u </w:instrText>
          </w:r>
          <w:r>
            <w:rPr>
              <w:rFonts w:ascii="Arial Narrow" w:eastAsia="仿宋_GB2312" w:hAnsi="Arial Narrow"/>
              <w:b/>
              <w:bCs/>
              <w:sz w:val="21"/>
              <w:szCs w:val="21"/>
              <w:lang w:val="zh-CN"/>
            </w:rPr>
            <w:fldChar w:fldCharType="separate"/>
          </w:r>
          <w:ins w:id="19" w:author="作者" w:date="2024-07-05T12:45:00Z">
            <w:r w:rsidR="0010710C" w:rsidRPr="005D5EDE">
              <w:rPr>
                <w:rStyle w:val="aff2"/>
                <w:noProof/>
              </w:rPr>
              <w:fldChar w:fldCharType="begin"/>
            </w:r>
            <w:r w:rsidR="0010710C" w:rsidRPr="005D5EDE">
              <w:rPr>
                <w:rStyle w:val="aff2"/>
                <w:noProof/>
              </w:rPr>
              <w:instrText xml:space="preserve"> </w:instrText>
            </w:r>
            <w:r w:rsidR="0010710C">
              <w:rPr>
                <w:noProof/>
              </w:rPr>
              <w:instrText>HYPERLINK \l "_Toc171075972"</w:instrText>
            </w:r>
            <w:r w:rsidR="0010710C" w:rsidRPr="005D5EDE">
              <w:rPr>
                <w:rStyle w:val="aff2"/>
                <w:noProof/>
              </w:rPr>
              <w:instrText xml:space="preserve"> </w:instrText>
            </w:r>
            <w:r w:rsidR="0010710C" w:rsidRPr="005D5EDE">
              <w:rPr>
                <w:rStyle w:val="aff2"/>
                <w:noProof/>
              </w:rPr>
              <w:fldChar w:fldCharType="separate"/>
            </w:r>
            <w:r w:rsidR="0010710C" w:rsidRPr="005D5EDE">
              <w:rPr>
                <w:rStyle w:val="aff2"/>
                <w:rFonts w:ascii="仿宋_GB2312" w:eastAsia="仿宋_GB2312" w:hAnsi="Arial Narrow" w:cs="Arial"/>
                <w:b/>
                <w:caps/>
                <w:noProof/>
              </w:rPr>
              <w:t>同期资料本地文档对照表</w:t>
            </w:r>
            <w:r w:rsidR="0010710C">
              <w:rPr>
                <w:noProof/>
                <w:webHidden/>
              </w:rPr>
              <w:tab/>
            </w:r>
            <w:r w:rsidR="0010710C">
              <w:rPr>
                <w:noProof/>
                <w:webHidden/>
              </w:rPr>
              <w:fldChar w:fldCharType="begin"/>
            </w:r>
            <w:r w:rsidR="0010710C">
              <w:rPr>
                <w:noProof/>
                <w:webHidden/>
              </w:rPr>
              <w:instrText xml:space="preserve"> PAGEREF _Toc171075972 \h </w:instrText>
            </w:r>
          </w:ins>
          <w:r w:rsidR="0010710C">
            <w:rPr>
              <w:noProof/>
              <w:webHidden/>
            </w:rPr>
          </w:r>
          <w:r w:rsidR="0010710C">
            <w:rPr>
              <w:noProof/>
              <w:webHidden/>
            </w:rPr>
            <w:fldChar w:fldCharType="separate"/>
          </w:r>
          <w:ins w:id="20" w:author="admin" w:date="2024-07-08T16:21:00Z">
            <w:r w:rsidR="0031618F">
              <w:rPr>
                <w:noProof/>
                <w:webHidden/>
              </w:rPr>
              <w:t>1</w:t>
            </w:r>
          </w:ins>
          <w:ins w:id="21" w:author="作者" w:date="2024-07-05T12:45:00Z">
            <w:r w:rsidR="0010710C">
              <w:rPr>
                <w:noProof/>
                <w:webHidden/>
              </w:rPr>
              <w:fldChar w:fldCharType="end"/>
            </w:r>
            <w:r w:rsidR="0010710C" w:rsidRPr="005D5EDE">
              <w:rPr>
                <w:rStyle w:val="aff2"/>
                <w:noProof/>
              </w:rPr>
              <w:fldChar w:fldCharType="end"/>
            </w:r>
          </w:ins>
        </w:p>
        <w:p w14:paraId="0BAAEAFD" w14:textId="346A7B00" w:rsidR="0010710C" w:rsidRDefault="0010710C" w:rsidP="0010710C">
          <w:pPr>
            <w:pStyle w:val="TOC2"/>
            <w:tabs>
              <w:tab w:val="right" w:leader="dot" w:pos="8296"/>
            </w:tabs>
            <w:spacing w:before="0"/>
            <w:rPr>
              <w:ins w:id="22" w:author="作者" w:date="2024-07-05T12:45:00Z"/>
              <w:rFonts w:eastAsiaTheme="minorEastAsia" w:cstheme="minorBidi"/>
              <w:i w:val="0"/>
              <w:iCs w:val="0"/>
              <w:noProof/>
              <w:kern w:val="2"/>
              <w:sz w:val="21"/>
              <w:szCs w:val="22"/>
            </w:rPr>
          </w:pPr>
          <w:ins w:id="23" w:author="作者" w:date="2024-07-05T12:45:00Z">
            <w:r w:rsidRPr="005D5EDE">
              <w:rPr>
                <w:rStyle w:val="aff2"/>
                <w:noProof/>
              </w:rPr>
              <w:fldChar w:fldCharType="begin"/>
            </w:r>
            <w:r w:rsidRPr="005D5EDE">
              <w:rPr>
                <w:rStyle w:val="aff2"/>
                <w:noProof/>
              </w:rPr>
              <w:instrText xml:space="preserve"> </w:instrText>
            </w:r>
            <w:r>
              <w:rPr>
                <w:noProof/>
              </w:rPr>
              <w:instrText>HYPERLINK \l "_Toc171075973"</w:instrText>
            </w:r>
            <w:r w:rsidRPr="005D5EDE">
              <w:rPr>
                <w:rStyle w:val="aff2"/>
                <w:noProof/>
              </w:rPr>
              <w:instrText xml:space="preserve"> </w:instrText>
            </w:r>
            <w:r w:rsidRPr="005D5EDE">
              <w:rPr>
                <w:rStyle w:val="aff2"/>
                <w:noProof/>
              </w:rPr>
              <w:fldChar w:fldCharType="separate"/>
            </w:r>
            <w:r w:rsidRPr="005D5EDE">
              <w:rPr>
                <w:rStyle w:val="aff2"/>
                <w:rFonts w:ascii="Arial Narrow" w:eastAsia="仿宋_GB2312" w:hAnsi="Arial Narrow" w:cs="Arial"/>
                <w:b/>
                <w:caps/>
                <w:noProof/>
              </w:rPr>
              <w:t>缩略语索引表</w:t>
            </w:r>
            <w:r>
              <w:rPr>
                <w:noProof/>
                <w:webHidden/>
              </w:rPr>
              <w:tab/>
            </w:r>
            <w:r>
              <w:rPr>
                <w:noProof/>
                <w:webHidden/>
              </w:rPr>
              <w:fldChar w:fldCharType="begin"/>
            </w:r>
            <w:r>
              <w:rPr>
                <w:noProof/>
                <w:webHidden/>
              </w:rPr>
              <w:instrText xml:space="preserve"> PAGEREF _Toc171075973 \h </w:instrText>
            </w:r>
          </w:ins>
          <w:r>
            <w:rPr>
              <w:noProof/>
              <w:webHidden/>
            </w:rPr>
          </w:r>
          <w:r>
            <w:rPr>
              <w:noProof/>
              <w:webHidden/>
            </w:rPr>
            <w:fldChar w:fldCharType="separate"/>
          </w:r>
          <w:ins w:id="24" w:author="admin" w:date="2024-07-08T16:21:00Z">
            <w:r w:rsidR="0031618F">
              <w:rPr>
                <w:noProof/>
                <w:webHidden/>
              </w:rPr>
              <w:t>4</w:t>
            </w:r>
          </w:ins>
          <w:ins w:id="25" w:author="作者" w:date="2024-07-05T12:45:00Z">
            <w:r>
              <w:rPr>
                <w:noProof/>
                <w:webHidden/>
              </w:rPr>
              <w:fldChar w:fldCharType="end"/>
            </w:r>
            <w:r w:rsidRPr="005D5EDE">
              <w:rPr>
                <w:rStyle w:val="aff2"/>
                <w:noProof/>
              </w:rPr>
              <w:fldChar w:fldCharType="end"/>
            </w:r>
          </w:ins>
        </w:p>
        <w:p w14:paraId="37059798" w14:textId="5F693DEF" w:rsidR="0010710C" w:rsidRDefault="0010710C" w:rsidP="0010710C">
          <w:pPr>
            <w:pStyle w:val="TOC1"/>
            <w:tabs>
              <w:tab w:val="right" w:leader="dot" w:pos="8296"/>
            </w:tabs>
            <w:spacing w:before="0" w:after="0"/>
            <w:rPr>
              <w:ins w:id="26" w:author="作者" w:date="2024-07-05T12:45:00Z"/>
              <w:rFonts w:eastAsiaTheme="minorEastAsia" w:cstheme="minorBidi"/>
              <w:b w:val="0"/>
              <w:bCs w:val="0"/>
              <w:noProof/>
              <w:kern w:val="2"/>
              <w:sz w:val="21"/>
              <w:szCs w:val="22"/>
            </w:rPr>
          </w:pPr>
          <w:ins w:id="27" w:author="作者" w:date="2024-07-05T12:45:00Z">
            <w:r w:rsidRPr="005D5EDE">
              <w:rPr>
                <w:rStyle w:val="aff2"/>
                <w:noProof/>
              </w:rPr>
              <w:fldChar w:fldCharType="begin"/>
            </w:r>
            <w:r w:rsidRPr="005D5EDE">
              <w:rPr>
                <w:rStyle w:val="aff2"/>
                <w:noProof/>
              </w:rPr>
              <w:instrText xml:space="preserve"> </w:instrText>
            </w:r>
            <w:r>
              <w:rPr>
                <w:noProof/>
              </w:rPr>
              <w:instrText>HYPERLINK \l "_Toc171075974"</w:instrText>
            </w:r>
            <w:r w:rsidRPr="005D5EDE">
              <w:rPr>
                <w:rStyle w:val="aff2"/>
                <w:noProof/>
              </w:rPr>
              <w:instrText xml:space="preserve"> </w:instrText>
            </w:r>
            <w:r w:rsidRPr="005D5EDE">
              <w:rPr>
                <w:rStyle w:val="aff2"/>
                <w:noProof/>
              </w:rPr>
              <w:fldChar w:fldCharType="separate"/>
            </w:r>
            <w:r w:rsidRPr="005D5EDE">
              <w:rPr>
                <w:rStyle w:val="aff2"/>
                <w:rFonts w:ascii="Arial Narrow" w:eastAsia="仿宋_GB2312" w:hAnsi="Arial Narrow" w:cs="Arial Unicode MS"/>
                <w:noProof/>
              </w:rPr>
              <w:t>1.</w:t>
            </w:r>
            <w:r w:rsidRPr="005D5EDE">
              <w:rPr>
                <w:rStyle w:val="aff2"/>
                <w:rFonts w:ascii="Arial Narrow" w:eastAsia="仿宋_GB2312" w:hAnsi="Arial Narrow" w:cs="Arial Unicode MS"/>
                <w:noProof/>
              </w:rPr>
              <w:t>报告摘要</w:t>
            </w:r>
            <w:r>
              <w:rPr>
                <w:noProof/>
                <w:webHidden/>
              </w:rPr>
              <w:tab/>
            </w:r>
            <w:r>
              <w:rPr>
                <w:noProof/>
                <w:webHidden/>
              </w:rPr>
              <w:fldChar w:fldCharType="begin"/>
            </w:r>
            <w:r>
              <w:rPr>
                <w:noProof/>
                <w:webHidden/>
              </w:rPr>
              <w:instrText xml:space="preserve"> PAGEREF _Toc171075974 \h </w:instrText>
            </w:r>
          </w:ins>
          <w:r>
            <w:rPr>
              <w:noProof/>
              <w:webHidden/>
            </w:rPr>
          </w:r>
          <w:r>
            <w:rPr>
              <w:noProof/>
              <w:webHidden/>
            </w:rPr>
            <w:fldChar w:fldCharType="separate"/>
          </w:r>
          <w:ins w:id="28" w:author="admin" w:date="2024-07-08T16:21:00Z">
            <w:r w:rsidR="0031618F">
              <w:rPr>
                <w:noProof/>
                <w:webHidden/>
              </w:rPr>
              <w:t>5</w:t>
            </w:r>
          </w:ins>
          <w:ins w:id="29" w:author="作者" w:date="2024-07-05T12:45:00Z">
            <w:r>
              <w:rPr>
                <w:noProof/>
                <w:webHidden/>
              </w:rPr>
              <w:fldChar w:fldCharType="end"/>
            </w:r>
            <w:r w:rsidRPr="005D5EDE">
              <w:rPr>
                <w:rStyle w:val="aff2"/>
                <w:noProof/>
              </w:rPr>
              <w:fldChar w:fldCharType="end"/>
            </w:r>
          </w:ins>
        </w:p>
        <w:p w14:paraId="6C957816" w14:textId="54386CBD" w:rsidR="0010710C" w:rsidRDefault="0010710C" w:rsidP="0010710C">
          <w:pPr>
            <w:pStyle w:val="TOC2"/>
            <w:tabs>
              <w:tab w:val="right" w:leader="dot" w:pos="8296"/>
            </w:tabs>
            <w:spacing w:before="0"/>
            <w:rPr>
              <w:ins w:id="30" w:author="作者" w:date="2024-07-05T12:45:00Z"/>
              <w:rFonts w:eastAsiaTheme="minorEastAsia" w:cstheme="minorBidi"/>
              <w:i w:val="0"/>
              <w:iCs w:val="0"/>
              <w:noProof/>
              <w:kern w:val="2"/>
              <w:sz w:val="21"/>
              <w:szCs w:val="22"/>
            </w:rPr>
          </w:pPr>
          <w:ins w:id="31" w:author="作者" w:date="2024-07-05T12:45:00Z">
            <w:r w:rsidRPr="005D5EDE">
              <w:rPr>
                <w:rStyle w:val="aff2"/>
                <w:noProof/>
              </w:rPr>
              <w:fldChar w:fldCharType="begin"/>
            </w:r>
            <w:r w:rsidRPr="005D5EDE">
              <w:rPr>
                <w:rStyle w:val="aff2"/>
                <w:noProof/>
              </w:rPr>
              <w:instrText xml:space="preserve"> </w:instrText>
            </w:r>
            <w:r>
              <w:rPr>
                <w:noProof/>
              </w:rPr>
              <w:instrText>HYPERLINK \l "_Toc171075975"</w:instrText>
            </w:r>
            <w:r w:rsidRPr="005D5EDE">
              <w:rPr>
                <w:rStyle w:val="aff2"/>
                <w:noProof/>
              </w:rPr>
              <w:instrText xml:space="preserve"> </w:instrText>
            </w:r>
            <w:r w:rsidRPr="005D5EDE">
              <w:rPr>
                <w:rStyle w:val="aff2"/>
                <w:noProof/>
              </w:rPr>
              <w:fldChar w:fldCharType="separate"/>
            </w:r>
            <w:r w:rsidRPr="005D5EDE">
              <w:rPr>
                <w:rStyle w:val="aff2"/>
                <w:rFonts w:ascii="Arial Narrow" w:eastAsia="仿宋_GB2312" w:hAnsi="Arial Narrow" w:cs="楷体"/>
                <w:noProof/>
              </w:rPr>
              <w:t>1.1.</w:t>
            </w:r>
            <w:r w:rsidRPr="005D5EDE">
              <w:rPr>
                <w:rStyle w:val="aff2"/>
                <w:rFonts w:ascii="Arial Narrow" w:eastAsia="仿宋_GB2312" w:hAnsi="Arial Narrow" w:cs="楷体"/>
                <w:noProof/>
              </w:rPr>
              <w:t>范围和目的</w:t>
            </w:r>
            <w:r>
              <w:rPr>
                <w:noProof/>
                <w:webHidden/>
              </w:rPr>
              <w:tab/>
            </w:r>
            <w:r>
              <w:rPr>
                <w:noProof/>
                <w:webHidden/>
              </w:rPr>
              <w:fldChar w:fldCharType="begin"/>
            </w:r>
            <w:r>
              <w:rPr>
                <w:noProof/>
                <w:webHidden/>
              </w:rPr>
              <w:instrText xml:space="preserve"> PAGEREF _Toc171075975 \h </w:instrText>
            </w:r>
          </w:ins>
          <w:r>
            <w:rPr>
              <w:noProof/>
              <w:webHidden/>
            </w:rPr>
          </w:r>
          <w:r>
            <w:rPr>
              <w:noProof/>
              <w:webHidden/>
            </w:rPr>
            <w:fldChar w:fldCharType="separate"/>
          </w:r>
          <w:ins w:id="32" w:author="admin" w:date="2024-07-08T16:21:00Z">
            <w:r w:rsidR="0031618F">
              <w:rPr>
                <w:noProof/>
                <w:webHidden/>
              </w:rPr>
              <w:t>5</w:t>
            </w:r>
          </w:ins>
          <w:ins w:id="33" w:author="作者" w:date="2024-07-05T12:45:00Z">
            <w:r>
              <w:rPr>
                <w:noProof/>
                <w:webHidden/>
              </w:rPr>
              <w:fldChar w:fldCharType="end"/>
            </w:r>
            <w:r w:rsidRPr="005D5EDE">
              <w:rPr>
                <w:rStyle w:val="aff2"/>
                <w:noProof/>
              </w:rPr>
              <w:fldChar w:fldCharType="end"/>
            </w:r>
          </w:ins>
        </w:p>
        <w:p w14:paraId="3D2CC3FA" w14:textId="7326F6D7" w:rsidR="0010710C" w:rsidRDefault="0010710C" w:rsidP="0010710C">
          <w:pPr>
            <w:pStyle w:val="TOC2"/>
            <w:tabs>
              <w:tab w:val="right" w:leader="dot" w:pos="8296"/>
            </w:tabs>
            <w:spacing w:before="0"/>
            <w:rPr>
              <w:ins w:id="34" w:author="作者" w:date="2024-07-05T12:45:00Z"/>
              <w:rFonts w:eastAsiaTheme="minorEastAsia" w:cstheme="minorBidi"/>
              <w:i w:val="0"/>
              <w:iCs w:val="0"/>
              <w:noProof/>
              <w:kern w:val="2"/>
              <w:sz w:val="21"/>
              <w:szCs w:val="22"/>
            </w:rPr>
          </w:pPr>
          <w:ins w:id="35" w:author="作者" w:date="2024-07-05T12:45:00Z">
            <w:r w:rsidRPr="005D5EDE">
              <w:rPr>
                <w:rStyle w:val="aff2"/>
                <w:noProof/>
              </w:rPr>
              <w:fldChar w:fldCharType="begin"/>
            </w:r>
            <w:r w:rsidRPr="005D5EDE">
              <w:rPr>
                <w:rStyle w:val="aff2"/>
                <w:noProof/>
              </w:rPr>
              <w:instrText xml:space="preserve"> </w:instrText>
            </w:r>
            <w:r>
              <w:rPr>
                <w:noProof/>
              </w:rPr>
              <w:instrText>HYPERLINK \l "_Toc171075976"</w:instrText>
            </w:r>
            <w:r w:rsidRPr="005D5EDE">
              <w:rPr>
                <w:rStyle w:val="aff2"/>
                <w:noProof/>
              </w:rPr>
              <w:instrText xml:space="preserve"> </w:instrText>
            </w:r>
            <w:r w:rsidRPr="005D5EDE">
              <w:rPr>
                <w:rStyle w:val="aff2"/>
                <w:noProof/>
              </w:rPr>
              <w:fldChar w:fldCharType="separate"/>
            </w:r>
            <w:r w:rsidRPr="005D5EDE">
              <w:rPr>
                <w:rStyle w:val="aff2"/>
                <w:rFonts w:ascii="Arial Narrow" w:eastAsia="仿宋_GB2312" w:hAnsi="Arial Narrow" w:cs="楷体"/>
                <w:noProof/>
              </w:rPr>
              <w:t>1.2.</w:t>
            </w:r>
            <w:r w:rsidRPr="005D5EDE">
              <w:rPr>
                <w:rStyle w:val="aff2"/>
                <w:rFonts w:ascii="Arial Narrow" w:eastAsia="仿宋_GB2312" w:hAnsi="Arial Narrow" w:cs="楷体"/>
                <w:noProof/>
              </w:rPr>
              <w:t>受测关联交易</w:t>
            </w:r>
            <w:r>
              <w:rPr>
                <w:noProof/>
                <w:webHidden/>
              </w:rPr>
              <w:tab/>
            </w:r>
            <w:r>
              <w:rPr>
                <w:noProof/>
                <w:webHidden/>
              </w:rPr>
              <w:fldChar w:fldCharType="begin"/>
            </w:r>
            <w:r>
              <w:rPr>
                <w:noProof/>
                <w:webHidden/>
              </w:rPr>
              <w:instrText xml:space="preserve"> PAGEREF _Toc171075976 \h </w:instrText>
            </w:r>
          </w:ins>
          <w:r>
            <w:rPr>
              <w:noProof/>
              <w:webHidden/>
            </w:rPr>
          </w:r>
          <w:r>
            <w:rPr>
              <w:noProof/>
              <w:webHidden/>
            </w:rPr>
            <w:fldChar w:fldCharType="separate"/>
          </w:r>
          <w:ins w:id="36" w:author="admin" w:date="2024-07-08T16:21:00Z">
            <w:r w:rsidR="0031618F">
              <w:rPr>
                <w:noProof/>
                <w:webHidden/>
              </w:rPr>
              <w:t>5</w:t>
            </w:r>
          </w:ins>
          <w:ins w:id="37" w:author="作者" w:date="2024-07-05T12:45:00Z">
            <w:r>
              <w:rPr>
                <w:noProof/>
                <w:webHidden/>
              </w:rPr>
              <w:fldChar w:fldCharType="end"/>
            </w:r>
            <w:r w:rsidRPr="005D5EDE">
              <w:rPr>
                <w:rStyle w:val="aff2"/>
                <w:noProof/>
              </w:rPr>
              <w:fldChar w:fldCharType="end"/>
            </w:r>
          </w:ins>
        </w:p>
        <w:p w14:paraId="79671B85" w14:textId="65B54158" w:rsidR="0010710C" w:rsidRDefault="0010710C" w:rsidP="0010710C">
          <w:pPr>
            <w:pStyle w:val="TOC2"/>
            <w:tabs>
              <w:tab w:val="right" w:leader="dot" w:pos="8296"/>
            </w:tabs>
            <w:spacing w:before="0"/>
            <w:rPr>
              <w:ins w:id="38" w:author="作者" w:date="2024-07-05T12:45:00Z"/>
              <w:rFonts w:eastAsiaTheme="minorEastAsia" w:cstheme="minorBidi"/>
              <w:i w:val="0"/>
              <w:iCs w:val="0"/>
              <w:noProof/>
              <w:kern w:val="2"/>
              <w:sz w:val="21"/>
              <w:szCs w:val="22"/>
            </w:rPr>
          </w:pPr>
          <w:ins w:id="39" w:author="作者" w:date="2024-07-05T12:45:00Z">
            <w:r w:rsidRPr="005D5EDE">
              <w:rPr>
                <w:rStyle w:val="aff2"/>
                <w:noProof/>
              </w:rPr>
              <w:fldChar w:fldCharType="begin"/>
            </w:r>
            <w:r w:rsidRPr="005D5EDE">
              <w:rPr>
                <w:rStyle w:val="aff2"/>
                <w:noProof/>
              </w:rPr>
              <w:instrText xml:space="preserve"> </w:instrText>
            </w:r>
            <w:r>
              <w:rPr>
                <w:noProof/>
              </w:rPr>
              <w:instrText>HYPERLINK \l "_Toc171075977"</w:instrText>
            </w:r>
            <w:r w:rsidRPr="005D5EDE">
              <w:rPr>
                <w:rStyle w:val="aff2"/>
                <w:noProof/>
              </w:rPr>
              <w:instrText xml:space="preserve"> </w:instrText>
            </w:r>
            <w:r w:rsidRPr="005D5EDE">
              <w:rPr>
                <w:rStyle w:val="aff2"/>
                <w:noProof/>
              </w:rPr>
              <w:fldChar w:fldCharType="separate"/>
            </w:r>
            <w:r w:rsidRPr="005D5EDE">
              <w:rPr>
                <w:rStyle w:val="aff2"/>
                <w:rFonts w:ascii="Arial Narrow" w:eastAsia="仿宋_GB2312" w:hAnsi="Arial Narrow" w:cs="楷体"/>
                <w:noProof/>
              </w:rPr>
              <w:t>1.3.</w:t>
            </w:r>
            <w:r w:rsidRPr="005D5EDE">
              <w:rPr>
                <w:rStyle w:val="aff2"/>
                <w:rFonts w:ascii="Arial Narrow" w:eastAsia="仿宋_GB2312" w:hAnsi="Arial Narrow" w:cs="楷体"/>
                <w:noProof/>
              </w:rPr>
              <w:t>功能和风险分析及价值链分析总结</w:t>
            </w:r>
            <w:r>
              <w:rPr>
                <w:noProof/>
                <w:webHidden/>
              </w:rPr>
              <w:tab/>
            </w:r>
            <w:r>
              <w:rPr>
                <w:noProof/>
                <w:webHidden/>
              </w:rPr>
              <w:fldChar w:fldCharType="begin"/>
            </w:r>
            <w:r>
              <w:rPr>
                <w:noProof/>
                <w:webHidden/>
              </w:rPr>
              <w:instrText xml:space="preserve"> PAGEREF _Toc171075977 \h </w:instrText>
            </w:r>
          </w:ins>
          <w:r>
            <w:rPr>
              <w:noProof/>
              <w:webHidden/>
            </w:rPr>
          </w:r>
          <w:r>
            <w:rPr>
              <w:noProof/>
              <w:webHidden/>
            </w:rPr>
            <w:fldChar w:fldCharType="separate"/>
          </w:r>
          <w:ins w:id="40" w:author="admin" w:date="2024-07-08T16:21:00Z">
            <w:r w:rsidR="0031618F">
              <w:rPr>
                <w:noProof/>
                <w:webHidden/>
              </w:rPr>
              <w:t>6</w:t>
            </w:r>
          </w:ins>
          <w:ins w:id="41" w:author="作者" w:date="2024-07-05T12:45:00Z">
            <w:r>
              <w:rPr>
                <w:noProof/>
                <w:webHidden/>
              </w:rPr>
              <w:fldChar w:fldCharType="end"/>
            </w:r>
            <w:r w:rsidRPr="005D5EDE">
              <w:rPr>
                <w:rStyle w:val="aff2"/>
                <w:noProof/>
              </w:rPr>
              <w:fldChar w:fldCharType="end"/>
            </w:r>
          </w:ins>
        </w:p>
        <w:p w14:paraId="0397A505" w14:textId="7F3822DB" w:rsidR="0010710C" w:rsidRDefault="0010710C" w:rsidP="0010710C">
          <w:pPr>
            <w:pStyle w:val="TOC2"/>
            <w:tabs>
              <w:tab w:val="right" w:leader="dot" w:pos="8296"/>
            </w:tabs>
            <w:spacing w:before="0"/>
            <w:rPr>
              <w:ins w:id="42" w:author="作者" w:date="2024-07-05T12:45:00Z"/>
              <w:rFonts w:eastAsiaTheme="minorEastAsia" w:cstheme="minorBidi"/>
              <w:i w:val="0"/>
              <w:iCs w:val="0"/>
              <w:noProof/>
              <w:kern w:val="2"/>
              <w:sz w:val="21"/>
              <w:szCs w:val="22"/>
            </w:rPr>
          </w:pPr>
          <w:ins w:id="43" w:author="作者" w:date="2024-07-05T12:45:00Z">
            <w:r w:rsidRPr="005D5EDE">
              <w:rPr>
                <w:rStyle w:val="aff2"/>
                <w:noProof/>
              </w:rPr>
              <w:fldChar w:fldCharType="begin"/>
            </w:r>
            <w:r w:rsidRPr="005D5EDE">
              <w:rPr>
                <w:rStyle w:val="aff2"/>
                <w:noProof/>
              </w:rPr>
              <w:instrText xml:space="preserve"> </w:instrText>
            </w:r>
            <w:r>
              <w:rPr>
                <w:noProof/>
              </w:rPr>
              <w:instrText>HYPERLINK \l "_Toc171075978"</w:instrText>
            </w:r>
            <w:r w:rsidRPr="005D5EDE">
              <w:rPr>
                <w:rStyle w:val="aff2"/>
                <w:noProof/>
              </w:rPr>
              <w:instrText xml:space="preserve"> </w:instrText>
            </w:r>
            <w:r w:rsidRPr="005D5EDE">
              <w:rPr>
                <w:rStyle w:val="aff2"/>
                <w:noProof/>
              </w:rPr>
              <w:fldChar w:fldCharType="separate"/>
            </w:r>
            <w:r w:rsidRPr="005D5EDE">
              <w:rPr>
                <w:rStyle w:val="aff2"/>
                <w:rFonts w:ascii="Arial Narrow" w:eastAsia="仿宋_GB2312" w:hAnsi="Arial Narrow" w:cs="楷体"/>
                <w:noProof/>
              </w:rPr>
              <w:t>1.4.</w:t>
            </w:r>
            <w:r w:rsidRPr="005D5EDE">
              <w:rPr>
                <w:rStyle w:val="aff2"/>
                <w:rFonts w:ascii="Arial Narrow" w:eastAsia="仿宋_GB2312" w:hAnsi="Arial Narrow" w:cs="楷体"/>
                <w:noProof/>
              </w:rPr>
              <w:t>经济分析总结</w:t>
            </w:r>
            <w:r w:rsidRPr="005D5EDE">
              <w:rPr>
                <w:rStyle w:val="aff2"/>
                <w:rFonts w:ascii="Arial Narrow" w:eastAsia="仿宋_GB2312" w:hAnsi="Arial Narrow" w:cs="楷体"/>
                <w:noProof/>
              </w:rPr>
              <w:t xml:space="preserve"> —— </w:t>
            </w:r>
            <w:r w:rsidRPr="005D5EDE">
              <w:rPr>
                <w:rStyle w:val="aff2"/>
                <w:rFonts w:ascii="Arial Narrow" w:eastAsia="仿宋_GB2312" w:hAnsi="Arial Narrow" w:cs="楷体"/>
                <w:noProof/>
              </w:rPr>
              <w:t>对受测关联交易的分析</w:t>
            </w:r>
            <w:r>
              <w:rPr>
                <w:noProof/>
                <w:webHidden/>
              </w:rPr>
              <w:tab/>
            </w:r>
            <w:r>
              <w:rPr>
                <w:noProof/>
                <w:webHidden/>
              </w:rPr>
              <w:fldChar w:fldCharType="begin"/>
            </w:r>
            <w:r>
              <w:rPr>
                <w:noProof/>
                <w:webHidden/>
              </w:rPr>
              <w:instrText xml:space="preserve"> PAGEREF _Toc171075978 \h </w:instrText>
            </w:r>
          </w:ins>
          <w:r>
            <w:rPr>
              <w:noProof/>
              <w:webHidden/>
            </w:rPr>
          </w:r>
          <w:r>
            <w:rPr>
              <w:noProof/>
              <w:webHidden/>
            </w:rPr>
            <w:fldChar w:fldCharType="separate"/>
          </w:r>
          <w:ins w:id="44" w:author="admin" w:date="2024-07-08T16:21:00Z">
            <w:r w:rsidR="0031618F">
              <w:rPr>
                <w:noProof/>
                <w:webHidden/>
              </w:rPr>
              <w:t>6</w:t>
            </w:r>
          </w:ins>
          <w:ins w:id="45" w:author="作者" w:date="2024-07-05T12:45:00Z">
            <w:r>
              <w:rPr>
                <w:noProof/>
                <w:webHidden/>
              </w:rPr>
              <w:fldChar w:fldCharType="end"/>
            </w:r>
            <w:r w:rsidRPr="005D5EDE">
              <w:rPr>
                <w:rStyle w:val="aff2"/>
                <w:noProof/>
              </w:rPr>
              <w:fldChar w:fldCharType="end"/>
            </w:r>
          </w:ins>
        </w:p>
        <w:p w14:paraId="6BA27347" w14:textId="78807AEA" w:rsidR="0010710C" w:rsidRDefault="0010710C" w:rsidP="0010710C">
          <w:pPr>
            <w:pStyle w:val="TOC2"/>
            <w:tabs>
              <w:tab w:val="right" w:leader="dot" w:pos="8296"/>
            </w:tabs>
            <w:spacing w:before="0"/>
            <w:rPr>
              <w:ins w:id="46" w:author="作者" w:date="2024-07-05T12:45:00Z"/>
              <w:rFonts w:eastAsiaTheme="minorEastAsia" w:cstheme="minorBidi"/>
              <w:i w:val="0"/>
              <w:iCs w:val="0"/>
              <w:noProof/>
              <w:kern w:val="2"/>
              <w:sz w:val="21"/>
              <w:szCs w:val="22"/>
            </w:rPr>
          </w:pPr>
          <w:ins w:id="47" w:author="作者" w:date="2024-07-05T12:45:00Z">
            <w:r w:rsidRPr="005D5EDE">
              <w:rPr>
                <w:rStyle w:val="aff2"/>
                <w:noProof/>
              </w:rPr>
              <w:fldChar w:fldCharType="begin"/>
            </w:r>
            <w:r w:rsidRPr="005D5EDE">
              <w:rPr>
                <w:rStyle w:val="aff2"/>
                <w:noProof/>
              </w:rPr>
              <w:instrText xml:space="preserve"> </w:instrText>
            </w:r>
            <w:r>
              <w:rPr>
                <w:noProof/>
              </w:rPr>
              <w:instrText>HYPERLINK \l "_Toc171075979"</w:instrText>
            </w:r>
            <w:r w:rsidRPr="005D5EDE">
              <w:rPr>
                <w:rStyle w:val="aff2"/>
                <w:noProof/>
              </w:rPr>
              <w:instrText xml:space="preserve"> </w:instrText>
            </w:r>
            <w:r w:rsidRPr="005D5EDE">
              <w:rPr>
                <w:rStyle w:val="aff2"/>
                <w:noProof/>
              </w:rPr>
              <w:fldChar w:fldCharType="separate"/>
            </w:r>
            <w:r w:rsidRPr="005D5EDE">
              <w:rPr>
                <w:rStyle w:val="aff2"/>
                <w:rFonts w:ascii="Arial Narrow" w:eastAsia="仿宋_GB2312" w:hAnsi="Arial Narrow" w:cs="楷体"/>
                <w:noProof/>
              </w:rPr>
              <w:t>1.5.</w:t>
            </w:r>
            <w:r w:rsidRPr="005D5EDE">
              <w:rPr>
                <w:rStyle w:val="aff2"/>
                <w:rFonts w:ascii="Arial Narrow" w:eastAsia="仿宋_GB2312" w:hAnsi="Arial Narrow" w:cs="楷体"/>
                <w:noProof/>
              </w:rPr>
              <w:t>局限性</w:t>
            </w:r>
            <w:r>
              <w:rPr>
                <w:noProof/>
                <w:webHidden/>
              </w:rPr>
              <w:tab/>
            </w:r>
            <w:r>
              <w:rPr>
                <w:noProof/>
                <w:webHidden/>
              </w:rPr>
              <w:fldChar w:fldCharType="begin"/>
            </w:r>
            <w:r>
              <w:rPr>
                <w:noProof/>
                <w:webHidden/>
              </w:rPr>
              <w:instrText xml:space="preserve"> PAGEREF _Toc171075979 \h </w:instrText>
            </w:r>
          </w:ins>
          <w:r>
            <w:rPr>
              <w:noProof/>
              <w:webHidden/>
            </w:rPr>
          </w:r>
          <w:r>
            <w:rPr>
              <w:noProof/>
              <w:webHidden/>
            </w:rPr>
            <w:fldChar w:fldCharType="separate"/>
          </w:r>
          <w:ins w:id="48" w:author="admin" w:date="2024-07-08T16:21:00Z">
            <w:r w:rsidR="0031618F">
              <w:rPr>
                <w:noProof/>
                <w:webHidden/>
              </w:rPr>
              <w:t>7</w:t>
            </w:r>
          </w:ins>
          <w:ins w:id="49" w:author="作者" w:date="2024-07-05T12:45:00Z">
            <w:r>
              <w:rPr>
                <w:noProof/>
                <w:webHidden/>
              </w:rPr>
              <w:fldChar w:fldCharType="end"/>
            </w:r>
            <w:r w:rsidRPr="005D5EDE">
              <w:rPr>
                <w:rStyle w:val="aff2"/>
                <w:noProof/>
              </w:rPr>
              <w:fldChar w:fldCharType="end"/>
            </w:r>
          </w:ins>
        </w:p>
        <w:p w14:paraId="522D490D" w14:textId="1881DD22" w:rsidR="0010710C" w:rsidRDefault="0010710C" w:rsidP="0010710C">
          <w:pPr>
            <w:pStyle w:val="TOC1"/>
            <w:tabs>
              <w:tab w:val="right" w:leader="dot" w:pos="8296"/>
            </w:tabs>
            <w:spacing w:before="0" w:after="0"/>
            <w:rPr>
              <w:ins w:id="50" w:author="作者" w:date="2024-07-05T12:45:00Z"/>
              <w:rFonts w:eastAsiaTheme="minorEastAsia" w:cstheme="minorBidi"/>
              <w:b w:val="0"/>
              <w:bCs w:val="0"/>
              <w:noProof/>
              <w:kern w:val="2"/>
              <w:sz w:val="21"/>
              <w:szCs w:val="22"/>
            </w:rPr>
          </w:pPr>
          <w:ins w:id="51" w:author="作者" w:date="2024-07-05T12:45:00Z">
            <w:r w:rsidRPr="005D5EDE">
              <w:rPr>
                <w:rStyle w:val="aff2"/>
                <w:noProof/>
              </w:rPr>
              <w:fldChar w:fldCharType="begin"/>
            </w:r>
            <w:r w:rsidRPr="005D5EDE">
              <w:rPr>
                <w:rStyle w:val="aff2"/>
                <w:noProof/>
              </w:rPr>
              <w:instrText xml:space="preserve"> </w:instrText>
            </w:r>
            <w:r>
              <w:rPr>
                <w:noProof/>
              </w:rPr>
              <w:instrText>HYPERLINK \l "_Toc171075980"</w:instrText>
            </w:r>
            <w:r w:rsidRPr="005D5EDE">
              <w:rPr>
                <w:rStyle w:val="aff2"/>
                <w:noProof/>
              </w:rPr>
              <w:instrText xml:space="preserve"> </w:instrText>
            </w:r>
            <w:r w:rsidRPr="005D5EDE">
              <w:rPr>
                <w:rStyle w:val="aff2"/>
                <w:noProof/>
              </w:rPr>
              <w:fldChar w:fldCharType="separate"/>
            </w:r>
            <w:r w:rsidRPr="005D5EDE">
              <w:rPr>
                <w:rStyle w:val="aff2"/>
                <w:rFonts w:ascii="Arial Narrow" w:eastAsia="仿宋_GB2312" w:hAnsi="Arial Narrow" w:cs="Arial Unicode MS"/>
                <w:noProof/>
              </w:rPr>
              <w:t>2.</w:t>
            </w:r>
            <w:r w:rsidRPr="005D5EDE">
              <w:rPr>
                <w:rStyle w:val="aff2"/>
                <w:rFonts w:ascii="Arial Narrow" w:eastAsia="仿宋_GB2312" w:hAnsi="Arial Narrow" w:cs="Arial Unicode MS"/>
                <w:noProof/>
              </w:rPr>
              <w:t>企业概况</w:t>
            </w:r>
            <w:r>
              <w:rPr>
                <w:noProof/>
                <w:webHidden/>
              </w:rPr>
              <w:tab/>
            </w:r>
            <w:r>
              <w:rPr>
                <w:noProof/>
                <w:webHidden/>
              </w:rPr>
              <w:fldChar w:fldCharType="begin"/>
            </w:r>
            <w:r>
              <w:rPr>
                <w:noProof/>
                <w:webHidden/>
              </w:rPr>
              <w:instrText xml:space="preserve"> PAGEREF _Toc171075980 \h </w:instrText>
            </w:r>
          </w:ins>
          <w:r>
            <w:rPr>
              <w:noProof/>
              <w:webHidden/>
            </w:rPr>
          </w:r>
          <w:r>
            <w:rPr>
              <w:noProof/>
              <w:webHidden/>
            </w:rPr>
            <w:fldChar w:fldCharType="separate"/>
          </w:r>
          <w:ins w:id="52" w:author="admin" w:date="2024-07-08T16:21:00Z">
            <w:r w:rsidR="0031618F">
              <w:rPr>
                <w:noProof/>
                <w:webHidden/>
              </w:rPr>
              <w:t>8</w:t>
            </w:r>
          </w:ins>
          <w:ins w:id="53" w:author="作者" w:date="2024-07-05T12:45:00Z">
            <w:r>
              <w:rPr>
                <w:noProof/>
                <w:webHidden/>
              </w:rPr>
              <w:fldChar w:fldCharType="end"/>
            </w:r>
            <w:r w:rsidRPr="005D5EDE">
              <w:rPr>
                <w:rStyle w:val="aff2"/>
                <w:noProof/>
              </w:rPr>
              <w:fldChar w:fldCharType="end"/>
            </w:r>
          </w:ins>
        </w:p>
        <w:p w14:paraId="2E58650B" w14:textId="15945E50" w:rsidR="0010710C" w:rsidRDefault="0010710C" w:rsidP="0010710C">
          <w:pPr>
            <w:pStyle w:val="TOC2"/>
            <w:tabs>
              <w:tab w:val="right" w:leader="dot" w:pos="8296"/>
            </w:tabs>
            <w:spacing w:before="0"/>
            <w:rPr>
              <w:ins w:id="54" w:author="作者" w:date="2024-07-05T12:45:00Z"/>
              <w:rFonts w:eastAsiaTheme="minorEastAsia" w:cstheme="minorBidi"/>
              <w:i w:val="0"/>
              <w:iCs w:val="0"/>
              <w:noProof/>
              <w:kern w:val="2"/>
              <w:sz w:val="21"/>
              <w:szCs w:val="22"/>
            </w:rPr>
          </w:pPr>
          <w:ins w:id="55" w:author="作者" w:date="2024-07-05T12:45:00Z">
            <w:r w:rsidRPr="005D5EDE">
              <w:rPr>
                <w:rStyle w:val="aff2"/>
                <w:noProof/>
              </w:rPr>
              <w:fldChar w:fldCharType="begin"/>
            </w:r>
            <w:r w:rsidRPr="005D5EDE">
              <w:rPr>
                <w:rStyle w:val="aff2"/>
                <w:noProof/>
              </w:rPr>
              <w:instrText xml:space="preserve"> </w:instrText>
            </w:r>
            <w:r>
              <w:rPr>
                <w:noProof/>
              </w:rPr>
              <w:instrText>HYPERLINK \l "_Toc171075981"</w:instrText>
            </w:r>
            <w:r w:rsidRPr="005D5EDE">
              <w:rPr>
                <w:rStyle w:val="aff2"/>
                <w:noProof/>
              </w:rPr>
              <w:instrText xml:space="preserve"> </w:instrText>
            </w:r>
            <w:r w:rsidRPr="005D5EDE">
              <w:rPr>
                <w:rStyle w:val="aff2"/>
                <w:noProof/>
              </w:rPr>
              <w:fldChar w:fldCharType="separate"/>
            </w:r>
            <w:r w:rsidRPr="005D5EDE">
              <w:rPr>
                <w:rStyle w:val="aff2"/>
                <w:rFonts w:ascii="Arial Narrow" w:eastAsia="仿宋_GB2312" w:hAnsi="Arial Narrow" w:cs="楷体"/>
                <w:noProof/>
              </w:rPr>
              <w:t>2.1.</w:t>
            </w:r>
            <w:r w:rsidRPr="005D5EDE">
              <w:rPr>
                <w:rStyle w:val="aff2"/>
                <w:rFonts w:ascii="Arial Narrow" w:eastAsia="仿宋_GB2312" w:hAnsi="Arial Narrow" w:cs="楷体"/>
                <w:noProof/>
              </w:rPr>
              <w:t>集团概况</w:t>
            </w:r>
            <w:r>
              <w:rPr>
                <w:noProof/>
                <w:webHidden/>
              </w:rPr>
              <w:tab/>
            </w:r>
            <w:r>
              <w:rPr>
                <w:noProof/>
                <w:webHidden/>
              </w:rPr>
              <w:fldChar w:fldCharType="begin"/>
            </w:r>
            <w:r>
              <w:rPr>
                <w:noProof/>
                <w:webHidden/>
              </w:rPr>
              <w:instrText xml:space="preserve"> PAGEREF _Toc171075981 \h </w:instrText>
            </w:r>
          </w:ins>
          <w:r>
            <w:rPr>
              <w:noProof/>
              <w:webHidden/>
            </w:rPr>
          </w:r>
          <w:r>
            <w:rPr>
              <w:noProof/>
              <w:webHidden/>
            </w:rPr>
            <w:fldChar w:fldCharType="separate"/>
          </w:r>
          <w:ins w:id="56" w:author="admin" w:date="2024-07-08T16:21:00Z">
            <w:r w:rsidR="0031618F">
              <w:rPr>
                <w:noProof/>
                <w:webHidden/>
              </w:rPr>
              <w:t>8</w:t>
            </w:r>
          </w:ins>
          <w:ins w:id="57" w:author="作者" w:date="2024-07-05T12:45:00Z">
            <w:r>
              <w:rPr>
                <w:noProof/>
                <w:webHidden/>
              </w:rPr>
              <w:fldChar w:fldCharType="end"/>
            </w:r>
            <w:r w:rsidRPr="005D5EDE">
              <w:rPr>
                <w:rStyle w:val="aff2"/>
                <w:noProof/>
              </w:rPr>
              <w:fldChar w:fldCharType="end"/>
            </w:r>
          </w:ins>
        </w:p>
        <w:p w14:paraId="1029315D" w14:textId="3A177E10" w:rsidR="0010710C" w:rsidRDefault="0010710C" w:rsidP="0010710C">
          <w:pPr>
            <w:pStyle w:val="TOC2"/>
            <w:tabs>
              <w:tab w:val="right" w:leader="dot" w:pos="8296"/>
            </w:tabs>
            <w:spacing w:before="0"/>
            <w:rPr>
              <w:ins w:id="58" w:author="作者" w:date="2024-07-05T12:45:00Z"/>
              <w:rFonts w:eastAsiaTheme="minorEastAsia" w:cstheme="minorBidi"/>
              <w:i w:val="0"/>
              <w:iCs w:val="0"/>
              <w:noProof/>
              <w:kern w:val="2"/>
              <w:sz w:val="21"/>
              <w:szCs w:val="22"/>
            </w:rPr>
          </w:pPr>
          <w:ins w:id="59" w:author="作者" w:date="2024-07-05T12:45:00Z">
            <w:r w:rsidRPr="005D5EDE">
              <w:rPr>
                <w:rStyle w:val="aff2"/>
                <w:noProof/>
              </w:rPr>
              <w:fldChar w:fldCharType="begin"/>
            </w:r>
            <w:r w:rsidRPr="005D5EDE">
              <w:rPr>
                <w:rStyle w:val="aff2"/>
                <w:noProof/>
              </w:rPr>
              <w:instrText xml:space="preserve"> </w:instrText>
            </w:r>
            <w:r>
              <w:rPr>
                <w:noProof/>
              </w:rPr>
              <w:instrText>HYPERLINK \l "_Toc171075982"</w:instrText>
            </w:r>
            <w:r w:rsidRPr="005D5EDE">
              <w:rPr>
                <w:rStyle w:val="aff2"/>
                <w:noProof/>
              </w:rPr>
              <w:instrText xml:space="preserve"> </w:instrText>
            </w:r>
            <w:r w:rsidRPr="005D5EDE">
              <w:rPr>
                <w:rStyle w:val="aff2"/>
                <w:noProof/>
              </w:rPr>
              <w:fldChar w:fldCharType="separate"/>
            </w:r>
            <w:r w:rsidRPr="005D5EDE">
              <w:rPr>
                <w:rStyle w:val="aff2"/>
                <w:rFonts w:ascii="Arial Narrow" w:eastAsia="仿宋_GB2312" w:hAnsi="Arial Narrow" w:cs="楷体"/>
                <w:noProof/>
              </w:rPr>
              <w:t>2.2.</w:t>
            </w:r>
            <w:r w:rsidRPr="005D5EDE">
              <w:rPr>
                <w:rStyle w:val="aff2"/>
                <w:rFonts w:ascii="Arial Narrow" w:eastAsia="仿宋_GB2312" w:hAnsi="Arial Narrow" w:cs="楷体"/>
                <w:noProof/>
              </w:rPr>
              <w:t>公司概况</w:t>
            </w:r>
            <w:r>
              <w:rPr>
                <w:noProof/>
                <w:webHidden/>
              </w:rPr>
              <w:tab/>
            </w:r>
            <w:r>
              <w:rPr>
                <w:noProof/>
                <w:webHidden/>
              </w:rPr>
              <w:fldChar w:fldCharType="begin"/>
            </w:r>
            <w:r>
              <w:rPr>
                <w:noProof/>
                <w:webHidden/>
              </w:rPr>
              <w:instrText xml:space="preserve"> PAGEREF _Toc171075982 \h </w:instrText>
            </w:r>
          </w:ins>
          <w:r>
            <w:rPr>
              <w:noProof/>
              <w:webHidden/>
            </w:rPr>
          </w:r>
          <w:r>
            <w:rPr>
              <w:noProof/>
              <w:webHidden/>
            </w:rPr>
            <w:fldChar w:fldCharType="separate"/>
          </w:r>
          <w:ins w:id="60" w:author="admin" w:date="2024-07-08T16:21:00Z">
            <w:r w:rsidR="0031618F">
              <w:rPr>
                <w:noProof/>
                <w:webHidden/>
              </w:rPr>
              <w:t>8</w:t>
            </w:r>
          </w:ins>
          <w:ins w:id="61" w:author="作者" w:date="2024-07-05T12:45:00Z">
            <w:r>
              <w:rPr>
                <w:noProof/>
                <w:webHidden/>
              </w:rPr>
              <w:fldChar w:fldCharType="end"/>
            </w:r>
            <w:r w:rsidRPr="005D5EDE">
              <w:rPr>
                <w:rStyle w:val="aff2"/>
                <w:noProof/>
              </w:rPr>
              <w:fldChar w:fldCharType="end"/>
            </w:r>
          </w:ins>
        </w:p>
        <w:p w14:paraId="17577283" w14:textId="2AAC9BE4" w:rsidR="0010710C" w:rsidRDefault="0010710C" w:rsidP="0010710C">
          <w:pPr>
            <w:pStyle w:val="TOC2"/>
            <w:tabs>
              <w:tab w:val="right" w:leader="dot" w:pos="8296"/>
            </w:tabs>
            <w:spacing w:before="0"/>
            <w:rPr>
              <w:ins w:id="62" w:author="作者" w:date="2024-07-05T12:45:00Z"/>
              <w:rFonts w:eastAsiaTheme="minorEastAsia" w:cstheme="minorBidi"/>
              <w:i w:val="0"/>
              <w:iCs w:val="0"/>
              <w:noProof/>
              <w:kern w:val="2"/>
              <w:sz w:val="21"/>
              <w:szCs w:val="22"/>
            </w:rPr>
          </w:pPr>
          <w:ins w:id="63" w:author="作者" w:date="2024-07-05T12:45:00Z">
            <w:r w:rsidRPr="005D5EDE">
              <w:rPr>
                <w:rStyle w:val="aff2"/>
                <w:noProof/>
              </w:rPr>
              <w:fldChar w:fldCharType="begin"/>
            </w:r>
            <w:r w:rsidRPr="005D5EDE">
              <w:rPr>
                <w:rStyle w:val="aff2"/>
                <w:noProof/>
              </w:rPr>
              <w:instrText xml:space="preserve"> </w:instrText>
            </w:r>
            <w:r>
              <w:rPr>
                <w:noProof/>
              </w:rPr>
              <w:instrText>HYPERLINK \l "_Toc171075983"</w:instrText>
            </w:r>
            <w:r w:rsidRPr="005D5EDE">
              <w:rPr>
                <w:rStyle w:val="aff2"/>
                <w:noProof/>
              </w:rPr>
              <w:instrText xml:space="preserve"> </w:instrText>
            </w:r>
            <w:r w:rsidRPr="005D5EDE">
              <w:rPr>
                <w:rStyle w:val="aff2"/>
                <w:noProof/>
              </w:rPr>
              <w:fldChar w:fldCharType="separate"/>
            </w:r>
            <w:r w:rsidRPr="005D5EDE">
              <w:rPr>
                <w:rStyle w:val="aff2"/>
                <w:rFonts w:ascii="Arial Narrow" w:eastAsia="仿宋_GB2312" w:hAnsi="Arial Narrow" w:cs="楷体"/>
                <w:noProof/>
              </w:rPr>
              <w:t>2.3.</w:t>
            </w:r>
            <w:r w:rsidRPr="005D5EDE">
              <w:rPr>
                <w:rStyle w:val="aff2"/>
                <w:rFonts w:ascii="Arial Narrow" w:eastAsia="仿宋_GB2312" w:hAnsi="Arial Narrow" w:cs="楷体"/>
                <w:noProof/>
              </w:rPr>
              <w:t>主营业务及财务状况</w:t>
            </w:r>
            <w:r>
              <w:rPr>
                <w:noProof/>
                <w:webHidden/>
              </w:rPr>
              <w:tab/>
            </w:r>
            <w:r>
              <w:rPr>
                <w:noProof/>
                <w:webHidden/>
              </w:rPr>
              <w:fldChar w:fldCharType="begin"/>
            </w:r>
            <w:r>
              <w:rPr>
                <w:noProof/>
                <w:webHidden/>
              </w:rPr>
              <w:instrText xml:space="preserve"> PAGEREF _Toc171075983 \h </w:instrText>
            </w:r>
          </w:ins>
          <w:r>
            <w:rPr>
              <w:noProof/>
              <w:webHidden/>
            </w:rPr>
          </w:r>
          <w:r>
            <w:rPr>
              <w:noProof/>
              <w:webHidden/>
            </w:rPr>
            <w:fldChar w:fldCharType="separate"/>
          </w:r>
          <w:ins w:id="64" w:author="admin" w:date="2024-07-08T16:21:00Z">
            <w:r w:rsidR="0031618F">
              <w:rPr>
                <w:noProof/>
                <w:webHidden/>
              </w:rPr>
              <w:t>10</w:t>
            </w:r>
          </w:ins>
          <w:ins w:id="65" w:author="作者" w:date="2024-07-05T12:45:00Z">
            <w:r>
              <w:rPr>
                <w:noProof/>
                <w:webHidden/>
              </w:rPr>
              <w:fldChar w:fldCharType="end"/>
            </w:r>
            <w:r w:rsidRPr="005D5EDE">
              <w:rPr>
                <w:rStyle w:val="aff2"/>
                <w:noProof/>
              </w:rPr>
              <w:fldChar w:fldCharType="end"/>
            </w:r>
          </w:ins>
        </w:p>
        <w:p w14:paraId="10D0C823" w14:textId="09B964F4" w:rsidR="0010710C" w:rsidRDefault="0010710C" w:rsidP="0010710C">
          <w:pPr>
            <w:pStyle w:val="TOC2"/>
            <w:tabs>
              <w:tab w:val="right" w:leader="dot" w:pos="8296"/>
            </w:tabs>
            <w:spacing w:before="0"/>
            <w:rPr>
              <w:ins w:id="66" w:author="作者" w:date="2024-07-05T12:45:00Z"/>
              <w:rFonts w:eastAsiaTheme="minorEastAsia" w:cstheme="minorBidi"/>
              <w:i w:val="0"/>
              <w:iCs w:val="0"/>
              <w:noProof/>
              <w:kern w:val="2"/>
              <w:sz w:val="21"/>
              <w:szCs w:val="22"/>
            </w:rPr>
          </w:pPr>
          <w:ins w:id="67" w:author="作者" w:date="2024-07-05T12:45:00Z">
            <w:r w:rsidRPr="005D5EDE">
              <w:rPr>
                <w:rStyle w:val="aff2"/>
                <w:noProof/>
              </w:rPr>
              <w:fldChar w:fldCharType="begin"/>
            </w:r>
            <w:r w:rsidRPr="005D5EDE">
              <w:rPr>
                <w:rStyle w:val="aff2"/>
                <w:noProof/>
              </w:rPr>
              <w:instrText xml:space="preserve"> </w:instrText>
            </w:r>
            <w:r>
              <w:rPr>
                <w:noProof/>
              </w:rPr>
              <w:instrText>HYPERLINK \l "_Toc171075984"</w:instrText>
            </w:r>
            <w:r w:rsidRPr="005D5EDE">
              <w:rPr>
                <w:rStyle w:val="aff2"/>
                <w:noProof/>
              </w:rPr>
              <w:instrText xml:space="preserve"> </w:instrText>
            </w:r>
            <w:r w:rsidRPr="005D5EDE">
              <w:rPr>
                <w:rStyle w:val="aff2"/>
                <w:noProof/>
              </w:rPr>
              <w:fldChar w:fldCharType="separate"/>
            </w:r>
            <w:r w:rsidRPr="005D5EDE">
              <w:rPr>
                <w:rStyle w:val="aff2"/>
                <w:rFonts w:ascii="Arial Narrow" w:eastAsia="仿宋_GB2312" w:hAnsi="Arial Narrow" w:cs="楷体"/>
                <w:noProof/>
              </w:rPr>
              <w:t>2.4.</w:t>
            </w:r>
            <w:r w:rsidRPr="005D5EDE">
              <w:rPr>
                <w:rStyle w:val="aff2"/>
                <w:rFonts w:ascii="Arial Narrow" w:eastAsia="仿宋_GB2312" w:hAnsi="Arial Narrow" w:cs="楷体"/>
                <w:noProof/>
              </w:rPr>
              <w:t>对外投资</w:t>
            </w:r>
            <w:r>
              <w:rPr>
                <w:noProof/>
                <w:webHidden/>
              </w:rPr>
              <w:tab/>
            </w:r>
            <w:r>
              <w:rPr>
                <w:noProof/>
                <w:webHidden/>
              </w:rPr>
              <w:fldChar w:fldCharType="begin"/>
            </w:r>
            <w:r>
              <w:rPr>
                <w:noProof/>
                <w:webHidden/>
              </w:rPr>
              <w:instrText xml:space="preserve"> PAGEREF _Toc171075984 \h </w:instrText>
            </w:r>
          </w:ins>
          <w:r>
            <w:rPr>
              <w:noProof/>
              <w:webHidden/>
            </w:rPr>
          </w:r>
          <w:r>
            <w:rPr>
              <w:noProof/>
              <w:webHidden/>
            </w:rPr>
            <w:fldChar w:fldCharType="separate"/>
          </w:r>
          <w:ins w:id="68" w:author="admin" w:date="2024-07-08T16:21:00Z">
            <w:r w:rsidR="0031618F">
              <w:rPr>
                <w:noProof/>
                <w:webHidden/>
              </w:rPr>
              <w:t>11</w:t>
            </w:r>
          </w:ins>
          <w:ins w:id="69" w:author="作者" w:date="2024-07-05T12:45:00Z">
            <w:r>
              <w:rPr>
                <w:noProof/>
                <w:webHidden/>
              </w:rPr>
              <w:fldChar w:fldCharType="end"/>
            </w:r>
            <w:r w:rsidRPr="005D5EDE">
              <w:rPr>
                <w:rStyle w:val="aff2"/>
                <w:noProof/>
              </w:rPr>
              <w:fldChar w:fldCharType="end"/>
            </w:r>
          </w:ins>
        </w:p>
        <w:p w14:paraId="349A9133" w14:textId="69F102E1" w:rsidR="0010710C" w:rsidRDefault="0010710C" w:rsidP="0010710C">
          <w:pPr>
            <w:pStyle w:val="TOC2"/>
            <w:tabs>
              <w:tab w:val="right" w:leader="dot" w:pos="8296"/>
            </w:tabs>
            <w:spacing w:before="0"/>
            <w:rPr>
              <w:ins w:id="70" w:author="作者" w:date="2024-07-05T12:45:00Z"/>
              <w:rFonts w:eastAsiaTheme="minorEastAsia" w:cstheme="minorBidi"/>
              <w:i w:val="0"/>
              <w:iCs w:val="0"/>
              <w:noProof/>
              <w:kern w:val="2"/>
              <w:sz w:val="21"/>
              <w:szCs w:val="22"/>
            </w:rPr>
          </w:pPr>
          <w:ins w:id="71" w:author="作者" w:date="2024-07-05T12:45:00Z">
            <w:r w:rsidRPr="005D5EDE">
              <w:rPr>
                <w:rStyle w:val="aff2"/>
                <w:noProof/>
              </w:rPr>
              <w:fldChar w:fldCharType="begin"/>
            </w:r>
            <w:r w:rsidRPr="005D5EDE">
              <w:rPr>
                <w:rStyle w:val="aff2"/>
                <w:noProof/>
              </w:rPr>
              <w:instrText xml:space="preserve"> </w:instrText>
            </w:r>
            <w:r>
              <w:rPr>
                <w:noProof/>
              </w:rPr>
              <w:instrText>HYPERLINK \l "_Toc171075985"</w:instrText>
            </w:r>
            <w:r w:rsidRPr="005D5EDE">
              <w:rPr>
                <w:rStyle w:val="aff2"/>
                <w:noProof/>
              </w:rPr>
              <w:instrText xml:space="preserve"> </w:instrText>
            </w:r>
            <w:r w:rsidRPr="005D5EDE">
              <w:rPr>
                <w:rStyle w:val="aff2"/>
                <w:noProof/>
              </w:rPr>
              <w:fldChar w:fldCharType="separate"/>
            </w:r>
            <w:r w:rsidRPr="005D5EDE">
              <w:rPr>
                <w:rStyle w:val="aff2"/>
                <w:rFonts w:ascii="Arial Narrow" w:eastAsia="仿宋_GB2312" w:hAnsi="Arial Narrow" w:cs="楷体"/>
                <w:noProof/>
              </w:rPr>
              <w:t>2.5.</w:t>
            </w:r>
            <w:r w:rsidRPr="005D5EDE">
              <w:rPr>
                <w:rStyle w:val="aff2"/>
                <w:rFonts w:ascii="Arial Narrow" w:eastAsia="仿宋_GB2312" w:hAnsi="Arial Narrow" w:cs="楷体"/>
                <w:noProof/>
              </w:rPr>
              <w:t>本年度重大变化事项</w:t>
            </w:r>
            <w:r>
              <w:rPr>
                <w:noProof/>
                <w:webHidden/>
              </w:rPr>
              <w:tab/>
            </w:r>
            <w:r>
              <w:rPr>
                <w:noProof/>
                <w:webHidden/>
              </w:rPr>
              <w:fldChar w:fldCharType="begin"/>
            </w:r>
            <w:r>
              <w:rPr>
                <w:noProof/>
                <w:webHidden/>
              </w:rPr>
              <w:instrText xml:space="preserve"> PAGEREF _Toc171075985 \h </w:instrText>
            </w:r>
          </w:ins>
          <w:r>
            <w:rPr>
              <w:noProof/>
              <w:webHidden/>
            </w:rPr>
          </w:r>
          <w:r>
            <w:rPr>
              <w:noProof/>
              <w:webHidden/>
            </w:rPr>
            <w:fldChar w:fldCharType="separate"/>
          </w:r>
          <w:ins w:id="72" w:author="admin" w:date="2024-07-08T16:21:00Z">
            <w:r w:rsidR="0031618F">
              <w:rPr>
                <w:noProof/>
                <w:webHidden/>
              </w:rPr>
              <w:t>11</w:t>
            </w:r>
          </w:ins>
          <w:ins w:id="73" w:author="作者" w:date="2024-07-05T12:45:00Z">
            <w:r>
              <w:rPr>
                <w:noProof/>
                <w:webHidden/>
              </w:rPr>
              <w:fldChar w:fldCharType="end"/>
            </w:r>
            <w:r w:rsidRPr="005D5EDE">
              <w:rPr>
                <w:rStyle w:val="aff2"/>
                <w:noProof/>
              </w:rPr>
              <w:fldChar w:fldCharType="end"/>
            </w:r>
          </w:ins>
        </w:p>
        <w:p w14:paraId="28C12AFE" w14:textId="00C96D1D" w:rsidR="0010710C" w:rsidRDefault="0010710C" w:rsidP="0010710C">
          <w:pPr>
            <w:pStyle w:val="TOC1"/>
            <w:tabs>
              <w:tab w:val="right" w:leader="dot" w:pos="8296"/>
            </w:tabs>
            <w:spacing w:before="0" w:after="0"/>
            <w:rPr>
              <w:ins w:id="74" w:author="作者" w:date="2024-07-05T12:45:00Z"/>
              <w:rFonts w:eastAsiaTheme="minorEastAsia" w:cstheme="minorBidi"/>
              <w:b w:val="0"/>
              <w:bCs w:val="0"/>
              <w:noProof/>
              <w:kern w:val="2"/>
              <w:sz w:val="21"/>
              <w:szCs w:val="22"/>
            </w:rPr>
          </w:pPr>
          <w:ins w:id="75" w:author="作者" w:date="2024-07-05T12:45:00Z">
            <w:r w:rsidRPr="005D5EDE">
              <w:rPr>
                <w:rStyle w:val="aff2"/>
                <w:noProof/>
              </w:rPr>
              <w:fldChar w:fldCharType="begin"/>
            </w:r>
            <w:r w:rsidRPr="005D5EDE">
              <w:rPr>
                <w:rStyle w:val="aff2"/>
                <w:noProof/>
              </w:rPr>
              <w:instrText xml:space="preserve"> </w:instrText>
            </w:r>
            <w:r>
              <w:rPr>
                <w:noProof/>
              </w:rPr>
              <w:instrText>HYPERLINK \l "_Toc171075986"</w:instrText>
            </w:r>
            <w:r w:rsidRPr="005D5EDE">
              <w:rPr>
                <w:rStyle w:val="aff2"/>
                <w:noProof/>
              </w:rPr>
              <w:instrText xml:space="preserve"> </w:instrText>
            </w:r>
            <w:r w:rsidRPr="005D5EDE">
              <w:rPr>
                <w:rStyle w:val="aff2"/>
                <w:noProof/>
              </w:rPr>
              <w:fldChar w:fldCharType="separate"/>
            </w:r>
            <w:r w:rsidRPr="005D5EDE">
              <w:rPr>
                <w:rStyle w:val="aff2"/>
                <w:rFonts w:ascii="Arial Narrow" w:eastAsia="仿宋_GB2312" w:hAnsi="Arial Narrow" w:cs="Arial Unicode MS"/>
                <w:noProof/>
              </w:rPr>
              <w:t>3.</w:t>
            </w:r>
            <w:r w:rsidRPr="005D5EDE">
              <w:rPr>
                <w:rStyle w:val="aff2"/>
                <w:rFonts w:ascii="Arial Narrow" w:eastAsia="仿宋_GB2312" w:hAnsi="Arial Narrow" w:cs="Arial Unicode MS"/>
                <w:noProof/>
              </w:rPr>
              <w:t>行业分析</w:t>
            </w:r>
            <w:r>
              <w:rPr>
                <w:noProof/>
                <w:webHidden/>
              </w:rPr>
              <w:tab/>
            </w:r>
            <w:r>
              <w:rPr>
                <w:noProof/>
                <w:webHidden/>
              </w:rPr>
              <w:fldChar w:fldCharType="begin"/>
            </w:r>
            <w:r>
              <w:rPr>
                <w:noProof/>
                <w:webHidden/>
              </w:rPr>
              <w:instrText xml:space="preserve"> PAGEREF _Toc171075986 \h </w:instrText>
            </w:r>
          </w:ins>
          <w:r>
            <w:rPr>
              <w:noProof/>
              <w:webHidden/>
            </w:rPr>
          </w:r>
          <w:r>
            <w:rPr>
              <w:noProof/>
              <w:webHidden/>
            </w:rPr>
            <w:fldChar w:fldCharType="separate"/>
          </w:r>
          <w:ins w:id="76" w:author="admin" w:date="2024-07-08T16:21:00Z">
            <w:r w:rsidR="0031618F">
              <w:rPr>
                <w:noProof/>
                <w:webHidden/>
              </w:rPr>
              <w:t>12</w:t>
            </w:r>
          </w:ins>
          <w:ins w:id="77" w:author="作者" w:date="2024-07-05T12:45:00Z">
            <w:r>
              <w:rPr>
                <w:noProof/>
                <w:webHidden/>
              </w:rPr>
              <w:fldChar w:fldCharType="end"/>
            </w:r>
            <w:r w:rsidRPr="005D5EDE">
              <w:rPr>
                <w:rStyle w:val="aff2"/>
                <w:noProof/>
              </w:rPr>
              <w:fldChar w:fldCharType="end"/>
            </w:r>
          </w:ins>
        </w:p>
        <w:p w14:paraId="159B2778" w14:textId="1C5050AA" w:rsidR="0010710C" w:rsidRDefault="0010710C" w:rsidP="0010710C">
          <w:pPr>
            <w:pStyle w:val="TOC2"/>
            <w:tabs>
              <w:tab w:val="right" w:leader="dot" w:pos="8296"/>
            </w:tabs>
            <w:spacing w:before="0"/>
            <w:rPr>
              <w:ins w:id="78" w:author="作者" w:date="2024-07-05T12:45:00Z"/>
              <w:rFonts w:eastAsiaTheme="minorEastAsia" w:cstheme="minorBidi"/>
              <w:i w:val="0"/>
              <w:iCs w:val="0"/>
              <w:noProof/>
              <w:kern w:val="2"/>
              <w:sz w:val="21"/>
              <w:szCs w:val="22"/>
            </w:rPr>
          </w:pPr>
          <w:ins w:id="79" w:author="作者" w:date="2024-07-05T12:45:00Z">
            <w:r w:rsidRPr="005D5EDE">
              <w:rPr>
                <w:rStyle w:val="aff2"/>
                <w:noProof/>
              </w:rPr>
              <w:fldChar w:fldCharType="begin"/>
            </w:r>
            <w:r w:rsidRPr="005D5EDE">
              <w:rPr>
                <w:rStyle w:val="aff2"/>
                <w:noProof/>
              </w:rPr>
              <w:instrText xml:space="preserve"> </w:instrText>
            </w:r>
            <w:r>
              <w:rPr>
                <w:noProof/>
              </w:rPr>
              <w:instrText>HYPERLINK \l "_Toc171075987"</w:instrText>
            </w:r>
            <w:r w:rsidRPr="005D5EDE">
              <w:rPr>
                <w:rStyle w:val="aff2"/>
                <w:noProof/>
              </w:rPr>
              <w:instrText xml:space="preserve"> </w:instrText>
            </w:r>
            <w:r w:rsidRPr="005D5EDE">
              <w:rPr>
                <w:rStyle w:val="aff2"/>
                <w:noProof/>
              </w:rPr>
              <w:fldChar w:fldCharType="separate"/>
            </w:r>
            <w:r w:rsidRPr="005D5EDE">
              <w:rPr>
                <w:rStyle w:val="aff2"/>
                <w:rFonts w:ascii="Arial Narrow" w:eastAsia="仿宋_GB2312" w:hAnsi="Arial Narrow" w:cs="楷体"/>
                <w:noProof/>
              </w:rPr>
              <w:t>3.1.</w:t>
            </w:r>
            <w:r w:rsidRPr="005D5EDE">
              <w:rPr>
                <w:rStyle w:val="aff2"/>
                <w:rFonts w:ascii="Arial Narrow" w:eastAsia="仿宋_GB2312" w:hAnsi="Arial Narrow" w:cs="楷体"/>
                <w:noProof/>
              </w:rPr>
              <w:t>行业概述</w:t>
            </w:r>
            <w:r>
              <w:rPr>
                <w:noProof/>
                <w:webHidden/>
              </w:rPr>
              <w:tab/>
            </w:r>
            <w:r>
              <w:rPr>
                <w:noProof/>
                <w:webHidden/>
              </w:rPr>
              <w:fldChar w:fldCharType="begin"/>
            </w:r>
            <w:r>
              <w:rPr>
                <w:noProof/>
                <w:webHidden/>
              </w:rPr>
              <w:instrText xml:space="preserve"> PAGEREF _Toc171075987 \h </w:instrText>
            </w:r>
          </w:ins>
          <w:r>
            <w:rPr>
              <w:noProof/>
              <w:webHidden/>
            </w:rPr>
          </w:r>
          <w:r>
            <w:rPr>
              <w:noProof/>
              <w:webHidden/>
            </w:rPr>
            <w:fldChar w:fldCharType="separate"/>
          </w:r>
          <w:ins w:id="80" w:author="admin" w:date="2024-07-08T16:21:00Z">
            <w:r w:rsidR="0031618F">
              <w:rPr>
                <w:noProof/>
                <w:webHidden/>
              </w:rPr>
              <w:t>12</w:t>
            </w:r>
          </w:ins>
          <w:ins w:id="81" w:author="作者" w:date="2024-07-05T12:45:00Z">
            <w:r>
              <w:rPr>
                <w:noProof/>
                <w:webHidden/>
              </w:rPr>
              <w:fldChar w:fldCharType="end"/>
            </w:r>
            <w:r w:rsidRPr="005D5EDE">
              <w:rPr>
                <w:rStyle w:val="aff2"/>
                <w:noProof/>
              </w:rPr>
              <w:fldChar w:fldCharType="end"/>
            </w:r>
          </w:ins>
        </w:p>
        <w:p w14:paraId="7C45EE39" w14:textId="5C616EB2" w:rsidR="0010710C" w:rsidRDefault="0010710C" w:rsidP="0010710C">
          <w:pPr>
            <w:pStyle w:val="TOC2"/>
            <w:tabs>
              <w:tab w:val="right" w:leader="dot" w:pos="8296"/>
            </w:tabs>
            <w:spacing w:before="0"/>
            <w:rPr>
              <w:ins w:id="82" w:author="作者" w:date="2024-07-05T12:45:00Z"/>
              <w:rFonts w:eastAsiaTheme="minorEastAsia" w:cstheme="minorBidi"/>
              <w:i w:val="0"/>
              <w:iCs w:val="0"/>
              <w:noProof/>
              <w:kern w:val="2"/>
              <w:sz w:val="21"/>
              <w:szCs w:val="22"/>
            </w:rPr>
          </w:pPr>
          <w:ins w:id="83" w:author="作者" w:date="2024-07-05T12:45:00Z">
            <w:r w:rsidRPr="005D5EDE">
              <w:rPr>
                <w:rStyle w:val="aff2"/>
                <w:noProof/>
              </w:rPr>
              <w:fldChar w:fldCharType="begin"/>
            </w:r>
            <w:r w:rsidRPr="005D5EDE">
              <w:rPr>
                <w:rStyle w:val="aff2"/>
                <w:noProof/>
              </w:rPr>
              <w:instrText xml:space="preserve"> </w:instrText>
            </w:r>
            <w:r>
              <w:rPr>
                <w:noProof/>
              </w:rPr>
              <w:instrText>HYPERLINK \l "_Toc171075988"</w:instrText>
            </w:r>
            <w:r w:rsidRPr="005D5EDE">
              <w:rPr>
                <w:rStyle w:val="aff2"/>
                <w:noProof/>
              </w:rPr>
              <w:instrText xml:space="preserve"> </w:instrText>
            </w:r>
            <w:r w:rsidRPr="005D5EDE">
              <w:rPr>
                <w:rStyle w:val="aff2"/>
                <w:noProof/>
              </w:rPr>
              <w:fldChar w:fldCharType="separate"/>
            </w:r>
            <w:r w:rsidRPr="005D5EDE">
              <w:rPr>
                <w:rStyle w:val="aff2"/>
                <w:rFonts w:ascii="Arial Narrow" w:eastAsia="仿宋_GB2312" w:hAnsi="Arial Narrow" w:cs="楷体"/>
                <w:noProof/>
              </w:rPr>
              <w:t>3.2.</w:t>
            </w:r>
            <w:r w:rsidRPr="005D5EDE">
              <w:rPr>
                <w:rStyle w:val="aff2"/>
                <w:rFonts w:ascii="Arial Narrow" w:eastAsia="仿宋_GB2312" w:hAnsi="Arial Narrow" w:cs="楷体"/>
                <w:noProof/>
              </w:rPr>
              <w:t>行业规模</w:t>
            </w:r>
            <w:r>
              <w:rPr>
                <w:noProof/>
                <w:webHidden/>
              </w:rPr>
              <w:tab/>
            </w:r>
            <w:r>
              <w:rPr>
                <w:noProof/>
                <w:webHidden/>
              </w:rPr>
              <w:fldChar w:fldCharType="begin"/>
            </w:r>
            <w:r>
              <w:rPr>
                <w:noProof/>
                <w:webHidden/>
              </w:rPr>
              <w:instrText xml:space="preserve"> PAGEREF _Toc171075988 \h </w:instrText>
            </w:r>
          </w:ins>
          <w:r>
            <w:rPr>
              <w:noProof/>
              <w:webHidden/>
            </w:rPr>
          </w:r>
          <w:r>
            <w:rPr>
              <w:noProof/>
              <w:webHidden/>
            </w:rPr>
            <w:fldChar w:fldCharType="separate"/>
          </w:r>
          <w:ins w:id="84" w:author="admin" w:date="2024-07-08T16:21:00Z">
            <w:r w:rsidR="0031618F">
              <w:rPr>
                <w:noProof/>
                <w:webHidden/>
              </w:rPr>
              <w:t>13</w:t>
            </w:r>
          </w:ins>
          <w:ins w:id="85" w:author="作者" w:date="2024-07-05T12:45:00Z">
            <w:r>
              <w:rPr>
                <w:noProof/>
                <w:webHidden/>
              </w:rPr>
              <w:fldChar w:fldCharType="end"/>
            </w:r>
            <w:r w:rsidRPr="005D5EDE">
              <w:rPr>
                <w:rStyle w:val="aff2"/>
                <w:noProof/>
              </w:rPr>
              <w:fldChar w:fldCharType="end"/>
            </w:r>
          </w:ins>
        </w:p>
        <w:p w14:paraId="21D0F36D" w14:textId="60C17F44" w:rsidR="0010710C" w:rsidRDefault="0010710C" w:rsidP="0010710C">
          <w:pPr>
            <w:pStyle w:val="TOC2"/>
            <w:tabs>
              <w:tab w:val="right" w:leader="dot" w:pos="8296"/>
            </w:tabs>
            <w:spacing w:before="0"/>
            <w:rPr>
              <w:ins w:id="86" w:author="作者" w:date="2024-07-05T12:45:00Z"/>
              <w:rFonts w:eastAsiaTheme="minorEastAsia" w:cstheme="minorBidi"/>
              <w:i w:val="0"/>
              <w:iCs w:val="0"/>
              <w:noProof/>
              <w:kern w:val="2"/>
              <w:sz w:val="21"/>
              <w:szCs w:val="22"/>
            </w:rPr>
          </w:pPr>
          <w:ins w:id="87" w:author="作者" w:date="2024-07-05T12:45:00Z">
            <w:r w:rsidRPr="005D5EDE">
              <w:rPr>
                <w:rStyle w:val="aff2"/>
                <w:noProof/>
              </w:rPr>
              <w:fldChar w:fldCharType="begin"/>
            </w:r>
            <w:r w:rsidRPr="005D5EDE">
              <w:rPr>
                <w:rStyle w:val="aff2"/>
                <w:noProof/>
              </w:rPr>
              <w:instrText xml:space="preserve"> </w:instrText>
            </w:r>
            <w:r>
              <w:rPr>
                <w:noProof/>
              </w:rPr>
              <w:instrText>HYPERLINK \l "_Toc171075989"</w:instrText>
            </w:r>
            <w:r w:rsidRPr="005D5EDE">
              <w:rPr>
                <w:rStyle w:val="aff2"/>
                <w:noProof/>
              </w:rPr>
              <w:instrText xml:space="preserve"> </w:instrText>
            </w:r>
            <w:r w:rsidRPr="005D5EDE">
              <w:rPr>
                <w:rStyle w:val="aff2"/>
                <w:noProof/>
              </w:rPr>
              <w:fldChar w:fldCharType="separate"/>
            </w:r>
            <w:r w:rsidRPr="005D5EDE">
              <w:rPr>
                <w:rStyle w:val="aff2"/>
                <w:rFonts w:ascii="Arial Narrow" w:eastAsia="仿宋_GB2312" w:hAnsi="Arial Narrow" w:cs="楷体"/>
                <w:noProof/>
              </w:rPr>
              <w:t>3.3.</w:t>
            </w:r>
            <w:r w:rsidRPr="005D5EDE">
              <w:rPr>
                <w:rStyle w:val="aff2"/>
                <w:rFonts w:ascii="Arial Narrow" w:eastAsia="仿宋_GB2312" w:hAnsi="Arial Narrow" w:cs="楷体"/>
                <w:noProof/>
              </w:rPr>
              <w:t>行业政策</w:t>
            </w:r>
            <w:r>
              <w:rPr>
                <w:noProof/>
                <w:webHidden/>
              </w:rPr>
              <w:tab/>
            </w:r>
            <w:r>
              <w:rPr>
                <w:noProof/>
                <w:webHidden/>
              </w:rPr>
              <w:fldChar w:fldCharType="begin"/>
            </w:r>
            <w:r>
              <w:rPr>
                <w:noProof/>
                <w:webHidden/>
              </w:rPr>
              <w:instrText xml:space="preserve"> PAGEREF _Toc171075989 \h </w:instrText>
            </w:r>
          </w:ins>
          <w:r>
            <w:rPr>
              <w:noProof/>
              <w:webHidden/>
            </w:rPr>
          </w:r>
          <w:r>
            <w:rPr>
              <w:noProof/>
              <w:webHidden/>
            </w:rPr>
            <w:fldChar w:fldCharType="separate"/>
          </w:r>
          <w:ins w:id="88" w:author="admin" w:date="2024-07-08T16:21:00Z">
            <w:r w:rsidR="0031618F">
              <w:rPr>
                <w:noProof/>
                <w:webHidden/>
              </w:rPr>
              <w:t>16</w:t>
            </w:r>
          </w:ins>
          <w:ins w:id="89" w:author="作者" w:date="2024-07-05T12:45:00Z">
            <w:r>
              <w:rPr>
                <w:noProof/>
                <w:webHidden/>
              </w:rPr>
              <w:fldChar w:fldCharType="end"/>
            </w:r>
            <w:r w:rsidRPr="005D5EDE">
              <w:rPr>
                <w:rStyle w:val="aff2"/>
                <w:noProof/>
              </w:rPr>
              <w:fldChar w:fldCharType="end"/>
            </w:r>
          </w:ins>
        </w:p>
        <w:p w14:paraId="681753AB" w14:textId="71922054" w:rsidR="0010710C" w:rsidRDefault="0010710C" w:rsidP="0010710C">
          <w:pPr>
            <w:pStyle w:val="TOC2"/>
            <w:tabs>
              <w:tab w:val="right" w:leader="dot" w:pos="8296"/>
            </w:tabs>
            <w:spacing w:before="0"/>
            <w:rPr>
              <w:ins w:id="90" w:author="作者" w:date="2024-07-05T12:45:00Z"/>
              <w:rFonts w:eastAsiaTheme="minorEastAsia" w:cstheme="minorBidi"/>
              <w:i w:val="0"/>
              <w:iCs w:val="0"/>
              <w:noProof/>
              <w:kern w:val="2"/>
              <w:sz w:val="21"/>
              <w:szCs w:val="22"/>
            </w:rPr>
          </w:pPr>
          <w:ins w:id="91" w:author="作者" w:date="2024-07-05T12:45:00Z">
            <w:r w:rsidRPr="005D5EDE">
              <w:rPr>
                <w:rStyle w:val="aff2"/>
                <w:noProof/>
              </w:rPr>
              <w:fldChar w:fldCharType="begin"/>
            </w:r>
            <w:r w:rsidRPr="005D5EDE">
              <w:rPr>
                <w:rStyle w:val="aff2"/>
                <w:noProof/>
              </w:rPr>
              <w:instrText xml:space="preserve"> </w:instrText>
            </w:r>
            <w:r>
              <w:rPr>
                <w:noProof/>
              </w:rPr>
              <w:instrText>HYPERLINK \l "_Toc171075990"</w:instrText>
            </w:r>
            <w:r w:rsidRPr="005D5EDE">
              <w:rPr>
                <w:rStyle w:val="aff2"/>
                <w:noProof/>
              </w:rPr>
              <w:instrText xml:space="preserve"> </w:instrText>
            </w:r>
            <w:r w:rsidRPr="005D5EDE">
              <w:rPr>
                <w:rStyle w:val="aff2"/>
                <w:noProof/>
              </w:rPr>
              <w:fldChar w:fldCharType="separate"/>
            </w:r>
            <w:r w:rsidRPr="005D5EDE">
              <w:rPr>
                <w:rStyle w:val="aff2"/>
                <w:rFonts w:ascii="Arial Narrow" w:eastAsia="仿宋_GB2312" w:hAnsi="Arial Narrow" w:cs="楷体"/>
                <w:noProof/>
              </w:rPr>
              <w:t>3.4.</w:t>
            </w:r>
            <w:r w:rsidRPr="005D5EDE">
              <w:rPr>
                <w:rStyle w:val="aff2"/>
                <w:rFonts w:ascii="Arial Narrow" w:eastAsia="仿宋_GB2312" w:hAnsi="Arial Narrow" w:cs="楷体"/>
                <w:noProof/>
              </w:rPr>
              <w:t>市场竞争情况</w:t>
            </w:r>
            <w:r>
              <w:rPr>
                <w:noProof/>
                <w:webHidden/>
              </w:rPr>
              <w:tab/>
            </w:r>
            <w:r>
              <w:rPr>
                <w:noProof/>
                <w:webHidden/>
              </w:rPr>
              <w:fldChar w:fldCharType="begin"/>
            </w:r>
            <w:r>
              <w:rPr>
                <w:noProof/>
                <w:webHidden/>
              </w:rPr>
              <w:instrText xml:space="preserve"> PAGEREF _Toc171075990 \h </w:instrText>
            </w:r>
          </w:ins>
          <w:r>
            <w:rPr>
              <w:noProof/>
              <w:webHidden/>
            </w:rPr>
          </w:r>
          <w:r>
            <w:rPr>
              <w:noProof/>
              <w:webHidden/>
            </w:rPr>
            <w:fldChar w:fldCharType="separate"/>
          </w:r>
          <w:ins w:id="92" w:author="admin" w:date="2024-07-08T16:21:00Z">
            <w:r w:rsidR="0031618F">
              <w:rPr>
                <w:noProof/>
                <w:webHidden/>
              </w:rPr>
              <w:t>18</w:t>
            </w:r>
          </w:ins>
          <w:ins w:id="93" w:author="作者" w:date="2024-07-05T12:45:00Z">
            <w:r>
              <w:rPr>
                <w:noProof/>
                <w:webHidden/>
              </w:rPr>
              <w:fldChar w:fldCharType="end"/>
            </w:r>
            <w:r w:rsidRPr="005D5EDE">
              <w:rPr>
                <w:rStyle w:val="aff2"/>
                <w:noProof/>
              </w:rPr>
              <w:fldChar w:fldCharType="end"/>
            </w:r>
          </w:ins>
        </w:p>
        <w:p w14:paraId="61F1B45D" w14:textId="2CD3C570" w:rsidR="0010710C" w:rsidRDefault="0010710C" w:rsidP="0010710C">
          <w:pPr>
            <w:pStyle w:val="TOC2"/>
            <w:tabs>
              <w:tab w:val="right" w:leader="dot" w:pos="8296"/>
            </w:tabs>
            <w:spacing w:before="0"/>
            <w:rPr>
              <w:ins w:id="94" w:author="作者" w:date="2024-07-05T12:45:00Z"/>
              <w:rFonts w:eastAsiaTheme="minorEastAsia" w:cstheme="minorBidi"/>
              <w:i w:val="0"/>
              <w:iCs w:val="0"/>
              <w:noProof/>
              <w:kern w:val="2"/>
              <w:sz w:val="21"/>
              <w:szCs w:val="22"/>
            </w:rPr>
          </w:pPr>
          <w:ins w:id="95" w:author="作者" w:date="2024-07-05T12:45:00Z">
            <w:r w:rsidRPr="005D5EDE">
              <w:rPr>
                <w:rStyle w:val="aff2"/>
                <w:noProof/>
              </w:rPr>
              <w:fldChar w:fldCharType="begin"/>
            </w:r>
            <w:r w:rsidRPr="005D5EDE">
              <w:rPr>
                <w:rStyle w:val="aff2"/>
                <w:noProof/>
              </w:rPr>
              <w:instrText xml:space="preserve"> </w:instrText>
            </w:r>
            <w:r>
              <w:rPr>
                <w:noProof/>
              </w:rPr>
              <w:instrText>HYPERLINK \l "_Toc171075991"</w:instrText>
            </w:r>
            <w:r w:rsidRPr="005D5EDE">
              <w:rPr>
                <w:rStyle w:val="aff2"/>
                <w:noProof/>
              </w:rPr>
              <w:instrText xml:space="preserve"> </w:instrText>
            </w:r>
            <w:r w:rsidRPr="005D5EDE">
              <w:rPr>
                <w:rStyle w:val="aff2"/>
                <w:noProof/>
              </w:rPr>
              <w:fldChar w:fldCharType="separate"/>
            </w:r>
            <w:r w:rsidRPr="005D5EDE">
              <w:rPr>
                <w:rStyle w:val="aff2"/>
                <w:rFonts w:ascii="Arial Narrow" w:eastAsia="仿宋_GB2312" w:hAnsi="Arial Narrow" w:cs="楷体"/>
                <w:noProof/>
              </w:rPr>
              <w:t>3.5.</w:t>
            </w:r>
            <w:r w:rsidRPr="005D5EDE">
              <w:rPr>
                <w:rStyle w:val="aff2"/>
                <w:rFonts w:ascii="Arial Narrow" w:eastAsia="仿宋_GB2312" w:hAnsi="Arial Narrow" w:cs="楷体"/>
                <w:noProof/>
              </w:rPr>
              <w:t>行业前景预测</w:t>
            </w:r>
            <w:r>
              <w:rPr>
                <w:noProof/>
                <w:webHidden/>
              </w:rPr>
              <w:tab/>
            </w:r>
            <w:r>
              <w:rPr>
                <w:noProof/>
                <w:webHidden/>
              </w:rPr>
              <w:fldChar w:fldCharType="begin"/>
            </w:r>
            <w:r>
              <w:rPr>
                <w:noProof/>
                <w:webHidden/>
              </w:rPr>
              <w:instrText xml:space="preserve"> PAGEREF _Toc171075991 \h </w:instrText>
            </w:r>
          </w:ins>
          <w:r>
            <w:rPr>
              <w:noProof/>
              <w:webHidden/>
            </w:rPr>
          </w:r>
          <w:r>
            <w:rPr>
              <w:noProof/>
              <w:webHidden/>
            </w:rPr>
            <w:fldChar w:fldCharType="separate"/>
          </w:r>
          <w:ins w:id="96" w:author="admin" w:date="2024-07-08T16:21:00Z">
            <w:r w:rsidR="0031618F">
              <w:rPr>
                <w:noProof/>
                <w:webHidden/>
              </w:rPr>
              <w:t>18</w:t>
            </w:r>
          </w:ins>
          <w:ins w:id="97" w:author="作者" w:date="2024-07-05T12:45:00Z">
            <w:r>
              <w:rPr>
                <w:noProof/>
                <w:webHidden/>
              </w:rPr>
              <w:fldChar w:fldCharType="end"/>
            </w:r>
            <w:r w:rsidRPr="005D5EDE">
              <w:rPr>
                <w:rStyle w:val="aff2"/>
                <w:noProof/>
              </w:rPr>
              <w:fldChar w:fldCharType="end"/>
            </w:r>
          </w:ins>
        </w:p>
        <w:p w14:paraId="10A14D8C" w14:textId="5DF8929F" w:rsidR="0010710C" w:rsidRDefault="0010710C" w:rsidP="0010710C">
          <w:pPr>
            <w:pStyle w:val="TOC2"/>
            <w:tabs>
              <w:tab w:val="right" w:leader="dot" w:pos="8296"/>
            </w:tabs>
            <w:spacing w:before="0"/>
            <w:rPr>
              <w:ins w:id="98" w:author="作者" w:date="2024-07-05T12:45:00Z"/>
              <w:rFonts w:eastAsiaTheme="minorEastAsia" w:cstheme="minorBidi"/>
              <w:i w:val="0"/>
              <w:iCs w:val="0"/>
              <w:noProof/>
              <w:kern w:val="2"/>
              <w:sz w:val="21"/>
              <w:szCs w:val="22"/>
            </w:rPr>
          </w:pPr>
          <w:ins w:id="99" w:author="作者" w:date="2024-07-05T12:45:00Z">
            <w:r w:rsidRPr="005D5EDE">
              <w:rPr>
                <w:rStyle w:val="aff2"/>
                <w:noProof/>
              </w:rPr>
              <w:fldChar w:fldCharType="begin"/>
            </w:r>
            <w:r w:rsidRPr="005D5EDE">
              <w:rPr>
                <w:rStyle w:val="aff2"/>
                <w:noProof/>
              </w:rPr>
              <w:instrText xml:space="preserve"> </w:instrText>
            </w:r>
            <w:r>
              <w:rPr>
                <w:noProof/>
              </w:rPr>
              <w:instrText>HYPERLINK \l "_Toc171075992"</w:instrText>
            </w:r>
            <w:r w:rsidRPr="005D5EDE">
              <w:rPr>
                <w:rStyle w:val="aff2"/>
                <w:noProof/>
              </w:rPr>
              <w:instrText xml:space="preserve"> </w:instrText>
            </w:r>
            <w:r w:rsidRPr="005D5EDE">
              <w:rPr>
                <w:rStyle w:val="aff2"/>
                <w:noProof/>
              </w:rPr>
              <w:fldChar w:fldCharType="separate"/>
            </w:r>
            <w:r w:rsidRPr="005D5EDE">
              <w:rPr>
                <w:rStyle w:val="aff2"/>
                <w:rFonts w:ascii="Arial Narrow" w:eastAsia="仿宋_GB2312" w:hAnsi="Arial Narrow" w:cs="楷体"/>
                <w:noProof/>
              </w:rPr>
              <w:t>3.6.</w:t>
            </w:r>
            <w:r w:rsidRPr="005D5EDE">
              <w:rPr>
                <w:rStyle w:val="aff2"/>
                <w:rFonts w:ascii="Arial Narrow" w:eastAsia="仿宋_GB2312" w:hAnsi="Arial Narrow" w:cs="楷体"/>
                <w:noProof/>
              </w:rPr>
              <w:t>结论</w:t>
            </w:r>
            <w:r>
              <w:rPr>
                <w:noProof/>
                <w:webHidden/>
              </w:rPr>
              <w:tab/>
            </w:r>
            <w:r>
              <w:rPr>
                <w:noProof/>
                <w:webHidden/>
              </w:rPr>
              <w:fldChar w:fldCharType="begin"/>
            </w:r>
            <w:r>
              <w:rPr>
                <w:noProof/>
                <w:webHidden/>
              </w:rPr>
              <w:instrText xml:space="preserve"> PAGEREF _Toc171075992 \h </w:instrText>
            </w:r>
          </w:ins>
          <w:r>
            <w:rPr>
              <w:noProof/>
              <w:webHidden/>
            </w:rPr>
          </w:r>
          <w:r>
            <w:rPr>
              <w:noProof/>
              <w:webHidden/>
            </w:rPr>
            <w:fldChar w:fldCharType="separate"/>
          </w:r>
          <w:ins w:id="100" w:author="admin" w:date="2024-07-08T16:21:00Z">
            <w:r w:rsidR="0031618F">
              <w:rPr>
                <w:noProof/>
                <w:webHidden/>
              </w:rPr>
              <w:t>20</w:t>
            </w:r>
          </w:ins>
          <w:ins w:id="101" w:author="作者" w:date="2024-07-05T12:45:00Z">
            <w:r>
              <w:rPr>
                <w:noProof/>
                <w:webHidden/>
              </w:rPr>
              <w:fldChar w:fldCharType="end"/>
            </w:r>
            <w:r w:rsidRPr="005D5EDE">
              <w:rPr>
                <w:rStyle w:val="aff2"/>
                <w:noProof/>
              </w:rPr>
              <w:fldChar w:fldCharType="end"/>
            </w:r>
          </w:ins>
        </w:p>
        <w:p w14:paraId="1728ADB5" w14:textId="26E7D4C7" w:rsidR="0010710C" w:rsidRDefault="0010710C" w:rsidP="0010710C">
          <w:pPr>
            <w:pStyle w:val="TOC1"/>
            <w:tabs>
              <w:tab w:val="right" w:leader="dot" w:pos="8296"/>
            </w:tabs>
            <w:spacing w:before="0" w:after="0"/>
            <w:rPr>
              <w:ins w:id="102" w:author="作者" w:date="2024-07-05T12:45:00Z"/>
              <w:rFonts w:eastAsiaTheme="minorEastAsia" w:cstheme="minorBidi"/>
              <w:b w:val="0"/>
              <w:bCs w:val="0"/>
              <w:noProof/>
              <w:kern w:val="2"/>
              <w:sz w:val="21"/>
              <w:szCs w:val="22"/>
            </w:rPr>
          </w:pPr>
          <w:ins w:id="103" w:author="作者" w:date="2024-07-05T12:45:00Z">
            <w:r w:rsidRPr="005D5EDE">
              <w:rPr>
                <w:rStyle w:val="aff2"/>
                <w:noProof/>
              </w:rPr>
              <w:fldChar w:fldCharType="begin"/>
            </w:r>
            <w:r w:rsidRPr="005D5EDE">
              <w:rPr>
                <w:rStyle w:val="aff2"/>
                <w:noProof/>
              </w:rPr>
              <w:instrText xml:space="preserve"> </w:instrText>
            </w:r>
            <w:r>
              <w:rPr>
                <w:noProof/>
              </w:rPr>
              <w:instrText>HYPERLINK \l "_Toc171075993"</w:instrText>
            </w:r>
            <w:r w:rsidRPr="005D5EDE">
              <w:rPr>
                <w:rStyle w:val="aff2"/>
                <w:noProof/>
              </w:rPr>
              <w:instrText xml:space="preserve"> </w:instrText>
            </w:r>
            <w:r w:rsidRPr="005D5EDE">
              <w:rPr>
                <w:rStyle w:val="aff2"/>
                <w:noProof/>
              </w:rPr>
              <w:fldChar w:fldCharType="separate"/>
            </w:r>
            <w:r w:rsidRPr="005D5EDE">
              <w:rPr>
                <w:rStyle w:val="aff2"/>
                <w:rFonts w:ascii="Arial Narrow" w:eastAsia="仿宋_GB2312" w:hAnsi="Arial Narrow" w:cs="Arial Unicode MS"/>
                <w:noProof/>
              </w:rPr>
              <w:t>4.</w:t>
            </w:r>
            <w:r w:rsidRPr="005D5EDE">
              <w:rPr>
                <w:rStyle w:val="aff2"/>
                <w:rFonts w:ascii="Arial Narrow" w:eastAsia="仿宋_GB2312" w:hAnsi="Arial Narrow" w:cs="Arial Unicode MS"/>
                <w:noProof/>
              </w:rPr>
              <w:t>关联交易</w:t>
            </w:r>
            <w:r>
              <w:rPr>
                <w:noProof/>
                <w:webHidden/>
              </w:rPr>
              <w:tab/>
            </w:r>
            <w:r>
              <w:rPr>
                <w:noProof/>
                <w:webHidden/>
              </w:rPr>
              <w:fldChar w:fldCharType="begin"/>
            </w:r>
            <w:r>
              <w:rPr>
                <w:noProof/>
                <w:webHidden/>
              </w:rPr>
              <w:instrText xml:space="preserve"> PAGEREF _Toc171075993 \h </w:instrText>
            </w:r>
          </w:ins>
          <w:r>
            <w:rPr>
              <w:noProof/>
              <w:webHidden/>
            </w:rPr>
          </w:r>
          <w:r>
            <w:rPr>
              <w:noProof/>
              <w:webHidden/>
            </w:rPr>
            <w:fldChar w:fldCharType="separate"/>
          </w:r>
          <w:ins w:id="104" w:author="admin" w:date="2024-07-08T16:21:00Z">
            <w:r w:rsidR="0031618F">
              <w:rPr>
                <w:noProof/>
                <w:webHidden/>
              </w:rPr>
              <w:t>21</w:t>
            </w:r>
          </w:ins>
          <w:ins w:id="105" w:author="作者" w:date="2024-07-05T12:45:00Z">
            <w:r>
              <w:rPr>
                <w:noProof/>
                <w:webHidden/>
              </w:rPr>
              <w:fldChar w:fldCharType="end"/>
            </w:r>
            <w:r w:rsidRPr="005D5EDE">
              <w:rPr>
                <w:rStyle w:val="aff2"/>
                <w:noProof/>
              </w:rPr>
              <w:fldChar w:fldCharType="end"/>
            </w:r>
          </w:ins>
        </w:p>
        <w:p w14:paraId="0E9CB4ED" w14:textId="2C2E5659" w:rsidR="0010710C" w:rsidRDefault="0010710C" w:rsidP="0010710C">
          <w:pPr>
            <w:pStyle w:val="TOC2"/>
            <w:tabs>
              <w:tab w:val="right" w:leader="dot" w:pos="8296"/>
            </w:tabs>
            <w:spacing w:before="0"/>
            <w:rPr>
              <w:ins w:id="106" w:author="作者" w:date="2024-07-05T12:45:00Z"/>
              <w:rFonts w:eastAsiaTheme="minorEastAsia" w:cstheme="minorBidi"/>
              <w:i w:val="0"/>
              <w:iCs w:val="0"/>
              <w:noProof/>
              <w:kern w:val="2"/>
              <w:sz w:val="21"/>
              <w:szCs w:val="22"/>
            </w:rPr>
          </w:pPr>
          <w:ins w:id="107" w:author="作者" w:date="2024-07-05T12:45:00Z">
            <w:r w:rsidRPr="005D5EDE">
              <w:rPr>
                <w:rStyle w:val="aff2"/>
                <w:noProof/>
              </w:rPr>
              <w:fldChar w:fldCharType="begin"/>
            </w:r>
            <w:r w:rsidRPr="005D5EDE">
              <w:rPr>
                <w:rStyle w:val="aff2"/>
                <w:noProof/>
              </w:rPr>
              <w:instrText xml:space="preserve"> </w:instrText>
            </w:r>
            <w:r>
              <w:rPr>
                <w:noProof/>
              </w:rPr>
              <w:instrText>HYPERLINK \l "_Toc171075994"</w:instrText>
            </w:r>
            <w:r w:rsidRPr="005D5EDE">
              <w:rPr>
                <w:rStyle w:val="aff2"/>
                <w:noProof/>
              </w:rPr>
              <w:instrText xml:space="preserve"> </w:instrText>
            </w:r>
            <w:r w:rsidRPr="005D5EDE">
              <w:rPr>
                <w:rStyle w:val="aff2"/>
                <w:noProof/>
              </w:rPr>
              <w:fldChar w:fldCharType="separate"/>
            </w:r>
            <w:r w:rsidRPr="005D5EDE">
              <w:rPr>
                <w:rStyle w:val="aff2"/>
                <w:rFonts w:ascii="Arial Narrow" w:eastAsia="仿宋_GB2312" w:hAnsi="Arial Narrow" w:cs="楷体"/>
                <w:noProof/>
              </w:rPr>
              <w:t>4.1.</w:t>
            </w:r>
            <w:r w:rsidRPr="005D5EDE">
              <w:rPr>
                <w:rStyle w:val="aff2"/>
                <w:rFonts w:ascii="Arial Narrow" w:eastAsia="仿宋_GB2312" w:hAnsi="Arial Narrow" w:cs="楷体"/>
                <w:noProof/>
              </w:rPr>
              <w:t>关联方信息</w:t>
            </w:r>
            <w:r>
              <w:rPr>
                <w:noProof/>
                <w:webHidden/>
              </w:rPr>
              <w:tab/>
            </w:r>
            <w:r>
              <w:rPr>
                <w:noProof/>
                <w:webHidden/>
              </w:rPr>
              <w:fldChar w:fldCharType="begin"/>
            </w:r>
            <w:r>
              <w:rPr>
                <w:noProof/>
                <w:webHidden/>
              </w:rPr>
              <w:instrText xml:space="preserve"> PAGEREF _Toc171075994 \h </w:instrText>
            </w:r>
          </w:ins>
          <w:r>
            <w:rPr>
              <w:noProof/>
              <w:webHidden/>
            </w:rPr>
          </w:r>
          <w:r>
            <w:rPr>
              <w:noProof/>
              <w:webHidden/>
            </w:rPr>
            <w:fldChar w:fldCharType="separate"/>
          </w:r>
          <w:ins w:id="108" w:author="admin" w:date="2024-07-08T16:21:00Z">
            <w:r w:rsidR="0031618F">
              <w:rPr>
                <w:noProof/>
                <w:webHidden/>
              </w:rPr>
              <w:t>21</w:t>
            </w:r>
          </w:ins>
          <w:ins w:id="109" w:author="作者" w:date="2024-07-05T12:45:00Z">
            <w:r>
              <w:rPr>
                <w:noProof/>
                <w:webHidden/>
              </w:rPr>
              <w:fldChar w:fldCharType="end"/>
            </w:r>
            <w:r w:rsidRPr="005D5EDE">
              <w:rPr>
                <w:rStyle w:val="aff2"/>
                <w:noProof/>
              </w:rPr>
              <w:fldChar w:fldCharType="end"/>
            </w:r>
          </w:ins>
        </w:p>
        <w:p w14:paraId="2CD5961B" w14:textId="63CA9FDB" w:rsidR="0010710C" w:rsidRDefault="0010710C" w:rsidP="0010710C">
          <w:pPr>
            <w:pStyle w:val="TOC2"/>
            <w:tabs>
              <w:tab w:val="right" w:leader="dot" w:pos="8296"/>
            </w:tabs>
            <w:spacing w:before="0"/>
            <w:rPr>
              <w:ins w:id="110" w:author="作者" w:date="2024-07-05T12:45:00Z"/>
              <w:rFonts w:eastAsiaTheme="minorEastAsia" w:cstheme="minorBidi"/>
              <w:i w:val="0"/>
              <w:iCs w:val="0"/>
              <w:noProof/>
              <w:kern w:val="2"/>
              <w:sz w:val="21"/>
              <w:szCs w:val="22"/>
            </w:rPr>
          </w:pPr>
          <w:ins w:id="111" w:author="作者" w:date="2024-07-05T12:45:00Z">
            <w:r w:rsidRPr="005D5EDE">
              <w:rPr>
                <w:rStyle w:val="aff2"/>
                <w:noProof/>
              </w:rPr>
              <w:fldChar w:fldCharType="begin"/>
            </w:r>
            <w:r w:rsidRPr="005D5EDE">
              <w:rPr>
                <w:rStyle w:val="aff2"/>
                <w:noProof/>
              </w:rPr>
              <w:instrText xml:space="preserve"> </w:instrText>
            </w:r>
            <w:r>
              <w:rPr>
                <w:noProof/>
              </w:rPr>
              <w:instrText>HYPERLINK \l "_Toc171075995"</w:instrText>
            </w:r>
            <w:r w:rsidRPr="005D5EDE">
              <w:rPr>
                <w:rStyle w:val="aff2"/>
                <w:noProof/>
              </w:rPr>
              <w:instrText xml:space="preserve"> </w:instrText>
            </w:r>
            <w:r w:rsidRPr="005D5EDE">
              <w:rPr>
                <w:rStyle w:val="aff2"/>
                <w:noProof/>
              </w:rPr>
              <w:fldChar w:fldCharType="separate"/>
            </w:r>
            <w:r w:rsidRPr="005D5EDE">
              <w:rPr>
                <w:rStyle w:val="aff2"/>
                <w:rFonts w:ascii="Arial Narrow" w:eastAsia="仿宋_GB2312" w:hAnsi="Arial Narrow" w:cs="楷体"/>
                <w:noProof/>
              </w:rPr>
              <w:t>4.2.</w:t>
            </w:r>
            <w:r w:rsidRPr="005D5EDE">
              <w:rPr>
                <w:rStyle w:val="aff2"/>
                <w:rFonts w:ascii="Arial Narrow" w:eastAsia="仿宋_GB2312" w:hAnsi="Arial Narrow" w:cs="楷体"/>
                <w:noProof/>
              </w:rPr>
              <w:t>主要关联交易</w:t>
            </w:r>
            <w:r>
              <w:rPr>
                <w:noProof/>
                <w:webHidden/>
              </w:rPr>
              <w:tab/>
            </w:r>
            <w:r>
              <w:rPr>
                <w:noProof/>
                <w:webHidden/>
              </w:rPr>
              <w:fldChar w:fldCharType="begin"/>
            </w:r>
            <w:r>
              <w:rPr>
                <w:noProof/>
                <w:webHidden/>
              </w:rPr>
              <w:instrText xml:space="preserve"> PAGEREF _Toc171075995 \h </w:instrText>
            </w:r>
          </w:ins>
          <w:r>
            <w:rPr>
              <w:noProof/>
              <w:webHidden/>
            </w:rPr>
          </w:r>
          <w:r>
            <w:rPr>
              <w:noProof/>
              <w:webHidden/>
            </w:rPr>
            <w:fldChar w:fldCharType="separate"/>
          </w:r>
          <w:ins w:id="112" w:author="admin" w:date="2024-07-08T16:21:00Z">
            <w:r w:rsidR="0031618F">
              <w:rPr>
                <w:noProof/>
                <w:webHidden/>
              </w:rPr>
              <w:t>21</w:t>
            </w:r>
          </w:ins>
          <w:ins w:id="113" w:author="作者" w:date="2024-07-05T12:45:00Z">
            <w:del w:id="114" w:author="admin" w:date="2024-07-08T16:20:00Z">
              <w:r w:rsidDel="0031618F">
                <w:rPr>
                  <w:noProof/>
                  <w:webHidden/>
                </w:rPr>
                <w:delText>22</w:delText>
              </w:r>
            </w:del>
            <w:r>
              <w:rPr>
                <w:noProof/>
                <w:webHidden/>
              </w:rPr>
              <w:fldChar w:fldCharType="end"/>
            </w:r>
            <w:r w:rsidRPr="005D5EDE">
              <w:rPr>
                <w:rStyle w:val="aff2"/>
                <w:noProof/>
              </w:rPr>
              <w:fldChar w:fldCharType="end"/>
            </w:r>
          </w:ins>
        </w:p>
        <w:p w14:paraId="18EC5185" w14:textId="58CABFF8" w:rsidR="0010710C" w:rsidRDefault="0010710C" w:rsidP="0010710C">
          <w:pPr>
            <w:pStyle w:val="TOC2"/>
            <w:tabs>
              <w:tab w:val="right" w:leader="dot" w:pos="8296"/>
            </w:tabs>
            <w:spacing w:before="0"/>
            <w:rPr>
              <w:ins w:id="115" w:author="作者" w:date="2024-07-05T12:45:00Z"/>
              <w:rFonts w:eastAsiaTheme="minorEastAsia" w:cstheme="minorBidi"/>
              <w:i w:val="0"/>
              <w:iCs w:val="0"/>
              <w:noProof/>
              <w:kern w:val="2"/>
              <w:sz w:val="21"/>
              <w:szCs w:val="22"/>
            </w:rPr>
          </w:pPr>
          <w:ins w:id="116" w:author="作者" w:date="2024-07-05T12:45:00Z">
            <w:r w:rsidRPr="005D5EDE">
              <w:rPr>
                <w:rStyle w:val="aff2"/>
                <w:noProof/>
              </w:rPr>
              <w:fldChar w:fldCharType="begin"/>
            </w:r>
            <w:r w:rsidRPr="005D5EDE">
              <w:rPr>
                <w:rStyle w:val="aff2"/>
                <w:noProof/>
              </w:rPr>
              <w:instrText xml:space="preserve"> </w:instrText>
            </w:r>
            <w:r>
              <w:rPr>
                <w:noProof/>
              </w:rPr>
              <w:instrText>HYPERLINK \l "_Toc171075996"</w:instrText>
            </w:r>
            <w:r w:rsidRPr="005D5EDE">
              <w:rPr>
                <w:rStyle w:val="aff2"/>
                <w:noProof/>
              </w:rPr>
              <w:instrText xml:space="preserve"> </w:instrText>
            </w:r>
            <w:r w:rsidRPr="005D5EDE">
              <w:rPr>
                <w:rStyle w:val="aff2"/>
                <w:noProof/>
              </w:rPr>
              <w:fldChar w:fldCharType="separate"/>
            </w:r>
            <w:r w:rsidRPr="005D5EDE">
              <w:rPr>
                <w:rStyle w:val="aff2"/>
                <w:rFonts w:ascii="Arial Narrow" w:eastAsia="仿宋_GB2312" w:hAnsi="Arial Narrow" w:cs="楷体"/>
                <w:noProof/>
              </w:rPr>
              <w:t>4.3.</w:t>
            </w:r>
            <w:r w:rsidRPr="005D5EDE">
              <w:rPr>
                <w:rStyle w:val="aff2"/>
                <w:rFonts w:ascii="Arial Narrow" w:eastAsia="仿宋_GB2312" w:hAnsi="Arial Narrow" w:cs="楷体"/>
                <w:noProof/>
              </w:rPr>
              <w:t>关联购销</w:t>
            </w:r>
            <w:r>
              <w:rPr>
                <w:noProof/>
                <w:webHidden/>
              </w:rPr>
              <w:tab/>
            </w:r>
            <w:r>
              <w:rPr>
                <w:noProof/>
                <w:webHidden/>
              </w:rPr>
              <w:fldChar w:fldCharType="begin"/>
            </w:r>
            <w:r>
              <w:rPr>
                <w:noProof/>
                <w:webHidden/>
              </w:rPr>
              <w:instrText xml:space="preserve"> PAGEREF _Toc171075996 \h </w:instrText>
            </w:r>
          </w:ins>
          <w:r>
            <w:rPr>
              <w:noProof/>
              <w:webHidden/>
            </w:rPr>
          </w:r>
          <w:r>
            <w:rPr>
              <w:noProof/>
              <w:webHidden/>
            </w:rPr>
            <w:fldChar w:fldCharType="separate"/>
          </w:r>
          <w:ins w:id="117" w:author="admin" w:date="2024-07-08T16:21:00Z">
            <w:r w:rsidR="0031618F">
              <w:rPr>
                <w:noProof/>
                <w:webHidden/>
              </w:rPr>
              <w:t>22</w:t>
            </w:r>
          </w:ins>
          <w:ins w:id="118" w:author="作者" w:date="2024-07-05T12:45:00Z">
            <w:r>
              <w:rPr>
                <w:noProof/>
                <w:webHidden/>
              </w:rPr>
              <w:fldChar w:fldCharType="end"/>
            </w:r>
            <w:r w:rsidRPr="005D5EDE">
              <w:rPr>
                <w:rStyle w:val="aff2"/>
                <w:noProof/>
              </w:rPr>
              <w:fldChar w:fldCharType="end"/>
            </w:r>
          </w:ins>
        </w:p>
        <w:p w14:paraId="3D000846" w14:textId="52D50FE8" w:rsidR="0010710C" w:rsidRDefault="0010710C" w:rsidP="0010710C">
          <w:pPr>
            <w:pStyle w:val="TOC2"/>
            <w:tabs>
              <w:tab w:val="right" w:leader="dot" w:pos="8296"/>
            </w:tabs>
            <w:spacing w:before="0"/>
            <w:rPr>
              <w:ins w:id="119" w:author="作者" w:date="2024-07-05T12:45:00Z"/>
              <w:rFonts w:eastAsiaTheme="minorEastAsia" w:cstheme="minorBidi"/>
              <w:i w:val="0"/>
              <w:iCs w:val="0"/>
              <w:noProof/>
              <w:kern w:val="2"/>
              <w:sz w:val="21"/>
              <w:szCs w:val="22"/>
            </w:rPr>
          </w:pPr>
          <w:ins w:id="120" w:author="作者" w:date="2024-07-05T12:45:00Z">
            <w:r w:rsidRPr="005D5EDE">
              <w:rPr>
                <w:rStyle w:val="aff2"/>
                <w:noProof/>
              </w:rPr>
              <w:fldChar w:fldCharType="begin"/>
            </w:r>
            <w:r w:rsidRPr="005D5EDE">
              <w:rPr>
                <w:rStyle w:val="aff2"/>
                <w:noProof/>
              </w:rPr>
              <w:instrText xml:space="preserve"> </w:instrText>
            </w:r>
            <w:r>
              <w:rPr>
                <w:noProof/>
              </w:rPr>
              <w:instrText>HYPERLINK \l "_Toc171075997"</w:instrText>
            </w:r>
            <w:r w:rsidRPr="005D5EDE">
              <w:rPr>
                <w:rStyle w:val="aff2"/>
                <w:noProof/>
              </w:rPr>
              <w:instrText xml:space="preserve"> </w:instrText>
            </w:r>
            <w:r w:rsidRPr="005D5EDE">
              <w:rPr>
                <w:rStyle w:val="aff2"/>
                <w:noProof/>
              </w:rPr>
              <w:fldChar w:fldCharType="separate"/>
            </w:r>
            <w:r w:rsidRPr="005D5EDE">
              <w:rPr>
                <w:rStyle w:val="aff2"/>
                <w:rFonts w:ascii="Arial Narrow" w:eastAsia="仿宋_GB2312" w:hAnsi="Arial Narrow" w:cs="楷体"/>
                <w:noProof/>
              </w:rPr>
              <w:t>4.4.</w:t>
            </w:r>
            <w:r w:rsidRPr="005D5EDE">
              <w:rPr>
                <w:rStyle w:val="aff2"/>
                <w:rFonts w:ascii="Arial Narrow" w:eastAsia="仿宋_GB2312" w:hAnsi="Arial Narrow" w:cs="楷体"/>
                <w:noProof/>
              </w:rPr>
              <w:t>关联劳务</w:t>
            </w:r>
            <w:r>
              <w:rPr>
                <w:noProof/>
                <w:webHidden/>
              </w:rPr>
              <w:tab/>
            </w:r>
            <w:r>
              <w:rPr>
                <w:noProof/>
                <w:webHidden/>
              </w:rPr>
              <w:fldChar w:fldCharType="begin"/>
            </w:r>
            <w:r>
              <w:rPr>
                <w:noProof/>
                <w:webHidden/>
              </w:rPr>
              <w:instrText xml:space="preserve"> PAGEREF _Toc171075997 \h </w:instrText>
            </w:r>
          </w:ins>
          <w:r>
            <w:rPr>
              <w:noProof/>
              <w:webHidden/>
            </w:rPr>
          </w:r>
          <w:r>
            <w:rPr>
              <w:noProof/>
              <w:webHidden/>
            </w:rPr>
            <w:fldChar w:fldCharType="separate"/>
          </w:r>
          <w:ins w:id="121" w:author="admin" w:date="2024-07-08T16:21:00Z">
            <w:r w:rsidR="0031618F">
              <w:rPr>
                <w:noProof/>
                <w:webHidden/>
              </w:rPr>
              <w:t>23</w:t>
            </w:r>
          </w:ins>
          <w:ins w:id="122" w:author="作者" w:date="2024-07-05T12:45:00Z">
            <w:del w:id="123" w:author="admin" w:date="2024-07-08T16:20:00Z">
              <w:r w:rsidDel="0031618F">
                <w:rPr>
                  <w:noProof/>
                  <w:webHidden/>
                </w:rPr>
                <w:delText>24</w:delText>
              </w:r>
            </w:del>
            <w:r>
              <w:rPr>
                <w:noProof/>
                <w:webHidden/>
              </w:rPr>
              <w:fldChar w:fldCharType="end"/>
            </w:r>
            <w:r w:rsidRPr="005D5EDE">
              <w:rPr>
                <w:rStyle w:val="aff2"/>
                <w:noProof/>
              </w:rPr>
              <w:fldChar w:fldCharType="end"/>
            </w:r>
          </w:ins>
        </w:p>
        <w:p w14:paraId="454A3EAB" w14:textId="12BAA91C" w:rsidR="0010710C" w:rsidRDefault="0010710C" w:rsidP="0010710C">
          <w:pPr>
            <w:pStyle w:val="TOC2"/>
            <w:tabs>
              <w:tab w:val="right" w:leader="dot" w:pos="8296"/>
            </w:tabs>
            <w:spacing w:before="0"/>
            <w:rPr>
              <w:ins w:id="124" w:author="作者" w:date="2024-07-05T12:45:00Z"/>
              <w:rFonts w:eastAsiaTheme="minorEastAsia" w:cstheme="minorBidi"/>
              <w:i w:val="0"/>
              <w:iCs w:val="0"/>
              <w:noProof/>
              <w:kern w:val="2"/>
              <w:sz w:val="21"/>
              <w:szCs w:val="22"/>
            </w:rPr>
          </w:pPr>
          <w:ins w:id="125" w:author="作者" w:date="2024-07-05T12:45:00Z">
            <w:r w:rsidRPr="005D5EDE">
              <w:rPr>
                <w:rStyle w:val="aff2"/>
                <w:noProof/>
              </w:rPr>
              <w:fldChar w:fldCharType="begin"/>
            </w:r>
            <w:r w:rsidRPr="005D5EDE">
              <w:rPr>
                <w:rStyle w:val="aff2"/>
                <w:noProof/>
              </w:rPr>
              <w:instrText xml:space="preserve"> </w:instrText>
            </w:r>
            <w:r>
              <w:rPr>
                <w:noProof/>
              </w:rPr>
              <w:instrText>HYPERLINK \l "_Toc171075998"</w:instrText>
            </w:r>
            <w:r w:rsidRPr="005D5EDE">
              <w:rPr>
                <w:rStyle w:val="aff2"/>
                <w:noProof/>
              </w:rPr>
              <w:instrText xml:space="preserve"> </w:instrText>
            </w:r>
            <w:r w:rsidRPr="005D5EDE">
              <w:rPr>
                <w:rStyle w:val="aff2"/>
                <w:noProof/>
              </w:rPr>
              <w:fldChar w:fldCharType="separate"/>
            </w:r>
            <w:r w:rsidRPr="005D5EDE">
              <w:rPr>
                <w:rStyle w:val="aff2"/>
                <w:rFonts w:ascii="Arial Narrow" w:eastAsia="仿宋_GB2312" w:hAnsi="Arial Narrow" w:cs="楷体"/>
                <w:noProof/>
              </w:rPr>
              <w:t>4.5.</w:t>
            </w:r>
            <w:r w:rsidRPr="005D5EDE">
              <w:rPr>
                <w:rStyle w:val="aff2"/>
                <w:rFonts w:ascii="Arial Narrow" w:eastAsia="仿宋_GB2312" w:hAnsi="Arial Narrow" w:cs="楷体"/>
                <w:noProof/>
              </w:rPr>
              <w:t>关联交易合同及执行汇总</w:t>
            </w:r>
            <w:r>
              <w:rPr>
                <w:noProof/>
                <w:webHidden/>
              </w:rPr>
              <w:tab/>
            </w:r>
            <w:r>
              <w:rPr>
                <w:noProof/>
                <w:webHidden/>
              </w:rPr>
              <w:fldChar w:fldCharType="begin"/>
            </w:r>
            <w:r>
              <w:rPr>
                <w:noProof/>
                <w:webHidden/>
              </w:rPr>
              <w:instrText xml:space="preserve"> PAGEREF _Toc171075998 \h </w:instrText>
            </w:r>
          </w:ins>
          <w:r>
            <w:rPr>
              <w:noProof/>
              <w:webHidden/>
            </w:rPr>
          </w:r>
          <w:r>
            <w:rPr>
              <w:noProof/>
              <w:webHidden/>
            </w:rPr>
            <w:fldChar w:fldCharType="separate"/>
          </w:r>
          <w:ins w:id="126" w:author="admin" w:date="2024-07-08T16:21:00Z">
            <w:r w:rsidR="0031618F">
              <w:rPr>
                <w:noProof/>
                <w:webHidden/>
              </w:rPr>
              <w:t>24</w:t>
            </w:r>
          </w:ins>
          <w:ins w:id="127" w:author="作者" w:date="2024-07-05T12:45:00Z">
            <w:del w:id="128" w:author="admin" w:date="2024-07-08T16:20:00Z">
              <w:r w:rsidDel="0031618F">
                <w:rPr>
                  <w:noProof/>
                  <w:webHidden/>
                </w:rPr>
                <w:delText>25</w:delText>
              </w:r>
            </w:del>
            <w:r>
              <w:rPr>
                <w:noProof/>
                <w:webHidden/>
              </w:rPr>
              <w:fldChar w:fldCharType="end"/>
            </w:r>
            <w:r w:rsidRPr="005D5EDE">
              <w:rPr>
                <w:rStyle w:val="aff2"/>
                <w:noProof/>
              </w:rPr>
              <w:fldChar w:fldCharType="end"/>
            </w:r>
          </w:ins>
        </w:p>
        <w:p w14:paraId="4C530CC6" w14:textId="0E3E4119" w:rsidR="0010710C" w:rsidRDefault="0010710C" w:rsidP="0010710C">
          <w:pPr>
            <w:pStyle w:val="TOC2"/>
            <w:tabs>
              <w:tab w:val="right" w:leader="dot" w:pos="8296"/>
            </w:tabs>
            <w:spacing w:before="0"/>
            <w:rPr>
              <w:ins w:id="129" w:author="作者" w:date="2024-07-05T12:45:00Z"/>
              <w:rFonts w:eastAsiaTheme="minorEastAsia" w:cstheme="minorBidi"/>
              <w:i w:val="0"/>
              <w:iCs w:val="0"/>
              <w:noProof/>
              <w:kern w:val="2"/>
              <w:sz w:val="21"/>
              <w:szCs w:val="22"/>
            </w:rPr>
          </w:pPr>
          <w:ins w:id="130" w:author="作者" w:date="2024-07-05T12:45:00Z">
            <w:r w:rsidRPr="005D5EDE">
              <w:rPr>
                <w:rStyle w:val="aff2"/>
                <w:noProof/>
              </w:rPr>
              <w:fldChar w:fldCharType="begin"/>
            </w:r>
            <w:r w:rsidRPr="005D5EDE">
              <w:rPr>
                <w:rStyle w:val="aff2"/>
                <w:noProof/>
              </w:rPr>
              <w:instrText xml:space="preserve"> </w:instrText>
            </w:r>
            <w:r>
              <w:rPr>
                <w:noProof/>
              </w:rPr>
              <w:instrText>HYPERLINK \l "_Toc171075999"</w:instrText>
            </w:r>
            <w:r w:rsidRPr="005D5EDE">
              <w:rPr>
                <w:rStyle w:val="aff2"/>
                <w:noProof/>
              </w:rPr>
              <w:instrText xml:space="preserve"> </w:instrText>
            </w:r>
            <w:r w:rsidRPr="005D5EDE">
              <w:rPr>
                <w:rStyle w:val="aff2"/>
                <w:noProof/>
              </w:rPr>
              <w:fldChar w:fldCharType="separate"/>
            </w:r>
            <w:r w:rsidRPr="005D5EDE">
              <w:rPr>
                <w:rStyle w:val="aff2"/>
                <w:rFonts w:ascii="Arial Narrow" w:eastAsia="仿宋_GB2312" w:hAnsi="Arial Narrow" w:cs="楷体"/>
                <w:noProof/>
              </w:rPr>
              <w:t>4.6.</w:t>
            </w:r>
            <w:r w:rsidRPr="005D5EDE">
              <w:rPr>
                <w:rStyle w:val="aff2"/>
                <w:rFonts w:ascii="Arial Narrow" w:eastAsia="仿宋_GB2312" w:hAnsi="Arial Narrow" w:cs="楷体"/>
                <w:noProof/>
              </w:rPr>
              <w:t>与企业关联交易直接相关的预约定价安排和其他税收裁定</w:t>
            </w:r>
            <w:r>
              <w:rPr>
                <w:noProof/>
                <w:webHidden/>
              </w:rPr>
              <w:tab/>
            </w:r>
            <w:r>
              <w:rPr>
                <w:noProof/>
                <w:webHidden/>
              </w:rPr>
              <w:fldChar w:fldCharType="begin"/>
            </w:r>
            <w:r>
              <w:rPr>
                <w:noProof/>
                <w:webHidden/>
              </w:rPr>
              <w:instrText xml:space="preserve"> PAGEREF _Toc171075999 \h </w:instrText>
            </w:r>
          </w:ins>
          <w:r>
            <w:rPr>
              <w:noProof/>
              <w:webHidden/>
            </w:rPr>
          </w:r>
          <w:r>
            <w:rPr>
              <w:noProof/>
              <w:webHidden/>
            </w:rPr>
            <w:fldChar w:fldCharType="separate"/>
          </w:r>
          <w:ins w:id="131" w:author="admin" w:date="2024-07-08T16:21:00Z">
            <w:r w:rsidR="0031618F">
              <w:rPr>
                <w:noProof/>
                <w:webHidden/>
              </w:rPr>
              <w:t>24</w:t>
            </w:r>
          </w:ins>
          <w:ins w:id="132" w:author="作者" w:date="2024-07-05T12:45:00Z">
            <w:del w:id="133" w:author="admin" w:date="2024-07-08T16:20:00Z">
              <w:r w:rsidDel="0031618F">
                <w:rPr>
                  <w:noProof/>
                  <w:webHidden/>
                </w:rPr>
                <w:delText>25</w:delText>
              </w:r>
            </w:del>
            <w:r>
              <w:rPr>
                <w:noProof/>
                <w:webHidden/>
              </w:rPr>
              <w:fldChar w:fldCharType="end"/>
            </w:r>
            <w:r w:rsidRPr="005D5EDE">
              <w:rPr>
                <w:rStyle w:val="aff2"/>
                <w:noProof/>
              </w:rPr>
              <w:fldChar w:fldCharType="end"/>
            </w:r>
          </w:ins>
        </w:p>
        <w:p w14:paraId="291DDBED" w14:textId="06A61E73" w:rsidR="0010710C" w:rsidRDefault="0010710C" w:rsidP="0010710C">
          <w:pPr>
            <w:pStyle w:val="TOC2"/>
            <w:tabs>
              <w:tab w:val="right" w:leader="dot" w:pos="8296"/>
            </w:tabs>
            <w:spacing w:before="0"/>
            <w:rPr>
              <w:ins w:id="134" w:author="作者" w:date="2024-07-05T12:45:00Z"/>
              <w:rFonts w:eastAsiaTheme="minorEastAsia" w:cstheme="minorBidi"/>
              <w:i w:val="0"/>
              <w:iCs w:val="0"/>
              <w:noProof/>
              <w:kern w:val="2"/>
              <w:sz w:val="21"/>
              <w:szCs w:val="22"/>
            </w:rPr>
          </w:pPr>
          <w:ins w:id="135" w:author="作者" w:date="2024-07-05T12:45:00Z">
            <w:r w:rsidRPr="005D5EDE">
              <w:rPr>
                <w:rStyle w:val="aff2"/>
                <w:noProof/>
              </w:rPr>
              <w:fldChar w:fldCharType="begin"/>
            </w:r>
            <w:r w:rsidRPr="005D5EDE">
              <w:rPr>
                <w:rStyle w:val="aff2"/>
                <w:noProof/>
              </w:rPr>
              <w:instrText xml:space="preserve"> </w:instrText>
            </w:r>
            <w:r>
              <w:rPr>
                <w:noProof/>
              </w:rPr>
              <w:instrText>HYPERLINK \l "_Toc171076000"</w:instrText>
            </w:r>
            <w:r w:rsidRPr="005D5EDE">
              <w:rPr>
                <w:rStyle w:val="aff2"/>
                <w:noProof/>
              </w:rPr>
              <w:instrText xml:space="preserve"> </w:instrText>
            </w:r>
            <w:r w:rsidRPr="005D5EDE">
              <w:rPr>
                <w:rStyle w:val="aff2"/>
                <w:noProof/>
              </w:rPr>
              <w:fldChar w:fldCharType="separate"/>
            </w:r>
            <w:r w:rsidRPr="005D5EDE">
              <w:rPr>
                <w:rStyle w:val="aff2"/>
                <w:rFonts w:ascii="Arial Narrow" w:eastAsia="仿宋_GB2312" w:hAnsi="Arial Narrow" w:cs="楷体"/>
                <w:noProof/>
              </w:rPr>
              <w:t>4.7.</w:t>
            </w:r>
            <w:r w:rsidRPr="005D5EDE">
              <w:rPr>
                <w:rStyle w:val="aff2"/>
                <w:rFonts w:ascii="Arial Narrow" w:eastAsia="仿宋_GB2312" w:hAnsi="Arial Narrow" w:cs="楷体"/>
                <w:noProof/>
              </w:rPr>
              <w:t>关联交易财务状况</w:t>
            </w:r>
            <w:r>
              <w:rPr>
                <w:noProof/>
                <w:webHidden/>
              </w:rPr>
              <w:tab/>
            </w:r>
            <w:r>
              <w:rPr>
                <w:noProof/>
                <w:webHidden/>
              </w:rPr>
              <w:fldChar w:fldCharType="begin"/>
            </w:r>
            <w:r>
              <w:rPr>
                <w:noProof/>
                <w:webHidden/>
              </w:rPr>
              <w:instrText xml:space="preserve"> PAGEREF _Toc171076000 \h </w:instrText>
            </w:r>
          </w:ins>
          <w:r>
            <w:rPr>
              <w:noProof/>
              <w:webHidden/>
            </w:rPr>
          </w:r>
          <w:r>
            <w:rPr>
              <w:noProof/>
              <w:webHidden/>
            </w:rPr>
            <w:fldChar w:fldCharType="separate"/>
          </w:r>
          <w:ins w:id="136" w:author="admin" w:date="2024-07-08T16:21:00Z">
            <w:r w:rsidR="0031618F">
              <w:rPr>
                <w:noProof/>
                <w:webHidden/>
              </w:rPr>
              <w:t>24</w:t>
            </w:r>
          </w:ins>
          <w:ins w:id="137" w:author="作者" w:date="2024-07-05T12:45:00Z">
            <w:del w:id="138" w:author="admin" w:date="2024-07-08T16:20:00Z">
              <w:r w:rsidDel="0031618F">
                <w:rPr>
                  <w:noProof/>
                  <w:webHidden/>
                </w:rPr>
                <w:delText>25</w:delText>
              </w:r>
            </w:del>
            <w:r>
              <w:rPr>
                <w:noProof/>
                <w:webHidden/>
              </w:rPr>
              <w:fldChar w:fldCharType="end"/>
            </w:r>
            <w:r w:rsidRPr="005D5EDE">
              <w:rPr>
                <w:rStyle w:val="aff2"/>
                <w:noProof/>
              </w:rPr>
              <w:fldChar w:fldCharType="end"/>
            </w:r>
          </w:ins>
        </w:p>
        <w:p w14:paraId="798ADE53" w14:textId="26572107" w:rsidR="0010710C" w:rsidRDefault="0010710C" w:rsidP="0010710C">
          <w:pPr>
            <w:pStyle w:val="TOC2"/>
            <w:tabs>
              <w:tab w:val="right" w:leader="dot" w:pos="8296"/>
            </w:tabs>
            <w:spacing w:before="0"/>
            <w:rPr>
              <w:ins w:id="139" w:author="作者" w:date="2024-07-05T12:45:00Z"/>
              <w:rFonts w:eastAsiaTheme="minorEastAsia" w:cstheme="minorBidi"/>
              <w:i w:val="0"/>
              <w:iCs w:val="0"/>
              <w:noProof/>
              <w:kern w:val="2"/>
              <w:sz w:val="21"/>
              <w:szCs w:val="22"/>
            </w:rPr>
          </w:pPr>
          <w:ins w:id="140" w:author="作者" w:date="2024-07-05T12:45:00Z">
            <w:r w:rsidRPr="005D5EDE">
              <w:rPr>
                <w:rStyle w:val="aff2"/>
                <w:noProof/>
              </w:rPr>
              <w:fldChar w:fldCharType="begin"/>
            </w:r>
            <w:r w:rsidRPr="005D5EDE">
              <w:rPr>
                <w:rStyle w:val="aff2"/>
                <w:noProof/>
              </w:rPr>
              <w:instrText xml:space="preserve"> </w:instrText>
            </w:r>
            <w:r>
              <w:rPr>
                <w:noProof/>
              </w:rPr>
              <w:instrText>HYPERLINK \l "_Toc171076001"</w:instrText>
            </w:r>
            <w:r w:rsidRPr="005D5EDE">
              <w:rPr>
                <w:rStyle w:val="aff2"/>
                <w:noProof/>
              </w:rPr>
              <w:instrText xml:space="preserve"> </w:instrText>
            </w:r>
            <w:r w:rsidRPr="005D5EDE">
              <w:rPr>
                <w:rStyle w:val="aff2"/>
                <w:noProof/>
              </w:rPr>
              <w:fldChar w:fldCharType="separate"/>
            </w:r>
            <w:r w:rsidRPr="005D5EDE">
              <w:rPr>
                <w:rStyle w:val="aff2"/>
                <w:rFonts w:ascii="Arial Narrow" w:eastAsia="仿宋_GB2312" w:hAnsi="Arial Narrow" w:cs="楷体"/>
                <w:noProof/>
              </w:rPr>
              <w:t>4.8.</w:t>
            </w:r>
            <w:r w:rsidRPr="005D5EDE">
              <w:rPr>
                <w:rStyle w:val="aff2"/>
                <w:rFonts w:ascii="Arial Narrow" w:eastAsia="仿宋_GB2312" w:hAnsi="Arial Narrow" w:cs="楷体"/>
                <w:noProof/>
              </w:rPr>
              <w:t>小结</w:t>
            </w:r>
            <w:r>
              <w:rPr>
                <w:noProof/>
                <w:webHidden/>
              </w:rPr>
              <w:tab/>
            </w:r>
            <w:r>
              <w:rPr>
                <w:noProof/>
                <w:webHidden/>
              </w:rPr>
              <w:fldChar w:fldCharType="begin"/>
            </w:r>
            <w:r>
              <w:rPr>
                <w:noProof/>
                <w:webHidden/>
              </w:rPr>
              <w:instrText xml:space="preserve"> PAGEREF _Toc171076001 \h </w:instrText>
            </w:r>
          </w:ins>
          <w:r>
            <w:rPr>
              <w:noProof/>
              <w:webHidden/>
            </w:rPr>
          </w:r>
          <w:r>
            <w:rPr>
              <w:noProof/>
              <w:webHidden/>
            </w:rPr>
            <w:fldChar w:fldCharType="separate"/>
          </w:r>
          <w:ins w:id="141" w:author="admin" w:date="2024-07-08T16:21:00Z">
            <w:r w:rsidR="0031618F">
              <w:rPr>
                <w:noProof/>
                <w:webHidden/>
              </w:rPr>
              <w:t>25</w:t>
            </w:r>
          </w:ins>
          <w:ins w:id="142" w:author="作者" w:date="2024-07-05T12:45:00Z">
            <w:r>
              <w:rPr>
                <w:noProof/>
                <w:webHidden/>
              </w:rPr>
              <w:fldChar w:fldCharType="end"/>
            </w:r>
            <w:r w:rsidRPr="005D5EDE">
              <w:rPr>
                <w:rStyle w:val="aff2"/>
                <w:noProof/>
              </w:rPr>
              <w:fldChar w:fldCharType="end"/>
            </w:r>
          </w:ins>
        </w:p>
        <w:p w14:paraId="5F7FFE14" w14:textId="081E25CD" w:rsidR="0010710C" w:rsidRDefault="0010710C" w:rsidP="0010710C">
          <w:pPr>
            <w:pStyle w:val="TOC1"/>
            <w:tabs>
              <w:tab w:val="right" w:leader="dot" w:pos="8296"/>
            </w:tabs>
            <w:spacing w:before="0" w:after="0"/>
            <w:rPr>
              <w:ins w:id="143" w:author="作者" w:date="2024-07-05T12:45:00Z"/>
              <w:rFonts w:eastAsiaTheme="minorEastAsia" w:cstheme="minorBidi"/>
              <w:b w:val="0"/>
              <w:bCs w:val="0"/>
              <w:noProof/>
              <w:kern w:val="2"/>
              <w:sz w:val="21"/>
              <w:szCs w:val="22"/>
            </w:rPr>
          </w:pPr>
          <w:ins w:id="144" w:author="作者" w:date="2024-07-05T12:45:00Z">
            <w:r w:rsidRPr="005D5EDE">
              <w:rPr>
                <w:rStyle w:val="aff2"/>
                <w:noProof/>
              </w:rPr>
              <w:fldChar w:fldCharType="begin"/>
            </w:r>
            <w:r w:rsidRPr="005D5EDE">
              <w:rPr>
                <w:rStyle w:val="aff2"/>
                <w:noProof/>
              </w:rPr>
              <w:instrText xml:space="preserve"> </w:instrText>
            </w:r>
            <w:r>
              <w:rPr>
                <w:noProof/>
              </w:rPr>
              <w:instrText>HYPERLINK \l "_Toc171076002"</w:instrText>
            </w:r>
            <w:r w:rsidRPr="005D5EDE">
              <w:rPr>
                <w:rStyle w:val="aff2"/>
                <w:noProof/>
              </w:rPr>
              <w:instrText xml:space="preserve"> </w:instrText>
            </w:r>
            <w:r w:rsidRPr="005D5EDE">
              <w:rPr>
                <w:rStyle w:val="aff2"/>
                <w:noProof/>
              </w:rPr>
              <w:fldChar w:fldCharType="separate"/>
            </w:r>
            <w:r w:rsidRPr="005D5EDE">
              <w:rPr>
                <w:rStyle w:val="aff2"/>
                <w:rFonts w:ascii="Arial Narrow" w:eastAsia="仿宋_GB2312" w:hAnsi="Arial Narrow" w:cs="Arial Unicode MS"/>
                <w:noProof/>
              </w:rPr>
              <w:t>5.</w:t>
            </w:r>
            <w:r w:rsidRPr="005D5EDE">
              <w:rPr>
                <w:rStyle w:val="aff2"/>
                <w:rFonts w:ascii="Arial Narrow" w:eastAsia="仿宋_GB2312" w:hAnsi="Arial Narrow" w:cs="Arial Unicode MS"/>
                <w:noProof/>
              </w:rPr>
              <w:t>功能和风险分析</w:t>
            </w:r>
            <w:r>
              <w:rPr>
                <w:noProof/>
                <w:webHidden/>
              </w:rPr>
              <w:tab/>
            </w:r>
            <w:r>
              <w:rPr>
                <w:noProof/>
                <w:webHidden/>
              </w:rPr>
              <w:fldChar w:fldCharType="begin"/>
            </w:r>
            <w:r>
              <w:rPr>
                <w:noProof/>
                <w:webHidden/>
              </w:rPr>
              <w:instrText xml:space="preserve"> PAGEREF _Toc171076002 \h </w:instrText>
            </w:r>
          </w:ins>
          <w:r>
            <w:rPr>
              <w:noProof/>
              <w:webHidden/>
            </w:rPr>
          </w:r>
          <w:r>
            <w:rPr>
              <w:noProof/>
              <w:webHidden/>
            </w:rPr>
            <w:fldChar w:fldCharType="separate"/>
          </w:r>
          <w:ins w:id="145" w:author="admin" w:date="2024-07-08T16:21:00Z">
            <w:r w:rsidR="0031618F">
              <w:rPr>
                <w:noProof/>
                <w:webHidden/>
              </w:rPr>
              <w:t>26</w:t>
            </w:r>
          </w:ins>
          <w:ins w:id="146" w:author="作者" w:date="2024-07-05T12:45:00Z">
            <w:r>
              <w:rPr>
                <w:noProof/>
                <w:webHidden/>
              </w:rPr>
              <w:fldChar w:fldCharType="end"/>
            </w:r>
            <w:r w:rsidRPr="005D5EDE">
              <w:rPr>
                <w:rStyle w:val="aff2"/>
                <w:noProof/>
              </w:rPr>
              <w:fldChar w:fldCharType="end"/>
            </w:r>
          </w:ins>
        </w:p>
        <w:p w14:paraId="4C431CB5" w14:textId="26B5B4E2" w:rsidR="0010710C" w:rsidRDefault="0010710C" w:rsidP="0010710C">
          <w:pPr>
            <w:pStyle w:val="TOC2"/>
            <w:tabs>
              <w:tab w:val="right" w:leader="dot" w:pos="8296"/>
            </w:tabs>
            <w:spacing w:before="0"/>
            <w:rPr>
              <w:ins w:id="147" w:author="作者" w:date="2024-07-05T12:45:00Z"/>
              <w:rFonts w:eastAsiaTheme="minorEastAsia" w:cstheme="minorBidi"/>
              <w:i w:val="0"/>
              <w:iCs w:val="0"/>
              <w:noProof/>
              <w:kern w:val="2"/>
              <w:sz w:val="21"/>
              <w:szCs w:val="22"/>
            </w:rPr>
          </w:pPr>
          <w:ins w:id="148" w:author="作者" w:date="2024-07-05T12:45:00Z">
            <w:r w:rsidRPr="005D5EDE">
              <w:rPr>
                <w:rStyle w:val="aff2"/>
                <w:noProof/>
              </w:rPr>
              <w:fldChar w:fldCharType="begin"/>
            </w:r>
            <w:r w:rsidRPr="005D5EDE">
              <w:rPr>
                <w:rStyle w:val="aff2"/>
                <w:noProof/>
              </w:rPr>
              <w:instrText xml:space="preserve"> </w:instrText>
            </w:r>
            <w:r>
              <w:rPr>
                <w:noProof/>
              </w:rPr>
              <w:instrText>HYPERLINK \l "_Toc171076003"</w:instrText>
            </w:r>
            <w:r w:rsidRPr="005D5EDE">
              <w:rPr>
                <w:rStyle w:val="aff2"/>
                <w:noProof/>
              </w:rPr>
              <w:instrText xml:space="preserve"> </w:instrText>
            </w:r>
            <w:r w:rsidRPr="005D5EDE">
              <w:rPr>
                <w:rStyle w:val="aff2"/>
                <w:noProof/>
              </w:rPr>
              <w:fldChar w:fldCharType="separate"/>
            </w:r>
            <w:r w:rsidRPr="005D5EDE">
              <w:rPr>
                <w:rStyle w:val="aff2"/>
                <w:rFonts w:ascii="Arial Narrow" w:eastAsia="仿宋_GB2312" w:hAnsi="Arial Narrow" w:cs="楷体"/>
                <w:noProof/>
              </w:rPr>
              <w:t>5.1.</w:t>
            </w:r>
            <w:r w:rsidRPr="005D5EDE">
              <w:rPr>
                <w:rStyle w:val="aff2"/>
                <w:rFonts w:ascii="Arial Narrow" w:eastAsia="仿宋_GB2312" w:hAnsi="Arial Narrow" w:cs="楷体"/>
                <w:noProof/>
              </w:rPr>
              <w:t>简介</w:t>
            </w:r>
            <w:r>
              <w:rPr>
                <w:noProof/>
                <w:webHidden/>
              </w:rPr>
              <w:tab/>
            </w:r>
            <w:r>
              <w:rPr>
                <w:noProof/>
                <w:webHidden/>
              </w:rPr>
              <w:fldChar w:fldCharType="begin"/>
            </w:r>
            <w:r>
              <w:rPr>
                <w:noProof/>
                <w:webHidden/>
              </w:rPr>
              <w:instrText xml:space="preserve"> PAGEREF _Toc171076003 \h </w:instrText>
            </w:r>
          </w:ins>
          <w:r>
            <w:rPr>
              <w:noProof/>
              <w:webHidden/>
            </w:rPr>
          </w:r>
          <w:r>
            <w:rPr>
              <w:noProof/>
              <w:webHidden/>
            </w:rPr>
            <w:fldChar w:fldCharType="separate"/>
          </w:r>
          <w:ins w:id="149" w:author="admin" w:date="2024-07-08T16:21:00Z">
            <w:r w:rsidR="0031618F">
              <w:rPr>
                <w:noProof/>
                <w:webHidden/>
              </w:rPr>
              <w:t>26</w:t>
            </w:r>
          </w:ins>
          <w:ins w:id="150" w:author="作者" w:date="2024-07-05T12:45:00Z">
            <w:r>
              <w:rPr>
                <w:noProof/>
                <w:webHidden/>
              </w:rPr>
              <w:fldChar w:fldCharType="end"/>
            </w:r>
            <w:r w:rsidRPr="005D5EDE">
              <w:rPr>
                <w:rStyle w:val="aff2"/>
                <w:noProof/>
              </w:rPr>
              <w:fldChar w:fldCharType="end"/>
            </w:r>
          </w:ins>
        </w:p>
        <w:p w14:paraId="45B1249E" w14:textId="3F551012" w:rsidR="0010710C" w:rsidRDefault="0010710C" w:rsidP="0010710C">
          <w:pPr>
            <w:pStyle w:val="TOC2"/>
            <w:tabs>
              <w:tab w:val="right" w:leader="dot" w:pos="8296"/>
            </w:tabs>
            <w:spacing w:before="0"/>
            <w:rPr>
              <w:ins w:id="151" w:author="作者" w:date="2024-07-05T12:45:00Z"/>
              <w:rFonts w:eastAsiaTheme="minorEastAsia" w:cstheme="minorBidi"/>
              <w:i w:val="0"/>
              <w:iCs w:val="0"/>
              <w:noProof/>
              <w:kern w:val="2"/>
              <w:sz w:val="21"/>
              <w:szCs w:val="22"/>
            </w:rPr>
          </w:pPr>
          <w:ins w:id="152" w:author="作者" w:date="2024-07-05T12:45:00Z">
            <w:r w:rsidRPr="005D5EDE">
              <w:rPr>
                <w:rStyle w:val="aff2"/>
                <w:noProof/>
              </w:rPr>
              <w:fldChar w:fldCharType="begin"/>
            </w:r>
            <w:r w:rsidRPr="005D5EDE">
              <w:rPr>
                <w:rStyle w:val="aff2"/>
                <w:noProof/>
              </w:rPr>
              <w:instrText xml:space="preserve"> </w:instrText>
            </w:r>
            <w:r>
              <w:rPr>
                <w:noProof/>
              </w:rPr>
              <w:instrText>HYPERLINK \l "_Toc171076004"</w:instrText>
            </w:r>
            <w:r w:rsidRPr="005D5EDE">
              <w:rPr>
                <w:rStyle w:val="aff2"/>
                <w:noProof/>
              </w:rPr>
              <w:instrText xml:space="preserve"> </w:instrText>
            </w:r>
            <w:r w:rsidRPr="005D5EDE">
              <w:rPr>
                <w:rStyle w:val="aff2"/>
                <w:noProof/>
              </w:rPr>
              <w:fldChar w:fldCharType="separate"/>
            </w:r>
            <w:r w:rsidRPr="005D5EDE">
              <w:rPr>
                <w:rStyle w:val="aff2"/>
                <w:rFonts w:ascii="Arial Narrow" w:eastAsia="仿宋_GB2312" w:hAnsi="Arial Narrow" w:cs="楷体"/>
                <w:noProof/>
              </w:rPr>
              <w:t>5.2.</w:t>
            </w:r>
            <w:r w:rsidRPr="005D5EDE">
              <w:rPr>
                <w:rStyle w:val="aff2"/>
                <w:rFonts w:ascii="Arial Narrow" w:eastAsia="仿宋_GB2312" w:hAnsi="Arial Narrow" w:cs="楷体"/>
                <w:noProof/>
              </w:rPr>
              <w:t>功能及风险分析</w:t>
            </w:r>
            <w:r>
              <w:rPr>
                <w:noProof/>
                <w:webHidden/>
              </w:rPr>
              <w:tab/>
            </w:r>
            <w:r>
              <w:rPr>
                <w:noProof/>
                <w:webHidden/>
              </w:rPr>
              <w:fldChar w:fldCharType="begin"/>
            </w:r>
            <w:r>
              <w:rPr>
                <w:noProof/>
                <w:webHidden/>
              </w:rPr>
              <w:instrText xml:space="preserve"> PAGEREF _Toc171076004 \h </w:instrText>
            </w:r>
          </w:ins>
          <w:r>
            <w:rPr>
              <w:noProof/>
              <w:webHidden/>
            </w:rPr>
          </w:r>
          <w:r>
            <w:rPr>
              <w:noProof/>
              <w:webHidden/>
            </w:rPr>
            <w:fldChar w:fldCharType="separate"/>
          </w:r>
          <w:ins w:id="153" w:author="admin" w:date="2024-07-08T16:21:00Z">
            <w:r w:rsidR="0031618F">
              <w:rPr>
                <w:noProof/>
                <w:webHidden/>
              </w:rPr>
              <w:t>26</w:t>
            </w:r>
          </w:ins>
          <w:ins w:id="154" w:author="作者" w:date="2024-07-05T12:45:00Z">
            <w:r>
              <w:rPr>
                <w:noProof/>
                <w:webHidden/>
              </w:rPr>
              <w:fldChar w:fldCharType="end"/>
            </w:r>
            <w:r w:rsidRPr="005D5EDE">
              <w:rPr>
                <w:rStyle w:val="aff2"/>
                <w:noProof/>
              </w:rPr>
              <w:fldChar w:fldCharType="end"/>
            </w:r>
          </w:ins>
        </w:p>
        <w:p w14:paraId="37D6AB93" w14:textId="340ED354" w:rsidR="0010710C" w:rsidRDefault="0010710C" w:rsidP="0010710C">
          <w:pPr>
            <w:pStyle w:val="TOC2"/>
            <w:tabs>
              <w:tab w:val="right" w:leader="dot" w:pos="8296"/>
            </w:tabs>
            <w:spacing w:before="0"/>
            <w:rPr>
              <w:ins w:id="155" w:author="作者" w:date="2024-07-05T12:45:00Z"/>
              <w:rFonts w:eastAsiaTheme="minorEastAsia" w:cstheme="minorBidi"/>
              <w:i w:val="0"/>
              <w:iCs w:val="0"/>
              <w:noProof/>
              <w:kern w:val="2"/>
              <w:sz w:val="21"/>
              <w:szCs w:val="22"/>
            </w:rPr>
          </w:pPr>
          <w:ins w:id="156" w:author="作者" w:date="2024-07-05T12:45:00Z">
            <w:r w:rsidRPr="005D5EDE">
              <w:rPr>
                <w:rStyle w:val="aff2"/>
                <w:noProof/>
              </w:rPr>
              <w:fldChar w:fldCharType="begin"/>
            </w:r>
            <w:r w:rsidRPr="005D5EDE">
              <w:rPr>
                <w:rStyle w:val="aff2"/>
                <w:noProof/>
              </w:rPr>
              <w:instrText xml:space="preserve"> </w:instrText>
            </w:r>
            <w:r>
              <w:rPr>
                <w:noProof/>
              </w:rPr>
              <w:instrText>HYPERLINK \l "_Toc171076005"</w:instrText>
            </w:r>
            <w:r w:rsidRPr="005D5EDE">
              <w:rPr>
                <w:rStyle w:val="aff2"/>
                <w:noProof/>
              </w:rPr>
              <w:instrText xml:space="preserve"> </w:instrText>
            </w:r>
            <w:r w:rsidRPr="005D5EDE">
              <w:rPr>
                <w:rStyle w:val="aff2"/>
                <w:noProof/>
              </w:rPr>
              <w:fldChar w:fldCharType="separate"/>
            </w:r>
            <w:r w:rsidRPr="005D5EDE">
              <w:rPr>
                <w:rStyle w:val="aff2"/>
                <w:rFonts w:ascii="Arial Narrow" w:eastAsia="仿宋_GB2312" w:hAnsi="Arial Narrow" w:cs="楷体"/>
                <w:noProof/>
              </w:rPr>
              <w:t>5.3.</w:t>
            </w:r>
            <w:r w:rsidRPr="005D5EDE">
              <w:rPr>
                <w:rStyle w:val="aff2"/>
                <w:rFonts w:ascii="Arial Narrow" w:eastAsia="仿宋_GB2312" w:hAnsi="Arial Narrow" w:cs="楷体"/>
                <w:noProof/>
              </w:rPr>
              <w:t>资产分析</w:t>
            </w:r>
            <w:r>
              <w:rPr>
                <w:noProof/>
                <w:webHidden/>
              </w:rPr>
              <w:tab/>
            </w:r>
            <w:r>
              <w:rPr>
                <w:noProof/>
                <w:webHidden/>
              </w:rPr>
              <w:fldChar w:fldCharType="begin"/>
            </w:r>
            <w:r>
              <w:rPr>
                <w:noProof/>
                <w:webHidden/>
              </w:rPr>
              <w:instrText xml:space="preserve"> PAGEREF _Toc171076005 \h </w:instrText>
            </w:r>
          </w:ins>
          <w:r>
            <w:rPr>
              <w:noProof/>
              <w:webHidden/>
            </w:rPr>
          </w:r>
          <w:r>
            <w:rPr>
              <w:noProof/>
              <w:webHidden/>
            </w:rPr>
            <w:fldChar w:fldCharType="separate"/>
          </w:r>
          <w:ins w:id="157" w:author="admin" w:date="2024-07-08T16:21:00Z">
            <w:r w:rsidR="0031618F">
              <w:rPr>
                <w:noProof/>
                <w:webHidden/>
              </w:rPr>
              <w:t>30</w:t>
            </w:r>
          </w:ins>
          <w:ins w:id="158" w:author="作者" w:date="2024-07-05T12:45:00Z">
            <w:r>
              <w:rPr>
                <w:noProof/>
                <w:webHidden/>
              </w:rPr>
              <w:fldChar w:fldCharType="end"/>
            </w:r>
            <w:r w:rsidRPr="005D5EDE">
              <w:rPr>
                <w:rStyle w:val="aff2"/>
                <w:noProof/>
              </w:rPr>
              <w:fldChar w:fldCharType="end"/>
            </w:r>
          </w:ins>
        </w:p>
        <w:p w14:paraId="4180E8A4" w14:textId="745DBE07" w:rsidR="0010710C" w:rsidRDefault="0010710C" w:rsidP="0010710C">
          <w:pPr>
            <w:pStyle w:val="TOC2"/>
            <w:tabs>
              <w:tab w:val="right" w:leader="dot" w:pos="8296"/>
            </w:tabs>
            <w:spacing w:before="0"/>
            <w:rPr>
              <w:ins w:id="159" w:author="作者" w:date="2024-07-05T12:45:00Z"/>
              <w:rFonts w:eastAsiaTheme="minorEastAsia" w:cstheme="minorBidi"/>
              <w:i w:val="0"/>
              <w:iCs w:val="0"/>
              <w:noProof/>
              <w:kern w:val="2"/>
              <w:sz w:val="21"/>
              <w:szCs w:val="22"/>
            </w:rPr>
          </w:pPr>
          <w:ins w:id="160" w:author="作者" w:date="2024-07-05T12:45:00Z">
            <w:r w:rsidRPr="005D5EDE">
              <w:rPr>
                <w:rStyle w:val="aff2"/>
                <w:noProof/>
              </w:rPr>
              <w:fldChar w:fldCharType="begin"/>
            </w:r>
            <w:r w:rsidRPr="005D5EDE">
              <w:rPr>
                <w:rStyle w:val="aff2"/>
                <w:noProof/>
              </w:rPr>
              <w:instrText xml:space="preserve"> </w:instrText>
            </w:r>
            <w:r>
              <w:rPr>
                <w:noProof/>
              </w:rPr>
              <w:instrText>HYPERLINK \l "_Toc171076006"</w:instrText>
            </w:r>
            <w:r w:rsidRPr="005D5EDE">
              <w:rPr>
                <w:rStyle w:val="aff2"/>
                <w:noProof/>
              </w:rPr>
              <w:instrText xml:space="preserve"> </w:instrText>
            </w:r>
            <w:r w:rsidRPr="005D5EDE">
              <w:rPr>
                <w:rStyle w:val="aff2"/>
                <w:noProof/>
              </w:rPr>
              <w:fldChar w:fldCharType="separate"/>
            </w:r>
            <w:r w:rsidRPr="005D5EDE">
              <w:rPr>
                <w:rStyle w:val="aff2"/>
                <w:rFonts w:ascii="Arial Narrow" w:eastAsia="仿宋_GB2312" w:hAnsi="Arial Narrow" w:cs="楷体"/>
                <w:noProof/>
              </w:rPr>
              <w:t>5.3.1.</w:t>
            </w:r>
            <w:r w:rsidRPr="005D5EDE">
              <w:rPr>
                <w:rStyle w:val="aff2"/>
                <w:rFonts w:ascii="Arial Narrow" w:eastAsia="仿宋_GB2312" w:hAnsi="Arial Narrow" w:cs="楷体"/>
                <w:noProof/>
              </w:rPr>
              <w:t>有形资产</w:t>
            </w:r>
            <w:r>
              <w:rPr>
                <w:noProof/>
                <w:webHidden/>
              </w:rPr>
              <w:tab/>
            </w:r>
            <w:r>
              <w:rPr>
                <w:noProof/>
                <w:webHidden/>
              </w:rPr>
              <w:fldChar w:fldCharType="begin"/>
            </w:r>
            <w:r>
              <w:rPr>
                <w:noProof/>
                <w:webHidden/>
              </w:rPr>
              <w:instrText xml:space="preserve"> PAGEREF _Toc171076006 \h </w:instrText>
            </w:r>
          </w:ins>
          <w:r>
            <w:rPr>
              <w:noProof/>
              <w:webHidden/>
            </w:rPr>
          </w:r>
          <w:r>
            <w:rPr>
              <w:noProof/>
              <w:webHidden/>
            </w:rPr>
            <w:fldChar w:fldCharType="separate"/>
          </w:r>
          <w:ins w:id="161" w:author="admin" w:date="2024-07-08T16:21:00Z">
            <w:r w:rsidR="0031618F">
              <w:rPr>
                <w:noProof/>
                <w:webHidden/>
              </w:rPr>
              <w:t>30</w:t>
            </w:r>
          </w:ins>
          <w:ins w:id="162" w:author="作者" w:date="2024-07-05T12:45:00Z">
            <w:r>
              <w:rPr>
                <w:noProof/>
                <w:webHidden/>
              </w:rPr>
              <w:fldChar w:fldCharType="end"/>
            </w:r>
            <w:r w:rsidRPr="005D5EDE">
              <w:rPr>
                <w:rStyle w:val="aff2"/>
                <w:noProof/>
              </w:rPr>
              <w:fldChar w:fldCharType="end"/>
            </w:r>
          </w:ins>
        </w:p>
        <w:p w14:paraId="0969A4F0" w14:textId="56BB9FDC" w:rsidR="0010710C" w:rsidRDefault="0010710C" w:rsidP="0010710C">
          <w:pPr>
            <w:pStyle w:val="TOC2"/>
            <w:tabs>
              <w:tab w:val="right" w:leader="dot" w:pos="8296"/>
            </w:tabs>
            <w:spacing w:before="0"/>
            <w:rPr>
              <w:ins w:id="163" w:author="作者" w:date="2024-07-05T12:45:00Z"/>
              <w:rFonts w:eastAsiaTheme="minorEastAsia" w:cstheme="minorBidi"/>
              <w:i w:val="0"/>
              <w:iCs w:val="0"/>
              <w:noProof/>
              <w:kern w:val="2"/>
              <w:sz w:val="21"/>
              <w:szCs w:val="22"/>
            </w:rPr>
          </w:pPr>
          <w:ins w:id="164" w:author="作者" w:date="2024-07-05T12:45:00Z">
            <w:r w:rsidRPr="005D5EDE">
              <w:rPr>
                <w:rStyle w:val="aff2"/>
                <w:noProof/>
              </w:rPr>
              <w:fldChar w:fldCharType="begin"/>
            </w:r>
            <w:r w:rsidRPr="005D5EDE">
              <w:rPr>
                <w:rStyle w:val="aff2"/>
                <w:noProof/>
              </w:rPr>
              <w:instrText xml:space="preserve"> </w:instrText>
            </w:r>
            <w:r>
              <w:rPr>
                <w:noProof/>
              </w:rPr>
              <w:instrText>HYPERLINK \l "_Toc171076007"</w:instrText>
            </w:r>
            <w:r w:rsidRPr="005D5EDE">
              <w:rPr>
                <w:rStyle w:val="aff2"/>
                <w:noProof/>
              </w:rPr>
              <w:instrText xml:space="preserve"> </w:instrText>
            </w:r>
            <w:r w:rsidRPr="005D5EDE">
              <w:rPr>
                <w:rStyle w:val="aff2"/>
                <w:noProof/>
              </w:rPr>
              <w:fldChar w:fldCharType="separate"/>
            </w:r>
            <w:r w:rsidRPr="005D5EDE">
              <w:rPr>
                <w:rStyle w:val="aff2"/>
                <w:rFonts w:ascii="Arial Narrow" w:eastAsia="仿宋_GB2312" w:hAnsi="Arial Narrow" w:cs="楷体"/>
                <w:noProof/>
              </w:rPr>
              <w:t>5.3.2.</w:t>
            </w:r>
            <w:r w:rsidRPr="005D5EDE">
              <w:rPr>
                <w:rStyle w:val="aff2"/>
                <w:rFonts w:ascii="Arial Narrow" w:eastAsia="仿宋_GB2312" w:hAnsi="Arial Narrow" w:cs="楷体"/>
                <w:noProof/>
              </w:rPr>
              <w:t>无形资产</w:t>
            </w:r>
            <w:r>
              <w:rPr>
                <w:noProof/>
                <w:webHidden/>
              </w:rPr>
              <w:tab/>
            </w:r>
            <w:r>
              <w:rPr>
                <w:noProof/>
                <w:webHidden/>
              </w:rPr>
              <w:fldChar w:fldCharType="begin"/>
            </w:r>
            <w:r>
              <w:rPr>
                <w:noProof/>
                <w:webHidden/>
              </w:rPr>
              <w:instrText xml:space="preserve"> PAGEREF _Toc171076007 \h </w:instrText>
            </w:r>
          </w:ins>
          <w:r>
            <w:rPr>
              <w:noProof/>
              <w:webHidden/>
            </w:rPr>
          </w:r>
          <w:r>
            <w:rPr>
              <w:noProof/>
              <w:webHidden/>
            </w:rPr>
            <w:fldChar w:fldCharType="separate"/>
          </w:r>
          <w:ins w:id="165" w:author="admin" w:date="2024-07-08T16:21:00Z">
            <w:r w:rsidR="0031618F">
              <w:rPr>
                <w:noProof/>
                <w:webHidden/>
              </w:rPr>
              <w:t>31</w:t>
            </w:r>
          </w:ins>
          <w:ins w:id="166" w:author="作者" w:date="2024-07-05T12:45:00Z">
            <w:r>
              <w:rPr>
                <w:noProof/>
                <w:webHidden/>
              </w:rPr>
              <w:fldChar w:fldCharType="end"/>
            </w:r>
            <w:r w:rsidRPr="005D5EDE">
              <w:rPr>
                <w:rStyle w:val="aff2"/>
                <w:noProof/>
              </w:rPr>
              <w:fldChar w:fldCharType="end"/>
            </w:r>
          </w:ins>
        </w:p>
        <w:p w14:paraId="34E937FF" w14:textId="0A6D41A4" w:rsidR="0010710C" w:rsidRDefault="0010710C" w:rsidP="0010710C">
          <w:pPr>
            <w:pStyle w:val="TOC2"/>
            <w:tabs>
              <w:tab w:val="right" w:leader="dot" w:pos="8296"/>
            </w:tabs>
            <w:spacing w:before="0"/>
            <w:rPr>
              <w:ins w:id="167" w:author="作者" w:date="2024-07-05T12:45:00Z"/>
              <w:rFonts w:eastAsiaTheme="minorEastAsia" w:cstheme="minorBidi"/>
              <w:i w:val="0"/>
              <w:iCs w:val="0"/>
              <w:noProof/>
              <w:kern w:val="2"/>
              <w:sz w:val="21"/>
              <w:szCs w:val="22"/>
            </w:rPr>
          </w:pPr>
          <w:ins w:id="168" w:author="作者" w:date="2024-07-05T12:45:00Z">
            <w:r w:rsidRPr="005D5EDE">
              <w:rPr>
                <w:rStyle w:val="aff2"/>
                <w:noProof/>
              </w:rPr>
              <w:fldChar w:fldCharType="begin"/>
            </w:r>
            <w:r w:rsidRPr="005D5EDE">
              <w:rPr>
                <w:rStyle w:val="aff2"/>
                <w:noProof/>
              </w:rPr>
              <w:instrText xml:space="preserve"> </w:instrText>
            </w:r>
            <w:r>
              <w:rPr>
                <w:noProof/>
              </w:rPr>
              <w:instrText>HYPERLINK \l "_Toc171076008"</w:instrText>
            </w:r>
            <w:r w:rsidRPr="005D5EDE">
              <w:rPr>
                <w:rStyle w:val="aff2"/>
                <w:noProof/>
              </w:rPr>
              <w:instrText xml:space="preserve"> </w:instrText>
            </w:r>
            <w:r w:rsidRPr="005D5EDE">
              <w:rPr>
                <w:rStyle w:val="aff2"/>
                <w:noProof/>
              </w:rPr>
              <w:fldChar w:fldCharType="separate"/>
            </w:r>
            <w:r w:rsidRPr="005D5EDE">
              <w:rPr>
                <w:rStyle w:val="aff2"/>
                <w:rFonts w:ascii="Arial Narrow" w:eastAsia="仿宋_GB2312" w:hAnsi="Arial Narrow" w:cs="楷体"/>
                <w:noProof/>
              </w:rPr>
              <w:t>5.4.</w:t>
            </w:r>
            <w:r w:rsidRPr="005D5EDE">
              <w:rPr>
                <w:rStyle w:val="aff2"/>
                <w:rFonts w:ascii="Arial Narrow" w:eastAsia="仿宋_GB2312" w:hAnsi="Arial Narrow" w:cs="楷体"/>
                <w:noProof/>
              </w:rPr>
              <w:t>小结</w:t>
            </w:r>
            <w:r>
              <w:rPr>
                <w:noProof/>
                <w:webHidden/>
              </w:rPr>
              <w:tab/>
            </w:r>
            <w:r>
              <w:rPr>
                <w:noProof/>
                <w:webHidden/>
              </w:rPr>
              <w:fldChar w:fldCharType="begin"/>
            </w:r>
            <w:r>
              <w:rPr>
                <w:noProof/>
                <w:webHidden/>
              </w:rPr>
              <w:instrText xml:space="preserve"> PAGEREF _Toc171076008 \h </w:instrText>
            </w:r>
          </w:ins>
          <w:r>
            <w:rPr>
              <w:noProof/>
              <w:webHidden/>
            </w:rPr>
          </w:r>
          <w:r>
            <w:rPr>
              <w:noProof/>
              <w:webHidden/>
            </w:rPr>
            <w:fldChar w:fldCharType="separate"/>
          </w:r>
          <w:ins w:id="169" w:author="admin" w:date="2024-07-08T16:21:00Z">
            <w:r w:rsidR="0031618F">
              <w:rPr>
                <w:noProof/>
                <w:webHidden/>
              </w:rPr>
              <w:t>31</w:t>
            </w:r>
          </w:ins>
          <w:ins w:id="170" w:author="作者" w:date="2024-07-05T12:45:00Z">
            <w:r>
              <w:rPr>
                <w:noProof/>
                <w:webHidden/>
              </w:rPr>
              <w:fldChar w:fldCharType="end"/>
            </w:r>
            <w:r w:rsidRPr="005D5EDE">
              <w:rPr>
                <w:rStyle w:val="aff2"/>
                <w:noProof/>
              </w:rPr>
              <w:fldChar w:fldCharType="end"/>
            </w:r>
          </w:ins>
        </w:p>
        <w:p w14:paraId="7215FCF0" w14:textId="564511A3" w:rsidR="0010710C" w:rsidRDefault="0010710C" w:rsidP="0010710C">
          <w:pPr>
            <w:pStyle w:val="TOC1"/>
            <w:tabs>
              <w:tab w:val="right" w:leader="dot" w:pos="8296"/>
            </w:tabs>
            <w:spacing w:before="0" w:after="0"/>
            <w:rPr>
              <w:ins w:id="171" w:author="作者" w:date="2024-07-05T12:45:00Z"/>
              <w:rFonts w:eastAsiaTheme="minorEastAsia" w:cstheme="minorBidi"/>
              <w:b w:val="0"/>
              <w:bCs w:val="0"/>
              <w:noProof/>
              <w:kern w:val="2"/>
              <w:sz w:val="21"/>
              <w:szCs w:val="22"/>
            </w:rPr>
          </w:pPr>
          <w:ins w:id="172" w:author="作者" w:date="2024-07-05T12:45:00Z">
            <w:r w:rsidRPr="005D5EDE">
              <w:rPr>
                <w:rStyle w:val="aff2"/>
                <w:noProof/>
              </w:rPr>
              <w:fldChar w:fldCharType="begin"/>
            </w:r>
            <w:r w:rsidRPr="005D5EDE">
              <w:rPr>
                <w:rStyle w:val="aff2"/>
                <w:noProof/>
              </w:rPr>
              <w:instrText xml:space="preserve"> </w:instrText>
            </w:r>
            <w:r>
              <w:rPr>
                <w:noProof/>
              </w:rPr>
              <w:instrText>HYPERLINK \l "_Toc171076009"</w:instrText>
            </w:r>
            <w:r w:rsidRPr="005D5EDE">
              <w:rPr>
                <w:rStyle w:val="aff2"/>
                <w:noProof/>
              </w:rPr>
              <w:instrText xml:space="preserve"> </w:instrText>
            </w:r>
            <w:r w:rsidRPr="005D5EDE">
              <w:rPr>
                <w:rStyle w:val="aff2"/>
                <w:noProof/>
              </w:rPr>
              <w:fldChar w:fldCharType="separate"/>
            </w:r>
            <w:r w:rsidRPr="005D5EDE">
              <w:rPr>
                <w:rStyle w:val="aff2"/>
                <w:rFonts w:ascii="Arial Narrow" w:eastAsia="仿宋_GB2312" w:hAnsi="Arial Narrow" w:cs="Arial Unicode MS"/>
                <w:noProof/>
              </w:rPr>
              <w:t>6.</w:t>
            </w:r>
            <w:r w:rsidRPr="005D5EDE">
              <w:rPr>
                <w:rStyle w:val="aff2"/>
                <w:rFonts w:ascii="Arial Narrow" w:eastAsia="仿宋_GB2312" w:hAnsi="Arial Narrow" w:cs="Arial Unicode MS"/>
                <w:noProof/>
              </w:rPr>
              <w:t>价值链分析</w:t>
            </w:r>
            <w:r>
              <w:rPr>
                <w:noProof/>
                <w:webHidden/>
              </w:rPr>
              <w:tab/>
            </w:r>
            <w:r>
              <w:rPr>
                <w:noProof/>
                <w:webHidden/>
              </w:rPr>
              <w:fldChar w:fldCharType="begin"/>
            </w:r>
            <w:r>
              <w:rPr>
                <w:noProof/>
                <w:webHidden/>
              </w:rPr>
              <w:instrText xml:space="preserve"> PAGEREF _Toc171076009 \h </w:instrText>
            </w:r>
          </w:ins>
          <w:r>
            <w:rPr>
              <w:noProof/>
              <w:webHidden/>
            </w:rPr>
          </w:r>
          <w:r>
            <w:rPr>
              <w:noProof/>
              <w:webHidden/>
            </w:rPr>
            <w:fldChar w:fldCharType="separate"/>
          </w:r>
          <w:ins w:id="173" w:author="admin" w:date="2024-07-08T16:21:00Z">
            <w:r w:rsidR="0031618F">
              <w:rPr>
                <w:noProof/>
                <w:webHidden/>
              </w:rPr>
              <w:t>32</w:t>
            </w:r>
          </w:ins>
          <w:ins w:id="174" w:author="作者" w:date="2024-07-05T12:45:00Z">
            <w:r>
              <w:rPr>
                <w:noProof/>
                <w:webHidden/>
              </w:rPr>
              <w:fldChar w:fldCharType="end"/>
            </w:r>
            <w:r w:rsidRPr="005D5EDE">
              <w:rPr>
                <w:rStyle w:val="aff2"/>
                <w:noProof/>
              </w:rPr>
              <w:fldChar w:fldCharType="end"/>
            </w:r>
          </w:ins>
        </w:p>
        <w:p w14:paraId="50957215" w14:textId="6CC7E244" w:rsidR="0010710C" w:rsidRDefault="0010710C" w:rsidP="0010710C">
          <w:pPr>
            <w:pStyle w:val="TOC2"/>
            <w:tabs>
              <w:tab w:val="right" w:leader="dot" w:pos="8296"/>
            </w:tabs>
            <w:spacing w:before="0"/>
            <w:rPr>
              <w:ins w:id="175" w:author="作者" w:date="2024-07-05T12:45:00Z"/>
              <w:rFonts w:eastAsiaTheme="minorEastAsia" w:cstheme="minorBidi"/>
              <w:i w:val="0"/>
              <w:iCs w:val="0"/>
              <w:noProof/>
              <w:kern w:val="2"/>
              <w:sz w:val="21"/>
              <w:szCs w:val="22"/>
            </w:rPr>
          </w:pPr>
          <w:ins w:id="176" w:author="作者" w:date="2024-07-05T12:45:00Z">
            <w:r w:rsidRPr="005D5EDE">
              <w:rPr>
                <w:rStyle w:val="aff2"/>
                <w:noProof/>
              </w:rPr>
              <w:fldChar w:fldCharType="begin"/>
            </w:r>
            <w:r w:rsidRPr="005D5EDE">
              <w:rPr>
                <w:rStyle w:val="aff2"/>
                <w:noProof/>
              </w:rPr>
              <w:instrText xml:space="preserve"> </w:instrText>
            </w:r>
            <w:r>
              <w:rPr>
                <w:noProof/>
              </w:rPr>
              <w:instrText>HYPERLINK \l "_Toc171076010"</w:instrText>
            </w:r>
            <w:r w:rsidRPr="005D5EDE">
              <w:rPr>
                <w:rStyle w:val="aff2"/>
                <w:noProof/>
              </w:rPr>
              <w:instrText xml:space="preserve"> </w:instrText>
            </w:r>
            <w:r w:rsidRPr="005D5EDE">
              <w:rPr>
                <w:rStyle w:val="aff2"/>
                <w:noProof/>
              </w:rPr>
              <w:fldChar w:fldCharType="separate"/>
            </w:r>
            <w:r w:rsidRPr="005D5EDE">
              <w:rPr>
                <w:rStyle w:val="aff2"/>
                <w:rFonts w:ascii="Arial Narrow" w:eastAsia="仿宋_GB2312" w:hAnsi="Arial Narrow" w:cs="楷体"/>
                <w:noProof/>
              </w:rPr>
              <w:t>6.1.</w:t>
            </w:r>
            <w:r w:rsidRPr="005D5EDE">
              <w:rPr>
                <w:rStyle w:val="aff2"/>
                <w:rFonts w:ascii="Arial Narrow" w:eastAsia="仿宋_GB2312" w:hAnsi="Arial Narrow" w:cs="楷体"/>
                <w:noProof/>
              </w:rPr>
              <w:t>确定关键价值驱动因素</w:t>
            </w:r>
            <w:r>
              <w:rPr>
                <w:noProof/>
                <w:webHidden/>
              </w:rPr>
              <w:tab/>
            </w:r>
            <w:r>
              <w:rPr>
                <w:noProof/>
                <w:webHidden/>
              </w:rPr>
              <w:fldChar w:fldCharType="begin"/>
            </w:r>
            <w:r>
              <w:rPr>
                <w:noProof/>
                <w:webHidden/>
              </w:rPr>
              <w:instrText xml:space="preserve"> PAGEREF _Toc171076010 \h </w:instrText>
            </w:r>
          </w:ins>
          <w:r>
            <w:rPr>
              <w:noProof/>
              <w:webHidden/>
            </w:rPr>
          </w:r>
          <w:r>
            <w:rPr>
              <w:noProof/>
              <w:webHidden/>
            </w:rPr>
            <w:fldChar w:fldCharType="separate"/>
          </w:r>
          <w:ins w:id="177" w:author="admin" w:date="2024-07-08T16:21:00Z">
            <w:r w:rsidR="0031618F">
              <w:rPr>
                <w:noProof/>
                <w:webHidden/>
              </w:rPr>
              <w:t>32</w:t>
            </w:r>
          </w:ins>
          <w:ins w:id="178" w:author="作者" w:date="2024-07-05T12:45:00Z">
            <w:r>
              <w:rPr>
                <w:noProof/>
                <w:webHidden/>
              </w:rPr>
              <w:fldChar w:fldCharType="end"/>
            </w:r>
            <w:r w:rsidRPr="005D5EDE">
              <w:rPr>
                <w:rStyle w:val="aff2"/>
                <w:noProof/>
              </w:rPr>
              <w:fldChar w:fldCharType="end"/>
            </w:r>
          </w:ins>
        </w:p>
        <w:p w14:paraId="104662E1" w14:textId="7CBA35B2" w:rsidR="0010710C" w:rsidRDefault="0010710C" w:rsidP="0010710C">
          <w:pPr>
            <w:pStyle w:val="TOC2"/>
            <w:tabs>
              <w:tab w:val="right" w:leader="dot" w:pos="8296"/>
            </w:tabs>
            <w:spacing w:before="0"/>
            <w:rPr>
              <w:ins w:id="179" w:author="作者" w:date="2024-07-05T12:45:00Z"/>
              <w:rFonts w:eastAsiaTheme="minorEastAsia" w:cstheme="minorBidi"/>
              <w:i w:val="0"/>
              <w:iCs w:val="0"/>
              <w:noProof/>
              <w:kern w:val="2"/>
              <w:sz w:val="21"/>
              <w:szCs w:val="22"/>
            </w:rPr>
          </w:pPr>
          <w:ins w:id="180" w:author="作者" w:date="2024-07-05T12:45:00Z">
            <w:r w:rsidRPr="005D5EDE">
              <w:rPr>
                <w:rStyle w:val="aff2"/>
                <w:noProof/>
              </w:rPr>
              <w:fldChar w:fldCharType="begin"/>
            </w:r>
            <w:r w:rsidRPr="005D5EDE">
              <w:rPr>
                <w:rStyle w:val="aff2"/>
                <w:noProof/>
              </w:rPr>
              <w:instrText xml:space="preserve"> </w:instrText>
            </w:r>
            <w:r>
              <w:rPr>
                <w:noProof/>
              </w:rPr>
              <w:instrText>HYPERLINK \l "_Toc171076011"</w:instrText>
            </w:r>
            <w:r w:rsidRPr="005D5EDE">
              <w:rPr>
                <w:rStyle w:val="aff2"/>
                <w:noProof/>
              </w:rPr>
              <w:instrText xml:space="preserve"> </w:instrText>
            </w:r>
            <w:r w:rsidRPr="005D5EDE">
              <w:rPr>
                <w:rStyle w:val="aff2"/>
                <w:noProof/>
              </w:rPr>
              <w:fldChar w:fldCharType="separate"/>
            </w:r>
            <w:r w:rsidRPr="005D5EDE">
              <w:rPr>
                <w:rStyle w:val="aff2"/>
                <w:rFonts w:ascii="Arial Narrow" w:eastAsia="仿宋_GB2312" w:hAnsi="Arial Narrow" w:cs="楷体"/>
                <w:noProof/>
              </w:rPr>
              <w:t>6.2.</w:t>
            </w:r>
            <w:r w:rsidRPr="005D5EDE">
              <w:rPr>
                <w:rStyle w:val="aff2"/>
                <w:rFonts w:ascii="Arial Narrow" w:eastAsia="仿宋_GB2312" w:hAnsi="Arial Narrow" w:cs="楷体"/>
                <w:noProof/>
              </w:rPr>
              <w:t>集团价值链</w:t>
            </w:r>
            <w:r>
              <w:rPr>
                <w:noProof/>
                <w:webHidden/>
              </w:rPr>
              <w:tab/>
            </w:r>
            <w:r>
              <w:rPr>
                <w:noProof/>
                <w:webHidden/>
              </w:rPr>
              <w:fldChar w:fldCharType="begin"/>
            </w:r>
            <w:r>
              <w:rPr>
                <w:noProof/>
                <w:webHidden/>
              </w:rPr>
              <w:instrText xml:space="preserve"> PAGEREF _Toc171076011 \h </w:instrText>
            </w:r>
          </w:ins>
          <w:r>
            <w:rPr>
              <w:noProof/>
              <w:webHidden/>
            </w:rPr>
          </w:r>
          <w:r>
            <w:rPr>
              <w:noProof/>
              <w:webHidden/>
            </w:rPr>
            <w:fldChar w:fldCharType="separate"/>
          </w:r>
          <w:ins w:id="181" w:author="admin" w:date="2024-07-08T16:21:00Z">
            <w:r w:rsidR="0031618F">
              <w:rPr>
                <w:noProof/>
                <w:webHidden/>
              </w:rPr>
              <w:t>33</w:t>
            </w:r>
          </w:ins>
          <w:ins w:id="182" w:author="作者" w:date="2024-07-05T12:45:00Z">
            <w:r>
              <w:rPr>
                <w:noProof/>
                <w:webHidden/>
              </w:rPr>
              <w:fldChar w:fldCharType="end"/>
            </w:r>
            <w:r w:rsidRPr="005D5EDE">
              <w:rPr>
                <w:rStyle w:val="aff2"/>
                <w:noProof/>
              </w:rPr>
              <w:fldChar w:fldCharType="end"/>
            </w:r>
          </w:ins>
        </w:p>
        <w:p w14:paraId="774BFDA5" w14:textId="4FCFFFAC" w:rsidR="0010710C" w:rsidRDefault="0010710C" w:rsidP="0010710C">
          <w:pPr>
            <w:pStyle w:val="TOC2"/>
            <w:tabs>
              <w:tab w:val="right" w:leader="dot" w:pos="8296"/>
            </w:tabs>
            <w:spacing w:before="0"/>
            <w:rPr>
              <w:ins w:id="183" w:author="作者" w:date="2024-07-05T12:45:00Z"/>
              <w:rFonts w:eastAsiaTheme="minorEastAsia" w:cstheme="minorBidi"/>
              <w:i w:val="0"/>
              <w:iCs w:val="0"/>
              <w:noProof/>
              <w:kern w:val="2"/>
              <w:sz w:val="21"/>
              <w:szCs w:val="22"/>
            </w:rPr>
          </w:pPr>
          <w:ins w:id="184" w:author="作者" w:date="2024-07-05T12:45:00Z">
            <w:r w:rsidRPr="005D5EDE">
              <w:rPr>
                <w:rStyle w:val="aff2"/>
                <w:noProof/>
              </w:rPr>
              <w:fldChar w:fldCharType="begin"/>
            </w:r>
            <w:r w:rsidRPr="005D5EDE">
              <w:rPr>
                <w:rStyle w:val="aff2"/>
                <w:noProof/>
              </w:rPr>
              <w:instrText xml:space="preserve"> </w:instrText>
            </w:r>
            <w:r>
              <w:rPr>
                <w:noProof/>
              </w:rPr>
              <w:instrText>HYPERLINK \l "_Toc171076012"</w:instrText>
            </w:r>
            <w:r w:rsidRPr="005D5EDE">
              <w:rPr>
                <w:rStyle w:val="aff2"/>
                <w:noProof/>
              </w:rPr>
              <w:instrText xml:space="preserve"> </w:instrText>
            </w:r>
            <w:r w:rsidRPr="005D5EDE">
              <w:rPr>
                <w:rStyle w:val="aff2"/>
                <w:noProof/>
              </w:rPr>
              <w:fldChar w:fldCharType="separate"/>
            </w:r>
            <w:r w:rsidRPr="005D5EDE">
              <w:rPr>
                <w:rStyle w:val="aff2"/>
                <w:rFonts w:ascii="Arial Narrow" w:eastAsia="仿宋_GB2312" w:hAnsi="Arial Narrow" w:cs="楷体"/>
                <w:noProof/>
              </w:rPr>
              <w:t>6.3.</w:t>
            </w:r>
            <w:r w:rsidRPr="005D5EDE">
              <w:rPr>
                <w:rStyle w:val="aff2"/>
                <w:rFonts w:ascii="Arial Narrow" w:eastAsia="仿宋_GB2312" w:hAnsi="Arial Narrow" w:cs="楷体"/>
                <w:noProof/>
              </w:rPr>
              <w:t>交易定价影响要素</w:t>
            </w:r>
            <w:r>
              <w:rPr>
                <w:noProof/>
                <w:webHidden/>
              </w:rPr>
              <w:tab/>
            </w:r>
            <w:r>
              <w:rPr>
                <w:noProof/>
                <w:webHidden/>
              </w:rPr>
              <w:fldChar w:fldCharType="begin"/>
            </w:r>
            <w:r>
              <w:rPr>
                <w:noProof/>
                <w:webHidden/>
              </w:rPr>
              <w:instrText xml:space="preserve"> PAGEREF _Toc171076012 \h </w:instrText>
            </w:r>
          </w:ins>
          <w:r>
            <w:rPr>
              <w:noProof/>
              <w:webHidden/>
            </w:rPr>
          </w:r>
          <w:r>
            <w:rPr>
              <w:noProof/>
              <w:webHidden/>
            </w:rPr>
            <w:fldChar w:fldCharType="separate"/>
          </w:r>
          <w:ins w:id="185" w:author="admin" w:date="2024-07-08T16:21:00Z">
            <w:r w:rsidR="0031618F">
              <w:rPr>
                <w:noProof/>
                <w:webHidden/>
              </w:rPr>
              <w:t>34</w:t>
            </w:r>
          </w:ins>
          <w:ins w:id="186" w:author="作者" w:date="2024-07-05T12:45:00Z">
            <w:r>
              <w:rPr>
                <w:noProof/>
                <w:webHidden/>
              </w:rPr>
              <w:fldChar w:fldCharType="end"/>
            </w:r>
            <w:r w:rsidRPr="005D5EDE">
              <w:rPr>
                <w:rStyle w:val="aff2"/>
                <w:noProof/>
              </w:rPr>
              <w:fldChar w:fldCharType="end"/>
            </w:r>
          </w:ins>
        </w:p>
        <w:p w14:paraId="394E8DB7" w14:textId="2E653979" w:rsidR="0010710C" w:rsidRDefault="0010710C" w:rsidP="0010710C">
          <w:pPr>
            <w:pStyle w:val="TOC2"/>
            <w:tabs>
              <w:tab w:val="right" w:leader="dot" w:pos="8296"/>
            </w:tabs>
            <w:spacing w:before="0"/>
            <w:rPr>
              <w:ins w:id="187" w:author="作者" w:date="2024-07-05T12:45:00Z"/>
              <w:rFonts w:eastAsiaTheme="minorEastAsia" w:cstheme="minorBidi"/>
              <w:i w:val="0"/>
              <w:iCs w:val="0"/>
              <w:noProof/>
              <w:kern w:val="2"/>
              <w:sz w:val="21"/>
              <w:szCs w:val="22"/>
            </w:rPr>
          </w:pPr>
          <w:ins w:id="188" w:author="作者" w:date="2024-07-05T12:45:00Z">
            <w:r w:rsidRPr="005D5EDE">
              <w:rPr>
                <w:rStyle w:val="aff2"/>
                <w:noProof/>
              </w:rPr>
              <w:lastRenderedPageBreak/>
              <w:fldChar w:fldCharType="begin"/>
            </w:r>
            <w:r w:rsidRPr="005D5EDE">
              <w:rPr>
                <w:rStyle w:val="aff2"/>
                <w:noProof/>
              </w:rPr>
              <w:instrText xml:space="preserve"> </w:instrText>
            </w:r>
            <w:r>
              <w:rPr>
                <w:noProof/>
              </w:rPr>
              <w:instrText>HYPERLINK \l "_Toc171076013"</w:instrText>
            </w:r>
            <w:r w:rsidRPr="005D5EDE">
              <w:rPr>
                <w:rStyle w:val="aff2"/>
                <w:noProof/>
              </w:rPr>
              <w:instrText xml:space="preserve"> </w:instrText>
            </w:r>
            <w:r w:rsidRPr="005D5EDE">
              <w:rPr>
                <w:rStyle w:val="aff2"/>
                <w:noProof/>
              </w:rPr>
              <w:fldChar w:fldCharType="separate"/>
            </w:r>
            <w:r w:rsidRPr="005D5EDE">
              <w:rPr>
                <w:rStyle w:val="aff2"/>
                <w:rFonts w:ascii="Arial Narrow" w:eastAsia="仿宋_GB2312" w:hAnsi="Arial Narrow" w:cs="楷体"/>
                <w:noProof/>
              </w:rPr>
              <w:t>6.3.1.</w:t>
            </w:r>
            <w:r w:rsidRPr="005D5EDE">
              <w:rPr>
                <w:rStyle w:val="aff2"/>
                <w:rFonts w:ascii="Arial Narrow" w:eastAsia="仿宋_GB2312" w:hAnsi="Arial Narrow" w:cs="楷体"/>
                <w:noProof/>
              </w:rPr>
              <w:t>地域成本节约</w:t>
            </w:r>
            <w:r>
              <w:rPr>
                <w:noProof/>
                <w:webHidden/>
              </w:rPr>
              <w:tab/>
            </w:r>
            <w:r>
              <w:rPr>
                <w:noProof/>
                <w:webHidden/>
              </w:rPr>
              <w:fldChar w:fldCharType="begin"/>
            </w:r>
            <w:r>
              <w:rPr>
                <w:noProof/>
                <w:webHidden/>
              </w:rPr>
              <w:instrText xml:space="preserve"> PAGEREF _Toc171076013 \h </w:instrText>
            </w:r>
          </w:ins>
          <w:r>
            <w:rPr>
              <w:noProof/>
              <w:webHidden/>
            </w:rPr>
          </w:r>
          <w:r>
            <w:rPr>
              <w:noProof/>
              <w:webHidden/>
            </w:rPr>
            <w:fldChar w:fldCharType="separate"/>
          </w:r>
          <w:ins w:id="189" w:author="admin" w:date="2024-07-08T16:21:00Z">
            <w:r w:rsidR="0031618F">
              <w:rPr>
                <w:noProof/>
                <w:webHidden/>
              </w:rPr>
              <w:t>34</w:t>
            </w:r>
          </w:ins>
          <w:ins w:id="190" w:author="作者" w:date="2024-07-05T12:45:00Z">
            <w:r>
              <w:rPr>
                <w:noProof/>
                <w:webHidden/>
              </w:rPr>
              <w:fldChar w:fldCharType="end"/>
            </w:r>
            <w:r w:rsidRPr="005D5EDE">
              <w:rPr>
                <w:rStyle w:val="aff2"/>
                <w:noProof/>
              </w:rPr>
              <w:fldChar w:fldCharType="end"/>
            </w:r>
          </w:ins>
        </w:p>
        <w:p w14:paraId="159F792E" w14:textId="3B85B314" w:rsidR="0010710C" w:rsidRDefault="0010710C" w:rsidP="0010710C">
          <w:pPr>
            <w:pStyle w:val="TOC2"/>
            <w:tabs>
              <w:tab w:val="right" w:leader="dot" w:pos="8296"/>
            </w:tabs>
            <w:spacing w:before="0"/>
            <w:rPr>
              <w:ins w:id="191" w:author="作者" w:date="2024-07-05T12:45:00Z"/>
              <w:rFonts w:eastAsiaTheme="minorEastAsia" w:cstheme="minorBidi"/>
              <w:i w:val="0"/>
              <w:iCs w:val="0"/>
              <w:noProof/>
              <w:kern w:val="2"/>
              <w:sz w:val="21"/>
              <w:szCs w:val="22"/>
            </w:rPr>
          </w:pPr>
          <w:ins w:id="192" w:author="作者" w:date="2024-07-05T12:45:00Z">
            <w:r w:rsidRPr="005D5EDE">
              <w:rPr>
                <w:rStyle w:val="aff2"/>
                <w:noProof/>
              </w:rPr>
              <w:fldChar w:fldCharType="begin"/>
            </w:r>
            <w:r w:rsidRPr="005D5EDE">
              <w:rPr>
                <w:rStyle w:val="aff2"/>
                <w:noProof/>
              </w:rPr>
              <w:instrText xml:space="preserve"> </w:instrText>
            </w:r>
            <w:r>
              <w:rPr>
                <w:noProof/>
              </w:rPr>
              <w:instrText>HYPERLINK \l "_Toc171076014"</w:instrText>
            </w:r>
            <w:r w:rsidRPr="005D5EDE">
              <w:rPr>
                <w:rStyle w:val="aff2"/>
                <w:noProof/>
              </w:rPr>
              <w:instrText xml:space="preserve"> </w:instrText>
            </w:r>
            <w:r w:rsidRPr="005D5EDE">
              <w:rPr>
                <w:rStyle w:val="aff2"/>
                <w:noProof/>
              </w:rPr>
              <w:fldChar w:fldCharType="separate"/>
            </w:r>
            <w:r w:rsidRPr="005D5EDE">
              <w:rPr>
                <w:rStyle w:val="aff2"/>
                <w:rFonts w:ascii="Arial Narrow" w:eastAsia="仿宋_GB2312" w:hAnsi="Arial Narrow" w:cs="楷体"/>
                <w:noProof/>
              </w:rPr>
              <w:t>6.3.2.</w:t>
            </w:r>
            <w:r w:rsidRPr="005D5EDE">
              <w:rPr>
                <w:rStyle w:val="aff2"/>
                <w:rFonts w:ascii="Arial Narrow" w:eastAsia="仿宋_GB2312" w:hAnsi="Arial Narrow" w:cs="楷体"/>
                <w:noProof/>
              </w:rPr>
              <w:t>市场溢价</w:t>
            </w:r>
            <w:r>
              <w:rPr>
                <w:noProof/>
                <w:webHidden/>
              </w:rPr>
              <w:tab/>
            </w:r>
            <w:r>
              <w:rPr>
                <w:noProof/>
                <w:webHidden/>
              </w:rPr>
              <w:fldChar w:fldCharType="begin"/>
            </w:r>
            <w:r>
              <w:rPr>
                <w:noProof/>
                <w:webHidden/>
              </w:rPr>
              <w:instrText xml:space="preserve"> PAGEREF _Toc171076014 \h </w:instrText>
            </w:r>
          </w:ins>
          <w:r>
            <w:rPr>
              <w:noProof/>
              <w:webHidden/>
            </w:rPr>
          </w:r>
          <w:r>
            <w:rPr>
              <w:noProof/>
              <w:webHidden/>
            </w:rPr>
            <w:fldChar w:fldCharType="separate"/>
          </w:r>
          <w:ins w:id="193" w:author="admin" w:date="2024-07-08T16:21:00Z">
            <w:r w:rsidR="0031618F">
              <w:rPr>
                <w:noProof/>
                <w:webHidden/>
              </w:rPr>
              <w:t>35</w:t>
            </w:r>
          </w:ins>
          <w:ins w:id="194" w:author="作者" w:date="2024-07-05T12:45:00Z">
            <w:r>
              <w:rPr>
                <w:noProof/>
                <w:webHidden/>
              </w:rPr>
              <w:fldChar w:fldCharType="end"/>
            </w:r>
            <w:r w:rsidRPr="005D5EDE">
              <w:rPr>
                <w:rStyle w:val="aff2"/>
                <w:noProof/>
              </w:rPr>
              <w:fldChar w:fldCharType="end"/>
            </w:r>
          </w:ins>
        </w:p>
        <w:p w14:paraId="21F88911" w14:textId="48123E84" w:rsidR="0010710C" w:rsidRDefault="0010710C" w:rsidP="0010710C">
          <w:pPr>
            <w:pStyle w:val="TOC2"/>
            <w:tabs>
              <w:tab w:val="right" w:leader="dot" w:pos="8296"/>
            </w:tabs>
            <w:spacing w:before="0"/>
            <w:rPr>
              <w:ins w:id="195" w:author="作者" w:date="2024-07-05T12:45:00Z"/>
              <w:rFonts w:eastAsiaTheme="minorEastAsia" w:cstheme="minorBidi"/>
              <w:i w:val="0"/>
              <w:iCs w:val="0"/>
              <w:noProof/>
              <w:kern w:val="2"/>
              <w:sz w:val="21"/>
              <w:szCs w:val="22"/>
            </w:rPr>
          </w:pPr>
          <w:ins w:id="196" w:author="作者" w:date="2024-07-05T12:45:00Z">
            <w:r w:rsidRPr="005D5EDE">
              <w:rPr>
                <w:rStyle w:val="aff2"/>
                <w:noProof/>
              </w:rPr>
              <w:fldChar w:fldCharType="begin"/>
            </w:r>
            <w:r w:rsidRPr="005D5EDE">
              <w:rPr>
                <w:rStyle w:val="aff2"/>
                <w:noProof/>
              </w:rPr>
              <w:instrText xml:space="preserve"> </w:instrText>
            </w:r>
            <w:r>
              <w:rPr>
                <w:noProof/>
              </w:rPr>
              <w:instrText>HYPERLINK \l "_Toc171076015"</w:instrText>
            </w:r>
            <w:r w:rsidRPr="005D5EDE">
              <w:rPr>
                <w:rStyle w:val="aff2"/>
                <w:noProof/>
              </w:rPr>
              <w:instrText xml:space="preserve"> </w:instrText>
            </w:r>
            <w:r w:rsidRPr="005D5EDE">
              <w:rPr>
                <w:rStyle w:val="aff2"/>
                <w:noProof/>
              </w:rPr>
              <w:fldChar w:fldCharType="separate"/>
            </w:r>
            <w:r w:rsidRPr="005D5EDE">
              <w:rPr>
                <w:rStyle w:val="aff2"/>
                <w:rFonts w:ascii="Arial Narrow" w:eastAsia="仿宋_GB2312" w:hAnsi="Arial Narrow" w:cs="楷体"/>
                <w:noProof/>
              </w:rPr>
              <w:t>6.4.</w:t>
            </w:r>
            <w:r w:rsidRPr="005D5EDE">
              <w:rPr>
                <w:rStyle w:val="aff2"/>
                <w:rFonts w:ascii="Arial Narrow" w:eastAsia="仿宋_GB2312" w:hAnsi="Arial Narrow" w:cs="楷体"/>
                <w:noProof/>
              </w:rPr>
              <w:t>价值链各参与方财务报表</w:t>
            </w:r>
            <w:r>
              <w:rPr>
                <w:noProof/>
                <w:webHidden/>
              </w:rPr>
              <w:tab/>
            </w:r>
            <w:r>
              <w:rPr>
                <w:noProof/>
                <w:webHidden/>
              </w:rPr>
              <w:fldChar w:fldCharType="begin"/>
            </w:r>
            <w:r>
              <w:rPr>
                <w:noProof/>
                <w:webHidden/>
              </w:rPr>
              <w:instrText xml:space="preserve"> PAGEREF _Toc171076015 \h </w:instrText>
            </w:r>
          </w:ins>
          <w:r>
            <w:rPr>
              <w:noProof/>
              <w:webHidden/>
            </w:rPr>
          </w:r>
          <w:r>
            <w:rPr>
              <w:noProof/>
              <w:webHidden/>
            </w:rPr>
            <w:fldChar w:fldCharType="separate"/>
          </w:r>
          <w:ins w:id="197" w:author="admin" w:date="2024-07-08T16:21:00Z">
            <w:r w:rsidR="0031618F">
              <w:rPr>
                <w:noProof/>
                <w:webHidden/>
              </w:rPr>
              <w:t>36</w:t>
            </w:r>
          </w:ins>
          <w:ins w:id="198" w:author="作者" w:date="2024-07-05T12:45:00Z">
            <w:r>
              <w:rPr>
                <w:noProof/>
                <w:webHidden/>
              </w:rPr>
              <w:fldChar w:fldCharType="end"/>
            </w:r>
            <w:r w:rsidRPr="005D5EDE">
              <w:rPr>
                <w:rStyle w:val="aff2"/>
                <w:noProof/>
              </w:rPr>
              <w:fldChar w:fldCharType="end"/>
            </w:r>
          </w:ins>
        </w:p>
        <w:p w14:paraId="56AF2339" w14:textId="1D243282" w:rsidR="0010710C" w:rsidRDefault="0010710C" w:rsidP="0010710C">
          <w:pPr>
            <w:pStyle w:val="TOC1"/>
            <w:tabs>
              <w:tab w:val="right" w:leader="dot" w:pos="8296"/>
            </w:tabs>
            <w:spacing w:before="0" w:after="0"/>
            <w:rPr>
              <w:ins w:id="199" w:author="作者" w:date="2024-07-05T12:45:00Z"/>
              <w:rFonts w:eastAsiaTheme="minorEastAsia" w:cstheme="minorBidi"/>
              <w:b w:val="0"/>
              <w:bCs w:val="0"/>
              <w:noProof/>
              <w:kern w:val="2"/>
              <w:sz w:val="21"/>
              <w:szCs w:val="22"/>
            </w:rPr>
          </w:pPr>
          <w:ins w:id="200" w:author="作者" w:date="2024-07-05T12:45:00Z">
            <w:r w:rsidRPr="005D5EDE">
              <w:rPr>
                <w:rStyle w:val="aff2"/>
                <w:noProof/>
              </w:rPr>
              <w:fldChar w:fldCharType="begin"/>
            </w:r>
            <w:r w:rsidRPr="005D5EDE">
              <w:rPr>
                <w:rStyle w:val="aff2"/>
                <w:noProof/>
              </w:rPr>
              <w:instrText xml:space="preserve"> </w:instrText>
            </w:r>
            <w:r>
              <w:rPr>
                <w:noProof/>
              </w:rPr>
              <w:instrText>HYPERLINK \l "_Toc171076016"</w:instrText>
            </w:r>
            <w:r w:rsidRPr="005D5EDE">
              <w:rPr>
                <w:rStyle w:val="aff2"/>
                <w:noProof/>
              </w:rPr>
              <w:instrText xml:space="preserve"> </w:instrText>
            </w:r>
            <w:r w:rsidRPr="005D5EDE">
              <w:rPr>
                <w:rStyle w:val="aff2"/>
                <w:noProof/>
              </w:rPr>
              <w:fldChar w:fldCharType="separate"/>
            </w:r>
            <w:r w:rsidRPr="005D5EDE">
              <w:rPr>
                <w:rStyle w:val="aff2"/>
                <w:rFonts w:ascii="Arial Narrow" w:eastAsia="仿宋_GB2312" w:hAnsi="Arial Narrow" w:cs="Arial Unicode MS"/>
                <w:noProof/>
              </w:rPr>
              <w:t>7.</w:t>
            </w:r>
            <w:r w:rsidRPr="005D5EDE">
              <w:rPr>
                <w:rStyle w:val="aff2"/>
                <w:rFonts w:ascii="Arial Narrow" w:eastAsia="仿宋_GB2312" w:hAnsi="Arial Narrow" w:cs="Arial Unicode MS"/>
                <w:noProof/>
              </w:rPr>
              <w:t>可比性分析</w:t>
            </w:r>
            <w:r>
              <w:rPr>
                <w:noProof/>
                <w:webHidden/>
              </w:rPr>
              <w:tab/>
            </w:r>
            <w:r>
              <w:rPr>
                <w:noProof/>
                <w:webHidden/>
              </w:rPr>
              <w:fldChar w:fldCharType="begin"/>
            </w:r>
            <w:r>
              <w:rPr>
                <w:noProof/>
                <w:webHidden/>
              </w:rPr>
              <w:instrText xml:space="preserve"> PAGEREF _Toc171076016 \h </w:instrText>
            </w:r>
          </w:ins>
          <w:r>
            <w:rPr>
              <w:noProof/>
              <w:webHidden/>
            </w:rPr>
          </w:r>
          <w:r>
            <w:rPr>
              <w:noProof/>
              <w:webHidden/>
            </w:rPr>
            <w:fldChar w:fldCharType="separate"/>
          </w:r>
          <w:ins w:id="201" w:author="admin" w:date="2024-07-08T16:21:00Z">
            <w:r w:rsidR="0031618F">
              <w:rPr>
                <w:noProof/>
                <w:webHidden/>
              </w:rPr>
              <w:t>37</w:t>
            </w:r>
          </w:ins>
          <w:ins w:id="202" w:author="作者" w:date="2024-07-05T12:45:00Z">
            <w:r>
              <w:rPr>
                <w:noProof/>
                <w:webHidden/>
              </w:rPr>
              <w:fldChar w:fldCharType="end"/>
            </w:r>
            <w:r w:rsidRPr="005D5EDE">
              <w:rPr>
                <w:rStyle w:val="aff2"/>
                <w:noProof/>
              </w:rPr>
              <w:fldChar w:fldCharType="end"/>
            </w:r>
          </w:ins>
        </w:p>
        <w:p w14:paraId="17E71794" w14:textId="271E2AC0" w:rsidR="0010710C" w:rsidRDefault="0010710C" w:rsidP="0010710C">
          <w:pPr>
            <w:pStyle w:val="TOC2"/>
            <w:tabs>
              <w:tab w:val="right" w:leader="dot" w:pos="8296"/>
            </w:tabs>
            <w:spacing w:before="0"/>
            <w:rPr>
              <w:ins w:id="203" w:author="作者" w:date="2024-07-05T12:45:00Z"/>
              <w:rFonts w:eastAsiaTheme="minorEastAsia" w:cstheme="minorBidi"/>
              <w:i w:val="0"/>
              <w:iCs w:val="0"/>
              <w:noProof/>
              <w:kern w:val="2"/>
              <w:sz w:val="21"/>
              <w:szCs w:val="22"/>
            </w:rPr>
          </w:pPr>
          <w:ins w:id="204" w:author="作者" w:date="2024-07-05T12:45:00Z">
            <w:r w:rsidRPr="005D5EDE">
              <w:rPr>
                <w:rStyle w:val="aff2"/>
                <w:noProof/>
              </w:rPr>
              <w:fldChar w:fldCharType="begin"/>
            </w:r>
            <w:r w:rsidRPr="005D5EDE">
              <w:rPr>
                <w:rStyle w:val="aff2"/>
                <w:noProof/>
              </w:rPr>
              <w:instrText xml:space="preserve"> </w:instrText>
            </w:r>
            <w:r>
              <w:rPr>
                <w:noProof/>
              </w:rPr>
              <w:instrText>HYPERLINK \l "_Toc171076017"</w:instrText>
            </w:r>
            <w:r w:rsidRPr="005D5EDE">
              <w:rPr>
                <w:rStyle w:val="aff2"/>
                <w:noProof/>
              </w:rPr>
              <w:instrText xml:space="preserve"> </w:instrText>
            </w:r>
            <w:r w:rsidRPr="005D5EDE">
              <w:rPr>
                <w:rStyle w:val="aff2"/>
                <w:noProof/>
              </w:rPr>
              <w:fldChar w:fldCharType="separate"/>
            </w:r>
            <w:r w:rsidRPr="005D5EDE">
              <w:rPr>
                <w:rStyle w:val="aff2"/>
                <w:rFonts w:ascii="Arial Narrow" w:eastAsia="仿宋_GB2312" w:hAnsi="Arial Narrow" w:cs="楷体"/>
                <w:noProof/>
              </w:rPr>
              <w:t>7.1.</w:t>
            </w:r>
            <w:r w:rsidRPr="005D5EDE">
              <w:rPr>
                <w:rStyle w:val="aff2"/>
                <w:rFonts w:ascii="Arial Narrow" w:eastAsia="仿宋_GB2312" w:hAnsi="Arial Narrow" w:cs="楷体"/>
                <w:noProof/>
              </w:rPr>
              <w:t>简介</w:t>
            </w:r>
            <w:r>
              <w:rPr>
                <w:noProof/>
                <w:webHidden/>
              </w:rPr>
              <w:tab/>
            </w:r>
            <w:r>
              <w:rPr>
                <w:noProof/>
                <w:webHidden/>
              </w:rPr>
              <w:fldChar w:fldCharType="begin"/>
            </w:r>
            <w:r>
              <w:rPr>
                <w:noProof/>
                <w:webHidden/>
              </w:rPr>
              <w:instrText xml:space="preserve"> PAGEREF _Toc171076017 \h </w:instrText>
            </w:r>
          </w:ins>
          <w:r>
            <w:rPr>
              <w:noProof/>
              <w:webHidden/>
            </w:rPr>
          </w:r>
          <w:r>
            <w:rPr>
              <w:noProof/>
              <w:webHidden/>
            </w:rPr>
            <w:fldChar w:fldCharType="separate"/>
          </w:r>
          <w:ins w:id="205" w:author="admin" w:date="2024-07-08T16:21:00Z">
            <w:r w:rsidR="0031618F">
              <w:rPr>
                <w:noProof/>
                <w:webHidden/>
              </w:rPr>
              <w:t>37</w:t>
            </w:r>
          </w:ins>
          <w:ins w:id="206" w:author="作者" w:date="2024-07-05T12:45:00Z">
            <w:r>
              <w:rPr>
                <w:noProof/>
                <w:webHidden/>
              </w:rPr>
              <w:fldChar w:fldCharType="end"/>
            </w:r>
            <w:r w:rsidRPr="005D5EDE">
              <w:rPr>
                <w:rStyle w:val="aff2"/>
                <w:noProof/>
              </w:rPr>
              <w:fldChar w:fldCharType="end"/>
            </w:r>
          </w:ins>
        </w:p>
        <w:p w14:paraId="17804263" w14:textId="775C7D3C" w:rsidR="0010710C" w:rsidRDefault="0010710C" w:rsidP="0010710C">
          <w:pPr>
            <w:pStyle w:val="TOC2"/>
            <w:tabs>
              <w:tab w:val="right" w:leader="dot" w:pos="8296"/>
            </w:tabs>
            <w:spacing w:before="0"/>
            <w:rPr>
              <w:ins w:id="207" w:author="作者" w:date="2024-07-05T12:45:00Z"/>
              <w:rFonts w:eastAsiaTheme="minorEastAsia" w:cstheme="minorBidi"/>
              <w:i w:val="0"/>
              <w:iCs w:val="0"/>
              <w:noProof/>
              <w:kern w:val="2"/>
              <w:sz w:val="21"/>
              <w:szCs w:val="22"/>
            </w:rPr>
          </w:pPr>
          <w:ins w:id="208" w:author="作者" w:date="2024-07-05T12:45:00Z">
            <w:r w:rsidRPr="005D5EDE">
              <w:rPr>
                <w:rStyle w:val="aff2"/>
                <w:noProof/>
              </w:rPr>
              <w:fldChar w:fldCharType="begin"/>
            </w:r>
            <w:r w:rsidRPr="005D5EDE">
              <w:rPr>
                <w:rStyle w:val="aff2"/>
                <w:noProof/>
              </w:rPr>
              <w:instrText xml:space="preserve"> </w:instrText>
            </w:r>
            <w:r>
              <w:rPr>
                <w:noProof/>
              </w:rPr>
              <w:instrText>HYPERLINK \l "_Toc171076018"</w:instrText>
            </w:r>
            <w:r w:rsidRPr="005D5EDE">
              <w:rPr>
                <w:rStyle w:val="aff2"/>
                <w:noProof/>
              </w:rPr>
              <w:instrText xml:space="preserve"> </w:instrText>
            </w:r>
            <w:r w:rsidRPr="005D5EDE">
              <w:rPr>
                <w:rStyle w:val="aff2"/>
                <w:noProof/>
              </w:rPr>
              <w:fldChar w:fldCharType="separate"/>
            </w:r>
            <w:r w:rsidRPr="005D5EDE">
              <w:rPr>
                <w:rStyle w:val="aff2"/>
                <w:rFonts w:ascii="Arial Narrow" w:eastAsia="仿宋_GB2312" w:hAnsi="Arial Narrow" w:cs="楷体"/>
                <w:noProof/>
              </w:rPr>
              <w:t>7.2.</w:t>
            </w:r>
            <w:r w:rsidRPr="005D5EDE">
              <w:rPr>
                <w:rStyle w:val="aff2"/>
                <w:rFonts w:ascii="Arial Narrow" w:eastAsia="仿宋_GB2312" w:hAnsi="Arial Narrow" w:cs="楷体"/>
                <w:noProof/>
              </w:rPr>
              <w:t>转让定价方法的选择</w:t>
            </w:r>
            <w:r>
              <w:rPr>
                <w:noProof/>
                <w:webHidden/>
              </w:rPr>
              <w:tab/>
            </w:r>
            <w:r>
              <w:rPr>
                <w:noProof/>
                <w:webHidden/>
              </w:rPr>
              <w:fldChar w:fldCharType="begin"/>
            </w:r>
            <w:r>
              <w:rPr>
                <w:noProof/>
                <w:webHidden/>
              </w:rPr>
              <w:instrText xml:space="preserve"> PAGEREF _Toc171076018 \h </w:instrText>
            </w:r>
          </w:ins>
          <w:r>
            <w:rPr>
              <w:noProof/>
              <w:webHidden/>
            </w:rPr>
          </w:r>
          <w:r>
            <w:rPr>
              <w:noProof/>
              <w:webHidden/>
            </w:rPr>
            <w:fldChar w:fldCharType="separate"/>
          </w:r>
          <w:ins w:id="209" w:author="admin" w:date="2024-07-08T16:21:00Z">
            <w:r w:rsidR="0031618F">
              <w:rPr>
                <w:noProof/>
                <w:webHidden/>
              </w:rPr>
              <w:t>37</w:t>
            </w:r>
          </w:ins>
          <w:ins w:id="210" w:author="作者" w:date="2024-07-05T12:45:00Z">
            <w:r>
              <w:rPr>
                <w:noProof/>
                <w:webHidden/>
              </w:rPr>
              <w:fldChar w:fldCharType="end"/>
            </w:r>
            <w:r w:rsidRPr="005D5EDE">
              <w:rPr>
                <w:rStyle w:val="aff2"/>
                <w:noProof/>
              </w:rPr>
              <w:fldChar w:fldCharType="end"/>
            </w:r>
          </w:ins>
        </w:p>
        <w:p w14:paraId="2E7F9D98" w14:textId="750D6621" w:rsidR="0010710C" w:rsidRDefault="0010710C" w:rsidP="0010710C">
          <w:pPr>
            <w:pStyle w:val="TOC2"/>
            <w:tabs>
              <w:tab w:val="right" w:leader="dot" w:pos="8296"/>
            </w:tabs>
            <w:spacing w:before="0"/>
            <w:rPr>
              <w:ins w:id="211" w:author="作者" w:date="2024-07-05T12:45:00Z"/>
              <w:rFonts w:eastAsiaTheme="minorEastAsia" w:cstheme="minorBidi"/>
              <w:i w:val="0"/>
              <w:iCs w:val="0"/>
              <w:noProof/>
              <w:kern w:val="2"/>
              <w:sz w:val="21"/>
              <w:szCs w:val="22"/>
            </w:rPr>
          </w:pPr>
          <w:ins w:id="212" w:author="作者" w:date="2024-07-05T12:45:00Z">
            <w:r w:rsidRPr="005D5EDE">
              <w:rPr>
                <w:rStyle w:val="aff2"/>
                <w:noProof/>
              </w:rPr>
              <w:fldChar w:fldCharType="begin"/>
            </w:r>
            <w:r w:rsidRPr="005D5EDE">
              <w:rPr>
                <w:rStyle w:val="aff2"/>
                <w:noProof/>
              </w:rPr>
              <w:instrText xml:space="preserve"> </w:instrText>
            </w:r>
            <w:r>
              <w:rPr>
                <w:noProof/>
              </w:rPr>
              <w:instrText>HYPERLINK \l "_Toc171076019"</w:instrText>
            </w:r>
            <w:r w:rsidRPr="005D5EDE">
              <w:rPr>
                <w:rStyle w:val="aff2"/>
                <w:noProof/>
              </w:rPr>
              <w:instrText xml:space="preserve"> </w:instrText>
            </w:r>
            <w:r w:rsidRPr="005D5EDE">
              <w:rPr>
                <w:rStyle w:val="aff2"/>
                <w:noProof/>
              </w:rPr>
              <w:fldChar w:fldCharType="separate"/>
            </w:r>
            <w:r w:rsidRPr="005D5EDE">
              <w:rPr>
                <w:rStyle w:val="aff2"/>
                <w:rFonts w:ascii="Arial Narrow" w:eastAsia="仿宋_GB2312" w:hAnsi="Arial Narrow" w:cs="楷体"/>
                <w:noProof/>
              </w:rPr>
              <w:t>7.3.</w:t>
            </w:r>
            <w:r w:rsidRPr="005D5EDE">
              <w:rPr>
                <w:rStyle w:val="aff2"/>
                <w:rFonts w:ascii="Arial Narrow" w:eastAsia="仿宋_GB2312" w:hAnsi="Arial Narrow" w:cs="楷体"/>
                <w:noProof/>
              </w:rPr>
              <w:t>验证对象的选择</w:t>
            </w:r>
            <w:r>
              <w:rPr>
                <w:noProof/>
                <w:webHidden/>
              </w:rPr>
              <w:tab/>
            </w:r>
            <w:r>
              <w:rPr>
                <w:noProof/>
                <w:webHidden/>
              </w:rPr>
              <w:fldChar w:fldCharType="begin"/>
            </w:r>
            <w:r>
              <w:rPr>
                <w:noProof/>
                <w:webHidden/>
              </w:rPr>
              <w:instrText xml:space="preserve"> PAGEREF _Toc171076019 \h </w:instrText>
            </w:r>
          </w:ins>
          <w:r>
            <w:rPr>
              <w:noProof/>
              <w:webHidden/>
            </w:rPr>
          </w:r>
          <w:r>
            <w:rPr>
              <w:noProof/>
              <w:webHidden/>
            </w:rPr>
            <w:fldChar w:fldCharType="separate"/>
          </w:r>
          <w:ins w:id="213" w:author="admin" w:date="2024-07-08T16:21:00Z">
            <w:r w:rsidR="0031618F">
              <w:rPr>
                <w:noProof/>
                <w:webHidden/>
              </w:rPr>
              <w:t>39</w:t>
            </w:r>
          </w:ins>
          <w:ins w:id="214" w:author="作者" w:date="2024-07-05T12:45:00Z">
            <w:r>
              <w:rPr>
                <w:noProof/>
                <w:webHidden/>
              </w:rPr>
              <w:fldChar w:fldCharType="end"/>
            </w:r>
            <w:r w:rsidRPr="005D5EDE">
              <w:rPr>
                <w:rStyle w:val="aff2"/>
                <w:noProof/>
              </w:rPr>
              <w:fldChar w:fldCharType="end"/>
            </w:r>
          </w:ins>
        </w:p>
        <w:p w14:paraId="70CD8A96" w14:textId="7DBA67C1" w:rsidR="0010710C" w:rsidRDefault="0010710C" w:rsidP="0010710C">
          <w:pPr>
            <w:pStyle w:val="TOC2"/>
            <w:tabs>
              <w:tab w:val="right" w:leader="dot" w:pos="8296"/>
            </w:tabs>
            <w:spacing w:before="0"/>
            <w:rPr>
              <w:ins w:id="215" w:author="作者" w:date="2024-07-05T12:45:00Z"/>
              <w:rFonts w:eastAsiaTheme="minorEastAsia" w:cstheme="minorBidi"/>
              <w:i w:val="0"/>
              <w:iCs w:val="0"/>
              <w:noProof/>
              <w:kern w:val="2"/>
              <w:sz w:val="21"/>
              <w:szCs w:val="22"/>
            </w:rPr>
          </w:pPr>
          <w:ins w:id="216" w:author="作者" w:date="2024-07-05T12:45:00Z">
            <w:r w:rsidRPr="005D5EDE">
              <w:rPr>
                <w:rStyle w:val="aff2"/>
                <w:noProof/>
              </w:rPr>
              <w:fldChar w:fldCharType="begin"/>
            </w:r>
            <w:r w:rsidRPr="005D5EDE">
              <w:rPr>
                <w:rStyle w:val="aff2"/>
                <w:noProof/>
              </w:rPr>
              <w:instrText xml:space="preserve"> </w:instrText>
            </w:r>
            <w:r>
              <w:rPr>
                <w:noProof/>
              </w:rPr>
              <w:instrText>HYPERLINK \l "_Toc171076020"</w:instrText>
            </w:r>
            <w:r w:rsidRPr="005D5EDE">
              <w:rPr>
                <w:rStyle w:val="aff2"/>
                <w:noProof/>
              </w:rPr>
              <w:instrText xml:space="preserve"> </w:instrText>
            </w:r>
            <w:r w:rsidRPr="005D5EDE">
              <w:rPr>
                <w:rStyle w:val="aff2"/>
                <w:noProof/>
              </w:rPr>
              <w:fldChar w:fldCharType="separate"/>
            </w:r>
            <w:r w:rsidRPr="005D5EDE">
              <w:rPr>
                <w:rStyle w:val="aff2"/>
                <w:rFonts w:ascii="Arial Narrow" w:eastAsia="仿宋_GB2312" w:hAnsi="Arial Narrow" w:cs="楷体"/>
                <w:noProof/>
              </w:rPr>
              <w:t>7.4.</w:t>
            </w:r>
            <w:r w:rsidRPr="005D5EDE">
              <w:rPr>
                <w:rStyle w:val="aff2"/>
                <w:rFonts w:ascii="Arial Narrow" w:eastAsia="仿宋_GB2312" w:hAnsi="Arial Narrow" w:cs="楷体"/>
                <w:noProof/>
              </w:rPr>
              <w:t>转让定价方法的应用</w:t>
            </w:r>
            <w:r>
              <w:rPr>
                <w:noProof/>
                <w:webHidden/>
              </w:rPr>
              <w:tab/>
            </w:r>
            <w:r>
              <w:rPr>
                <w:noProof/>
                <w:webHidden/>
              </w:rPr>
              <w:fldChar w:fldCharType="begin"/>
            </w:r>
            <w:r>
              <w:rPr>
                <w:noProof/>
                <w:webHidden/>
              </w:rPr>
              <w:instrText xml:space="preserve"> PAGEREF _Toc171076020 \h </w:instrText>
            </w:r>
          </w:ins>
          <w:r>
            <w:rPr>
              <w:noProof/>
              <w:webHidden/>
            </w:rPr>
          </w:r>
          <w:r>
            <w:rPr>
              <w:noProof/>
              <w:webHidden/>
            </w:rPr>
            <w:fldChar w:fldCharType="separate"/>
          </w:r>
          <w:ins w:id="217" w:author="admin" w:date="2024-07-08T16:21:00Z">
            <w:r w:rsidR="0031618F">
              <w:rPr>
                <w:noProof/>
                <w:webHidden/>
              </w:rPr>
              <w:t>39</w:t>
            </w:r>
          </w:ins>
          <w:ins w:id="218" w:author="作者" w:date="2024-07-05T12:45:00Z">
            <w:r>
              <w:rPr>
                <w:noProof/>
                <w:webHidden/>
              </w:rPr>
              <w:fldChar w:fldCharType="end"/>
            </w:r>
            <w:r w:rsidRPr="005D5EDE">
              <w:rPr>
                <w:rStyle w:val="aff2"/>
                <w:noProof/>
              </w:rPr>
              <w:fldChar w:fldCharType="end"/>
            </w:r>
          </w:ins>
        </w:p>
        <w:p w14:paraId="184A8971" w14:textId="5D32593E" w:rsidR="0010710C" w:rsidRDefault="0010710C" w:rsidP="0010710C">
          <w:pPr>
            <w:pStyle w:val="TOC2"/>
            <w:tabs>
              <w:tab w:val="right" w:leader="dot" w:pos="8296"/>
            </w:tabs>
            <w:spacing w:before="0"/>
            <w:rPr>
              <w:ins w:id="219" w:author="作者" w:date="2024-07-05T12:45:00Z"/>
              <w:rFonts w:eastAsiaTheme="minorEastAsia" w:cstheme="minorBidi"/>
              <w:i w:val="0"/>
              <w:iCs w:val="0"/>
              <w:noProof/>
              <w:kern w:val="2"/>
              <w:sz w:val="21"/>
              <w:szCs w:val="22"/>
            </w:rPr>
          </w:pPr>
          <w:ins w:id="220" w:author="作者" w:date="2024-07-05T12:45:00Z">
            <w:r w:rsidRPr="005D5EDE">
              <w:rPr>
                <w:rStyle w:val="aff2"/>
                <w:noProof/>
              </w:rPr>
              <w:fldChar w:fldCharType="begin"/>
            </w:r>
            <w:r w:rsidRPr="005D5EDE">
              <w:rPr>
                <w:rStyle w:val="aff2"/>
                <w:noProof/>
              </w:rPr>
              <w:instrText xml:space="preserve"> </w:instrText>
            </w:r>
            <w:r>
              <w:rPr>
                <w:noProof/>
              </w:rPr>
              <w:instrText>HYPERLINK \l "_Toc171076021"</w:instrText>
            </w:r>
            <w:r w:rsidRPr="005D5EDE">
              <w:rPr>
                <w:rStyle w:val="aff2"/>
                <w:noProof/>
              </w:rPr>
              <w:instrText xml:space="preserve"> </w:instrText>
            </w:r>
            <w:r w:rsidRPr="005D5EDE">
              <w:rPr>
                <w:rStyle w:val="aff2"/>
                <w:noProof/>
              </w:rPr>
              <w:fldChar w:fldCharType="separate"/>
            </w:r>
            <w:r w:rsidRPr="005D5EDE">
              <w:rPr>
                <w:rStyle w:val="aff2"/>
                <w:rFonts w:ascii="Arial Narrow" w:eastAsia="仿宋_GB2312" w:hAnsi="Arial Narrow" w:cs="楷体"/>
                <w:noProof/>
              </w:rPr>
              <w:t>7.4.1.</w:t>
            </w:r>
            <w:r w:rsidRPr="005D5EDE">
              <w:rPr>
                <w:rStyle w:val="aff2"/>
                <w:rFonts w:ascii="Arial Narrow" w:eastAsia="仿宋_GB2312" w:hAnsi="Arial Narrow" w:cs="楷体"/>
                <w:noProof/>
              </w:rPr>
              <w:t>概述</w:t>
            </w:r>
            <w:r>
              <w:rPr>
                <w:noProof/>
                <w:webHidden/>
              </w:rPr>
              <w:tab/>
            </w:r>
            <w:r>
              <w:rPr>
                <w:noProof/>
                <w:webHidden/>
              </w:rPr>
              <w:fldChar w:fldCharType="begin"/>
            </w:r>
            <w:r>
              <w:rPr>
                <w:noProof/>
                <w:webHidden/>
              </w:rPr>
              <w:instrText xml:space="preserve"> PAGEREF _Toc171076021 \h </w:instrText>
            </w:r>
          </w:ins>
          <w:r>
            <w:rPr>
              <w:noProof/>
              <w:webHidden/>
            </w:rPr>
          </w:r>
          <w:r>
            <w:rPr>
              <w:noProof/>
              <w:webHidden/>
            </w:rPr>
            <w:fldChar w:fldCharType="separate"/>
          </w:r>
          <w:ins w:id="221" w:author="admin" w:date="2024-07-08T16:21:00Z">
            <w:r w:rsidR="0031618F">
              <w:rPr>
                <w:noProof/>
                <w:webHidden/>
              </w:rPr>
              <w:t>39</w:t>
            </w:r>
          </w:ins>
          <w:ins w:id="222" w:author="作者" w:date="2024-07-05T12:45:00Z">
            <w:r>
              <w:rPr>
                <w:noProof/>
                <w:webHidden/>
              </w:rPr>
              <w:fldChar w:fldCharType="end"/>
            </w:r>
            <w:r w:rsidRPr="005D5EDE">
              <w:rPr>
                <w:rStyle w:val="aff2"/>
                <w:noProof/>
              </w:rPr>
              <w:fldChar w:fldCharType="end"/>
            </w:r>
          </w:ins>
        </w:p>
        <w:p w14:paraId="7E876BB8" w14:textId="7D109B8E" w:rsidR="0010710C" w:rsidRDefault="0010710C" w:rsidP="0010710C">
          <w:pPr>
            <w:pStyle w:val="TOC2"/>
            <w:tabs>
              <w:tab w:val="right" w:leader="dot" w:pos="8296"/>
            </w:tabs>
            <w:spacing w:before="0"/>
            <w:rPr>
              <w:ins w:id="223" w:author="作者" w:date="2024-07-05T12:45:00Z"/>
              <w:rFonts w:eastAsiaTheme="minorEastAsia" w:cstheme="minorBidi"/>
              <w:i w:val="0"/>
              <w:iCs w:val="0"/>
              <w:noProof/>
              <w:kern w:val="2"/>
              <w:sz w:val="21"/>
              <w:szCs w:val="22"/>
            </w:rPr>
          </w:pPr>
          <w:ins w:id="224" w:author="作者" w:date="2024-07-05T12:45:00Z">
            <w:r w:rsidRPr="005D5EDE">
              <w:rPr>
                <w:rStyle w:val="aff2"/>
                <w:noProof/>
              </w:rPr>
              <w:fldChar w:fldCharType="begin"/>
            </w:r>
            <w:r w:rsidRPr="005D5EDE">
              <w:rPr>
                <w:rStyle w:val="aff2"/>
                <w:noProof/>
              </w:rPr>
              <w:instrText xml:space="preserve"> </w:instrText>
            </w:r>
            <w:r>
              <w:rPr>
                <w:noProof/>
              </w:rPr>
              <w:instrText>HYPERLINK \l "_Toc171076022"</w:instrText>
            </w:r>
            <w:r w:rsidRPr="005D5EDE">
              <w:rPr>
                <w:rStyle w:val="aff2"/>
                <w:noProof/>
              </w:rPr>
              <w:instrText xml:space="preserve"> </w:instrText>
            </w:r>
            <w:r w:rsidRPr="005D5EDE">
              <w:rPr>
                <w:rStyle w:val="aff2"/>
                <w:noProof/>
              </w:rPr>
              <w:fldChar w:fldCharType="separate"/>
            </w:r>
            <w:r w:rsidRPr="005D5EDE">
              <w:rPr>
                <w:rStyle w:val="aff2"/>
                <w:rFonts w:ascii="Arial Narrow" w:eastAsia="仿宋_GB2312" w:hAnsi="Arial Narrow" w:cs="楷体"/>
                <w:noProof/>
              </w:rPr>
              <w:t>7.4.2.</w:t>
            </w:r>
            <w:r w:rsidRPr="005D5EDE">
              <w:rPr>
                <w:rStyle w:val="aff2"/>
                <w:rFonts w:ascii="Arial Narrow" w:eastAsia="仿宋_GB2312" w:hAnsi="Arial Narrow" w:cs="楷体"/>
                <w:noProof/>
              </w:rPr>
              <w:t>确定与受测关联交易相关的财务数据</w:t>
            </w:r>
            <w:r>
              <w:rPr>
                <w:noProof/>
                <w:webHidden/>
              </w:rPr>
              <w:tab/>
            </w:r>
            <w:r>
              <w:rPr>
                <w:noProof/>
                <w:webHidden/>
              </w:rPr>
              <w:fldChar w:fldCharType="begin"/>
            </w:r>
            <w:r>
              <w:rPr>
                <w:noProof/>
                <w:webHidden/>
              </w:rPr>
              <w:instrText xml:space="preserve"> PAGEREF _Toc171076022 \h </w:instrText>
            </w:r>
          </w:ins>
          <w:r>
            <w:rPr>
              <w:noProof/>
              <w:webHidden/>
            </w:rPr>
          </w:r>
          <w:r>
            <w:rPr>
              <w:noProof/>
              <w:webHidden/>
            </w:rPr>
            <w:fldChar w:fldCharType="separate"/>
          </w:r>
          <w:ins w:id="225" w:author="admin" w:date="2024-07-08T16:21:00Z">
            <w:r w:rsidR="0031618F">
              <w:rPr>
                <w:noProof/>
                <w:webHidden/>
              </w:rPr>
              <w:t>40</w:t>
            </w:r>
          </w:ins>
          <w:ins w:id="226" w:author="作者" w:date="2024-07-05T12:45:00Z">
            <w:r>
              <w:rPr>
                <w:noProof/>
                <w:webHidden/>
              </w:rPr>
              <w:fldChar w:fldCharType="end"/>
            </w:r>
            <w:r w:rsidRPr="005D5EDE">
              <w:rPr>
                <w:rStyle w:val="aff2"/>
                <w:noProof/>
              </w:rPr>
              <w:fldChar w:fldCharType="end"/>
            </w:r>
          </w:ins>
        </w:p>
        <w:p w14:paraId="2C3C7079" w14:textId="249C2C69" w:rsidR="0010710C" w:rsidRDefault="0010710C" w:rsidP="0010710C">
          <w:pPr>
            <w:pStyle w:val="TOC2"/>
            <w:tabs>
              <w:tab w:val="right" w:leader="dot" w:pos="8296"/>
            </w:tabs>
            <w:spacing w:before="0"/>
            <w:rPr>
              <w:ins w:id="227" w:author="作者" w:date="2024-07-05T12:45:00Z"/>
              <w:rFonts w:eastAsiaTheme="minorEastAsia" w:cstheme="minorBidi"/>
              <w:i w:val="0"/>
              <w:iCs w:val="0"/>
              <w:noProof/>
              <w:kern w:val="2"/>
              <w:sz w:val="21"/>
              <w:szCs w:val="22"/>
            </w:rPr>
          </w:pPr>
          <w:ins w:id="228" w:author="作者" w:date="2024-07-05T12:45:00Z">
            <w:r w:rsidRPr="005D5EDE">
              <w:rPr>
                <w:rStyle w:val="aff2"/>
                <w:noProof/>
              </w:rPr>
              <w:fldChar w:fldCharType="begin"/>
            </w:r>
            <w:r w:rsidRPr="005D5EDE">
              <w:rPr>
                <w:rStyle w:val="aff2"/>
                <w:noProof/>
              </w:rPr>
              <w:instrText xml:space="preserve"> </w:instrText>
            </w:r>
            <w:r>
              <w:rPr>
                <w:noProof/>
              </w:rPr>
              <w:instrText>HYPERLINK \l "_Toc171076023"</w:instrText>
            </w:r>
            <w:r w:rsidRPr="005D5EDE">
              <w:rPr>
                <w:rStyle w:val="aff2"/>
                <w:noProof/>
              </w:rPr>
              <w:instrText xml:space="preserve"> </w:instrText>
            </w:r>
            <w:r w:rsidRPr="005D5EDE">
              <w:rPr>
                <w:rStyle w:val="aff2"/>
                <w:noProof/>
              </w:rPr>
              <w:fldChar w:fldCharType="separate"/>
            </w:r>
            <w:r w:rsidRPr="005D5EDE">
              <w:rPr>
                <w:rStyle w:val="aff2"/>
                <w:rFonts w:ascii="Arial Narrow" w:eastAsia="仿宋_GB2312" w:hAnsi="Arial Narrow" w:cs="楷体"/>
                <w:noProof/>
              </w:rPr>
              <w:t>7.4.3.</w:t>
            </w:r>
            <w:r w:rsidRPr="005D5EDE">
              <w:rPr>
                <w:rStyle w:val="aff2"/>
                <w:rFonts w:ascii="Arial Narrow" w:eastAsia="仿宋_GB2312" w:hAnsi="Arial Narrow" w:cs="楷体"/>
                <w:noProof/>
              </w:rPr>
              <w:t>搜寻外部可比公司</w:t>
            </w:r>
            <w:r>
              <w:rPr>
                <w:noProof/>
                <w:webHidden/>
              </w:rPr>
              <w:tab/>
            </w:r>
            <w:r>
              <w:rPr>
                <w:noProof/>
                <w:webHidden/>
              </w:rPr>
              <w:fldChar w:fldCharType="begin"/>
            </w:r>
            <w:r>
              <w:rPr>
                <w:noProof/>
                <w:webHidden/>
              </w:rPr>
              <w:instrText xml:space="preserve"> PAGEREF _Toc171076023 \h </w:instrText>
            </w:r>
          </w:ins>
          <w:r>
            <w:rPr>
              <w:noProof/>
              <w:webHidden/>
            </w:rPr>
          </w:r>
          <w:r>
            <w:rPr>
              <w:noProof/>
              <w:webHidden/>
            </w:rPr>
            <w:fldChar w:fldCharType="separate"/>
          </w:r>
          <w:ins w:id="229" w:author="admin" w:date="2024-07-08T16:21:00Z">
            <w:r w:rsidR="0031618F">
              <w:rPr>
                <w:noProof/>
                <w:webHidden/>
              </w:rPr>
              <w:t>40</w:t>
            </w:r>
          </w:ins>
          <w:ins w:id="230" w:author="作者" w:date="2024-07-05T12:45:00Z">
            <w:r>
              <w:rPr>
                <w:noProof/>
                <w:webHidden/>
              </w:rPr>
              <w:fldChar w:fldCharType="end"/>
            </w:r>
            <w:r w:rsidRPr="005D5EDE">
              <w:rPr>
                <w:rStyle w:val="aff2"/>
                <w:noProof/>
              </w:rPr>
              <w:fldChar w:fldCharType="end"/>
            </w:r>
          </w:ins>
        </w:p>
        <w:p w14:paraId="25B3AAE6" w14:textId="0EF60E71" w:rsidR="0010710C" w:rsidRDefault="0010710C" w:rsidP="0010710C">
          <w:pPr>
            <w:pStyle w:val="TOC2"/>
            <w:tabs>
              <w:tab w:val="right" w:leader="dot" w:pos="8296"/>
            </w:tabs>
            <w:spacing w:before="0"/>
            <w:rPr>
              <w:ins w:id="231" w:author="作者" w:date="2024-07-05T12:45:00Z"/>
              <w:rFonts w:eastAsiaTheme="minorEastAsia" w:cstheme="minorBidi"/>
              <w:i w:val="0"/>
              <w:iCs w:val="0"/>
              <w:noProof/>
              <w:kern w:val="2"/>
              <w:sz w:val="21"/>
              <w:szCs w:val="22"/>
            </w:rPr>
          </w:pPr>
          <w:ins w:id="232" w:author="作者" w:date="2024-07-05T12:45:00Z">
            <w:r w:rsidRPr="005D5EDE">
              <w:rPr>
                <w:rStyle w:val="aff2"/>
                <w:noProof/>
              </w:rPr>
              <w:fldChar w:fldCharType="begin"/>
            </w:r>
            <w:r w:rsidRPr="005D5EDE">
              <w:rPr>
                <w:rStyle w:val="aff2"/>
                <w:noProof/>
              </w:rPr>
              <w:instrText xml:space="preserve"> </w:instrText>
            </w:r>
            <w:r>
              <w:rPr>
                <w:noProof/>
              </w:rPr>
              <w:instrText>HYPERLINK \l "_Toc171076024"</w:instrText>
            </w:r>
            <w:r w:rsidRPr="005D5EDE">
              <w:rPr>
                <w:rStyle w:val="aff2"/>
                <w:noProof/>
              </w:rPr>
              <w:instrText xml:space="preserve"> </w:instrText>
            </w:r>
            <w:r w:rsidRPr="005D5EDE">
              <w:rPr>
                <w:rStyle w:val="aff2"/>
                <w:noProof/>
              </w:rPr>
              <w:fldChar w:fldCharType="separate"/>
            </w:r>
            <w:r w:rsidRPr="005D5EDE">
              <w:rPr>
                <w:rStyle w:val="aff2"/>
                <w:rFonts w:ascii="Arial Narrow" w:eastAsia="仿宋_GB2312" w:hAnsi="Arial Narrow" w:cs="楷体"/>
                <w:noProof/>
              </w:rPr>
              <w:t>7.4.3.6.</w:t>
            </w:r>
            <w:r w:rsidRPr="005D5EDE">
              <w:rPr>
                <w:rStyle w:val="aff2"/>
                <w:rFonts w:ascii="Arial Narrow" w:eastAsia="仿宋_GB2312" w:hAnsi="Arial Narrow" w:cs="楷体"/>
                <w:noProof/>
              </w:rPr>
              <w:t>外部可比公司搜寻过程</w:t>
            </w:r>
            <w:r>
              <w:rPr>
                <w:noProof/>
                <w:webHidden/>
              </w:rPr>
              <w:tab/>
            </w:r>
            <w:r>
              <w:rPr>
                <w:noProof/>
                <w:webHidden/>
              </w:rPr>
              <w:fldChar w:fldCharType="begin"/>
            </w:r>
            <w:r>
              <w:rPr>
                <w:noProof/>
                <w:webHidden/>
              </w:rPr>
              <w:instrText xml:space="preserve"> PAGEREF _Toc171076024 \h </w:instrText>
            </w:r>
          </w:ins>
          <w:r>
            <w:rPr>
              <w:noProof/>
              <w:webHidden/>
            </w:rPr>
          </w:r>
          <w:r>
            <w:rPr>
              <w:noProof/>
              <w:webHidden/>
            </w:rPr>
            <w:fldChar w:fldCharType="separate"/>
          </w:r>
          <w:ins w:id="233" w:author="admin" w:date="2024-07-08T16:21:00Z">
            <w:r w:rsidR="0031618F">
              <w:rPr>
                <w:noProof/>
                <w:webHidden/>
              </w:rPr>
              <w:t>43</w:t>
            </w:r>
          </w:ins>
          <w:ins w:id="234" w:author="作者" w:date="2024-07-05T12:45:00Z">
            <w:r>
              <w:rPr>
                <w:noProof/>
                <w:webHidden/>
              </w:rPr>
              <w:fldChar w:fldCharType="end"/>
            </w:r>
            <w:r w:rsidRPr="005D5EDE">
              <w:rPr>
                <w:rStyle w:val="aff2"/>
                <w:noProof/>
              </w:rPr>
              <w:fldChar w:fldCharType="end"/>
            </w:r>
          </w:ins>
        </w:p>
        <w:p w14:paraId="78B00454" w14:textId="379E3071" w:rsidR="0010710C" w:rsidRDefault="0010710C" w:rsidP="0010710C">
          <w:pPr>
            <w:pStyle w:val="TOC2"/>
            <w:tabs>
              <w:tab w:val="right" w:leader="dot" w:pos="8296"/>
            </w:tabs>
            <w:spacing w:before="0"/>
            <w:rPr>
              <w:ins w:id="235" w:author="作者" w:date="2024-07-05T12:45:00Z"/>
              <w:rFonts w:eastAsiaTheme="minorEastAsia" w:cstheme="minorBidi"/>
              <w:i w:val="0"/>
              <w:iCs w:val="0"/>
              <w:noProof/>
              <w:kern w:val="2"/>
              <w:sz w:val="21"/>
              <w:szCs w:val="22"/>
            </w:rPr>
          </w:pPr>
          <w:ins w:id="236" w:author="作者" w:date="2024-07-05T12:45:00Z">
            <w:r w:rsidRPr="005D5EDE">
              <w:rPr>
                <w:rStyle w:val="aff2"/>
                <w:noProof/>
              </w:rPr>
              <w:fldChar w:fldCharType="begin"/>
            </w:r>
            <w:r w:rsidRPr="005D5EDE">
              <w:rPr>
                <w:rStyle w:val="aff2"/>
                <w:noProof/>
              </w:rPr>
              <w:instrText xml:space="preserve"> </w:instrText>
            </w:r>
            <w:r>
              <w:rPr>
                <w:noProof/>
              </w:rPr>
              <w:instrText>HYPERLINK \l "_Toc171076025"</w:instrText>
            </w:r>
            <w:r w:rsidRPr="005D5EDE">
              <w:rPr>
                <w:rStyle w:val="aff2"/>
                <w:noProof/>
              </w:rPr>
              <w:instrText xml:space="preserve"> </w:instrText>
            </w:r>
            <w:r w:rsidRPr="005D5EDE">
              <w:rPr>
                <w:rStyle w:val="aff2"/>
                <w:noProof/>
              </w:rPr>
              <w:fldChar w:fldCharType="separate"/>
            </w:r>
            <w:r w:rsidRPr="005D5EDE">
              <w:rPr>
                <w:rStyle w:val="aff2"/>
                <w:rFonts w:ascii="Arial Narrow" w:eastAsia="仿宋_GB2312" w:hAnsi="Arial Narrow" w:cs="楷体"/>
                <w:noProof/>
              </w:rPr>
              <w:t>7.4.4</w:t>
            </w:r>
            <w:r w:rsidRPr="005D5EDE">
              <w:rPr>
                <w:rStyle w:val="aff2"/>
                <w:rFonts w:ascii="Arial Narrow" w:eastAsia="仿宋_GB2312" w:hAnsi="Arial Narrow" w:cs="楷体"/>
                <w:noProof/>
              </w:rPr>
              <w:t>可比公司利润水平</w:t>
            </w:r>
            <w:r>
              <w:rPr>
                <w:noProof/>
                <w:webHidden/>
              </w:rPr>
              <w:tab/>
            </w:r>
            <w:r>
              <w:rPr>
                <w:noProof/>
                <w:webHidden/>
              </w:rPr>
              <w:fldChar w:fldCharType="begin"/>
            </w:r>
            <w:r>
              <w:rPr>
                <w:noProof/>
                <w:webHidden/>
              </w:rPr>
              <w:instrText xml:space="preserve"> PAGEREF _Toc171076025 \h </w:instrText>
            </w:r>
          </w:ins>
          <w:r>
            <w:rPr>
              <w:noProof/>
              <w:webHidden/>
            </w:rPr>
          </w:r>
          <w:r>
            <w:rPr>
              <w:noProof/>
              <w:webHidden/>
            </w:rPr>
            <w:fldChar w:fldCharType="separate"/>
          </w:r>
          <w:ins w:id="237" w:author="admin" w:date="2024-07-08T16:21:00Z">
            <w:r w:rsidR="0031618F">
              <w:rPr>
                <w:noProof/>
                <w:webHidden/>
              </w:rPr>
              <w:t>44</w:t>
            </w:r>
          </w:ins>
          <w:ins w:id="238" w:author="作者" w:date="2024-07-05T12:45:00Z">
            <w:r>
              <w:rPr>
                <w:noProof/>
                <w:webHidden/>
              </w:rPr>
              <w:fldChar w:fldCharType="end"/>
            </w:r>
            <w:r w:rsidRPr="005D5EDE">
              <w:rPr>
                <w:rStyle w:val="aff2"/>
                <w:noProof/>
              </w:rPr>
              <w:fldChar w:fldCharType="end"/>
            </w:r>
          </w:ins>
        </w:p>
        <w:p w14:paraId="13A3155C" w14:textId="21A12F14" w:rsidR="0010710C" w:rsidRDefault="0010710C" w:rsidP="0010710C">
          <w:pPr>
            <w:pStyle w:val="TOC2"/>
            <w:tabs>
              <w:tab w:val="right" w:leader="dot" w:pos="8296"/>
            </w:tabs>
            <w:spacing w:before="0"/>
            <w:rPr>
              <w:ins w:id="239" w:author="作者" w:date="2024-07-05T12:45:00Z"/>
              <w:rFonts w:eastAsiaTheme="minorEastAsia" w:cstheme="minorBidi"/>
              <w:i w:val="0"/>
              <w:iCs w:val="0"/>
              <w:noProof/>
              <w:kern w:val="2"/>
              <w:sz w:val="21"/>
              <w:szCs w:val="22"/>
            </w:rPr>
          </w:pPr>
          <w:ins w:id="240" w:author="作者" w:date="2024-07-05T12:45:00Z">
            <w:r w:rsidRPr="005D5EDE">
              <w:rPr>
                <w:rStyle w:val="aff2"/>
                <w:noProof/>
              </w:rPr>
              <w:fldChar w:fldCharType="begin"/>
            </w:r>
            <w:r w:rsidRPr="005D5EDE">
              <w:rPr>
                <w:rStyle w:val="aff2"/>
                <w:noProof/>
              </w:rPr>
              <w:instrText xml:space="preserve"> </w:instrText>
            </w:r>
            <w:r>
              <w:rPr>
                <w:noProof/>
              </w:rPr>
              <w:instrText>HYPERLINK \l "_Toc171076026"</w:instrText>
            </w:r>
            <w:r w:rsidRPr="005D5EDE">
              <w:rPr>
                <w:rStyle w:val="aff2"/>
                <w:noProof/>
              </w:rPr>
              <w:instrText xml:space="preserve"> </w:instrText>
            </w:r>
            <w:r w:rsidRPr="005D5EDE">
              <w:rPr>
                <w:rStyle w:val="aff2"/>
                <w:noProof/>
              </w:rPr>
              <w:fldChar w:fldCharType="separate"/>
            </w:r>
            <w:r w:rsidRPr="005D5EDE">
              <w:rPr>
                <w:rStyle w:val="aff2"/>
                <w:rFonts w:ascii="Arial Narrow" w:eastAsia="仿宋_GB2312" w:hAnsi="Arial Narrow" w:cs="楷体"/>
                <w:noProof/>
              </w:rPr>
              <w:t>7.4.4.1.</w:t>
            </w:r>
            <w:r w:rsidRPr="005D5EDE">
              <w:rPr>
                <w:rStyle w:val="aff2"/>
                <w:rFonts w:ascii="Arial Narrow" w:eastAsia="仿宋_GB2312" w:hAnsi="Arial Narrow" w:cs="楷体"/>
                <w:noProof/>
              </w:rPr>
              <w:t>利润水平指标的选择</w:t>
            </w:r>
            <w:r>
              <w:rPr>
                <w:noProof/>
                <w:webHidden/>
              </w:rPr>
              <w:tab/>
            </w:r>
            <w:r>
              <w:rPr>
                <w:noProof/>
                <w:webHidden/>
              </w:rPr>
              <w:fldChar w:fldCharType="begin"/>
            </w:r>
            <w:r>
              <w:rPr>
                <w:noProof/>
                <w:webHidden/>
              </w:rPr>
              <w:instrText xml:space="preserve"> PAGEREF _Toc171076026 \h </w:instrText>
            </w:r>
          </w:ins>
          <w:r>
            <w:rPr>
              <w:noProof/>
              <w:webHidden/>
            </w:rPr>
          </w:r>
          <w:r>
            <w:rPr>
              <w:noProof/>
              <w:webHidden/>
            </w:rPr>
            <w:fldChar w:fldCharType="separate"/>
          </w:r>
          <w:ins w:id="241" w:author="admin" w:date="2024-07-08T16:21:00Z">
            <w:r w:rsidR="0031618F">
              <w:rPr>
                <w:noProof/>
                <w:webHidden/>
              </w:rPr>
              <w:t>44</w:t>
            </w:r>
          </w:ins>
          <w:ins w:id="242" w:author="作者" w:date="2024-07-05T12:45:00Z">
            <w:r>
              <w:rPr>
                <w:noProof/>
                <w:webHidden/>
              </w:rPr>
              <w:fldChar w:fldCharType="end"/>
            </w:r>
            <w:r w:rsidRPr="005D5EDE">
              <w:rPr>
                <w:rStyle w:val="aff2"/>
                <w:noProof/>
              </w:rPr>
              <w:fldChar w:fldCharType="end"/>
            </w:r>
          </w:ins>
        </w:p>
        <w:p w14:paraId="72773439" w14:textId="3E39084C" w:rsidR="0010710C" w:rsidRDefault="0010710C" w:rsidP="0010710C">
          <w:pPr>
            <w:pStyle w:val="TOC2"/>
            <w:tabs>
              <w:tab w:val="right" w:leader="dot" w:pos="8296"/>
            </w:tabs>
            <w:spacing w:before="0"/>
            <w:rPr>
              <w:ins w:id="243" w:author="作者" w:date="2024-07-05T12:45:00Z"/>
              <w:rFonts w:eastAsiaTheme="minorEastAsia" w:cstheme="minorBidi"/>
              <w:i w:val="0"/>
              <w:iCs w:val="0"/>
              <w:noProof/>
              <w:kern w:val="2"/>
              <w:sz w:val="21"/>
              <w:szCs w:val="22"/>
            </w:rPr>
          </w:pPr>
          <w:ins w:id="244" w:author="作者" w:date="2024-07-05T12:45:00Z">
            <w:r w:rsidRPr="005D5EDE">
              <w:rPr>
                <w:rStyle w:val="aff2"/>
                <w:noProof/>
              </w:rPr>
              <w:fldChar w:fldCharType="begin"/>
            </w:r>
            <w:r w:rsidRPr="005D5EDE">
              <w:rPr>
                <w:rStyle w:val="aff2"/>
                <w:noProof/>
              </w:rPr>
              <w:instrText xml:space="preserve"> </w:instrText>
            </w:r>
            <w:r>
              <w:rPr>
                <w:noProof/>
              </w:rPr>
              <w:instrText>HYPERLINK \l "_Toc171076027"</w:instrText>
            </w:r>
            <w:r w:rsidRPr="005D5EDE">
              <w:rPr>
                <w:rStyle w:val="aff2"/>
                <w:noProof/>
              </w:rPr>
              <w:instrText xml:space="preserve"> </w:instrText>
            </w:r>
            <w:r w:rsidRPr="005D5EDE">
              <w:rPr>
                <w:rStyle w:val="aff2"/>
                <w:noProof/>
              </w:rPr>
              <w:fldChar w:fldCharType="separate"/>
            </w:r>
            <w:r w:rsidRPr="005D5EDE">
              <w:rPr>
                <w:rStyle w:val="aff2"/>
                <w:rFonts w:ascii="Arial Narrow" w:eastAsia="仿宋_GB2312" w:hAnsi="Arial Narrow" w:cs="楷体"/>
                <w:noProof/>
              </w:rPr>
              <w:t>7.4.4.2.</w:t>
            </w:r>
            <w:r w:rsidRPr="005D5EDE">
              <w:rPr>
                <w:rStyle w:val="aff2"/>
                <w:rFonts w:ascii="Arial Narrow" w:eastAsia="仿宋_GB2312" w:hAnsi="Arial Narrow" w:cs="楷体"/>
                <w:noProof/>
              </w:rPr>
              <w:t>多年度数据的使用</w:t>
            </w:r>
            <w:r>
              <w:rPr>
                <w:noProof/>
                <w:webHidden/>
              </w:rPr>
              <w:tab/>
            </w:r>
            <w:r>
              <w:rPr>
                <w:noProof/>
                <w:webHidden/>
              </w:rPr>
              <w:fldChar w:fldCharType="begin"/>
            </w:r>
            <w:r>
              <w:rPr>
                <w:noProof/>
                <w:webHidden/>
              </w:rPr>
              <w:instrText xml:space="preserve"> PAGEREF _Toc171076027 \h </w:instrText>
            </w:r>
          </w:ins>
          <w:r>
            <w:rPr>
              <w:noProof/>
              <w:webHidden/>
            </w:rPr>
          </w:r>
          <w:r>
            <w:rPr>
              <w:noProof/>
              <w:webHidden/>
            </w:rPr>
            <w:fldChar w:fldCharType="separate"/>
          </w:r>
          <w:ins w:id="245" w:author="admin" w:date="2024-07-08T16:21:00Z">
            <w:r w:rsidR="0031618F">
              <w:rPr>
                <w:noProof/>
                <w:webHidden/>
              </w:rPr>
              <w:t>44</w:t>
            </w:r>
          </w:ins>
          <w:ins w:id="246" w:author="作者" w:date="2024-07-05T12:45:00Z">
            <w:r>
              <w:rPr>
                <w:noProof/>
                <w:webHidden/>
              </w:rPr>
              <w:fldChar w:fldCharType="end"/>
            </w:r>
            <w:r w:rsidRPr="005D5EDE">
              <w:rPr>
                <w:rStyle w:val="aff2"/>
                <w:noProof/>
              </w:rPr>
              <w:fldChar w:fldCharType="end"/>
            </w:r>
          </w:ins>
        </w:p>
        <w:p w14:paraId="621B6BB0" w14:textId="78F186B9" w:rsidR="0010710C" w:rsidRDefault="0010710C" w:rsidP="0010710C">
          <w:pPr>
            <w:pStyle w:val="TOC2"/>
            <w:tabs>
              <w:tab w:val="right" w:leader="dot" w:pos="8296"/>
            </w:tabs>
            <w:spacing w:before="0"/>
            <w:rPr>
              <w:ins w:id="247" w:author="作者" w:date="2024-07-05T12:45:00Z"/>
              <w:rFonts w:eastAsiaTheme="minorEastAsia" w:cstheme="minorBidi"/>
              <w:i w:val="0"/>
              <w:iCs w:val="0"/>
              <w:noProof/>
              <w:kern w:val="2"/>
              <w:sz w:val="21"/>
              <w:szCs w:val="22"/>
            </w:rPr>
          </w:pPr>
          <w:ins w:id="248" w:author="作者" w:date="2024-07-05T12:45:00Z">
            <w:r w:rsidRPr="005D5EDE">
              <w:rPr>
                <w:rStyle w:val="aff2"/>
                <w:noProof/>
              </w:rPr>
              <w:fldChar w:fldCharType="begin"/>
            </w:r>
            <w:r w:rsidRPr="005D5EDE">
              <w:rPr>
                <w:rStyle w:val="aff2"/>
                <w:noProof/>
              </w:rPr>
              <w:instrText xml:space="preserve"> </w:instrText>
            </w:r>
            <w:r>
              <w:rPr>
                <w:noProof/>
              </w:rPr>
              <w:instrText>HYPERLINK \l "_Toc171076028"</w:instrText>
            </w:r>
            <w:r w:rsidRPr="005D5EDE">
              <w:rPr>
                <w:rStyle w:val="aff2"/>
                <w:noProof/>
              </w:rPr>
              <w:instrText xml:space="preserve"> </w:instrText>
            </w:r>
            <w:r w:rsidRPr="005D5EDE">
              <w:rPr>
                <w:rStyle w:val="aff2"/>
                <w:noProof/>
              </w:rPr>
              <w:fldChar w:fldCharType="separate"/>
            </w:r>
            <w:r w:rsidRPr="005D5EDE">
              <w:rPr>
                <w:rStyle w:val="aff2"/>
                <w:rFonts w:ascii="Arial Narrow" w:eastAsia="仿宋_GB2312" w:hAnsi="Arial Narrow" w:cs="楷体"/>
                <w:noProof/>
              </w:rPr>
              <w:t>7.4.4.3.</w:t>
            </w:r>
            <w:r w:rsidRPr="005D5EDE">
              <w:rPr>
                <w:rStyle w:val="aff2"/>
                <w:rFonts w:ascii="Arial Narrow" w:eastAsia="仿宋_GB2312" w:hAnsi="Arial Narrow" w:cs="楷体"/>
                <w:noProof/>
              </w:rPr>
              <w:t>独立交易区间</w:t>
            </w:r>
            <w:r>
              <w:rPr>
                <w:noProof/>
                <w:webHidden/>
              </w:rPr>
              <w:tab/>
            </w:r>
            <w:r>
              <w:rPr>
                <w:noProof/>
                <w:webHidden/>
              </w:rPr>
              <w:fldChar w:fldCharType="begin"/>
            </w:r>
            <w:r>
              <w:rPr>
                <w:noProof/>
                <w:webHidden/>
              </w:rPr>
              <w:instrText xml:space="preserve"> PAGEREF _Toc171076028 \h </w:instrText>
            </w:r>
          </w:ins>
          <w:r>
            <w:rPr>
              <w:noProof/>
              <w:webHidden/>
            </w:rPr>
          </w:r>
          <w:r>
            <w:rPr>
              <w:noProof/>
              <w:webHidden/>
            </w:rPr>
            <w:fldChar w:fldCharType="separate"/>
          </w:r>
          <w:ins w:id="249" w:author="admin" w:date="2024-07-08T16:21:00Z">
            <w:r w:rsidR="0031618F">
              <w:rPr>
                <w:noProof/>
                <w:webHidden/>
              </w:rPr>
              <w:t>45</w:t>
            </w:r>
          </w:ins>
          <w:ins w:id="250" w:author="作者" w:date="2024-07-05T12:45:00Z">
            <w:r>
              <w:rPr>
                <w:noProof/>
                <w:webHidden/>
              </w:rPr>
              <w:fldChar w:fldCharType="end"/>
            </w:r>
            <w:r w:rsidRPr="005D5EDE">
              <w:rPr>
                <w:rStyle w:val="aff2"/>
                <w:noProof/>
              </w:rPr>
              <w:fldChar w:fldCharType="end"/>
            </w:r>
          </w:ins>
        </w:p>
        <w:p w14:paraId="50FF17E0" w14:textId="4324C1F2" w:rsidR="0010710C" w:rsidRDefault="0010710C" w:rsidP="0010710C">
          <w:pPr>
            <w:pStyle w:val="TOC1"/>
            <w:tabs>
              <w:tab w:val="right" w:leader="dot" w:pos="8296"/>
            </w:tabs>
            <w:spacing w:before="0" w:after="0"/>
            <w:rPr>
              <w:ins w:id="251" w:author="作者" w:date="2024-07-05T12:45:00Z"/>
              <w:rFonts w:eastAsiaTheme="minorEastAsia" w:cstheme="minorBidi"/>
              <w:b w:val="0"/>
              <w:bCs w:val="0"/>
              <w:noProof/>
              <w:kern w:val="2"/>
              <w:sz w:val="21"/>
              <w:szCs w:val="22"/>
            </w:rPr>
          </w:pPr>
          <w:ins w:id="252" w:author="作者" w:date="2024-07-05T12:45:00Z">
            <w:r w:rsidRPr="005D5EDE">
              <w:rPr>
                <w:rStyle w:val="aff2"/>
                <w:noProof/>
              </w:rPr>
              <w:fldChar w:fldCharType="begin"/>
            </w:r>
            <w:r w:rsidRPr="005D5EDE">
              <w:rPr>
                <w:rStyle w:val="aff2"/>
                <w:noProof/>
              </w:rPr>
              <w:instrText xml:space="preserve"> </w:instrText>
            </w:r>
            <w:r>
              <w:rPr>
                <w:noProof/>
              </w:rPr>
              <w:instrText>HYPERLINK \l "_Toc171076029"</w:instrText>
            </w:r>
            <w:r w:rsidRPr="005D5EDE">
              <w:rPr>
                <w:rStyle w:val="aff2"/>
                <w:noProof/>
              </w:rPr>
              <w:instrText xml:space="preserve"> </w:instrText>
            </w:r>
            <w:r w:rsidRPr="005D5EDE">
              <w:rPr>
                <w:rStyle w:val="aff2"/>
                <w:noProof/>
              </w:rPr>
              <w:fldChar w:fldCharType="separate"/>
            </w:r>
            <w:r w:rsidRPr="005D5EDE">
              <w:rPr>
                <w:rStyle w:val="aff2"/>
                <w:rFonts w:ascii="Arial Narrow" w:eastAsia="仿宋_GB2312" w:hAnsi="Arial Narrow" w:cs="Arial Unicode MS"/>
                <w:noProof/>
              </w:rPr>
              <w:t>8.</w:t>
            </w:r>
            <w:r w:rsidRPr="005D5EDE">
              <w:rPr>
                <w:rStyle w:val="aff2"/>
                <w:rFonts w:ascii="Arial Narrow" w:eastAsia="仿宋_GB2312" w:hAnsi="Arial Narrow" w:cs="Arial Unicode MS"/>
                <w:noProof/>
              </w:rPr>
              <w:t>结论</w:t>
            </w:r>
            <w:r>
              <w:rPr>
                <w:noProof/>
                <w:webHidden/>
              </w:rPr>
              <w:tab/>
            </w:r>
            <w:r>
              <w:rPr>
                <w:noProof/>
                <w:webHidden/>
              </w:rPr>
              <w:fldChar w:fldCharType="begin"/>
            </w:r>
            <w:r>
              <w:rPr>
                <w:noProof/>
                <w:webHidden/>
              </w:rPr>
              <w:instrText xml:space="preserve"> PAGEREF _Toc171076029 \h </w:instrText>
            </w:r>
          </w:ins>
          <w:r>
            <w:rPr>
              <w:noProof/>
              <w:webHidden/>
            </w:rPr>
          </w:r>
          <w:r>
            <w:rPr>
              <w:noProof/>
              <w:webHidden/>
            </w:rPr>
            <w:fldChar w:fldCharType="separate"/>
          </w:r>
          <w:ins w:id="253" w:author="admin" w:date="2024-07-08T16:21:00Z">
            <w:r w:rsidR="0031618F">
              <w:rPr>
                <w:noProof/>
                <w:webHidden/>
              </w:rPr>
              <w:t>47</w:t>
            </w:r>
          </w:ins>
          <w:ins w:id="254" w:author="作者" w:date="2024-07-05T12:45:00Z">
            <w:del w:id="255" w:author="admin" w:date="2024-07-08T16:20:00Z">
              <w:r w:rsidDel="0031618F">
                <w:rPr>
                  <w:noProof/>
                  <w:webHidden/>
                </w:rPr>
                <w:delText>48</w:delText>
              </w:r>
            </w:del>
            <w:r>
              <w:rPr>
                <w:noProof/>
                <w:webHidden/>
              </w:rPr>
              <w:fldChar w:fldCharType="end"/>
            </w:r>
            <w:r w:rsidRPr="005D5EDE">
              <w:rPr>
                <w:rStyle w:val="aff2"/>
                <w:noProof/>
              </w:rPr>
              <w:fldChar w:fldCharType="end"/>
            </w:r>
          </w:ins>
        </w:p>
        <w:p w14:paraId="6543DD84" w14:textId="1DDEC45A" w:rsidR="0010710C" w:rsidRDefault="0010710C" w:rsidP="0010710C">
          <w:pPr>
            <w:pStyle w:val="TOC1"/>
            <w:tabs>
              <w:tab w:val="right" w:leader="dot" w:pos="8296"/>
            </w:tabs>
            <w:spacing w:before="0" w:after="0"/>
            <w:rPr>
              <w:ins w:id="256" w:author="作者" w:date="2024-07-05T12:45:00Z"/>
              <w:rFonts w:eastAsiaTheme="minorEastAsia" w:cstheme="minorBidi"/>
              <w:b w:val="0"/>
              <w:bCs w:val="0"/>
              <w:noProof/>
              <w:kern w:val="2"/>
              <w:sz w:val="21"/>
              <w:szCs w:val="22"/>
            </w:rPr>
          </w:pPr>
          <w:ins w:id="257" w:author="作者" w:date="2024-07-05T12:45:00Z">
            <w:r w:rsidRPr="005D5EDE">
              <w:rPr>
                <w:rStyle w:val="aff2"/>
                <w:noProof/>
              </w:rPr>
              <w:fldChar w:fldCharType="begin"/>
            </w:r>
            <w:r w:rsidRPr="005D5EDE">
              <w:rPr>
                <w:rStyle w:val="aff2"/>
                <w:noProof/>
              </w:rPr>
              <w:instrText xml:space="preserve"> </w:instrText>
            </w:r>
            <w:r>
              <w:rPr>
                <w:noProof/>
              </w:rPr>
              <w:instrText>HYPERLINK \l "_Toc171076030"</w:instrText>
            </w:r>
            <w:r w:rsidRPr="005D5EDE">
              <w:rPr>
                <w:rStyle w:val="aff2"/>
                <w:noProof/>
              </w:rPr>
              <w:instrText xml:space="preserve"> </w:instrText>
            </w:r>
            <w:r w:rsidRPr="005D5EDE">
              <w:rPr>
                <w:rStyle w:val="aff2"/>
                <w:noProof/>
              </w:rPr>
              <w:fldChar w:fldCharType="separate"/>
            </w:r>
            <w:r w:rsidRPr="005D5EDE">
              <w:rPr>
                <w:rStyle w:val="aff2"/>
                <w:rFonts w:ascii="Arial Narrow" w:eastAsia="仿宋_GB2312" w:hAnsi="Arial Narrow" w:cs="Arial Unicode MS"/>
                <w:noProof/>
              </w:rPr>
              <w:t>附件列表</w:t>
            </w:r>
            <w:r>
              <w:rPr>
                <w:noProof/>
                <w:webHidden/>
              </w:rPr>
              <w:tab/>
            </w:r>
            <w:r>
              <w:rPr>
                <w:noProof/>
                <w:webHidden/>
              </w:rPr>
              <w:fldChar w:fldCharType="begin"/>
            </w:r>
            <w:r>
              <w:rPr>
                <w:noProof/>
                <w:webHidden/>
              </w:rPr>
              <w:instrText xml:space="preserve"> PAGEREF _Toc171076030 \h </w:instrText>
            </w:r>
          </w:ins>
          <w:r>
            <w:rPr>
              <w:noProof/>
              <w:webHidden/>
            </w:rPr>
          </w:r>
          <w:r>
            <w:rPr>
              <w:noProof/>
              <w:webHidden/>
            </w:rPr>
            <w:fldChar w:fldCharType="separate"/>
          </w:r>
          <w:ins w:id="258" w:author="admin" w:date="2024-07-08T16:21:00Z">
            <w:r w:rsidR="0031618F">
              <w:rPr>
                <w:noProof/>
                <w:webHidden/>
              </w:rPr>
              <w:t>48</w:t>
            </w:r>
          </w:ins>
          <w:ins w:id="259" w:author="作者" w:date="2024-07-05T12:45:00Z">
            <w:del w:id="260" w:author="admin" w:date="2024-07-08T16:20:00Z">
              <w:r w:rsidDel="0031618F">
                <w:rPr>
                  <w:noProof/>
                  <w:webHidden/>
                </w:rPr>
                <w:delText>49</w:delText>
              </w:r>
            </w:del>
            <w:r>
              <w:rPr>
                <w:noProof/>
                <w:webHidden/>
              </w:rPr>
              <w:fldChar w:fldCharType="end"/>
            </w:r>
            <w:r w:rsidRPr="005D5EDE">
              <w:rPr>
                <w:rStyle w:val="aff2"/>
                <w:noProof/>
              </w:rPr>
              <w:fldChar w:fldCharType="end"/>
            </w:r>
          </w:ins>
        </w:p>
        <w:p w14:paraId="7795F56E" w14:textId="7DBA38FF" w:rsidR="0010710C" w:rsidRDefault="0010710C" w:rsidP="0010710C">
          <w:pPr>
            <w:pStyle w:val="TOC1"/>
            <w:tabs>
              <w:tab w:val="right" w:leader="dot" w:pos="8296"/>
            </w:tabs>
            <w:spacing w:before="0" w:after="0"/>
            <w:rPr>
              <w:ins w:id="261" w:author="作者" w:date="2024-07-05T12:45:00Z"/>
              <w:rFonts w:eastAsiaTheme="minorEastAsia" w:cstheme="minorBidi"/>
              <w:b w:val="0"/>
              <w:bCs w:val="0"/>
              <w:noProof/>
              <w:kern w:val="2"/>
              <w:sz w:val="21"/>
              <w:szCs w:val="22"/>
            </w:rPr>
          </w:pPr>
          <w:ins w:id="262" w:author="作者" w:date="2024-07-05T12:45:00Z">
            <w:r w:rsidRPr="005D5EDE">
              <w:rPr>
                <w:rStyle w:val="aff2"/>
                <w:noProof/>
              </w:rPr>
              <w:fldChar w:fldCharType="begin"/>
            </w:r>
            <w:r w:rsidRPr="005D5EDE">
              <w:rPr>
                <w:rStyle w:val="aff2"/>
                <w:noProof/>
              </w:rPr>
              <w:instrText xml:space="preserve"> </w:instrText>
            </w:r>
            <w:r>
              <w:rPr>
                <w:noProof/>
              </w:rPr>
              <w:instrText>HYPERLINK \l "_Toc171076031"</w:instrText>
            </w:r>
            <w:r w:rsidRPr="005D5EDE">
              <w:rPr>
                <w:rStyle w:val="aff2"/>
                <w:noProof/>
              </w:rPr>
              <w:instrText xml:space="preserve"> </w:instrText>
            </w:r>
            <w:r w:rsidRPr="005D5EDE">
              <w:rPr>
                <w:rStyle w:val="aff2"/>
                <w:noProof/>
              </w:rPr>
              <w:fldChar w:fldCharType="separate"/>
            </w:r>
            <w:r w:rsidRPr="005D5EDE">
              <w:rPr>
                <w:rStyle w:val="aff2"/>
                <w:rFonts w:ascii="Arial Narrow" w:eastAsia="仿宋_GB2312" w:hAnsi="Arial Narrow" w:cs="Arial Unicode MS"/>
                <w:noProof/>
              </w:rPr>
              <w:t>附件</w:t>
            </w:r>
            <w:r w:rsidRPr="005D5EDE">
              <w:rPr>
                <w:rStyle w:val="aff2"/>
                <w:rFonts w:ascii="Arial Narrow" w:eastAsia="仿宋_GB2312" w:hAnsi="Arial Narrow" w:cs="Arial Unicode MS"/>
                <w:noProof/>
              </w:rPr>
              <w:t>1</w:t>
            </w:r>
            <w:r w:rsidRPr="005D5EDE">
              <w:rPr>
                <w:rStyle w:val="aff2"/>
                <w:rFonts w:ascii="Arial Narrow" w:eastAsia="仿宋_GB2312" w:hAnsi="Arial Narrow" w:cs="Arial Unicode MS"/>
                <w:noProof/>
              </w:rPr>
              <w:t>转让定价方法简介</w:t>
            </w:r>
            <w:r>
              <w:rPr>
                <w:noProof/>
                <w:webHidden/>
              </w:rPr>
              <w:tab/>
            </w:r>
            <w:r>
              <w:rPr>
                <w:noProof/>
                <w:webHidden/>
              </w:rPr>
              <w:fldChar w:fldCharType="begin"/>
            </w:r>
            <w:r>
              <w:rPr>
                <w:noProof/>
                <w:webHidden/>
              </w:rPr>
              <w:instrText xml:space="preserve"> PAGEREF _Toc171076031 \h </w:instrText>
            </w:r>
          </w:ins>
          <w:r>
            <w:rPr>
              <w:noProof/>
              <w:webHidden/>
            </w:rPr>
          </w:r>
          <w:r>
            <w:rPr>
              <w:noProof/>
              <w:webHidden/>
            </w:rPr>
            <w:fldChar w:fldCharType="separate"/>
          </w:r>
          <w:ins w:id="263" w:author="admin" w:date="2024-07-08T16:21:00Z">
            <w:r w:rsidR="0031618F">
              <w:rPr>
                <w:noProof/>
                <w:webHidden/>
              </w:rPr>
              <w:t>49</w:t>
            </w:r>
          </w:ins>
          <w:ins w:id="264" w:author="作者" w:date="2024-07-05T12:45:00Z">
            <w:del w:id="265" w:author="admin" w:date="2024-07-08T16:20:00Z">
              <w:r w:rsidDel="0031618F">
                <w:rPr>
                  <w:noProof/>
                  <w:webHidden/>
                </w:rPr>
                <w:delText>50</w:delText>
              </w:r>
            </w:del>
            <w:r>
              <w:rPr>
                <w:noProof/>
                <w:webHidden/>
              </w:rPr>
              <w:fldChar w:fldCharType="end"/>
            </w:r>
            <w:r w:rsidRPr="005D5EDE">
              <w:rPr>
                <w:rStyle w:val="aff2"/>
                <w:noProof/>
              </w:rPr>
              <w:fldChar w:fldCharType="end"/>
            </w:r>
          </w:ins>
        </w:p>
        <w:p w14:paraId="4EF56D0E" w14:textId="120BD7D6" w:rsidR="0010710C" w:rsidRDefault="0010710C" w:rsidP="0010710C">
          <w:pPr>
            <w:pStyle w:val="TOC1"/>
            <w:tabs>
              <w:tab w:val="right" w:leader="dot" w:pos="8296"/>
            </w:tabs>
            <w:spacing w:before="0" w:after="0"/>
            <w:rPr>
              <w:ins w:id="266" w:author="作者" w:date="2024-07-05T12:45:00Z"/>
              <w:rFonts w:eastAsiaTheme="minorEastAsia" w:cstheme="minorBidi"/>
              <w:b w:val="0"/>
              <w:bCs w:val="0"/>
              <w:noProof/>
              <w:kern w:val="2"/>
              <w:sz w:val="21"/>
              <w:szCs w:val="22"/>
            </w:rPr>
          </w:pPr>
          <w:ins w:id="267" w:author="作者" w:date="2024-07-05T12:45:00Z">
            <w:r w:rsidRPr="005D5EDE">
              <w:rPr>
                <w:rStyle w:val="aff2"/>
                <w:noProof/>
              </w:rPr>
              <w:fldChar w:fldCharType="begin"/>
            </w:r>
            <w:r w:rsidRPr="005D5EDE">
              <w:rPr>
                <w:rStyle w:val="aff2"/>
                <w:noProof/>
              </w:rPr>
              <w:instrText xml:space="preserve"> </w:instrText>
            </w:r>
            <w:r>
              <w:rPr>
                <w:noProof/>
              </w:rPr>
              <w:instrText>HYPERLINK \l "_Toc171076032"</w:instrText>
            </w:r>
            <w:r w:rsidRPr="005D5EDE">
              <w:rPr>
                <w:rStyle w:val="aff2"/>
                <w:noProof/>
              </w:rPr>
              <w:instrText xml:space="preserve"> </w:instrText>
            </w:r>
            <w:r w:rsidRPr="005D5EDE">
              <w:rPr>
                <w:rStyle w:val="aff2"/>
                <w:noProof/>
              </w:rPr>
              <w:fldChar w:fldCharType="separate"/>
            </w:r>
            <w:r w:rsidRPr="005D5EDE">
              <w:rPr>
                <w:rStyle w:val="aff2"/>
                <w:rFonts w:ascii="Arial Narrow" w:eastAsia="仿宋_GB2312" w:hAnsi="Arial Narrow" w:cs="Arial Unicode MS"/>
                <w:noProof/>
              </w:rPr>
              <w:t>附件</w:t>
            </w:r>
            <w:r w:rsidRPr="005D5EDE">
              <w:rPr>
                <w:rStyle w:val="aff2"/>
                <w:rFonts w:ascii="Arial Narrow" w:eastAsia="仿宋_GB2312" w:hAnsi="Arial Narrow" w:cs="Arial Unicode MS"/>
                <w:noProof/>
              </w:rPr>
              <w:t>2</w:t>
            </w:r>
            <w:r w:rsidRPr="005D5EDE">
              <w:rPr>
                <w:rStyle w:val="aff2"/>
                <w:rFonts w:ascii="Arial Narrow" w:eastAsia="仿宋_GB2312" w:hAnsi="Arial Narrow" w:cs="Arial Unicode MS"/>
                <w:noProof/>
              </w:rPr>
              <w:t>企业年度关联交易财务状况分析表</w:t>
            </w:r>
            <w:r>
              <w:rPr>
                <w:noProof/>
                <w:webHidden/>
              </w:rPr>
              <w:tab/>
            </w:r>
            <w:r>
              <w:rPr>
                <w:noProof/>
                <w:webHidden/>
              </w:rPr>
              <w:fldChar w:fldCharType="begin"/>
            </w:r>
            <w:r>
              <w:rPr>
                <w:noProof/>
                <w:webHidden/>
              </w:rPr>
              <w:instrText xml:space="preserve"> PAGEREF _Toc171076032 \h </w:instrText>
            </w:r>
          </w:ins>
          <w:r>
            <w:rPr>
              <w:noProof/>
              <w:webHidden/>
            </w:rPr>
          </w:r>
          <w:r>
            <w:rPr>
              <w:noProof/>
              <w:webHidden/>
            </w:rPr>
            <w:fldChar w:fldCharType="separate"/>
          </w:r>
          <w:ins w:id="268" w:author="admin" w:date="2024-07-08T16:21:00Z">
            <w:r w:rsidR="0031618F">
              <w:rPr>
                <w:noProof/>
                <w:webHidden/>
              </w:rPr>
              <w:t>52</w:t>
            </w:r>
          </w:ins>
          <w:ins w:id="269" w:author="作者" w:date="2024-07-05T12:45:00Z">
            <w:del w:id="270" w:author="admin" w:date="2024-07-08T16:20:00Z">
              <w:r w:rsidDel="0031618F">
                <w:rPr>
                  <w:noProof/>
                  <w:webHidden/>
                </w:rPr>
                <w:delText>53</w:delText>
              </w:r>
            </w:del>
            <w:r>
              <w:rPr>
                <w:noProof/>
                <w:webHidden/>
              </w:rPr>
              <w:fldChar w:fldCharType="end"/>
            </w:r>
            <w:r w:rsidRPr="005D5EDE">
              <w:rPr>
                <w:rStyle w:val="aff2"/>
                <w:noProof/>
              </w:rPr>
              <w:fldChar w:fldCharType="end"/>
            </w:r>
          </w:ins>
        </w:p>
        <w:p w14:paraId="386581BC" w14:textId="748EB421" w:rsidR="0010710C" w:rsidRDefault="0010710C" w:rsidP="0010710C">
          <w:pPr>
            <w:pStyle w:val="TOC1"/>
            <w:tabs>
              <w:tab w:val="right" w:leader="dot" w:pos="8296"/>
            </w:tabs>
            <w:spacing w:before="0" w:after="0"/>
            <w:rPr>
              <w:ins w:id="271" w:author="作者" w:date="2024-07-05T12:45:00Z"/>
              <w:rFonts w:eastAsiaTheme="minorEastAsia" w:cstheme="minorBidi"/>
              <w:b w:val="0"/>
              <w:bCs w:val="0"/>
              <w:noProof/>
              <w:kern w:val="2"/>
              <w:sz w:val="21"/>
              <w:szCs w:val="22"/>
            </w:rPr>
          </w:pPr>
          <w:ins w:id="272" w:author="作者" w:date="2024-07-05T12:45:00Z">
            <w:r w:rsidRPr="005D5EDE">
              <w:rPr>
                <w:rStyle w:val="aff2"/>
                <w:noProof/>
              </w:rPr>
              <w:fldChar w:fldCharType="begin"/>
            </w:r>
            <w:r w:rsidRPr="005D5EDE">
              <w:rPr>
                <w:rStyle w:val="aff2"/>
                <w:noProof/>
              </w:rPr>
              <w:instrText xml:space="preserve"> </w:instrText>
            </w:r>
            <w:r>
              <w:rPr>
                <w:noProof/>
              </w:rPr>
              <w:instrText>HYPERLINK \l "_Toc171076033"</w:instrText>
            </w:r>
            <w:r w:rsidRPr="005D5EDE">
              <w:rPr>
                <w:rStyle w:val="aff2"/>
                <w:noProof/>
              </w:rPr>
              <w:instrText xml:space="preserve"> </w:instrText>
            </w:r>
            <w:r w:rsidRPr="005D5EDE">
              <w:rPr>
                <w:rStyle w:val="aff2"/>
                <w:noProof/>
              </w:rPr>
              <w:fldChar w:fldCharType="separate"/>
            </w:r>
            <w:r w:rsidRPr="005D5EDE">
              <w:rPr>
                <w:rStyle w:val="aff2"/>
                <w:rFonts w:ascii="Arial Narrow" w:eastAsia="仿宋_GB2312" w:hAnsi="Arial Narrow" w:cs="Arial Unicode MS"/>
                <w:noProof/>
              </w:rPr>
              <w:t>附件</w:t>
            </w:r>
            <w:r w:rsidRPr="005D5EDE">
              <w:rPr>
                <w:rStyle w:val="aff2"/>
                <w:rFonts w:ascii="Arial Narrow" w:eastAsia="仿宋_GB2312" w:hAnsi="Arial Narrow" w:cs="Arial Unicode MS"/>
                <w:noProof/>
              </w:rPr>
              <w:t>3</w:t>
            </w:r>
            <w:r w:rsidRPr="005D5EDE">
              <w:rPr>
                <w:rStyle w:val="aff2"/>
                <w:rFonts w:ascii="Arial Narrow" w:eastAsia="仿宋_GB2312" w:hAnsi="Arial Narrow" w:cs="Arial Unicode MS"/>
                <w:noProof/>
              </w:rPr>
              <w:t>被选可比公司的业务简介</w:t>
            </w:r>
            <w:r>
              <w:rPr>
                <w:noProof/>
                <w:webHidden/>
              </w:rPr>
              <w:tab/>
            </w:r>
            <w:r>
              <w:rPr>
                <w:noProof/>
                <w:webHidden/>
              </w:rPr>
              <w:fldChar w:fldCharType="begin"/>
            </w:r>
            <w:r>
              <w:rPr>
                <w:noProof/>
                <w:webHidden/>
              </w:rPr>
              <w:instrText xml:space="preserve"> PAGEREF _Toc171076033 \h </w:instrText>
            </w:r>
          </w:ins>
          <w:r>
            <w:rPr>
              <w:noProof/>
              <w:webHidden/>
            </w:rPr>
          </w:r>
          <w:r>
            <w:rPr>
              <w:noProof/>
              <w:webHidden/>
            </w:rPr>
            <w:fldChar w:fldCharType="separate"/>
          </w:r>
          <w:ins w:id="273" w:author="admin" w:date="2024-07-08T16:21:00Z">
            <w:r w:rsidR="0031618F">
              <w:rPr>
                <w:noProof/>
                <w:webHidden/>
              </w:rPr>
              <w:t>54</w:t>
            </w:r>
          </w:ins>
          <w:ins w:id="274" w:author="作者" w:date="2024-07-05T12:45:00Z">
            <w:del w:id="275" w:author="admin" w:date="2024-07-08T16:20:00Z">
              <w:r w:rsidDel="0031618F">
                <w:rPr>
                  <w:noProof/>
                  <w:webHidden/>
                </w:rPr>
                <w:delText>55</w:delText>
              </w:r>
            </w:del>
            <w:r>
              <w:rPr>
                <w:noProof/>
                <w:webHidden/>
              </w:rPr>
              <w:fldChar w:fldCharType="end"/>
            </w:r>
            <w:r w:rsidRPr="005D5EDE">
              <w:rPr>
                <w:rStyle w:val="aff2"/>
                <w:noProof/>
              </w:rPr>
              <w:fldChar w:fldCharType="end"/>
            </w:r>
          </w:ins>
        </w:p>
        <w:p w14:paraId="292EE65C" w14:textId="448E71E5" w:rsidR="0010710C" w:rsidRDefault="0010710C" w:rsidP="0010710C">
          <w:pPr>
            <w:pStyle w:val="TOC1"/>
            <w:tabs>
              <w:tab w:val="right" w:leader="dot" w:pos="8296"/>
            </w:tabs>
            <w:spacing w:before="0" w:after="0"/>
            <w:rPr>
              <w:ins w:id="276" w:author="作者" w:date="2024-07-05T12:45:00Z"/>
              <w:rFonts w:eastAsiaTheme="minorEastAsia" w:cstheme="minorBidi"/>
              <w:b w:val="0"/>
              <w:bCs w:val="0"/>
              <w:noProof/>
              <w:kern w:val="2"/>
              <w:sz w:val="21"/>
              <w:szCs w:val="22"/>
            </w:rPr>
          </w:pPr>
          <w:ins w:id="277" w:author="作者" w:date="2024-07-05T12:45:00Z">
            <w:r w:rsidRPr="005D5EDE">
              <w:rPr>
                <w:rStyle w:val="aff2"/>
                <w:noProof/>
              </w:rPr>
              <w:fldChar w:fldCharType="begin"/>
            </w:r>
            <w:r w:rsidRPr="005D5EDE">
              <w:rPr>
                <w:rStyle w:val="aff2"/>
                <w:noProof/>
              </w:rPr>
              <w:instrText xml:space="preserve"> </w:instrText>
            </w:r>
            <w:r>
              <w:rPr>
                <w:noProof/>
              </w:rPr>
              <w:instrText>HYPERLINK \l "_Toc171076034"</w:instrText>
            </w:r>
            <w:r w:rsidRPr="005D5EDE">
              <w:rPr>
                <w:rStyle w:val="aff2"/>
                <w:noProof/>
              </w:rPr>
              <w:instrText xml:space="preserve"> </w:instrText>
            </w:r>
            <w:r w:rsidRPr="005D5EDE">
              <w:rPr>
                <w:rStyle w:val="aff2"/>
                <w:noProof/>
              </w:rPr>
              <w:fldChar w:fldCharType="separate"/>
            </w:r>
            <w:r w:rsidRPr="005D5EDE">
              <w:rPr>
                <w:rStyle w:val="aff2"/>
                <w:rFonts w:ascii="Arial Narrow" w:eastAsia="仿宋_GB2312" w:hAnsi="Arial Narrow" w:cs="Arial Unicode MS"/>
                <w:noProof/>
              </w:rPr>
              <w:t>附件</w:t>
            </w:r>
            <w:r w:rsidRPr="005D5EDE">
              <w:rPr>
                <w:rStyle w:val="aff2"/>
                <w:rFonts w:ascii="Arial Narrow" w:eastAsia="仿宋_GB2312" w:hAnsi="Arial Narrow" w:cs="Arial Unicode MS"/>
                <w:noProof/>
              </w:rPr>
              <w:t>4</w:t>
            </w:r>
            <w:r w:rsidRPr="005D5EDE">
              <w:rPr>
                <w:rStyle w:val="aff2"/>
                <w:rFonts w:ascii="Arial Narrow" w:eastAsia="仿宋_GB2312" w:hAnsi="Arial Narrow" w:cs="Arial Unicode MS"/>
                <w:noProof/>
              </w:rPr>
              <w:t>被选可比公司完全成本加成率的计算</w:t>
            </w:r>
            <w:r>
              <w:rPr>
                <w:noProof/>
                <w:webHidden/>
              </w:rPr>
              <w:tab/>
            </w:r>
            <w:r>
              <w:rPr>
                <w:noProof/>
                <w:webHidden/>
              </w:rPr>
              <w:fldChar w:fldCharType="begin"/>
            </w:r>
            <w:r>
              <w:rPr>
                <w:noProof/>
                <w:webHidden/>
              </w:rPr>
              <w:instrText xml:space="preserve"> PAGEREF _Toc171076034 \h </w:instrText>
            </w:r>
          </w:ins>
          <w:r>
            <w:rPr>
              <w:noProof/>
              <w:webHidden/>
            </w:rPr>
          </w:r>
          <w:r>
            <w:rPr>
              <w:noProof/>
              <w:webHidden/>
            </w:rPr>
            <w:fldChar w:fldCharType="separate"/>
          </w:r>
          <w:ins w:id="278" w:author="admin" w:date="2024-07-08T16:21:00Z">
            <w:r w:rsidR="0031618F">
              <w:rPr>
                <w:noProof/>
                <w:webHidden/>
              </w:rPr>
              <w:t>57</w:t>
            </w:r>
          </w:ins>
          <w:ins w:id="279" w:author="作者" w:date="2024-07-05T12:45:00Z">
            <w:del w:id="280" w:author="admin" w:date="2024-07-08T16:20:00Z">
              <w:r w:rsidDel="0031618F">
                <w:rPr>
                  <w:noProof/>
                  <w:webHidden/>
                </w:rPr>
                <w:delText>58</w:delText>
              </w:r>
            </w:del>
            <w:r>
              <w:rPr>
                <w:noProof/>
                <w:webHidden/>
              </w:rPr>
              <w:fldChar w:fldCharType="end"/>
            </w:r>
            <w:r w:rsidRPr="005D5EDE">
              <w:rPr>
                <w:rStyle w:val="aff2"/>
                <w:noProof/>
              </w:rPr>
              <w:fldChar w:fldCharType="end"/>
            </w:r>
          </w:ins>
        </w:p>
        <w:p w14:paraId="074821D4" w14:textId="467A8C3A" w:rsidR="0010710C" w:rsidRDefault="0010710C" w:rsidP="0010710C">
          <w:pPr>
            <w:pStyle w:val="TOC1"/>
            <w:tabs>
              <w:tab w:val="right" w:leader="dot" w:pos="8296"/>
            </w:tabs>
            <w:spacing w:before="0" w:after="0"/>
            <w:rPr>
              <w:ins w:id="281" w:author="作者" w:date="2024-07-05T12:45:00Z"/>
              <w:rFonts w:eastAsiaTheme="minorEastAsia" w:cstheme="minorBidi"/>
              <w:b w:val="0"/>
              <w:bCs w:val="0"/>
              <w:noProof/>
              <w:kern w:val="2"/>
              <w:sz w:val="21"/>
              <w:szCs w:val="22"/>
            </w:rPr>
          </w:pPr>
          <w:ins w:id="282" w:author="作者" w:date="2024-07-05T12:45:00Z">
            <w:r w:rsidRPr="005D5EDE">
              <w:rPr>
                <w:rStyle w:val="aff2"/>
                <w:noProof/>
              </w:rPr>
              <w:fldChar w:fldCharType="begin"/>
            </w:r>
            <w:r w:rsidRPr="005D5EDE">
              <w:rPr>
                <w:rStyle w:val="aff2"/>
                <w:noProof/>
              </w:rPr>
              <w:instrText xml:space="preserve"> </w:instrText>
            </w:r>
            <w:r>
              <w:rPr>
                <w:noProof/>
              </w:rPr>
              <w:instrText>HYPERLINK \l "_Toc171076035"</w:instrText>
            </w:r>
            <w:r w:rsidRPr="005D5EDE">
              <w:rPr>
                <w:rStyle w:val="aff2"/>
                <w:noProof/>
              </w:rPr>
              <w:instrText xml:space="preserve"> </w:instrText>
            </w:r>
            <w:r w:rsidRPr="005D5EDE">
              <w:rPr>
                <w:rStyle w:val="aff2"/>
                <w:noProof/>
              </w:rPr>
              <w:fldChar w:fldCharType="separate"/>
            </w:r>
            <w:r w:rsidRPr="005D5EDE">
              <w:rPr>
                <w:rStyle w:val="aff2"/>
                <w:rFonts w:ascii="Arial Narrow" w:eastAsia="仿宋_GB2312" w:hAnsi="Arial Narrow" w:cs="Arial Unicode MS"/>
                <w:noProof/>
              </w:rPr>
              <w:t>附件</w:t>
            </w:r>
            <w:r w:rsidRPr="005D5EDE">
              <w:rPr>
                <w:rStyle w:val="aff2"/>
                <w:rFonts w:ascii="Arial Narrow" w:eastAsia="仿宋_GB2312" w:hAnsi="Arial Narrow" w:cs="Arial Unicode MS"/>
                <w:noProof/>
              </w:rPr>
              <w:t>5</w:t>
            </w:r>
            <w:r w:rsidRPr="005D5EDE">
              <w:rPr>
                <w:rStyle w:val="aff2"/>
                <w:rFonts w:ascii="Arial Narrow" w:eastAsia="仿宋_GB2312" w:hAnsi="Arial Narrow" w:cs="Arial Unicode MS"/>
                <w:noProof/>
              </w:rPr>
              <w:t>年度集团合并财务报表</w:t>
            </w:r>
            <w:r>
              <w:rPr>
                <w:noProof/>
                <w:webHidden/>
              </w:rPr>
              <w:tab/>
            </w:r>
            <w:r>
              <w:rPr>
                <w:noProof/>
                <w:webHidden/>
              </w:rPr>
              <w:fldChar w:fldCharType="begin"/>
            </w:r>
            <w:r>
              <w:rPr>
                <w:noProof/>
                <w:webHidden/>
              </w:rPr>
              <w:instrText xml:space="preserve"> PAGEREF _Toc171076035 \h </w:instrText>
            </w:r>
          </w:ins>
          <w:r>
            <w:rPr>
              <w:noProof/>
              <w:webHidden/>
            </w:rPr>
          </w:r>
          <w:r>
            <w:rPr>
              <w:noProof/>
              <w:webHidden/>
            </w:rPr>
            <w:fldChar w:fldCharType="separate"/>
          </w:r>
          <w:ins w:id="283" w:author="admin" w:date="2024-07-08T16:21:00Z">
            <w:r w:rsidR="0031618F">
              <w:rPr>
                <w:noProof/>
                <w:webHidden/>
              </w:rPr>
              <w:t>59</w:t>
            </w:r>
          </w:ins>
          <w:ins w:id="284" w:author="作者" w:date="2024-07-05T12:45:00Z">
            <w:del w:id="285" w:author="admin" w:date="2024-07-08T16:20:00Z">
              <w:r w:rsidDel="0031618F">
                <w:rPr>
                  <w:noProof/>
                  <w:webHidden/>
                </w:rPr>
                <w:delText>60</w:delText>
              </w:r>
            </w:del>
            <w:r>
              <w:rPr>
                <w:noProof/>
                <w:webHidden/>
              </w:rPr>
              <w:fldChar w:fldCharType="end"/>
            </w:r>
            <w:r w:rsidRPr="005D5EDE">
              <w:rPr>
                <w:rStyle w:val="aff2"/>
                <w:noProof/>
              </w:rPr>
              <w:fldChar w:fldCharType="end"/>
            </w:r>
          </w:ins>
        </w:p>
        <w:p w14:paraId="754683A6" w14:textId="67FEAB38" w:rsidR="0010710C" w:rsidRDefault="0010710C" w:rsidP="0010710C">
          <w:pPr>
            <w:pStyle w:val="TOC1"/>
            <w:tabs>
              <w:tab w:val="right" w:leader="dot" w:pos="8296"/>
            </w:tabs>
            <w:spacing w:before="0" w:after="0"/>
            <w:rPr>
              <w:ins w:id="286" w:author="作者" w:date="2024-07-05T12:45:00Z"/>
              <w:rFonts w:eastAsiaTheme="minorEastAsia" w:cstheme="minorBidi"/>
              <w:b w:val="0"/>
              <w:bCs w:val="0"/>
              <w:noProof/>
              <w:kern w:val="2"/>
              <w:sz w:val="21"/>
              <w:szCs w:val="22"/>
            </w:rPr>
          </w:pPr>
          <w:ins w:id="287" w:author="作者" w:date="2024-07-05T12:45:00Z">
            <w:r w:rsidRPr="005D5EDE">
              <w:rPr>
                <w:rStyle w:val="aff2"/>
                <w:noProof/>
              </w:rPr>
              <w:fldChar w:fldCharType="begin"/>
            </w:r>
            <w:r w:rsidRPr="005D5EDE">
              <w:rPr>
                <w:rStyle w:val="aff2"/>
                <w:noProof/>
              </w:rPr>
              <w:instrText xml:space="preserve"> </w:instrText>
            </w:r>
            <w:r>
              <w:rPr>
                <w:noProof/>
              </w:rPr>
              <w:instrText>HYPERLINK \l "_Toc171076036"</w:instrText>
            </w:r>
            <w:r w:rsidRPr="005D5EDE">
              <w:rPr>
                <w:rStyle w:val="aff2"/>
                <w:noProof/>
              </w:rPr>
              <w:instrText xml:space="preserve"> </w:instrText>
            </w:r>
            <w:r w:rsidRPr="005D5EDE">
              <w:rPr>
                <w:rStyle w:val="aff2"/>
                <w:noProof/>
              </w:rPr>
              <w:fldChar w:fldCharType="separate"/>
            </w:r>
            <w:r w:rsidRPr="005D5EDE">
              <w:rPr>
                <w:rStyle w:val="aff2"/>
                <w:rFonts w:ascii="Arial Narrow" w:eastAsia="仿宋_GB2312" w:hAnsi="Arial Narrow" w:cs="Arial Unicode MS"/>
                <w:noProof/>
              </w:rPr>
              <w:t>附件</w:t>
            </w:r>
            <w:r w:rsidRPr="005D5EDE">
              <w:rPr>
                <w:rStyle w:val="aff2"/>
                <w:rFonts w:ascii="Arial Narrow" w:eastAsia="仿宋_GB2312" w:hAnsi="Arial Narrow" w:cs="Arial Unicode MS"/>
                <w:noProof/>
              </w:rPr>
              <w:t>6</w:t>
            </w:r>
            <w:r w:rsidRPr="005D5EDE">
              <w:rPr>
                <w:rStyle w:val="aff2"/>
                <w:rFonts w:ascii="Arial Narrow" w:eastAsia="仿宋_GB2312" w:hAnsi="Arial Narrow" w:cs="Arial Unicode MS"/>
                <w:noProof/>
              </w:rPr>
              <w:t>企业年度分部财务数据</w:t>
            </w:r>
            <w:r>
              <w:rPr>
                <w:noProof/>
                <w:webHidden/>
              </w:rPr>
              <w:tab/>
            </w:r>
            <w:r>
              <w:rPr>
                <w:noProof/>
                <w:webHidden/>
              </w:rPr>
              <w:fldChar w:fldCharType="begin"/>
            </w:r>
            <w:r>
              <w:rPr>
                <w:noProof/>
                <w:webHidden/>
              </w:rPr>
              <w:instrText xml:space="preserve"> PAGEREF _Toc171076036 \h </w:instrText>
            </w:r>
          </w:ins>
          <w:r>
            <w:rPr>
              <w:noProof/>
              <w:webHidden/>
            </w:rPr>
          </w:r>
          <w:r>
            <w:rPr>
              <w:noProof/>
              <w:webHidden/>
            </w:rPr>
            <w:fldChar w:fldCharType="separate"/>
          </w:r>
          <w:ins w:id="288" w:author="admin" w:date="2024-07-08T16:21:00Z">
            <w:r w:rsidR="0031618F">
              <w:rPr>
                <w:noProof/>
                <w:webHidden/>
              </w:rPr>
              <w:t>60</w:t>
            </w:r>
          </w:ins>
          <w:ins w:id="289" w:author="作者" w:date="2024-07-05T12:45:00Z">
            <w:del w:id="290" w:author="admin" w:date="2024-07-08T16:20:00Z">
              <w:r w:rsidDel="0031618F">
                <w:rPr>
                  <w:noProof/>
                  <w:webHidden/>
                </w:rPr>
                <w:delText>61</w:delText>
              </w:r>
            </w:del>
            <w:r>
              <w:rPr>
                <w:noProof/>
                <w:webHidden/>
              </w:rPr>
              <w:fldChar w:fldCharType="end"/>
            </w:r>
            <w:r w:rsidRPr="005D5EDE">
              <w:rPr>
                <w:rStyle w:val="aff2"/>
                <w:noProof/>
              </w:rPr>
              <w:fldChar w:fldCharType="end"/>
            </w:r>
          </w:ins>
        </w:p>
        <w:p w14:paraId="027A1FE1" w14:textId="2D357C01" w:rsidR="00414426" w:rsidDel="0013281D" w:rsidRDefault="00414426" w:rsidP="0013281D">
          <w:pPr>
            <w:pStyle w:val="TOC2"/>
            <w:tabs>
              <w:tab w:val="right" w:leader="dot" w:pos="8296"/>
            </w:tabs>
            <w:spacing w:before="0"/>
            <w:rPr>
              <w:del w:id="291" w:author="作者" w:date="2024-07-05T12:28:00Z"/>
              <w:rFonts w:eastAsiaTheme="minorEastAsia" w:cstheme="minorBidi"/>
              <w:i w:val="0"/>
              <w:iCs w:val="0"/>
              <w:noProof/>
              <w:kern w:val="2"/>
              <w:sz w:val="21"/>
              <w:szCs w:val="22"/>
            </w:rPr>
          </w:pPr>
          <w:del w:id="292" w:author="作者" w:date="2024-07-05T12:28:00Z">
            <w:r w:rsidRPr="0013281D" w:rsidDel="0013281D">
              <w:rPr>
                <w:rFonts w:ascii="仿宋_GB2312" w:eastAsia="仿宋_GB2312" w:hAnsi="Arial Narrow" w:cs="Arial"/>
                <w:b/>
                <w:caps/>
                <w:noProof/>
              </w:rPr>
              <w:delText>同期资料本地文档对照表</w:delText>
            </w:r>
            <w:r w:rsidDel="0013281D">
              <w:rPr>
                <w:noProof/>
                <w:webHidden/>
              </w:rPr>
              <w:tab/>
            </w:r>
            <w:r w:rsidR="00CD30B6" w:rsidDel="0013281D">
              <w:rPr>
                <w:noProof/>
                <w:webHidden/>
              </w:rPr>
              <w:delText>1</w:delText>
            </w:r>
          </w:del>
        </w:p>
        <w:p w14:paraId="2225BF5E" w14:textId="700294E2" w:rsidR="00414426" w:rsidDel="0013281D" w:rsidRDefault="00414426" w:rsidP="0013281D">
          <w:pPr>
            <w:pStyle w:val="TOC2"/>
            <w:tabs>
              <w:tab w:val="right" w:leader="dot" w:pos="8296"/>
            </w:tabs>
            <w:spacing w:before="0"/>
            <w:rPr>
              <w:del w:id="293" w:author="作者" w:date="2024-07-05T12:28:00Z"/>
              <w:rFonts w:eastAsiaTheme="minorEastAsia" w:cstheme="minorBidi"/>
              <w:i w:val="0"/>
              <w:iCs w:val="0"/>
              <w:noProof/>
              <w:kern w:val="2"/>
              <w:sz w:val="21"/>
              <w:szCs w:val="22"/>
            </w:rPr>
          </w:pPr>
          <w:del w:id="294" w:author="作者" w:date="2024-07-05T12:28:00Z">
            <w:r w:rsidRPr="0013281D" w:rsidDel="0013281D">
              <w:rPr>
                <w:rFonts w:ascii="Arial Narrow" w:eastAsia="仿宋_GB2312" w:hAnsi="Arial Narrow" w:cs="Arial"/>
                <w:b/>
                <w:caps/>
                <w:noProof/>
              </w:rPr>
              <w:delText>缩略语索引表</w:delText>
            </w:r>
            <w:r w:rsidDel="0013281D">
              <w:rPr>
                <w:noProof/>
                <w:webHidden/>
              </w:rPr>
              <w:tab/>
            </w:r>
            <w:r w:rsidR="00CD30B6" w:rsidDel="0013281D">
              <w:rPr>
                <w:noProof/>
                <w:webHidden/>
              </w:rPr>
              <w:delText>4</w:delText>
            </w:r>
          </w:del>
        </w:p>
        <w:p w14:paraId="1D2B2C0F" w14:textId="67D5CD56" w:rsidR="00414426" w:rsidDel="0013281D" w:rsidRDefault="00414426" w:rsidP="0013281D">
          <w:pPr>
            <w:pStyle w:val="TOC1"/>
            <w:tabs>
              <w:tab w:val="right" w:leader="dot" w:pos="8296"/>
            </w:tabs>
            <w:spacing w:before="0" w:after="0"/>
            <w:rPr>
              <w:del w:id="295" w:author="作者" w:date="2024-07-05T12:28:00Z"/>
              <w:rFonts w:eastAsiaTheme="minorEastAsia" w:cstheme="minorBidi"/>
              <w:b w:val="0"/>
              <w:bCs w:val="0"/>
              <w:noProof/>
              <w:kern w:val="2"/>
              <w:sz w:val="21"/>
              <w:szCs w:val="22"/>
            </w:rPr>
          </w:pPr>
          <w:del w:id="296" w:author="作者" w:date="2024-07-05T12:28:00Z">
            <w:r w:rsidRPr="0013281D" w:rsidDel="0013281D">
              <w:rPr>
                <w:rFonts w:ascii="Arial Narrow" w:eastAsia="仿宋_GB2312" w:hAnsi="Arial Narrow" w:cs="Arial Unicode MS"/>
                <w:noProof/>
              </w:rPr>
              <w:delText>1.</w:delText>
            </w:r>
            <w:r w:rsidRPr="0013281D" w:rsidDel="0013281D">
              <w:rPr>
                <w:rFonts w:ascii="Arial Narrow" w:eastAsia="仿宋_GB2312" w:hAnsi="Arial Narrow" w:cs="Arial Unicode MS"/>
                <w:noProof/>
              </w:rPr>
              <w:delText>报告摘要</w:delText>
            </w:r>
            <w:r w:rsidDel="0013281D">
              <w:rPr>
                <w:noProof/>
                <w:webHidden/>
              </w:rPr>
              <w:tab/>
            </w:r>
            <w:r w:rsidR="00CD30B6" w:rsidDel="0013281D">
              <w:rPr>
                <w:noProof/>
                <w:webHidden/>
              </w:rPr>
              <w:delText>5</w:delText>
            </w:r>
          </w:del>
        </w:p>
        <w:p w14:paraId="1C45F3CC" w14:textId="3DF79CFE" w:rsidR="00414426" w:rsidDel="0013281D" w:rsidRDefault="00414426" w:rsidP="0013281D">
          <w:pPr>
            <w:pStyle w:val="TOC2"/>
            <w:tabs>
              <w:tab w:val="right" w:leader="dot" w:pos="8296"/>
            </w:tabs>
            <w:spacing w:before="0"/>
            <w:rPr>
              <w:del w:id="297" w:author="作者" w:date="2024-07-05T12:28:00Z"/>
              <w:rFonts w:eastAsiaTheme="minorEastAsia" w:cstheme="minorBidi"/>
              <w:i w:val="0"/>
              <w:iCs w:val="0"/>
              <w:noProof/>
              <w:kern w:val="2"/>
              <w:sz w:val="21"/>
              <w:szCs w:val="22"/>
            </w:rPr>
          </w:pPr>
          <w:del w:id="298" w:author="作者" w:date="2024-07-05T12:28:00Z">
            <w:r w:rsidRPr="0013281D" w:rsidDel="0013281D">
              <w:rPr>
                <w:rFonts w:ascii="Arial Narrow" w:eastAsia="仿宋_GB2312" w:hAnsi="Arial Narrow" w:cs="楷体"/>
                <w:noProof/>
              </w:rPr>
              <w:delText>1.1.</w:delText>
            </w:r>
            <w:r w:rsidRPr="0013281D" w:rsidDel="0013281D">
              <w:rPr>
                <w:rFonts w:ascii="Arial Narrow" w:eastAsia="仿宋_GB2312" w:hAnsi="Arial Narrow" w:cs="楷体"/>
                <w:noProof/>
              </w:rPr>
              <w:delText>范围和目的</w:delText>
            </w:r>
            <w:r w:rsidDel="0013281D">
              <w:rPr>
                <w:noProof/>
                <w:webHidden/>
              </w:rPr>
              <w:tab/>
            </w:r>
            <w:r w:rsidR="00CD30B6" w:rsidDel="0013281D">
              <w:rPr>
                <w:noProof/>
                <w:webHidden/>
              </w:rPr>
              <w:delText>5</w:delText>
            </w:r>
          </w:del>
        </w:p>
        <w:p w14:paraId="42A6A35D" w14:textId="29A6BAFB" w:rsidR="00414426" w:rsidDel="0013281D" w:rsidRDefault="00414426" w:rsidP="0013281D">
          <w:pPr>
            <w:pStyle w:val="TOC2"/>
            <w:tabs>
              <w:tab w:val="right" w:leader="dot" w:pos="8296"/>
            </w:tabs>
            <w:spacing w:before="0"/>
            <w:rPr>
              <w:del w:id="299" w:author="作者" w:date="2024-07-05T12:28:00Z"/>
              <w:rFonts w:eastAsiaTheme="minorEastAsia" w:cstheme="minorBidi"/>
              <w:i w:val="0"/>
              <w:iCs w:val="0"/>
              <w:noProof/>
              <w:kern w:val="2"/>
              <w:sz w:val="21"/>
              <w:szCs w:val="22"/>
            </w:rPr>
          </w:pPr>
          <w:del w:id="300" w:author="作者" w:date="2024-07-05T12:28:00Z">
            <w:r w:rsidRPr="0013281D" w:rsidDel="0013281D">
              <w:rPr>
                <w:rFonts w:ascii="Arial Narrow" w:eastAsia="仿宋_GB2312" w:hAnsi="Arial Narrow" w:cs="楷体"/>
                <w:noProof/>
              </w:rPr>
              <w:delText>1.2.</w:delText>
            </w:r>
            <w:r w:rsidRPr="0013281D" w:rsidDel="0013281D">
              <w:rPr>
                <w:rFonts w:ascii="Arial Narrow" w:eastAsia="仿宋_GB2312" w:hAnsi="Arial Narrow" w:cs="楷体"/>
                <w:noProof/>
              </w:rPr>
              <w:delText>受测关联交易</w:delText>
            </w:r>
            <w:r w:rsidDel="0013281D">
              <w:rPr>
                <w:noProof/>
                <w:webHidden/>
              </w:rPr>
              <w:tab/>
            </w:r>
            <w:r w:rsidR="00CD30B6" w:rsidDel="0013281D">
              <w:rPr>
                <w:noProof/>
                <w:webHidden/>
              </w:rPr>
              <w:delText>5</w:delText>
            </w:r>
          </w:del>
        </w:p>
        <w:p w14:paraId="0DD600DA" w14:textId="6C7E6E27" w:rsidR="00414426" w:rsidDel="0013281D" w:rsidRDefault="00414426" w:rsidP="0013281D">
          <w:pPr>
            <w:pStyle w:val="TOC2"/>
            <w:tabs>
              <w:tab w:val="right" w:leader="dot" w:pos="8296"/>
            </w:tabs>
            <w:spacing w:before="0"/>
            <w:rPr>
              <w:del w:id="301" w:author="作者" w:date="2024-07-05T12:28:00Z"/>
              <w:rFonts w:eastAsiaTheme="minorEastAsia" w:cstheme="minorBidi"/>
              <w:i w:val="0"/>
              <w:iCs w:val="0"/>
              <w:noProof/>
              <w:kern w:val="2"/>
              <w:sz w:val="21"/>
              <w:szCs w:val="22"/>
            </w:rPr>
          </w:pPr>
          <w:del w:id="302" w:author="作者" w:date="2024-07-05T12:28:00Z">
            <w:r w:rsidRPr="0013281D" w:rsidDel="0013281D">
              <w:rPr>
                <w:rFonts w:ascii="Arial Narrow" w:eastAsia="仿宋_GB2312" w:hAnsi="Arial Narrow" w:cs="楷体"/>
                <w:noProof/>
              </w:rPr>
              <w:delText>1.3.</w:delText>
            </w:r>
            <w:r w:rsidRPr="0013281D" w:rsidDel="0013281D">
              <w:rPr>
                <w:rFonts w:ascii="Arial Narrow" w:eastAsia="仿宋_GB2312" w:hAnsi="Arial Narrow" w:cs="楷体"/>
                <w:noProof/>
              </w:rPr>
              <w:delText>功能和风险分析及价值链分析总结</w:delText>
            </w:r>
            <w:r w:rsidDel="0013281D">
              <w:rPr>
                <w:noProof/>
                <w:webHidden/>
              </w:rPr>
              <w:tab/>
            </w:r>
          </w:del>
          <w:ins w:id="303" w:author="admin" w:date="2024-07-03T16:11:00Z">
            <w:del w:id="304" w:author="作者" w:date="2024-07-05T12:28:00Z">
              <w:r w:rsidR="00CD30B6" w:rsidDel="0013281D">
                <w:rPr>
                  <w:noProof/>
                  <w:webHidden/>
                </w:rPr>
                <w:delText>6</w:delText>
              </w:r>
            </w:del>
          </w:ins>
          <w:del w:id="305" w:author="作者" w:date="2024-07-05T12:28:00Z">
            <w:r w:rsidDel="0013281D">
              <w:rPr>
                <w:noProof/>
                <w:webHidden/>
              </w:rPr>
              <w:delText>5</w:delText>
            </w:r>
          </w:del>
        </w:p>
        <w:p w14:paraId="65EB6B68" w14:textId="3DB61A67" w:rsidR="00414426" w:rsidDel="0013281D" w:rsidRDefault="00414426" w:rsidP="0013281D">
          <w:pPr>
            <w:pStyle w:val="TOC2"/>
            <w:tabs>
              <w:tab w:val="right" w:leader="dot" w:pos="8296"/>
            </w:tabs>
            <w:spacing w:before="0"/>
            <w:rPr>
              <w:del w:id="306" w:author="作者" w:date="2024-07-05T12:28:00Z"/>
              <w:rFonts w:eastAsiaTheme="minorEastAsia" w:cstheme="minorBidi"/>
              <w:i w:val="0"/>
              <w:iCs w:val="0"/>
              <w:noProof/>
              <w:kern w:val="2"/>
              <w:sz w:val="21"/>
              <w:szCs w:val="22"/>
            </w:rPr>
          </w:pPr>
          <w:del w:id="307" w:author="作者" w:date="2024-07-05T12:28:00Z">
            <w:r w:rsidRPr="0013281D" w:rsidDel="0013281D">
              <w:rPr>
                <w:rFonts w:ascii="Arial Narrow" w:eastAsia="仿宋_GB2312" w:hAnsi="Arial Narrow" w:cs="楷体"/>
                <w:noProof/>
              </w:rPr>
              <w:delText>1.4.</w:delText>
            </w:r>
            <w:r w:rsidRPr="0013281D" w:rsidDel="0013281D">
              <w:rPr>
                <w:rFonts w:ascii="Arial Narrow" w:eastAsia="仿宋_GB2312" w:hAnsi="Arial Narrow" w:cs="楷体"/>
                <w:noProof/>
              </w:rPr>
              <w:delText>经济分析总结</w:delText>
            </w:r>
            <w:r w:rsidRPr="0013281D" w:rsidDel="0013281D">
              <w:rPr>
                <w:rFonts w:ascii="Arial Narrow" w:eastAsia="仿宋_GB2312" w:hAnsi="Arial Narrow" w:cs="楷体"/>
                <w:noProof/>
              </w:rPr>
              <w:delText xml:space="preserve"> —— </w:delText>
            </w:r>
            <w:r w:rsidRPr="0013281D" w:rsidDel="0013281D">
              <w:rPr>
                <w:rFonts w:ascii="Arial Narrow" w:eastAsia="仿宋_GB2312" w:hAnsi="Arial Narrow" w:cs="楷体"/>
                <w:noProof/>
              </w:rPr>
              <w:delText>对受测关联交易的分析</w:delText>
            </w:r>
            <w:r w:rsidDel="0013281D">
              <w:rPr>
                <w:noProof/>
                <w:webHidden/>
              </w:rPr>
              <w:tab/>
            </w:r>
            <w:r w:rsidR="00CD30B6" w:rsidDel="0013281D">
              <w:rPr>
                <w:noProof/>
                <w:webHidden/>
              </w:rPr>
              <w:delText>6</w:delText>
            </w:r>
          </w:del>
        </w:p>
        <w:p w14:paraId="1384682D" w14:textId="401F6CC4" w:rsidR="00414426" w:rsidDel="0013281D" w:rsidRDefault="00414426" w:rsidP="0013281D">
          <w:pPr>
            <w:pStyle w:val="TOC2"/>
            <w:tabs>
              <w:tab w:val="right" w:leader="dot" w:pos="8296"/>
            </w:tabs>
            <w:spacing w:before="0"/>
            <w:rPr>
              <w:del w:id="308" w:author="作者" w:date="2024-07-05T12:28:00Z"/>
              <w:rFonts w:eastAsiaTheme="minorEastAsia" w:cstheme="minorBidi"/>
              <w:i w:val="0"/>
              <w:iCs w:val="0"/>
              <w:noProof/>
              <w:kern w:val="2"/>
              <w:sz w:val="21"/>
              <w:szCs w:val="22"/>
            </w:rPr>
          </w:pPr>
          <w:del w:id="309" w:author="作者" w:date="2024-07-05T12:28:00Z">
            <w:r w:rsidRPr="0013281D" w:rsidDel="0013281D">
              <w:rPr>
                <w:rFonts w:ascii="Arial Narrow" w:eastAsia="仿宋_GB2312" w:hAnsi="Arial Narrow" w:cs="楷体"/>
                <w:noProof/>
              </w:rPr>
              <w:delText>1.5.</w:delText>
            </w:r>
            <w:r w:rsidRPr="0013281D" w:rsidDel="0013281D">
              <w:rPr>
                <w:rFonts w:ascii="Arial Narrow" w:eastAsia="仿宋_GB2312" w:hAnsi="Arial Narrow" w:cs="楷体"/>
                <w:noProof/>
              </w:rPr>
              <w:delText>局限性</w:delText>
            </w:r>
            <w:r w:rsidDel="0013281D">
              <w:rPr>
                <w:noProof/>
                <w:webHidden/>
              </w:rPr>
              <w:tab/>
            </w:r>
            <w:r w:rsidR="00CD30B6" w:rsidDel="0013281D">
              <w:rPr>
                <w:noProof/>
                <w:webHidden/>
              </w:rPr>
              <w:delText>7</w:delText>
            </w:r>
          </w:del>
        </w:p>
        <w:p w14:paraId="599D2F55" w14:textId="68CAD5A0" w:rsidR="00414426" w:rsidDel="0013281D" w:rsidRDefault="00414426" w:rsidP="0013281D">
          <w:pPr>
            <w:pStyle w:val="TOC1"/>
            <w:tabs>
              <w:tab w:val="right" w:leader="dot" w:pos="8296"/>
            </w:tabs>
            <w:spacing w:before="0" w:after="0"/>
            <w:rPr>
              <w:del w:id="310" w:author="作者" w:date="2024-07-05T12:28:00Z"/>
              <w:rFonts w:eastAsiaTheme="minorEastAsia" w:cstheme="minorBidi"/>
              <w:b w:val="0"/>
              <w:bCs w:val="0"/>
              <w:noProof/>
              <w:kern w:val="2"/>
              <w:sz w:val="21"/>
              <w:szCs w:val="22"/>
            </w:rPr>
          </w:pPr>
          <w:del w:id="311" w:author="作者" w:date="2024-07-05T12:28:00Z">
            <w:r w:rsidRPr="0013281D" w:rsidDel="0013281D">
              <w:rPr>
                <w:rFonts w:ascii="Arial Narrow" w:eastAsia="仿宋_GB2312" w:hAnsi="Arial Narrow" w:cs="Arial Unicode MS"/>
                <w:noProof/>
              </w:rPr>
              <w:delText>2.</w:delText>
            </w:r>
            <w:r w:rsidRPr="0013281D" w:rsidDel="0013281D">
              <w:rPr>
                <w:rFonts w:ascii="Arial Narrow" w:eastAsia="仿宋_GB2312" w:hAnsi="Arial Narrow" w:cs="Arial Unicode MS"/>
                <w:noProof/>
              </w:rPr>
              <w:delText>企业概况</w:delText>
            </w:r>
            <w:r w:rsidDel="0013281D">
              <w:rPr>
                <w:noProof/>
                <w:webHidden/>
              </w:rPr>
              <w:tab/>
            </w:r>
            <w:r w:rsidR="00CD30B6" w:rsidDel="0013281D">
              <w:rPr>
                <w:noProof/>
                <w:webHidden/>
              </w:rPr>
              <w:delText>8</w:delText>
            </w:r>
          </w:del>
        </w:p>
        <w:p w14:paraId="7E2DB76D" w14:textId="4A872BCB" w:rsidR="00414426" w:rsidDel="0013281D" w:rsidRDefault="00414426" w:rsidP="0013281D">
          <w:pPr>
            <w:pStyle w:val="TOC2"/>
            <w:tabs>
              <w:tab w:val="right" w:leader="dot" w:pos="8296"/>
            </w:tabs>
            <w:spacing w:before="0"/>
            <w:rPr>
              <w:del w:id="312" w:author="作者" w:date="2024-07-05T12:28:00Z"/>
              <w:rFonts w:eastAsiaTheme="minorEastAsia" w:cstheme="minorBidi"/>
              <w:i w:val="0"/>
              <w:iCs w:val="0"/>
              <w:noProof/>
              <w:kern w:val="2"/>
              <w:sz w:val="21"/>
              <w:szCs w:val="22"/>
            </w:rPr>
          </w:pPr>
          <w:del w:id="313" w:author="作者" w:date="2024-07-05T12:28:00Z">
            <w:r w:rsidRPr="0013281D" w:rsidDel="0013281D">
              <w:rPr>
                <w:rFonts w:ascii="Arial Narrow" w:eastAsia="仿宋_GB2312" w:hAnsi="Arial Narrow" w:cs="楷体"/>
                <w:noProof/>
              </w:rPr>
              <w:delText>2.1.</w:delText>
            </w:r>
            <w:r w:rsidRPr="0013281D" w:rsidDel="0013281D">
              <w:rPr>
                <w:rFonts w:ascii="Arial Narrow" w:eastAsia="仿宋_GB2312" w:hAnsi="Arial Narrow" w:cs="楷体"/>
                <w:noProof/>
              </w:rPr>
              <w:delText>集团概况</w:delText>
            </w:r>
            <w:r w:rsidDel="0013281D">
              <w:rPr>
                <w:noProof/>
                <w:webHidden/>
              </w:rPr>
              <w:tab/>
            </w:r>
            <w:r w:rsidR="00CD30B6" w:rsidDel="0013281D">
              <w:rPr>
                <w:noProof/>
                <w:webHidden/>
              </w:rPr>
              <w:delText>8</w:delText>
            </w:r>
          </w:del>
        </w:p>
        <w:p w14:paraId="3AE2D1D9" w14:textId="7DC7BCAD" w:rsidR="00414426" w:rsidDel="0013281D" w:rsidRDefault="00414426" w:rsidP="0013281D">
          <w:pPr>
            <w:pStyle w:val="TOC2"/>
            <w:tabs>
              <w:tab w:val="right" w:leader="dot" w:pos="8296"/>
            </w:tabs>
            <w:spacing w:before="0"/>
            <w:rPr>
              <w:del w:id="314" w:author="作者" w:date="2024-07-05T12:28:00Z"/>
              <w:rFonts w:eastAsiaTheme="minorEastAsia" w:cstheme="minorBidi"/>
              <w:i w:val="0"/>
              <w:iCs w:val="0"/>
              <w:noProof/>
              <w:kern w:val="2"/>
              <w:sz w:val="21"/>
              <w:szCs w:val="22"/>
            </w:rPr>
          </w:pPr>
          <w:del w:id="315" w:author="作者" w:date="2024-07-05T12:28:00Z">
            <w:r w:rsidRPr="0013281D" w:rsidDel="0013281D">
              <w:rPr>
                <w:rFonts w:ascii="Arial Narrow" w:eastAsia="仿宋_GB2312" w:hAnsi="Arial Narrow" w:cs="楷体"/>
                <w:noProof/>
              </w:rPr>
              <w:delText>2.2.</w:delText>
            </w:r>
            <w:r w:rsidRPr="0013281D" w:rsidDel="0013281D">
              <w:rPr>
                <w:rFonts w:ascii="Arial Narrow" w:eastAsia="仿宋_GB2312" w:hAnsi="Arial Narrow" w:cs="楷体"/>
                <w:noProof/>
              </w:rPr>
              <w:delText>公司概况</w:delText>
            </w:r>
            <w:r w:rsidDel="0013281D">
              <w:rPr>
                <w:noProof/>
                <w:webHidden/>
              </w:rPr>
              <w:tab/>
            </w:r>
            <w:r w:rsidR="00CD30B6" w:rsidDel="0013281D">
              <w:rPr>
                <w:noProof/>
                <w:webHidden/>
              </w:rPr>
              <w:delText>8</w:delText>
            </w:r>
          </w:del>
        </w:p>
        <w:p w14:paraId="2A995869" w14:textId="2A662EC7" w:rsidR="00414426" w:rsidDel="0013281D" w:rsidRDefault="00414426" w:rsidP="0013281D">
          <w:pPr>
            <w:pStyle w:val="TOC2"/>
            <w:tabs>
              <w:tab w:val="right" w:leader="dot" w:pos="8296"/>
            </w:tabs>
            <w:spacing w:before="0"/>
            <w:rPr>
              <w:del w:id="316" w:author="作者" w:date="2024-07-05T12:28:00Z"/>
              <w:rFonts w:eastAsiaTheme="minorEastAsia" w:cstheme="minorBidi"/>
              <w:i w:val="0"/>
              <w:iCs w:val="0"/>
              <w:noProof/>
              <w:kern w:val="2"/>
              <w:sz w:val="21"/>
              <w:szCs w:val="22"/>
            </w:rPr>
          </w:pPr>
          <w:del w:id="317" w:author="作者" w:date="2024-07-05T12:28:00Z">
            <w:r w:rsidRPr="0013281D" w:rsidDel="0013281D">
              <w:rPr>
                <w:rFonts w:ascii="Arial Narrow" w:eastAsia="仿宋_GB2312" w:hAnsi="Arial Narrow" w:cs="楷体"/>
                <w:noProof/>
              </w:rPr>
              <w:delText>2.3.</w:delText>
            </w:r>
            <w:r w:rsidRPr="0013281D" w:rsidDel="0013281D">
              <w:rPr>
                <w:rFonts w:ascii="Arial Narrow" w:eastAsia="仿宋_GB2312" w:hAnsi="Arial Narrow" w:cs="楷体"/>
                <w:noProof/>
              </w:rPr>
              <w:delText>主营业务及财务状况</w:delText>
            </w:r>
            <w:r w:rsidDel="0013281D">
              <w:rPr>
                <w:noProof/>
                <w:webHidden/>
              </w:rPr>
              <w:tab/>
            </w:r>
            <w:r w:rsidR="00CD30B6" w:rsidDel="0013281D">
              <w:rPr>
                <w:noProof/>
                <w:webHidden/>
              </w:rPr>
              <w:delText>10</w:delText>
            </w:r>
          </w:del>
        </w:p>
        <w:p w14:paraId="57E1812B" w14:textId="4A13F563" w:rsidR="00414426" w:rsidDel="0013281D" w:rsidRDefault="00414426" w:rsidP="0013281D">
          <w:pPr>
            <w:pStyle w:val="TOC2"/>
            <w:tabs>
              <w:tab w:val="right" w:leader="dot" w:pos="8296"/>
            </w:tabs>
            <w:spacing w:before="0"/>
            <w:rPr>
              <w:del w:id="318" w:author="作者" w:date="2024-07-05T12:28:00Z"/>
              <w:rFonts w:eastAsiaTheme="minorEastAsia" w:cstheme="minorBidi"/>
              <w:i w:val="0"/>
              <w:iCs w:val="0"/>
              <w:noProof/>
              <w:kern w:val="2"/>
              <w:sz w:val="21"/>
              <w:szCs w:val="22"/>
            </w:rPr>
          </w:pPr>
          <w:del w:id="319" w:author="作者" w:date="2024-07-05T12:28:00Z">
            <w:r w:rsidRPr="0013281D" w:rsidDel="0013281D">
              <w:rPr>
                <w:rFonts w:ascii="Arial Narrow" w:eastAsia="仿宋_GB2312" w:hAnsi="Arial Narrow" w:cs="楷体"/>
                <w:noProof/>
              </w:rPr>
              <w:delText>2.4.</w:delText>
            </w:r>
            <w:r w:rsidRPr="0013281D" w:rsidDel="0013281D">
              <w:rPr>
                <w:rFonts w:ascii="Arial Narrow" w:eastAsia="仿宋_GB2312" w:hAnsi="Arial Narrow" w:cs="楷体"/>
                <w:noProof/>
              </w:rPr>
              <w:delText>对外投资</w:delText>
            </w:r>
            <w:r w:rsidDel="0013281D">
              <w:rPr>
                <w:noProof/>
                <w:webHidden/>
              </w:rPr>
              <w:tab/>
            </w:r>
          </w:del>
          <w:ins w:id="320" w:author="admin" w:date="2024-07-03T16:11:00Z">
            <w:del w:id="321" w:author="作者" w:date="2024-07-05T12:28:00Z">
              <w:r w:rsidR="00CD30B6" w:rsidDel="0013281D">
                <w:rPr>
                  <w:noProof/>
                  <w:webHidden/>
                </w:rPr>
                <w:delText>11</w:delText>
              </w:r>
            </w:del>
          </w:ins>
          <w:del w:id="322" w:author="作者" w:date="2024-07-05T12:28:00Z">
            <w:r w:rsidR="0083509D" w:rsidDel="0013281D">
              <w:rPr>
                <w:noProof/>
                <w:webHidden/>
              </w:rPr>
              <w:delText>10</w:delText>
            </w:r>
          </w:del>
        </w:p>
        <w:p w14:paraId="01254456" w14:textId="6480C893" w:rsidR="00414426" w:rsidDel="0013281D" w:rsidRDefault="00414426" w:rsidP="0013281D">
          <w:pPr>
            <w:pStyle w:val="TOC2"/>
            <w:tabs>
              <w:tab w:val="right" w:leader="dot" w:pos="8296"/>
            </w:tabs>
            <w:spacing w:before="0"/>
            <w:rPr>
              <w:del w:id="323" w:author="作者" w:date="2024-07-05T12:28:00Z"/>
              <w:rFonts w:eastAsiaTheme="minorEastAsia" w:cstheme="minorBidi"/>
              <w:i w:val="0"/>
              <w:iCs w:val="0"/>
              <w:noProof/>
              <w:kern w:val="2"/>
              <w:sz w:val="21"/>
              <w:szCs w:val="22"/>
            </w:rPr>
          </w:pPr>
          <w:del w:id="324" w:author="作者" w:date="2024-07-05T12:28:00Z">
            <w:r w:rsidRPr="0013281D" w:rsidDel="0013281D">
              <w:rPr>
                <w:rFonts w:ascii="Arial Narrow" w:eastAsia="仿宋_GB2312" w:hAnsi="Arial Narrow" w:cs="楷体"/>
                <w:noProof/>
              </w:rPr>
              <w:delText>2.5.</w:delText>
            </w:r>
            <w:r w:rsidRPr="0013281D" w:rsidDel="0013281D">
              <w:rPr>
                <w:rFonts w:ascii="Arial Narrow" w:eastAsia="仿宋_GB2312" w:hAnsi="Arial Narrow" w:cs="楷体"/>
                <w:noProof/>
              </w:rPr>
              <w:delText>本年度重大变化事项</w:delText>
            </w:r>
            <w:r w:rsidDel="0013281D">
              <w:rPr>
                <w:noProof/>
                <w:webHidden/>
              </w:rPr>
              <w:tab/>
            </w:r>
          </w:del>
          <w:ins w:id="325" w:author="admin" w:date="2024-07-03T16:11:00Z">
            <w:del w:id="326" w:author="作者" w:date="2024-07-05T12:28:00Z">
              <w:r w:rsidR="00CD30B6" w:rsidDel="0013281D">
                <w:rPr>
                  <w:noProof/>
                  <w:webHidden/>
                </w:rPr>
                <w:delText>11</w:delText>
              </w:r>
            </w:del>
          </w:ins>
          <w:del w:id="327" w:author="作者" w:date="2024-07-05T12:28:00Z">
            <w:r w:rsidDel="0013281D">
              <w:rPr>
                <w:noProof/>
                <w:webHidden/>
              </w:rPr>
              <w:delText>10</w:delText>
            </w:r>
          </w:del>
        </w:p>
        <w:p w14:paraId="0DBB586F" w14:textId="61723AD0" w:rsidR="00414426" w:rsidDel="0013281D" w:rsidRDefault="00414426" w:rsidP="0013281D">
          <w:pPr>
            <w:pStyle w:val="TOC1"/>
            <w:tabs>
              <w:tab w:val="right" w:leader="dot" w:pos="8296"/>
            </w:tabs>
            <w:spacing w:before="0" w:after="0"/>
            <w:rPr>
              <w:del w:id="328" w:author="作者" w:date="2024-07-05T12:28:00Z"/>
              <w:rFonts w:eastAsiaTheme="minorEastAsia" w:cstheme="minorBidi"/>
              <w:b w:val="0"/>
              <w:bCs w:val="0"/>
              <w:noProof/>
              <w:kern w:val="2"/>
              <w:sz w:val="21"/>
              <w:szCs w:val="22"/>
            </w:rPr>
          </w:pPr>
          <w:del w:id="329" w:author="作者" w:date="2024-07-05T12:28:00Z">
            <w:r w:rsidRPr="0013281D" w:rsidDel="0013281D">
              <w:rPr>
                <w:rFonts w:ascii="Arial Narrow" w:eastAsia="仿宋_GB2312" w:hAnsi="Arial Narrow" w:cs="Arial Unicode MS"/>
                <w:noProof/>
              </w:rPr>
              <w:delText>3.</w:delText>
            </w:r>
            <w:r w:rsidRPr="0013281D" w:rsidDel="0013281D">
              <w:rPr>
                <w:rFonts w:ascii="Arial Narrow" w:eastAsia="仿宋_GB2312" w:hAnsi="Arial Narrow" w:cs="Arial Unicode MS"/>
                <w:noProof/>
              </w:rPr>
              <w:delText>行业分析</w:delText>
            </w:r>
            <w:r w:rsidDel="0013281D">
              <w:rPr>
                <w:noProof/>
                <w:webHidden/>
              </w:rPr>
              <w:tab/>
            </w:r>
            <w:r w:rsidR="00CD30B6" w:rsidDel="0013281D">
              <w:rPr>
                <w:noProof/>
                <w:webHidden/>
              </w:rPr>
              <w:delText>12</w:delText>
            </w:r>
          </w:del>
        </w:p>
        <w:p w14:paraId="673C4ED9" w14:textId="22EC2087" w:rsidR="00414426" w:rsidDel="0013281D" w:rsidRDefault="00414426" w:rsidP="0013281D">
          <w:pPr>
            <w:pStyle w:val="TOC2"/>
            <w:tabs>
              <w:tab w:val="right" w:leader="dot" w:pos="8296"/>
            </w:tabs>
            <w:spacing w:before="0"/>
            <w:rPr>
              <w:del w:id="330" w:author="作者" w:date="2024-07-05T12:28:00Z"/>
              <w:rFonts w:eastAsiaTheme="minorEastAsia" w:cstheme="minorBidi"/>
              <w:i w:val="0"/>
              <w:iCs w:val="0"/>
              <w:noProof/>
              <w:kern w:val="2"/>
              <w:sz w:val="21"/>
              <w:szCs w:val="22"/>
            </w:rPr>
          </w:pPr>
          <w:del w:id="331" w:author="作者" w:date="2024-07-05T12:28:00Z">
            <w:r w:rsidRPr="0013281D" w:rsidDel="0013281D">
              <w:rPr>
                <w:rFonts w:ascii="Arial Narrow" w:eastAsia="仿宋_GB2312" w:hAnsi="Arial Narrow" w:cs="楷体"/>
                <w:noProof/>
              </w:rPr>
              <w:delText>3.1.</w:delText>
            </w:r>
            <w:r w:rsidRPr="0013281D" w:rsidDel="0013281D">
              <w:rPr>
                <w:rFonts w:ascii="Arial Narrow" w:eastAsia="仿宋_GB2312" w:hAnsi="Arial Narrow" w:cs="楷体"/>
                <w:noProof/>
              </w:rPr>
              <w:delText>行业概述</w:delText>
            </w:r>
            <w:r w:rsidDel="0013281D">
              <w:rPr>
                <w:noProof/>
                <w:webHidden/>
              </w:rPr>
              <w:tab/>
            </w:r>
            <w:r w:rsidR="00CD30B6" w:rsidDel="0013281D">
              <w:rPr>
                <w:noProof/>
                <w:webHidden/>
              </w:rPr>
              <w:delText>12</w:delText>
            </w:r>
          </w:del>
        </w:p>
        <w:p w14:paraId="0FA9CCD7" w14:textId="399619AB" w:rsidR="00414426" w:rsidDel="0013281D" w:rsidRDefault="00414426" w:rsidP="0013281D">
          <w:pPr>
            <w:pStyle w:val="TOC2"/>
            <w:tabs>
              <w:tab w:val="right" w:leader="dot" w:pos="8296"/>
            </w:tabs>
            <w:spacing w:before="0"/>
            <w:rPr>
              <w:del w:id="332" w:author="作者" w:date="2024-07-05T12:28:00Z"/>
              <w:rFonts w:eastAsiaTheme="minorEastAsia" w:cstheme="minorBidi"/>
              <w:i w:val="0"/>
              <w:iCs w:val="0"/>
              <w:noProof/>
              <w:kern w:val="2"/>
              <w:sz w:val="21"/>
              <w:szCs w:val="22"/>
            </w:rPr>
          </w:pPr>
          <w:del w:id="333" w:author="作者" w:date="2024-07-05T12:28:00Z">
            <w:r w:rsidRPr="0013281D" w:rsidDel="0013281D">
              <w:rPr>
                <w:rFonts w:ascii="Arial Narrow" w:eastAsia="仿宋_GB2312" w:hAnsi="Arial Narrow" w:cs="楷体"/>
                <w:noProof/>
              </w:rPr>
              <w:delText>3.2.</w:delText>
            </w:r>
            <w:r w:rsidRPr="0013281D" w:rsidDel="0013281D">
              <w:rPr>
                <w:rFonts w:ascii="Arial Narrow" w:eastAsia="仿宋_GB2312" w:hAnsi="Arial Narrow" w:cs="楷体"/>
                <w:noProof/>
              </w:rPr>
              <w:delText>行业规模</w:delText>
            </w:r>
            <w:r w:rsidDel="0013281D">
              <w:rPr>
                <w:noProof/>
                <w:webHidden/>
              </w:rPr>
              <w:tab/>
            </w:r>
            <w:r w:rsidR="00CD30B6" w:rsidDel="0013281D">
              <w:rPr>
                <w:noProof/>
                <w:webHidden/>
              </w:rPr>
              <w:delText>13</w:delText>
            </w:r>
          </w:del>
        </w:p>
        <w:p w14:paraId="0024026A" w14:textId="1E075435" w:rsidR="00414426" w:rsidDel="0013281D" w:rsidRDefault="00414426" w:rsidP="0013281D">
          <w:pPr>
            <w:pStyle w:val="TOC2"/>
            <w:tabs>
              <w:tab w:val="right" w:leader="dot" w:pos="8296"/>
            </w:tabs>
            <w:spacing w:before="0"/>
            <w:rPr>
              <w:del w:id="334" w:author="作者" w:date="2024-07-05T12:28:00Z"/>
              <w:rFonts w:eastAsiaTheme="minorEastAsia" w:cstheme="minorBidi"/>
              <w:i w:val="0"/>
              <w:iCs w:val="0"/>
              <w:noProof/>
              <w:kern w:val="2"/>
              <w:sz w:val="21"/>
              <w:szCs w:val="22"/>
            </w:rPr>
          </w:pPr>
          <w:del w:id="335" w:author="作者" w:date="2024-07-05T12:28:00Z">
            <w:r w:rsidRPr="0013281D" w:rsidDel="0013281D">
              <w:rPr>
                <w:rFonts w:ascii="Arial Narrow" w:eastAsia="仿宋_GB2312" w:hAnsi="Arial Narrow" w:cs="楷体"/>
                <w:noProof/>
              </w:rPr>
              <w:delText>3.3.</w:delText>
            </w:r>
            <w:r w:rsidRPr="0013281D" w:rsidDel="0013281D">
              <w:rPr>
                <w:rFonts w:ascii="Arial Narrow" w:eastAsia="仿宋_GB2312" w:hAnsi="Arial Narrow" w:cs="楷体"/>
                <w:noProof/>
              </w:rPr>
              <w:delText>行业政策</w:delText>
            </w:r>
            <w:r w:rsidDel="0013281D">
              <w:rPr>
                <w:noProof/>
                <w:webHidden/>
              </w:rPr>
              <w:tab/>
            </w:r>
            <w:r w:rsidR="00CD30B6" w:rsidDel="0013281D">
              <w:rPr>
                <w:noProof/>
                <w:webHidden/>
              </w:rPr>
              <w:delText>16</w:delText>
            </w:r>
          </w:del>
        </w:p>
        <w:p w14:paraId="007D59BA" w14:textId="3A9C723A" w:rsidR="00414426" w:rsidDel="0013281D" w:rsidRDefault="00414426" w:rsidP="0013281D">
          <w:pPr>
            <w:pStyle w:val="TOC2"/>
            <w:tabs>
              <w:tab w:val="right" w:leader="dot" w:pos="8296"/>
            </w:tabs>
            <w:spacing w:before="0"/>
            <w:rPr>
              <w:del w:id="336" w:author="作者" w:date="2024-07-05T12:28:00Z"/>
              <w:rFonts w:eastAsiaTheme="minorEastAsia" w:cstheme="minorBidi"/>
              <w:i w:val="0"/>
              <w:iCs w:val="0"/>
              <w:noProof/>
              <w:kern w:val="2"/>
              <w:sz w:val="21"/>
              <w:szCs w:val="22"/>
            </w:rPr>
          </w:pPr>
          <w:del w:id="337" w:author="作者" w:date="2024-07-05T12:28:00Z">
            <w:r w:rsidRPr="0013281D" w:rsidDel="0013281D">
              <w:rPr>
                <w:rFonts w:ascii="Arial Narrow" w:eastAsia="仿宋_GB2312" w:hAnsi="Arial Narrow" w:cs="楷体"/>
                <w:noProof/>
              </w:rPr>
              <w:delText>3.4.</w:delText>
            </w:r>
            <w:r w:rsidRPr="0013281D" w:rsidDel="0013281D">
              <w:rPr>
                <w:rFonts w:ascii="Arial Narrow" w:eastAsia="仿宋_GB2312" w:hAnsi="Arial Narrow" w:cs="楷体"/>
                <w:noProof/>
              </w:rPr>
              <w:delText>市场竞争情况</w:delText>
            </w:r>
            <w:r w:rsidDel="0013281D">
              <w:rPr>
                <w:noProof/>
                <w:webHidden/>
              </w:rPr>
              <w:tab/>
            </w:r>
            <w:r w:rsidR="00CD30B6" w:rsidDel="0013281D">
              <w:rPr>
                <w:noProof/>
                <w:webHidden/>
              </w:rPr>
              <w:delText>18</w:delText>
            </w:r>
          </w:del>
        </w:p>
        <w:p w14:paraId="63E7F768" w14:textId="369B6FF0" w:rsidR="00414426" w:rsidDel="0013281D" w:rsidRDefault="00414426" w:rsidP="0013281D">
          <w:pPr>
            <w:pStyle w:val="TOC2"/>
            <w:tabs>
              <w:tab w:val="right" w:leader="dot" w:pos="8296"/>
            </w:tabs>
            <w:spacing w:before="0"/>
            <w:rPr>
              <w:del w:id="338" w:author="作者" w:date="2024-07-05T12:28:00Z"/>
              <w:rFonts w:eastAsiaTheme="minorEastAsia" w:cstheme="minorBidi"/>
              <w:i w:val="0"/>
              <w:iCs w:val="0"/>
              <w:noProof/>
              <w:kern w:val="2"/>
              <w:sz w:val="21"/>
              <w:szCs w:val="22"/>
            </w:rPr>
          </w:pPr>
          <w:del w:id="339" w:author="作者" w:date="2024-07-05T12:28:00Z">
            <w:r w:rsidRPr="0013281D" w:rsidDel="0013281D">
              <w:rPr>
                <w:rFonts w:ascii="Arial Narrow" w:eastAsia="仿宋_GB2312" w:hAnsi="Arial Narrow" w:cs="楷体"/>
                <w:noProof/>
              </w:rPr>
              <w:delText>3.5.</w:delText>
            </w:r>
            <w:r w:rsidRPr="0013281D" w:rsidDel="0013281D">
              <w:rPr>
                <w:rFonts w:ascii="Arial Narrow" w:eastAsia="仿宋_GB2312" w:hAnsi="Arial Narrow" w:cs="楷体"/>
                <w:noProof/>
              </w:rPr>
              <w:delText>行业前景预测</w:delText>
            </w:r>
            <w:r w:rsidDel="0013281D">
              <w:rPr>
                <w:noProof/>
                <w:webHidden/>
              </w:rPr>
              <w:tab/>
            </w:r>
            <w:r w:rsidR="00CD30B6" w:rsidDel="0013281D">
              <w:rPr>
                <w:noProof/>
                <w:webHidden/>
              </w:rPr>
              <w:delText>18</w:delText>
            </w:r>
          </w:del>
        </w:p>
        <w:p w14:paraId="550B39E4" w14:textId="61C7AAD9" w:rsidR="00414426" w:rsidDel="0013281D" w:rsidRDefault="00414426" w:rsidP="0013281D">
          <w:pPr>
            <w:pStyle w:val="TOC2"/>
            <w:tabs>
              <w:tab w:val="right" w:leader="dot" w:pos="8296"/>
            </w:tabs>
            <w:spacing w:before="0"/>
            <w:rPr>
              <w:del w:id="340" w:author="作者" w:date="2024-07-05T12:28:00Z"/>
              <w:rFonts w:eastAsiaTheme="minorEastAsia" w:cstheme="minorBidi"/>
              <w:i w:val="0"/>
              <w:iCs w:val="0"/>
              <w:noProof/>
              <w:kern w:val="2"/>
              <w:sz w:val="21"/>
              <w:szCs w:val="22"/>
            </w:rPr>
          </w:pPr>
          <w:del w:id="341" w:author="作者" w:date="2024-07-05T12:28:00Z">
            <w:r w:rsidRPr="0013281D" w:rsidDel="0013281D">
              <w:rPr>
                <w:rFonts w:ascii="Arial Narrow" w:eastAsia="仿宋_GB2312" w:hAnsi="Arial Narrow" w:cs="楷体"/>
                <w:noProof/>
              </w:rPr>
              <w:delText>3.6.</w:delText>
            </w:r>
            <w:r w:rsidRPr="0013281D" w:rsidDel="0013281D">
              <w:rPr>
                <w:rFonts w:ascii="Arial Narrow" w:eastAsia="仿宋_GB2312" w:hAnsi="Arial Narrow" w:cs="楷体"/>
                <w:noProof/>
              </w:rPr>
              <w:delText>结论</w:delText>
            </w:r>
            <w:r w:rsidDel="0013281D">
              <w:rPr>
                <w:noProof/>
                <w:webHidden/>
              </w:rPr>
              <w:tab/>
            </w:r>
            <w:r w:rsidR="00CD30B6" w:rsidDel="0013281D">
              <w:rPr>
                <w:noProof/>
                <w:webHidden/>
              </w:rPr>
              <w:delText>20</w:delText>
            </w:r>
          </w:del>
        </w:p>
        <w:p w14:paraId="2AB8CE93" w14:textId="45CE513D" w:rsidR="00414426" w:rsidDel="0013281D" w:rsidRDefault="00414426" w:rsidP="0013281D">
          <w:pPr>
            <w:pStyle w:val="TOC1"/>
            <w:tabs>
              <w:tab w:val="right" w:leader="dot" w:pos="8296"/>
            </w:tabs>
            <w:spacing w:before="0" w:after="0"/>
            <w:rPr>
              <w:del w:id="342" w:author="作者" w:date="2024-07-05T12:28:00Z"/>
              <w:rFonts w:eastAsiaTheme="minorEastAsia" w:cstheme="minorBidi"/>
              <w:b w:val="0"/>
              <w:bCs w:val="0"/>
              <w:noProof/>
              <w:kern w:val="2"/>
              <w:sz w:val="21"/>
              <w:szCs w:val="22"/>
            </w:rPr>
          </w:pPr>
          <w:del w:id="343" w:author="作者" w:date="2024-07-05T12:28:00Z">
            <w:r w:rsidRPr="0013281D" w:rsidDel="0013281D">
              <w:rPr>
                <w:rFonts w:ascii="Arial Narrow" w:eastAsia="仿宋_GB2312" w:hAnsi="Arial Narrow" w:cs="Arial Unicode MS"/>
                <w:noProof/>
              </w:rPr>
              <w:delText>4.</w:delText>
            </w:r>
            <w:r w:rsidRPr="0013281D" w:rsidDel="0013281D">
              <w:rPr>
                <w:rFonts w:ascii="Arial Narrow" w:eastAsia="仿宋_GB2312" w:hAnsi="Arial Narrow" w:cs="Arial Unicode MS"/>
                <w:noProof/>
              </w:rPr>
              <w:delText>关联交易</w:delText>
            </w:r>
            <w:r w:rsidDel="0013281D">
              <w:rPr>
                <w:noProof/>
                <w:webHidden/>
              </w:rPr>
              <w:tab/>
            </w:r>
            <w:r w:rsidR="00CD30B6" w:rsidDel="0013281D">
              <w:rPr>
                <w:noProof/>
                <w:webHidden/>
              </w:rPr>
              <w:delText>21</w:delText>
            </w:r>
          </w:del>
        </w:p>
        <w:p w14:paraId="0ED9A2B7" w14:textId="3B2C51D4" w:rsidR="00414426" w:rsidDel="0013281D" w:rsidRDefault="00414426" w:rsidP="0013281D">
          <w:pPr>
            <w:pStyle w:val="TOC2"/>
            <w:tabs>
              <w:tab w:val="right" w:leader="dot" w:pos="8296"/>
            </w:tabs>
            <w:spacing w:before="0"/>
            <w:rPr>
              <w:del w:id="344" w:author="作者" w:date="2024-07-05T12:28:00Z"/>
              <w:rFonts w:eastAsiaTheme="minorEastAsia" w:cstheme="minorBidi"/>
              <w:i w:val="0"/>
              <w:iCs w:val="0"/>
              <w:noProof/>
              <w:kern w:val="2"/>
              <w:sz w:val="21"/>
              <w:szCs w:val="22"/>
            </w:rPr>
          </w:pPr>
          <w:del w:id="345" w:author="作者" w:date="2024-07-05T12:28:00Z">
            <w:r w:rsidRPr="0013281D" w:rsidDel="0013281D">
              <w:rPr>
                <w:rFonts w:ascii="Arial Narrow" w:eastAsia="仿宋_GB2312" w:hAnsi="Arial Narrow" w:cs="楷体"/>
                <w:noProof/>
              </w:rPr>
              <w:delText>4.1.</w:delText>
            </w:r>
            <w:r w:rsidRPr="0013281D" w:rsidDel="0013281D">
              <w:rPr>
                <w:rFonts w:ascii="Arial Narrow" w:eastAsia="仿宋_GB2312" w:hAnsi="Arial Narrow" w:cs="楷体"/>
                <w:noProof/>
              </w:rPr>
              <w:delText>关联方信息</w:delText>
            </w:r>
            <w:r w:rsidDel="0013281D">
              <w:rPr>
                <w:noProof/>
                <w:webHidden/>
              </w:rPr>
              <w:tab/>
            </w:r>
            <w:r w:rsidR="00CD30B6" w:rsidDel="0013281D">
              <w:rPr>
                <w:noProof/>
                <w:webHidden/>
              </w:rPr>
              <w:delText>21</w:delText>
            </w:r>
          </w:del>
        </w:p>
        <w:p w14:paraId="4E43FAA1" w14:textId="1E99377C" w:rsidR="00414426" w:rsidDel="0013281D" w:rsidRDefault="00414426" w:rsidP="0013281D">
          <w:pPr>
            <w:pStyle w:val="TOC2"/>
            <w:tabs>
              <w:tab w:val="right" w:leader="dot" w:pos="8296"/>
            </w:tabs>
            <w:spacing w:before="0"/>
            <w:rPr>
              <w:del w:id="346" w:author="作者" w:date="2024-07-05T12:28:00Z"/>
              <w:rFonts w:eastAsiaTheme="minorEastAsia" w:cstheme="minorBidi"/>
              <w:i w:val="0"/>
              <w:iCs w:val="0"/>
              <w:noProof/>
              <w:kern w:val="2"/>
              <w:sz w:val="21"/>
              <w:szCs w:val="22"/>
            </w:rPr>
          </w:pPr>
          <w:del w:id="347" w:author="作者" w:date="2024-07-05T12:28:00Z">
            <w:r w:rsidRPr="0013281D" w:rsidDel="0013281D">
              <w:rPr>
                <w:rFonts w:ascii="Arial Narrow" w:eastAsia="仿宋_GB2312" w:hAnsi="Arial Narrow" w:cs="楷体"/>
                <w:noProof/>
              </w:rPr>
              <w:delText>4.2.</w:delText>
            </w:r>
            <w:r w:rsidRPr="0013281D" w:rsidDel="0013281D">
              <w:rPr>
                <w:rFonts w:ascii="Arial Narrow" w:eastAsia="仿宋_GB2312" w:hAnsi="Arial Narrow" w:cs="楷体"/>
                <w:noProof/>
              </w:rPr>
              <w:delText>主要关联交易</w:delText>
            </w:r>
            <w:r w:rsidDel="0013281D">
              <w:rPr>
                <w:noProof/>
                <w:webHidden/>
              </w:rPr>
              <w:tab/>
            </w:r>
          </w:del>
          <w:ins w:id="348" w:author="admin" w:date="2024-07-03T16:11:00Z">
            <w:del w:id="349" w:author="作者" w:date="2024-07-05T12:28:00Z">
              <w:r w:rsidR="00CD30B6" w:rsidDel="0013281D">
                <w:rPr>
                  <w:noProof/>
                  <w:webHidden/>
                </w:rPr>
                <w:delText>22</w:delText>
              </w:r>
            </w:del>
          </w:ins>
          <w:del w:id="350" w:author="作者" w:date="2024-07-05T12:28:00Z">
            <w:r w:rsidDel="0013281D">
              <w:rPr>
                <w:noProof/>
                <w:webHidden/>
              </w:rPr>
              <w:delText>21</w:delText>
            </w:r>
          </w:del>
        </w:p>
        <w:p w14:paraId="20F2DC84" w14:textId="6F0F4A70" w:rsidR="00414426" w:rsidDel="0013281D" w:rsidRDefault="00414426" w:rsidP="0013281D">
          <w:pPr>
            <w:pStyle w:val="TOC2"/>
            <w:tabs>
              <w:tab w:val="right" w:leader="dot" w:pos="8296"/>
            </w:tabs>
            <w:spacing w:before="0"/>
            <w:rPr>
              <w:del w:id="351" w:author="作者" w:date="2024-07-05T12:28:00Z"/>
              <w:rFonts w:eastAsiaTheme="minorEastAsia" w:cstheme="minorBidi"/>
              <w:i w:val="0"/>
              <w:iCs w:val="0"/>
              <w:noProof/>
              <w:kern w:val="2"/>
              <w:sz w:val="21"/>
              <w:szCs w:val="22"/>
            </w:rPr>
          </w:pPr>
          <w:del w:id="352" w:author="作者" w:date="2024-07-05T12:28:00Z">
            <w:r w:rsidRPr="0013281D" w:rsidDel="0013281D">
              <w:rPr>
                <w:rFonts w:ascii="Arial Narrow" w:eastAsia="仿宋_GB2312" w:hAnsi="Arial Narrow" w:cs="楷体"/>
                <w:noProof/>
              </w:rPr>
              <w:delText>4.3.</w:delText>
            </w:r>
            <w:r w:rsidRPr="0013281D" w:rsidDel="0013281D">
              <w:rPr>
                <w:rFonts w:ascii="Arial Narrow" w:eastAsia="仿宋_GB2312" w:hAnsi="Arial Narrow" w:cs="楷体"/>
                <w:noProof/>
              </w:rPr>
              <w:delText>关联购销</w:delText>
            </w:r>
            <w:r w:rsidDel="0013281D">
              <w:rPr>
                <w:noProof/>
                <w:webHidden/>
              </w:rPr>
              <w:tab/>
            </w:r>
            <w:r w:rsidR="00CD30B6" w:rsidDel="0013281D">
              <w:rPr>
                <w:noProof/>
                <w:webHidden/>
              </w:rPr>
              <w:delText>22</w:delText>
            </w:r>
          </w:del>
        </w:p>
        <w:p w14:paraId="20026841" w14:textId="51B6C0CA" w:rsidR="00414426" w:rsidDel="0013281D" w:rsidRDefault="00414426" w:rsidP="0013281D">
          <w:pPr>
            <w:pStyle w:val="TOC2"/>
            <w:tabs>
              <w:tab w:val="right" w:leader="dot" w:pos="8296"/>
            </w:tabs>
            <w:spacing w:before="0"/>
            <w:rPr>
              <w:del w:id="353" w:author="作者" w:date="2024-07-05T12:28:00Z"/>
              <w:rFonts w:eastAsiaTheme="minorEastAsia" w:cstheme="minorBidi"/>
              <w:i w:val="0"/>
              <w:iCs w:val="0"/>
              <w:noProof/>
              <w:kern w:val="2"/>
              <w:sz w:val="21"/>
              <w:szCs w:val="22"/>
            </w:rPr>
          </w:pPr>
          <w:del w:id="354" w:author="作者" w:date="2024-07-05T12:28:00Z">
            <w:r w:rsidRPr="0013281D" w:rsidDel="0013281D">
              <w:rPr>
                <w:rFonts w:ascii="Arial Narrow" w:eastAsia="仿宋_GB2312" w:hAnsi="Arial Narrow" w:cs="楷体"/>
                <w:noProof/>
              </w:rPr>
              <w:delText>4.4.</w:delText>
            </w:r>
            <w:r w:rsidRPr="0013281D" w:rsidDel="0013281D">
              <w:rPr>
                <w:rFonts w:ascii="Arial Narrow" w:eastAsia="仿宋_GB2312" w:hAnsi="Arial Narrow" w:cs="楷体"/>
                <w:noProof/>
              </w:rPr>
              <w:delText>关联劳务</w:delText>
            </w:r>
            <w:r w:rsidDel="0013281D">
              <w:rPr>
                <w:noProof/>
                <w:webHidden/>
              </w:rPr>
              <w:tab/>
            </w:r>
          </w:del>
          <w:ins w:id="355" w:author="admin" w:date="2024-07-03T16:11:00Z">
            <w:del w:id="356" w:author="作者" w:date="2024-07-05T12:28:00Z">
              <w:r w:rsidR="00CD30B6" w:rsidDel="0013281D">
                <w:rPr>
                  <w:noProof/>
                  <w:webHidden/>
                </w:rPr>
                <w:delText>24</w:delText>
              </w:r>
            </w:del>
          </w:ins>
          <w:del w:id="357" w:author="作者" w:date="2024-07-05T12:28:00Z">
            <w:r w:rsidDel="0013281D">
              <w:rPr>
                <w:noProof/>
                <w:webHidden/>
              </w:rPr>
              <w:delText>23</w:delText>
            </w:r>
          </w:del>
        </w:p>
        <w:p w14:paraId="17665737" w14:textId="4A7F2FDB" w:rsidR="00414426" w:rsidDel="0013281D" w:rsidRDefault="00CD30B6" w:rsidP="0013281D">
          <w:pPr>
            <w:pStyle w:val="TOC2"/>
            <w:tabs>
              <w:tab w:val="right" w:leader="dot" w:pos="8296"/>
            </w:tabs>
            <w:spacing w:before="0"/>
            <w:rPr>
              <w:del w:id="358" w:author="作者" w:date="2024-07-05T12:28:00Z"/>
              <w:rFonts w:eastAsiaTheme="minorEastAsia" w:cstheme="minorBidi"/>
              <w:i w:val="0"/>
              <w:iCs w:val="0"/>
              <w:noProof/>
              <w:kern w:val="2"/>
              <w:sz w:val="21"/>
              <w:szCs w:val="22"/>
            </w:rPr>
          </w:pPr>
          <w:ins w:id="359" w:author="admin" w:date="2024-07-03T16:11:00Z">
            <w:del w:id="360" w:author="作者" w:date="2024-07-05T12:28:00Z">
              <w:r w:rsidDel="0013281D">
                <w:rPr>
                  <w:rFonts w:ascii="微软雅黑" w:eastAsia="微软雅黑" w:hAnsi="微软雅黑" w:cs="微软雅黑" w:hint="eastAsia"/>
                  <w:b/>
                  <w:bCs/>
                  <w:noProof/>
                </w:rPr>
                <w:delText>错误</w:delText>
              </w:r>
              <w:r w:rsidDel="0013281D">
                <w:rPr>
                  <w:rFonts w:hint="eastAsia"/>
                  <w:b/>
                  <w:bCs/>
                  <w:noProof/>
                </w:rPr>
                <w:delText>!</w:delText>
              </w:r>
              <w:r w:rsidDel="0013281D">
                <w:rPr>
                  <w:rFonts w:ascii="微软雅黑" w:eastAsia="微软雅黑" w:hAnsi="微软雅黑" w:cs="微软雅黑" w:hint="eastAsia"/>
                  <w:b/>
                  <w:bCs/>
                  <w:noProof/>
                </w:rPr>
                <w:delText>超链接引用无效</w:delText>
              </w:r>
              <w:r w:rsidDel="0013281D">
                <w:rPr>
                  <w:rFonts w:ascii="Malgun Gothic Semilight" w:eastAsia="Malgun Gothic Semilight" w:hAnsi="Malgun Gothic Semilight" w:cs="Malgun Gothic Semilight" w:hint="eastAsia"/>
                  <w:b/>
                  <w:bCs/>
                  <w:noProof/>
                </w:rPr>
                <w:delText>。</w:delText>
              </w:r>
            </w:del>
          </w:ins>
          <w:del w:id="361" w:author="作者" w:date="2024-07-05T12:28:00Z">
            <w:r w:rsidR="00414426" w:rsidRPr="0013281D" w:rsidDel="0013281D">
              <w:rPr>
                <w:rFonts w:ascii="Arial Narrow" w:eastAsia="仿宋_GB2312" w:hAnsi="Arial Narrow" w:cs="楷体"/>
                <w:noProof/>
              </w:rPr>
              <w:delText>4.5.</w:delText>
            </w:r>
            <w:r w:rsidR="00414426" w:rsidRPr="0013281D" w:rsidDel="0013281D">
              <w:rPr>
                <w:rFonts w:ascii="Arial Narrow" w:eastAsia="仿宋_GB2312" w:hAnsi="Arial Narrow" w:cs="楷体"/>
                <w:noProof/>
              </w:rPr>
              <w:delText>其他关联交易</w:delText>
            </w:r>
            <w:r w:rsidR="00414426" w:rsidDel="0013281D">
              <w:rPr>
                <w:noProof/>
                <w:webHidden/>
              </w:rPr>
              <w:tab/>
              <w:delText>24</w:delText>
            </w:r>
          </w:del>
        </w:p>
        <w:p w14:paraId="4C2C850A" w14:textId="07105F04" w:rsidR="00414426" w:rsidDel="0013281D" w:rsidRDefault="00414426" w:rsidP="0013281D">
          <w:pPr>
            <w:pStyle w:val="TOC2"/>
            <w:tabs>
              <w:tab w:val="right" w:leader="dot" w:pos="8296"/>
            </w:tabs>
            <w:spacing w:before="0"/>
            <w:rPr>
              <w:del w:id="362" w:author="作者" w:date="2024-07-05T12:28:00Z"/>
              <w:rFonts w:eastAsiaTheme="minorEastAsia" w:cstheme="minorBidi"/>
              <w:i w:val="0"/>
              <w:iCs w:val="0"/>
              <w:noProof/>
              <w:kern w:val="2"/>
              <w:sz w:val="21"/>
              <w:szCs w:val="22"/>
            </w:rPr>
          </w:pPr>
          <w:del w:id="363" w:author="作者" w:date="2024-07-05T12:28:00Z">
            <w:r w:rsidRPr="0013281D" w:rsidDel="0013281D">
              <w:rPr>
                <w:rFonts w:ascii="Arial Narrow" w:eastAsia="仿宋_GB2312" w:hAnsi="Arial Narrow" w:cs="楷体"/>
                <w:noProof/>
              </w:rPr>
              <w:delText>4.</w:delText>
            </w:r>
          </w:del>
          <w:ins w:id="364" w:author="admin" w:date="2024-07-03T15:44:00Z">
            <w:del w:id="365" w:author="作者" w:date="2024-07-05T12:28:00Z">
              <w:r w:rsidR="0083509D" w:rsidRPr="0013281D" w:rsidDel="0013281D">
                <w:rPr>
                  <w:rFonts w:ascii="Arial Narrow" w:eastAsia="仿宋_GB2312" w:hAnsi="Arial Narrow" w:cs="楷体"/>
                  <w:noProof/>
                </w:rPr>
                <w:delText>5</w:delText>
              </w:r>
            </w:del>
          </w:ins>
          <w:del w:id="366" w:author="作者" w:date="2024-07-05T12:28:00Z">
            <w:r w:rsidRPr="0013281D" w:rsidDel="0013281D">
              <w:rPr>
                <w:rFonts w:ascii="Arial Narrow" w:eastAsia="仿宋_GB2312" w:hAnsi="Arial Narrow" w:cs="楷体"/>
                <w:noProof/>
              </w:rPr>
              <w:delText>6.</w:delText>
            </w:r>
            <w:r w:rsidRPr="0013281D" w:rsidDel="0013281D">
              <w:rPr>
                <w:rFonts w:ascii="Arial Narrow" w:eastAsia="仿宋_GB2312" w:hAnsi="Arial Narrow" w:cs="楷体"/>
                <w:noProof/>
              </w:rPr>
              <w:delText>关联交易合同及执行汇总</w:delText>
            </w:r>
            <w:r w:rsidDel="0013281D">
              <w:rPr>
                <w:noProof/>
                <w:webHidden/>
              </w:rPr>
              <w:tab/>
            </w:r>
          </w:del>
          <w:ins w:id="367" w:author="admin" w:date="2024-07-03T16:11:00Z">
            <w:del w:id="368" w:author="作者" w:date="2024-07-05T12:28:00Z">
              <w:r w:rsidR="00CD30B6" w:rsidDel="0013281D">
                <w:rPr>
                  <w:noProof/>
                  <w:webHidden/>
                </w:rPr>
                <w:delText>25</w:delText>
              </w:r>
            </w:del>
          </w:ins>
          <w:del w:id="369" w:author="作者" w:date="2024-07-05T12:28:00Z">
            <w:r w:rsidDel="0013281D">
              <w:rPr>
                <w:noProof/>
                <w:webHidden/>
              </w:rPr>
              <w:delText>24</w:delText>
            </w:r>
          </w:del>
        </w:p>
        <w:p w14:paraId="62F8A2FA" w14:textId="6189BF36" w:rsidR="00414426" w:rsidDel="0013281D" w:rsidRDefault="00414426" w:rsidP="0013281D">
          <w:pPr>
            <w:pStyle w:val="TOC2"/>
            <w:tabs>
              <w:tab w:val="right" w:leader="dot" w:pos="8296"/>
            </w:tabs>
            <w:spacing w:before="0"/>
            <w:rPr>
              <w:del w:id="370" w:author="作者" w:date="2024-07-05T12:28:00Z"/>
              <w:rFonts w:eastAsiaTheme="minorEastAsia" w:cstheme="minorBidi"/>
              <w:i w:val="0"/>
              <w:iCs w:val="0"/>
              <w:noProof/>
              <w:kern w:val="2"/>
              <w:sz w:val="21"/>
              <w:szCs w:val="22"/>
            </w:rPr>
          </w:pPr>
          <w:del w:id="371" w:author="作者" w:date="2024-07-05T12:28:00Z">
            <w:r w:rsidRPr="0013281D" w:rsidDel="0013281D">
              <w:rPr>
                <w:rFonts w:ascii="Arial Narrow" w:eastAsia="仿宋_GB2312" w:hAnsi="Arial Narrow" w:cs="楷体"/>
                <w:noProof/>
              </w:rPr>
              <w:delText>4.</w:delText>
            </w:r>
          </w:del>
          <w:ins w:id="372" w:author="admin" w:date="2024-07-03T15:44:00Z">
            <w:del w:id="373" w:author="作者" w:date="2024-07-05T12:28:00Z">
              <w:r w:rsidR="0083509D" w:rsidRPr="0013281D" w:rsidDel="0013281D">
                <w:rPr>
                  <w:rFonts w:ascii="Arial Narrow" w:eastAsia="仿宋_GB2312" w:hAnsi="Arial Narrow" w:cs="楷体"/>
                  <w:noProof/>
                </w:rPr>
                <w:delText>6</w:delText>
              </w:r>
            </w:del>
          </w:ins>
          <w:del w:id="374" w:author="作者" w:date="2024-07-05T12:28:00Z">
            <w:r w:rsidRPr="0013281D" w:rsidDel="0013281D">
              <w:rPr>
                <w:rFonts w:ascii="Arial Narrow" w:eastAsia="仿宋_GB2312" w:hAnsi="Arial Narrow" w:cs="楷体"/>
                <w:noProof/>
              </w:rPr>
              <w:delText>7.</w:delText>
            </w:r>
            <w:r w:rsidRPr="0013281D" w:rsidDel="0013281D">
              <w:rPr>
                <w:rFonts w:ascii="Arial Narrow" w:eastAsia="仿宋_GB2312" w:hAnsi="Arial Narrow" w:cs="楷体"/>
                <w:noProof/>
              </w:rPr>
              <w:delText>与企业关联交易直接相关的预约定价安排和其他税收裁定</w:delText>
            </w:r>
            <w:r w:rsidDel="0013281D">
              <w:rPr>
                <w:noProof/>
                <w:webHidden/>
              </w:rPr>
              <w:tab/>
            </w:r>
          </w:del>
          <w:ins w:id="375" w:author="admin" w:date="2024-07-03T16:11:00Z">
            <w:del w:id="376" w:author="作者" w:date="2024-07-05T12:28:00Z">
              <w:r w:rsidR="00CD30B6" w:rsidDel="0013281D">
                <w:rPr>
                  <w:noProof/>
                  <w:webHidden/>
                </w:rPr>
                <w:delText>25</w:delText>
              </w:r>
            </w:del>
          </w:ins>
          <w:del w:id="377" w:author="作者" w:date="2024-07-05T12:28:00Z">
            <w:r w:rsidDel="0013281D">
              <w:rPr>
                <w:noProof/>
                <w:webHidden/>
              </w:rPr>
              <w:delText>24</w:delText>
            </w:r>
          </w:del>
        </w:p>
        <w:p w14:paraId="7791428F" w14:textId="403EDFCD" w:rsidR="00414426" w:rsidDel="0013281D" w:rsidRDefault="00414426" w:rsidP="0013281D">
          <w:pPr>
            <w:pStyle w:val="TOC2"/>
            <w:tabs>
              <w:tab w:val="right" w:leader="dot" w:pos="8296"/>
            </w:tabs>
            <w:spacing w:before="0"/>
            <w:rPr>
              <w:del w:id="378" w:author="作者" w:date="2024-07-05T12:28:00Z"/>
              <w:rFonts w:eastAsiaTheme="minorEastAsia" w:cstheme="minorBidi"/>
              <w:i w:val="0"/>
              <w:iCs w:val="0"/>
              <w:noProof/>
              <w:kern w:val="2"/>
              <w:sz w:val="21"/>
              <w:szCs w:val="22"/>
            </w:rPr>
          </w:pPr>
          <w:del w:id="379" w:author="作者" w:date="2024-07-05T12:28:00Z">
            <w:r w:rsidRPr="0013281D" w:rsidDel="0013281D">
              <w:rPr>
                <w:rFonts w:ascii="Arial Narrow" w:eastAsia="仿宋_GB2312" w:hAnsi="Arial Narrow" w:cs="楷体"/>
                <w:noProof/>
              </w:rPr>
              <w:delText>4.</w:delText>
            </w:r>
          </w:del>
          <w:ins w:id="380" w:author="admin" w:date="2024-07-03T15:44:00Z">
            <w:del w:id="381" w:author="作者" w:date="2024-07-05T12:28:00Z">
              <w:r w:rsidR="0083509D" w:rsidRPr="0013281D" w:rsidDel="0013281D">
                <w:rPr>
                  <w:rFonts w:ascii="Arial Narrow" w:eastAsia="仿宋_GB2312" w:hAnsi="Arial Narrow" w:cs="楷体"/>
                  <w:noProof/>
                </w:rPr>
                <w:delText>7</w:delText>
              </w:r>
            </w:del>
          </w:ins>
          <w:del w:id="382" w:author="作者" w:date="2024-07-05T12:28:00Z">
            <w:r w:rsidRPr="0013281D" w:rsidDel="0013281D">
              <w:rPr>
                <w:rFonts w:ascii="Arial Narrow" w:eastAsia="仿宋_GB2312" w:hAnsi="Arial Narrow" w:cs="楷体"/>
                <w:noProof/>
              </w:rPr>
              <w:delText>8.</w:delText>
            </w:r>
            <w:r w:rsidRPr="0013281D" w:rsidDel="0013281D">
              <w:rPr>
                <w:rFonts w:ascii="Arial Narrow" w:eastAsia="仿宋_GB2312" w:hAnsi="Arial Narrow" w:cs="楷体"/>
                <w:noProof/>
              </w:rPr>
              <w:delText>关联交易财务状况</w:delText>
            </w:r>
            <w:r w:rsidDel="0013281D">
              <w:rPr>
                <w:noProof/>
                <w:webHidden/>
              </w:rPr>
              <w:tab/>
            </w:r>
          </w:del>
          <w:ins w:id="383" w:author="admin" w:date="2024-07-03T16:11:00Z">
            <w:del w:id="384" w:author="作者" w:date="2024-07-05T12:28:00Z">
              <w:r w:rsidR="00CD30B6" w:rsidDel="0013281D">
                <w:rPr>
                  <w:noProof/>
                  <w:webHidden/>
                </w:rPr>
                <w:delText>25</w:delText>
              </w:r>
            </w:del>
          </w:ins>
          <w:del w:id="385" w:author="作者" w:date="2024-07-05T12:28:00Z">
            <w:r w:rsidDel="0013281D">
              <w:rPr>
                <w:noProof/>
                <w:webHidden/>
              </w:rPr>
              <w:delText>24</w:delText>
            </w:r>
          </w:del>
        </w:p>
        <w:p w14:paraId="1AB35DD0" w14:textId="2DF17157" w:rsidR="00414426" w:rsidDel="0013281D" w:rsidRDefault="00414426" w:rsidP="0013281D">
          <w:pPr>
            <w:pStyle w:val="TOC2"/>
            <w:tabs>
              <w:tab w:val="right" w:leader="dot" w:pos="8296"/>
            </w:tabs>
            <w:spacing w:before="0"/>
            <w:rPr>
              <w:del w:id="386" w:author="作者" w:date="2024-07-05T12:28:00Z"/>
              <w:rFonts w:eastAsiaTheme="minorEastAsia" w:cstheme="minorBidi"/>
              <w:i w:val="0"/>
              <w:iCs w:val="0"/>
              <w:noProof/>
              <w:kern w:val="2"/>
              <w:sz w:val="21"/>
              <w:szCs w:val="22"/>
            </w:rPr>
          </w:pPr>
          <w:del w:id="387" w:author="作者" w:date="2024-07-05T12:28:00Z">
            <w:r w:rsidRPr="0013281D" w:rsidDel="0013281D">
              <w:rPr>
                <w:rFonts w:ascii="Arial Narrow" w:eastAsia="仿宋_GB2312" w:hAnsi="Arial Narrow" w:cs="楷体"/>
                <w:noProof/>
              </w:rPr>
              <w:delText>4.</w:delText>
            </w:r>
          </w:del>
          <w:ins w:id="388" w:author="admin" w:date="2024-07-03T15:44:00Z">
            <w:del w:id="389" w:author="作者" w:date="2024-07-05T12:28:00Z">
              <w:r w:rsidR="0083509D" w:rsidRPr="0013281D" w:rsidDel="0013281D">
                <w:rPr>
                  <w:rFonts w:ascii="Arial Narrow" w:eastAsia="仿宋_GB2312" w:hAnsi="Arial Narrow" w:cs="楷体"/>
                  <w:noProof/>
                </w:rPr>
                <w:delText>8</w:delText>
              </w:r>
            </w:del>
          </w:ins>
          <w:del w:id="390" w:author="作者" w:date="2024-07-05T12:28:00Z">
            <w:r w:rsidRPr="0013281D" w:rsidDel="0013281D">
              <w:rPr>
                <w:rFonts w:ascii="Arial Narrow" w:eastAsia="仿宋_GB2312" w:hAnsi="Arial Narrow" w:cs="楷体"/>
                <w:noProof/>
              </w:rPr>
              <w:delText>9.</w:delText>
            </w:r>
            <w:r w:rsidRPr="0013281D" w:rsidDel="0013281D">
              <w:rPr>
                <w:rFonts w:ascii="Arial Narrow" w:eastAsia="仿宋_GB2312" w:hAnsi="Arial Narrow" w:cs="楷体"/>
                <w:noProof/>
              </w:rPr>
              <w:delText>小结</w:delText>
            </w:r>
            <w:r w:rsidDel="0013281D">
              <w:rPr>
                <w:noProof/>
                <w:webHidden/>
              </w:rPr>
              <w:tab/>
            </w:r>
            <w:r w:rsidR="00CD30B6" w:rsidDel="0013281D">
              <w:rPr>
                <w:noProof/>
                <w:webHidden/>
              </w:rPr>
              <w:delText>25</w:delText>
            </w:r>
          </w:del>
        </w:p>
        <w:p w14:paraId="6E22C3C2" w14:textId="6EB64ECB" w:rsidR="00414426" w:rsidDel="0013281D" w:rsidRDefault="00414426" w:rsidP="0013281D">
          <w:pPr>
            <w:pStyle w:val="TOC1"/>
            <w:tabs>
              <w:tab w:val="right" w:leader="dot" w:pos="8296"/>
            </w:tabs>
            <w:spacing w:before="0" w:after="0"/>
            <w:rPr>
              <w:del w:id="391" w:author="作者" w:date="2024-07-05T12:28:00Z"/>
              <w:rFonts w:eastAsiaTheme="minorEastAsia" w:cstheme="minorBidi"/>
              <w:b w:val="0"/>
              <w:bCs w:val="0"/>
              <w:noProof/>
              <w:kern w:val="2"/>
              <w:sz w:val="21"/>
              <w:szCs w:val="22"/>
            </w:rPr>
          </w:pPr>
          <w:del w:id="392" w:author="作者" w:date="2024-07-05T12:28:00Z">
            <w:r w:rsidRPr="0013281D" w:rsidDel="0013281D">
              <w:rPr>
                <w:rFonts w:ascii="Arial Narrow" w:eastAsia="仿宋_GB2312" w:hAnsi="Arial Narrow" w:cs="Arial Unicode MS"/>
                <w:noProof/>
              </w:rPr>
              <w:delText>5.</w:delText>
            </w:r>
            <w:r w:rsidRPr="0013281D" w:rsidDel="0013281D">
              <w:rPr>
                <w:rFonts w:ascii="Arial Narrow" w:eastAsia="仿宋_GB2312" w:hAnsi="Arial Narrow" w:cs="Arial Unicode MS"/>
                <w:noProof/>
              </w:rPr>
              <w:delText>功能和风险分析</w:delText>
            </w:r>
            <w:r w:rsidDel="0013281D">
              <w:rPr>
                <w:noProof/>
                <w:webHidden/>
              </w:rPr>
              <w:tab/>
            </w:r>
            <w:r w:rsidR="00CD30B6" w:rsidDel="0013281D">
              <w:rPr>
                <w:noProof/>
                <w:webHidden/>
              </w:rPr>
              <w:delText>26</w:delText>
            </w:r>
          </w:del>
        </w:p>
        <w:p w14:paraId="46BCE974" w14:textId="65BAEA2D" w:rsidR="00414426" w:rsidDel="0013281D" w:rsidRDefault="00414426" w:rsidP="0013281D">
          <w:pPr>
            <w:pStyle w:val="TOC2"/>
            <w:tabs>
              <w:tab w:val="right" w:leader="dot" w:pos="8296"/>
            </w:tabs>
            <w:spacing w:before="0"/>
            <w:rPr>
              <w:del w:id="393" w:author="作者" w:date="2024-07-05T12:28:00Z"/>
              <w:rFonts w:eastAsiaTheme="minorEastAsia" w:cstheme="minorBidi"/>
              <w:i w:val="0"/>
              <w:iCs w:val="0"/>
              <w:noProof/>
              <w:kern w:val="2"/>
              <w:sz w:val="21"/>
              <w:szCs w:val="22"/>
            </w:rPr>
          </w:pPr>
          <w:del w:id="394" w:author="作者" w:date="2024-07-05T12:28:00Z">
            <w:r w:rsidRPr="0013281D" w:rsidDel="0013281D">
              <w:rPr>
                <w:rFonts w:ascii="Arial Narrow" w:eastAsia="仿宋_GB2312" w:hAnsi="Arial Narrow" w:cs="楷体"/>
                <w:noProof/>
              </w:rPr>
              <w:delText>5.1.</w:delText>
            </w:r>
            <w:r w:rsidRPr="0013281D" w:rsidDel="0013281D">
              <w:rPr>
                <w:rFonts w:ascii="Arial Narrow" w:eastAsia="仿宋_GB2312" w:hAnsi="Arial Narrow" w:cs="楷体"/>
                <w:noProof/>
              </w:rPr>
              <w:delText>简介</w:delText>
            </w:r>
            <w:r w:rsidDel="0013281D">
              <w:rPr>
                <w:noProof/>
                <w:webHidden/>
              </w:rPr>
              <w:tab/>
            </w:r>
            <w:r w:rsidR="00CD30B6" w:rsidDel="0013281D">
              <w:rPr>
                <w:noProof/>
                <w:webHidden/>
              </w:rPr>
              <w:delText>26</w:delText>
            </w:r>
          </w:del>
        </w:p>
        <w:p w14:paraId="5854EA45" w14:textId="549999EE" w:rsidR="00414426" w:rsidDel="0013281D" w:rsidRDefault="00414426" w:rsidP="0013281D">
          <w:pPr>
            <w:pStyle w:val="TOC2"/>
            <w:tabs>
              <w:tab w:val="right" w:leader="dot" w:pos="8296"/>
            </w:tabs>
            <w:spacing w:before="0"/>
            <w:rPr>
              <w:del w:id="395" w:author="作者" w:date="2024-07-05T12:28:00Z"/>
              <w:rFonts w:eastAsiaTheme="minorEastAsia" w:cstheme="minorBidi"/>
              <w:i w:val="0"/>
              <w:iCs w:val="0"/>
              <w:noProof/>
              <w:kern w:val="2"/>
              <w:sz w:val="21"/>
              <w:szCs w:val="22"/>
            </w:rPr>
          </w:pPr>
          <w:del w:id="396" w:author="作者" w:date="2024-07-05T12:28:00Z">
            <w:r w:rsidRPr="0013281D" w:rsidDel="0013281D">
              <w:rPr>
                <w:rFonts w:ascii="Arial Narrow" w:eastAsia="仿宋_GB2312" w:hAnsi="Arial Narrow" w:cs="楷体"/>
                <w:noProof/>
              </w:rPr>
              <w:delText>5.2.</w:delText>
            </w:r>
            <w:r w:rsidRPr="0013281D" w:rsidDel="0013281D">
              <w:rPr>
                <w:rFonts w:ascii="Arial Narrow" w:eastAsia="仿宋_GB2312" w:hAnsi="Arial Narrow" w:cs="楷体"/>
                <w:noProof/>
              </w:rPr>
              <w:delText>功能及风险分析</w:delText>
            </w:r>
            <w:r w:rsidDel="0013281D">
              <w:rPr>
                <w:noProof/>
                <w:webHidden/>
              </w:rPr>
              <w:tab/>
            </w:r>
            <w:r w:rsidR="00CD30B6" w:rsidDel="0013281D">
              <w:rPr>
                <w:noProof/>
                <w:webHidden/>
              </w:rPr>
              <w:delText>26</w:delText>
            </w:r>
          </w:del>
        </w:p>
        <w:p w14:paraId="4CAC3ED2" w14:textId="03E37EC3" w:rsidR="00414426" w:rsidDel="0013281D" w:rsidRDefault="00414426" w:rsidP="0013281D">
          <w:pPr>
            <w:pStyle w:val="TOC2"/>
            <w:tabs>
              <w:tab w:val="right" w:leader="dot" w:pos="8296"/>
            </w:tabs>
            <w:spacing w:before="0"/>
            <w:rPr>
              <w:del w:id="397" w:author="作者" w:date="2024-07-05T12:28:00Z"/>
              <w:rFonts w:eastAsiaTheme="minorEastAsia" w:cstheme="minorBidi"/>
              <w:i w:val="0"/>
              <w:iCs w:val="0"/>
              <w:noProof/>
              <w:kern w:val="2"/>
              <w:sz w:val="21"/>
              <w:szCs w:val="22"/>
            </w:rPr>
          </w:pPr>
          <w:del w:id="398" w:author="作者" w:date="2024-07-05T12:28:00Z">
            <w:r w:rsidRPr="0013281D" w:rsidDel="0013281D">
              <w:rPr>
                <w:rFonts w:ascii="Arial Narrow" w:eastAsia="仿宋_GB2312" w:hAnsi="Arial Narrow" w:cs="楷体"/>
                <w:noProof/>
              </w:rPr>
              <w:delText>5.3.</w:delText>
            </w:r>
            <w:r w:rsidRPr="0013281D" w:rsidDel="0013281D">
              <w:rPr>
                <w:rFonts w:ascii="Arial Narrow" w:eastAsia="仿宋_GB2312" w:hAnsi="Arial Narrow" w:cs="楷体"/>
                <w:noProof/>
              </w:rPr>
              <w:delText>资产分析</w:delText>
            </w:r>
            <w:r w:rsidDel="0013281D">
              <w:rPr>
                <w:noProof/>
                <w:webHidden/>
              </w:rPr>
              <w:tab/>
            </w:r>
            <w:r w:rsidR="00CD30B6" w:rsidDel="0013281D">
              <w:rPr>
                <w:noProof/>
                <w:webHidden/>
              </w:rPr>
              <w:delText>30</w:delText>
            </w:r>
          </w:del>
        </w:p>
        <w:p w14:paraId="06F2CB65" w14:textId="5B427C9C" w:rsidR="00414426" w:rsidDel="0013281D" w:rsidRDefault="00414426" w:rsidP="0013281D">
          <w:pPr>
            <w:pStyle w:val="TOC2"/>
            <w:tabs>
              <w:tab w:val="right" w:leader="dot" w:pos="8296"/>
            </w:tabs>
            <w:spacing w:before="0"/>
            <w:rPr>
              <w:del w:id="399" w:author="作者" w:date="2024-07-05T12:28:00Z"/>
              <w:rFonts w:eastAsiaTheme="minorEastAsia" w:cstheme="minorBidi"/>
              <w:i w:val="0"/>
              <w:iCs w:val="0"/>
              <w:noProof/>
              <w:kern w:val="2"/>
              <w:sz w:val="21"/>
              <w:szCs w:val="22"/>
            </w:rPr>
          </w:pPr>
          <w:del w:id="400" w:author="作者" w:date="2024-07-05T12:28:00Z">
            <w:r w:rsidRPr="0013281D" w:rsidDel="0013281D">
              <w:rPr>
                <w:rFonts w:ascii="Arial Narrow" w:eastAsia="仿宋_GB2312" w:hAnsi="Arial Narrow" w:cs="楷体"/>
                <w:noProof/>
              </w:rPr>
              <w:delText>5.3.1.</w:delText>
            </w:r>
            <w:r w:rsidRPr="0013281D" w:rsidDel="0013281D">
              <w:rPr>
                <w:rFonts w:ascii="Arial Narrow" w:eastAsia="仿宋_GB2312" w:hAnsi="Arial Narrow" w:cs="楷体"/>
                <w:noProof/>
              </w:rPr>
              <w:delText>有形资产</w:delText>
            </w:r>
            <w:r w:rsidDel="0013281D">
              <w:rPr>
                <w:noProof/>
                <w:webHidden/>
              </w:rPr>
              <w:tab/>
            </w:r>
            <w:r w:rsidR="00CD30B6" w:rsidDel="0013281D">
              <w:rPr>
                <w:noProof/>
                <w:webHidden/>
              </w:rPr>
              <w:delText>30</w:delText>
            </w:r>
          </w:del>
        </w:p>
        <w:p w14:paraId="2B7191A6" w14:textId="0FE10BF8" w:rsidR="00414426" w:rsidDel="0013281D" w:rsidRDefault="00414426" w:rsidP="0013281D">
          <w:pPr>
            <w:pStyle w:val="TOC2"/>
            <w:tabs>
              <w:tab w:val="right" w:leader="dot" w:pos="8296"/>
            </w:tabs>
            <w:spacing w:before="0"/>
            <w:rPr>
              <w:del w:id="401" w:author="作者" w:date="2024-07-05T12:28:00Z"/>
              <w:rFonts w:eastAsiaTheme="minorEastAsia" w:cstheme="minorBidi"/>
              <w:i w:val="0"/>
              <w:iCs w:val="0"/>
              <w:noProof/>
              <w:kern w:val="2"/>
              <w:sz w:val="21"/>
              <w:szCs w:val="22"/>
            </w:rPr>
          </w:pPr>
          <w:del w:id="402" w:author="作者" w:date="2024-07-05T12:28:00Z">
            <w:r w:rsidRPr="0013281D" w:rsidDel="0013281D">
              <w:rPr>
                <w:rFonts w:ascii="Arial Narrow" w:eastAsia="仿宋_GB2312" w:hAnsi="Arial Narrow" w:cs="楷体"/>
                <w:noProof/>
              </w:rPr>
              <w:delText>5.3.2.</w:delText>
            </w:r>
            <w:r w:rsidRPr="0013281D" w:rsidDel="0013281D">
              <w:rPr>
                <w:rFonts w:ascii="Arial Narrow" w:eastAsia="仿宋_GB2312" w:hAnsi="Arial Narrow" w:cs="楷体"/>
                <w:noProof/>
              </w:rPr>
              <w:delText>无形资产</w:delText>
            </w:r>
            <w:r w:rsidDel="0013281D">
              <w:rPr>
                <w:noProof/>
                <w:webHidden/>
              </w:rPr>
              <w:tab/>
            </w:r>
            <w:r w:rsidR="00CD30B6" w:rsidDel="0013281D">
              <w:rPr>
                <w:noProof/>
                <w:webHidden/>
              </w:rPr>
              <w:delText>30</w:delText>
            </w:r>
          </w:del>
        </w:p>
        <w:p w14:paraId="3EED4A5F" w14:textId="2AE7893B" w:rsidR="00414426" w:rsidDel="0013281D" w:rsidRDefault="00414426" w:rsidP="0013281D">
          <w:pPr>
            <w:pStyle w:val="TOC2"/>
            <w:tabs>
              <w:tab w:val="right" w:leader="dot" w:pos="8296"/>
            </w:tabs>
            <w:spacing w:before="0"/>
            <w:rPr>
              <w:del w:id="403" w:author="作者" w:date="2024-07-05T12:28:00Z"/>
              <w:rFonts w:eastAsiaTheme="minorEastAsia" w:cstheme="minorBidi"/>
              <w:i w:val="0"/>
              <w:iCs w:val="0"/>
              <w:noProof/>
              <w:kern w:val="2"/>
              <w:sz w:val="21"/>
              <w:szCs w:val="22"/>
            </w:rPr>
          </w:pPr>
          <w:del w:id="404" w:author="作者" w:date="2024-07-05T12:28:00Z">
            <w:r w:rsidRPr="0013281D" w:rsidDel="0013281D">
              <w:rPr>
                <w:rFonts w:ascii="Arial Narrow" w:eastAsia="仿宋_GB2312" w:hAnsi="Arial Narrow" w:cs="楷体"/>
                <w:noProof/>
              </w:rPr>
              <w:delText>5.4.</w:delText>
            </w:r>
            <w:r w:rsidRPr="0013281D" w:rsidDel="0013281D">
              <w:rPr>
                <w:rFonts w:ascii="Arial Narrow" w:eastAsia="仿宋_GB2312" w:hAnsi="Arial Narrow" w:cs="楷体"/>
                <w:noProof/>
              </w:rPr>
              <w:delText>小结</w:delText>
            </w:r>
            <w:r w:rsidDel="0013281D">
              <w:rPr>
                <w:noProof/>
                <w:webHidden/>
              </w:rPr>
              <w:tab/>
            </w:r>
          </w:del>
          <w:ins w:id="405" w:author="admin" w:date="2024-07-03T16:11:00Z">
            <w:del w:id="406" w:author="作者" w:date="2024-07-05T12:28:00Z">
              <w:r w:rsidR="00CD30B6" w:rsidDel="0013281D">
                <w:rPr>
                  <w:noProof/>
                  <w:webHidden/>
                </w:rPr>
                <w:delText>31</w:delText>
              </w:r>
            </w:del>
          </w:ins>
          <w:del w:id="407" w:author="作者" w:date="2024-07-05T12:28:00Z">
            <w:r w:rsidDel="0013281D">
              <w:rPr>
                <w:noProof/>
                <w:webHidden/>
              </w:rPr>
              <w:delText>30</w:delText>
            </w:r>
          </w:del>
        </w:p>
        <w:p w14:paraId="304AF9C7" w14:textId="5F037422" w:rsidR="00414426" w:rsidDel="0013281D" w:rsidRDefault="00414426" w:rsidP="0013281D">
          <w:pPr>
            <w:pStyle w:val="TOC1"/>
            <w:tabs>
              <w:tab w:val="right" w:leader="dot" w:pos="8296"/>
            </w:tabs>
            <w:spacing w:before="0" w:after="0"/>
            <w:rPr>
              <w:del w:id="408" w:author="作者" w:date="2024-07-05T12:28:00Z"/>
              <w:rFonts w:eastAsiaTheme="minorEastAsia" w:cstheme="minorBidi"/>
              <w:b w:val="0"/>
              <w:bCs w:val="0"/>
              <w:noProof/>
              <w:kern w:val="2"/>
              <w:sz w:val="21"/>
              <w:szCs w:val="22"/>
            </w:rPr>
          </w:pPr>
          <w:del w:id="409" w:author="作者" w:date="2024-07-05T12:28:00Z">
            <w:r w:rsidRPr="0013281D" w:rsidDel="0013281D">
              <w:rPr>
                <w:rFonts w:ascii="Arial Narrow" w:eastAsia="仿宋_GB2312" w:hAnsi="Arial Narrow" w:cs="Arial Unicode MS"/>
                <w:noProof/>
              </w:rPr>
              <w:delText>6.</w:delText>
            </w:r>
            <w:r w:rsidRPr="0013281D" w:rsidDel="0013281D">
              <w:rPr>
                <w:rFonts w:ascii="Arial Narrow" w:eastAsia="仿宋_GB2312" w:hAnsi="Arial Narrow" w:cs="Arial Unicode MS"/>
                <w:noProof/>
              </w:rPr>
              <w:delText>价值链分析</w:delText>
            </w:r>
            <w:r w:rsidDel="0013281D">
              <w:rPr>
                <w:noProof/>
                <w:webHidden/>
              </w:rPr>
              <w:tab/>
            </w:r>
            <w:r w:rsidR="00CD30B6" w:rsidDel="0013281D">
              <w:rPr>
                <w:noProof/>
                <w:webHidden/>
              </w:rPr>
              <w:delText>32</w:delText>
            </w:r>
          </w:del>
        </w:p>
        <w:p w14:paraId="475D03E9" w14:textId="722C41AB" w:rsidR="00414426" w:rsidDel="0013281D" w:rsidRDefault="00414426" w:rsidP="0013281D">
          <w:pPr>
            <w:pStyle w:val="TOC2"/>
            <w:tabs>
              <w:tab w:val="right" w:leader="dot" w:pos="8296"/>
            </w:tabs>
            <w:spacing w:before="0"/>
            <w:rPr>
              <w:del w:id="410" w:author="作者" w:date="2024-07-05T12:28:00Z"/>
              <w:rFonts w:eastAsiaTheme="minorEastAsia" w:cstheme="minorBidi"/>
              <w:i w:val="0"/>
              <w:iCs w:val="0"/>
              <w:noProof/>
              <w:kern w:val="2"/>
              <w:sz w:val="21"/>
              <w:szCs w:val="22"/>
            </w:rPr>
          </w:pPr>
          <w:del w:id="411" w:author="作者" w:date="2024-07-05T12:28:00Z">
            <w:r w:rsidRPr="0013281D" w:rsidDel="0013281D">
              <w:rPr>
                <w:rFonts w:ascii="Arial Narrow" w:eastAsia="仿宋_GB2312" w:hAnsi="Arial Narrow" w:cs="楷体"/>
                <w:noProof/>
              </w:rPr>
              <w:delText>6.1.</w:delText>
            </w:r>
            <w:r w:rsidRPr="0013281D" w:rsidDel="0013281D">
              <w:rPr>
                <w:rFonts w:ascii="Arial Narrow" w:eastAsia="仿宋_GB2312" w:hAnsi="Arial Narrow" w:cs="楷体"/>
                <w:noProof/>
              </w:rPr>
              <w:delText>确定关键价值驱动因素</w:delText>
            </w:r>
            <w:r w:rsidDel="0013281D">
              <w:rPr>
                <w:noProof/>
                <w:webHidden/>
              </w:rPr>
              <w:tab/>
            </w:r>
            <w:r w:rsidR="00CD30B6" w:rsidDel="0013281D">
              <w:rPr>
                <w:noProof/>
                <w:webHidden/>
              </w:rPr>
              <w:delText>32</w:delText>
            </w:r>
          </w:del>
        </w:p>
        <w:p w14:paraId="566BD976" w14:textId="3BB9189D" w:rsidR="00414426" w:rsidDel="0013281D" w:rsidRDefault="00414426" w:rsidP="0013281D">
          <w:pPr>
            <w:pStyle w:val="TOC2"/>
            <w:tabs>
              <w:tab w:val="right" w:leader="dot" w:pos="8296"/>
            </w:tabs>
            <w:spacing w:before="0"/>
            <w:rPr>
              <w:del w:id="412" w:author="作者" w:date="2024-07-05T12:28:00Z"/>
              <w:rFonts w:eastAsiaTheme="minorEastAsia" w:cstheme="minorBidi"/>
              <w:i w:val="0"/>
              <w:iCs w:val="0"/>
              <w:noProof/>
              <w:kern w:val="2"/>
              <w:sz w:val="21"/>
              <w:szCs w:val="22"/>
            </w:rPr>
          </w:pPr>
          <w:del w:id="413" w:author="作者" w:date="2024-07-05T12:28:00Z">
            <w:r w:rsidRPr="0013281D" w:rsidDel="0013281D">
              <w:rPr>
                <w:rFonts w:ascii="Arial Narrow" w:eastAsia="仿宋_GB2312" w:hAnsi="Arial Narrow" w:cs="楷体"/>
                <w:noProof/>
              </w:rPr>
              <w:delText>6.2.</w:delText>
            </w:r>
            <w:r w:rsidRPr="0013281D" w:rsidDel="0013281D">
              <w:rPr>
                <w:rFonts w:ascii="Arial Narrow" w:eastAsia="仿宋_GB2312" w:hAnsi="Arial Narrow" w:cs="楷体"/>
                <w:noProof/>
              </w:rPr>
              <w:delText>集团价值链</w:delText>
            </w:r>
            <w:r w:rsidDel="0013281D">
              <w:rPr>
                <w:noProof/>
                <w:webHidden/>
              </w:rPr>
              <w:tab/>
            </w:r>
            <w:r w:rsidR="00CD30B6" w:rsidDel="0013281D">
              <w:rPr>
                <w:noProof/>
                <w:webHidden/>
              </w:rPr>
              <w:delText>33</w:delText>
            </w:r>
          </w:del>
        </w:p>
        <w:p w14:paraId="02825937" w14:textId="3391AC2F" w:rsidR="00414426" w:rsidDel="0013281D" w:rsidRDefault="00414426" w:rsidP="0013281D">
          <w:pPr>
            <w:pStyle w:val="TOC2"/>
            <w:tabs>
              <w:tab w:val="right" w:leader="dot" w:pos="8296"/>
            </w:tabs>
            <w:spacing w:before="0"/>
            <w:rPr>
              <w:del w:id="414" w:author="作者" w:date="2024-07-05T12:28:00Z"/>
              <w:rFonts w:eastAsiaTheme="minorEastAsia" w:cstheme="minorBidi"/>
              <w:i w:val="0"/>
              <w:iCs w:val="0"/>
              <w:noProof/>
              <w:kern w:val="2"/>
              <w:sz w:val="21"/>
              <w:szCs w:val="22"/>
            </w:rPr>
          </w:pPr>
          <w:del w:id="415" w:author="作者" w:date="2024-07-05T12:28:00Z">
            <w:r w:rsidRPr="0013281D" w:rsidDel="0013281D">
              <w:rPr>
                <w:rFonts w:ascii="Arial Narrow" w:eastAsia="仿宋_GB2312" w:hAnsi="Arial Narrow" w:cs="楷体"/>
                <w:noProof/>
              </w:rPr>
              <w:delText>6.3.</w:delText>
            </w:r>
            <w:r w:rsidRPr="0013281D" w:rsidDel="0013281D">
              <w:rPr>
                <w:rFonts w:ascii="Arial Narrow" w:eastAsia="仿宋_GB2312" w:hAnsi="Arial Narrow" w:cs="楷体"/>
                <w:noProof/>
              </w:rPr>
              <w:delText>交易定价影响要素</w:delText>
            </w:r>
            <w:r w:rsidDel="0013281D">
              <w:rPr>
                <w:noProof/>
                <w:webHidden/>
              </w:rPr>
              <w:tab/>
            </w:r>
            <w:r w:rsidR="00CD30B6" w:rsidDel="0013281D">
              <w:rPr>
                <w:noProof/>
                <w:webHidden/>
              </w:rPr>
              <w:delText>34</w:delText>
            </w:r>
          </w:del>
        </w:p>
        <w:p w14:paraId="5DA5422F" w14:textId="49CE1E88" w:rsidR="00414426" w:rsidDel="0013281D" w:rsidRDefault="00414426" w:rsidP="0013281D">
          <w:pPr>
            <w:pStyle w:val="TOC2"/>
            <w:tabs>
              <w:tab w:val="right" w:leader="dot" w:pos="8296"/>
            </w:tabs>
            <w:spacing w:before="0"/>
            <w:rPr>
              <w:del w:id="416" w:author="作者" w:date="2024-07-05T12:28:00Z"/>
              <w:rFonts w:eastAsiaTheme="minorEastAsia" w:cstheme="minorBidi"/>
              <w:i w:val="0"/>
              <w:iCs w:val="0"/>
              <w:noProof/>
              <w:kern w:val="2"/>
              <w:sz w:val="21"/>
              <w:szCs w:val="22"/>
            </w:rPr>
          </w:pPr>
          <w:del w:id="417" w:author="作者" w:date="2024-07-05T12:28:00Z">
            <w:r w:rsidRPr="0013281D" w:rsidDel="0013281D">
              <w:rPr>
                <w:rFonts w:ascii="Arial Narrow" w:eastAsia="仿宋_GB2312" w:hAnsi="Arial Narrow" w:cs="楷体"/>
                <w:noProof/>
              </w:rPr>
              <w:delText>6.3.1.</w:delText>
            </w:r>
            <w:r w:rsidRPr="0013281D" w:rsidDel="0013281D">
              <w:rPr>
                <w:rFonts w:ascii="Arial Narrow" w:eastAsia="仿宋_GB2312" w:hAnsi="Arial Narrow" w:cs="楷体"/>
                <w:noProof/>
              </w:rPr>
              <w:delText>地域成本节约</w:delText>
            </w:r>
            <w:r w:rsidDel="0013281D">
              <w:rPr>
                <w:noProof/>
                <w:webHidden/>
              </w:rPr>
              <w:tab/>
            </w:r>
            <w:r w:rsidR="00CD30B6" w:rsidDel="0013281D">
              <w:rPr>
                <w:noProof/>
                <w:webHidden/>
              </w:rPr>
              <w:delText>34</w:delText>
            </w:r>
          </w:del>
        </w:p>
        <w:p w14:paraId="27E8EF8D" w14:textId="6A4E95C2" w:rsidR="00414426" w:rsidDel="0013281D" w:rsidRDefault="00414426" w:rsidP="0013281D">
          <w:pPr>
            <w:pStyle w:val="TOC2"/>
            <w:tabs>
              <w:tab w:val="right" w:leader="dot" w:pos="8296"/>
            </w:tabs>
            <w:spacing w:before="0"/>
            <w:rPr>
              <w:del w:id="418" w:author="作者" w:date="2024-07-05T12:28:00Z"/>
              <w:rFonts w:eastAsiaTheme="minorEastAsia" w:cstheme="minorBidi"/>
              <w:i w:val="0"/>
              <w:iCs w:val="0"/>
              <w:noProof/>
              <w:kern w:val="2"/>
              <w:sz w:val="21"/>
              <w:szCs w:val="22"/>
            </w:rPr>
          </w:pPr>
          <w:del w:id="419" w:author="作者" w:date="2024-07-05T12:28:00Z">
            <w:r w:rsidRPr="0013281D" w:rsidDel="0013281D">
              <w:rPr>
                <w:rFonts w:ascii="Arial Narrow" w:eastAsia="仿宋_GB2312" w:hAnsi="Arial Narrow" w:cs="楷体"/>
                <w:noProof/>
              </w:rPr>
              <w:delText>6.3.2.</w:delText>
            </w:r>
            <w:r w:rsidRPr="0013281D" w:rsidDel="0013281D">
              <w:rPr>
                <w:rFonts w:ascii="Arial Narrow" w:eastAsia="仿宋_GB2312" w:hAnsi="Arial Narrow" w:cs="楷体"/>
                <w:noProof/>
              </w:rPr>
              <w:delText>市场溢价</w:delText>
            </w:r>
            <w:r w:rsidDel="0013281D">
              <w:rPr>
                <w:noProof/>
                <w:webHidden/>
              </w:rPr>
              <w:tab/>
            </w:r>
            <w:r w:rsidR="00CD30B6" w:rsidDel="0013281D">
              <w:rPr>
                <w:noProof/>
                <w:webHidden/>
              </w:rPr>
              <w:delText>35</w:delText>
            </w:r>
          </w:del>
        </w:p>
        <w:p w14:paraId="2E3AC2F9" w14:textId="0BBA2BF8" w:rsidR="00414426" w:rsidDel="0013281D" w:rsidRDefault="00414426" w:rsidP="0013281D">
          <w:pPr>
            <w:pStyle w:val="TOC2"/>
            <w:tabs>
              <w:tab w:val="right" w:leader="dot" w:pos="8296"/>
            </w:tabs>
            <w:spacing w:before="0"/>
            <w:rPr>
              <w:del w:id="420" w:author="作者" w:date="2024-07-05T12:28:00Z"/>
              <w:rFonts w:eastAsiaTheme="minorEastAsia" w:cstheme="minorBidi"/>
              <w:i w:val="0"/>
              <w:iCs w:val="0"/>
              <w:noProof/>
              <w:kern w:val="2"/>
              <w:sz w:val="21"/>
              <w:szCs w:val="22"/>
            </w:rPr>
          </w:pPr>
          <w:del w:id="421" w:author="作者" w:date="2024-07-05T12:28:00Z">
            <w:r w:rsidRPr="0013281D" w:rsidDel="0013281D">
              <w:rPr>
                <w:rFonts w:ascii="Arial Narrow" w:eastAsia="仿宋_GB2312" w:hAnsi="Arial Narrow" w:cs="楷体"/>
                <w:noProof/>
              </w:rPr>
              <w:delText>6.4.</w:delText>
            </w:r>
            <w:r w:rsidRPr="0013281D" w:rsidDel="0013281D">
              <w:rPr>
                <w:rFonts w:ascii="Arial Narrow" w:eastAsia="仿宋_GB2312" w:hAnsi="Arial Narrow" w:cs="楷体"/>
                <w:noProof/>
              </w:rPr>
              <w:delText>价值链各参与方财务报表</w:delText>
            </w:r>
            <w:r w:rsidDel="0013281D">
              <w:rPr>
                <w:noProof/>
                <w:webHidden/>
              </w:rPr>
              <w:tab/>
            </w:r>
            <w:r w:rsidR="00CD30B6" w:rsidDel="0013281D">
              <w:rPr>
                <w:noProof/>
                <w:webHidden/>
              </w:rPr>
              <w:delText>36</w:delText>
            </w:r>
          </w:del>
        </w:p>
        <w:p w14:paraId="1F56A0A0" w14:textId="6CDE1265" w:rsidR="00414426" w:rsidDel="0013281D" w:rsidRDefault="00414426" w:rsidP="0013281D">
          <w:pPr>
            <w:pStyle w:val="TOC1"/>
            <w:tabs>
              <w:tab w:val="right" w:leader="dot" w:pos="8296"/>
            </w:tabs>
            <w:spacing w:before="0" w:after="0"/>
            <w:rPr>
              <w:del w:id="422" w:author="作者" w:date="2024-07-05T12:28:00Z"/>
              <w:rFonts w:eastAsiaTheme="minorEastAsia" w:cstheme="minorBidi"/>
              <w:b w:val="0"/>
              <w:bCs w:val="0"/>
              <w:noProof/>
              <w:kern w:val="2"/>
              <w:sz w:val="21"/>
              <w:szCs w:val="22"/>
            </w:rPr>
          </w:pPr>
          <w:del w:id="423" w:author="作者" w:date="2024-07-05T12:28:00Z">
            <w:r w:rsidRPr="0013281D" w:rsidDel="0013281D">
              <w:rPr>
                <w:rFonts w:ascii="Arial Narrow" w:eastAsia="仿宋_GB2312" w:hAnsi="Arial Narrow" w:cs="Arial Unicode MS"/>
                <w:noProof/>
              </w:rPr>
              <w:delText>7.</w:delText>
            </w:r>
            <w:r w:rsidRPr="0013281D" w:rsidDel="0013281D">
              <w:rPr>
                <w:rFonts w:ascii="Arial Narrow" w:eastAsia="仿宋_GB2312" w:hAnsi="Arial Narrow" w:cs="Arial Unicode MS"/>
                <w:noProof/>
              </w:rPr>
              <w:delText>可比性分析</w:delText>
            </w:r>
            <w:r w:rsidDel="0013281D">
              <w:rPr>
                <w:noProof/>
                <w:webHidden/>
              </w:rPr>
              <w:tab/>
            </w:r>
            <w:r w:rsidR="00CD30B6" w:rsidDel="0013281D">
              <w:rPr>
                <w:noProof/>
                <w:webHidden/>
              </w:rPr>
              <w:delText>37</w:delText>
            </w:r>
          </w:del>
        </w:p>
        <w:p w14:paraId="595CEF9E" w14:textId="154CCF49" w:rsidR="00414426" w:rsidDel="0013281D" w:rsidRDefault="00414426" w:rsidP="0013281D">
          <w:pPr>
            <w:pStyle w:val="TOC2"/>
            <w:tabs>
              <w:tab w:val="right" w:leader="dot" w:pos="8296"/>
            </w:tabs>
            <w:spacing w:before="0"/>
            <w:rPr>
              <w:del w:id="424" w:author="作者" w:date="2024-07-05T12:28:00Z"/>
              <w:rFonts w:eastAsiaTheme="minorEastAsia" w:cstheme="minorBidi"/>
              <w:i w:val="0"/>
              <w:iCs w:val="0"/>
              <w:noProof/>
              <w:kern w:val="2"/>
              <w:sz w:val="21"/>
              <w:szCs w:val="22"/>
            </w:rPr>
          </w:pPr>
          <w:del w:id="425" w:author="作者" w:date="2024-07-05T12:28:00Z">
            <w:r w:rsidRPr="0013281D" w:rsidDel="0013281D">
              <w:rPr>
                <w:rFonts w:ascii="Arial Narrow" w:eastAsia="仿宋_GB2312" w:hAnsi="Arial Narrow" w:cs="楷体"/>
                <w:noProof/>
              </w:rPr>
              <w:delText>7.1.</w:delText>
            </w:r>
            <w:r w:rsidRPr="0013281D" w:rsidDel="0013281D">
              <w:rPr>
                <w:rFonts w:ascii="Arial Narrow" w:eastAsia="仿宋_GB2312" w:hAnsi="Arial Narrow" w:cs="楷体"/>
                <w:noProof/>
              </w:rPr>
              <w:delText>简介</w:delText>
            </w:r>
            <w:r w:rsidDel="0013281D">
              <w:rPr>
                <w:noProof/>
                <w:webHidden/>
              </w:rPr>
              <w:tab/>
            </w:r>
            <w:r w:rsidR="00CD30B6" w:rsidDel="0013281D">
              <w:rPr>
                <w:noProof/>
                <w:webHidden/>
              </w:rPr>
              <w:delText>37</w:delText>
            </w:r>
          </w:del>
        </w:p>
        <w:p w14:paraId="5D6163E7" w14:textId="0BF1DDA4" w:rsidR="00414426" w:rsidDel="0013281D" w:rsidRDefault="00414426" w:rsidP="0013281D">
          <w:pPr>
            <w:pStyle w:val="TOC2"/>
            <w:tabs>
              <w:tab w:val="right" w:leader="dot" w:pos="8296"/>
            </w:tabs>
            <w:spacing w:before="0"/>
            <w:rPr>
              <w:del w:id="426" w:author="作者" w:date="2024-07-05T12:28:00Z"/>
              <w:rFonts w:eastAsiaTheme="minorEastAsia" w:cstheme="minorBidi"/>
              <w:i w:val="0"/>
              <w:iCs w:val="0"/>
              <w:noProof/>
              <w:kern w:val="2"/>
              <w:sz w:val="21"/>
              <w:szCs w:val="22"/>
            </w:rPr>
          </w:pPr>
          <w:del w:id="427" w:author="作者" w:date="2024-07-05T12:28:00Z">
            <w:r w:rsidRPr="0013281D" w:rsidDel="0013281D">
              <w:rPr>
                <w:rFonts w:ascii="Arial Narrow" w:eastAsia="仿宋_GB2312" w:hAnsi="Arial Narrow" w:cs="楷体"/>
                <w:noProof/>
              </w:rPr>
              <w:delText>7.2.</w:delText>
            </w:r>
            <w:r w:rsidRPr="0013281D" w:rsidDel="0013281D">
              <w:rPr>
                <w:rFonts w:ascii="Arial Narrow" w:eastAsia="仿宋_GB2312" w:hAnsi="Arial Narrow" w:cs="楷体"/>
                <w:noProof/>
              </w:rPr>
              <w:delText>转让定价方法的选择</w:delText>
            </w:r>
            <w:r w:rsidDel="0013281D">
              <w:rPr>
                <w:noProof/>
                <w:webHidden/>
              </w:rPr>
              <w:tab/>
            </w:r>
            <w:r w:rsidR="00CD30B6" w:rsidDel="0013281D">
              <w:rPr>
                <w:noProof/>
                <w:webHidden/>
              </w:rPr>
              <w:delText>37</w:delText>
            </w:r>
          </w:del>
        </w:p>
        <w:p w14:paraId="7C427725" w14:textId="3A6C5325" w:rsidR="00414426" w:rsidDel="0013281D" w:rsidRDefault="00414426" w:rsidP="0013281D">
          <w:pPr>
            <w:pStyle w:val="TOC2"/>
            <w:tabs>
              <w:tab w:val="right" w:leader="dot" w:pos="8296"/>
            </w:tabs>
            <w:spacing w:before="0"/>
            <w:rPr>
              <w:del w:id="428" w:author="作者" w:date="2024-07-05T12:28:00Z"/>
              <w:rFonts w:eastAsiaTheme="minorEastAsia" w:cstheme="minorBidi"/>
              <w:i w:val="0"/>
              <w:iCs w:val="0"/>
              <w:noProof/>
              <w:kern w:val="2"/>
              <w:sz w:val="21"/>
              <w:szCs w:val="22"/>
            </w:rPr>
          </w:pPr>
          <w:del w:id="429" w:author="作者" w:date="2024-07-05T12:28:00Z">
            <w:r w:rsidRPr="0013281D" w:rsidDel="0013281D">
              <w:rPr>
                <w:rFonts w:ascii="Arial Narrow" w:eastAsia="仿宋_GB2312" w:hAnsi="Arial Narrow" w:cs="楷体"/>
                <w:noProof/>
              </w:rPr>
              <w:delText>7.3.</w:delText>
            </w:r>
            <w:r w:rsidRPr="0013281D" w:rsidDel="0013281D">
              <w:rPr>
                <w:rFonts w:ascii="Arial Narrow" w:eastAsia="仿宋_GB2312" w:hAnsi="Arial Narrow" w:cs="楷体"/>
                <w:noProof/>
              </w:rPr>
              <w:delText>验证对象的选择</w:delText>
            </w:r>
            <w:r w:rsidDel="0013281D">
              <w:rPr>
                <w:noProof/>
                <w:webHidden/>
              </w:rPr>
              <w:tab/>
            </w:r>
            <w:r w:rsidR="00CD30B6" w:rsidDel="0013281D">
              <w:rPr>
                <w:noProof/>
                <w:webHidden/>
              </w:rPr>
              <w:delText>39</w:delText>
            </w:r>
          </w:del>
        </w:p>
        <w:p w14:paraId="1CE1CBAB" w14:textId="0DA7FDFB" w:rsidR="00414426" w:rsidDel="0013281D" w:rsidRDefault="00414426" w:rsidP="0013281D">
          <w:pPr>
            <w:pStyle w:val="TOC2"/>
            <w:tabs>
              <w:tab w:val="right" w:leader="dot" w:pos="8296"/>
            </w:tabs>
            <w:spacing w:before="0"/>
            <w:rPr>
              <w:del w:id="430" w:author="作者" w:date="2024-07-05T12:28:00Z"/>
              <w:rFonts w:eastAsiaTheme="minorEastAsia" w:cstheme="minorBidi"/>
              <w:i w:val="0"/>
              <w:iCs w:val="0"/>
              <w:noProof/>
              <w:kern w:val="2"/>
              <w:sz w:val="21"/>
              <w:szCs w:val="22"/>
            </w:rPr>
          </w:pPr>
          <w:del w:id="431" w:author="作者" w:date="2024-07-05T12:28:00Z">
            <w:r w:rsidRPr="0013281D" w:rsidDel="0013281D">
              <w:rPr>
                <w:rFonts w:ascii="Arial Narrow" w:eastAsia="仿宋_GB2312" w:hAnsi="Arial Narrow" w:cs="楷体"/>
                <w:noProof/>
              </w:rPr>
              <w:delText>7.4.</w:delText>
            </w:r>
            <w:r w:rsidRPr="0013281D" w:rsidDel="0013281D">
              <w:rPr>
                <w:rFonts w:ascii="Arial Narrow" w:eastAsia="仿宋_GB2312" w:hAnsi="Arial Narrow" w:cs="楷体"/>
                <w:noProof/>
              </w:rPr>
              <w:delText>转让定价方法的应用</w:delText>
            </w:r>
            <w:r w:rsidDel="0013281D">
              <w:rPr>
                <w:noProof/>
                <w:webHidden/>
              </w:rPr>
              <w:tab/>
            </w:r>
            <w:r w:rsidR="00CD30B6" w:rsidDel="0013281D">
              <w:rPr>
                <w:noProof/>
                <w:webHidden/>
              </w:rPr>
              <w:delText>39</w:delText>
            </w:r>
          </w:del>
        </w:p>
        <w:p w14:paraId="1D4F111A" w14:textId="3B3FBC7B" w:rsidR="00414426" w:rsidDel="0013281D" w:rsidRDefault="00414426" w:rsidP="0013281D">
          <w:pPr>
            <w:pStyle w:val="TOC2"/>
            <w:tabs>
              <w:tab w:val="right" w:leader="dot" w:pos="8296"/>
            </w:tabs>
            <w:spacing w:before="0"/>
            <w:rPr>
              <w:del w:id="432" w:author="作者" w:date="2024-07-05T12:28:00Z"/>
              <w:rFonts w:eastAsiaTheme="minorEastAsia" w:cstheme="minorBidi"/>
              <w:i w:val="0"/>
              <w:iCs w:val="0"/>
              <w:noProof/>
              <w:kern w:val="2"/>
              <w:sz w:val="21"/>
              <w:szCs w:val="22"/>
            </w:rPr>
          </w:pPr>
          <w:del w:id="433" w:author="作者" w:date="2024-07-05T12:28:00Z">
            <w:r w:rsidRPr="0013281D" w:rsidDel="0013281D">
              <w:rPr>
                <w:rFonts w:ascii="Arial Narrow" w:eastAsia="仿宋_GB2312" w:hAnsi="Arial Narrow" w:cs="楷体"/>
                <w:noProof/>
              </w:rPr>
              <w:delText>7.4.1.</w:delText>
            </w:r>
            <w:r w:rsidRPr="0013281D" w:rsidDel="0013281D">
              <w:rPr>
                <w:rFonts w:ascii="Arial Narrow" w:eastAsia="仿宋_GB2312" w:hAnsi="Arial Narrow" w:cs="楷体"/>
                <w:noProof/>
              </w:rPr>
              <w:delText>概述</w:delText>
            </w:r>
            <w:r w:rsidDel="0013281D">
              <w:rPr>
                <w:noProof/>
                <w:webHidden/>
              </w:rPr>
              <w:tab/>
            </w:r>
            <w:r w:rsidR="00CD30B6" w:rsidDel="0013281D">
              <w:rPr>
                <w:noProof/>
                <w:webHidden/>
              </w:rPr>
              <w:delText>39</w:delText>
            </w:r>
          </w:del>
        </w:p>
        <w:p w14:paraId="7D4FCBD6" w14:textId="14B83749" w:rsidR="00414426" w:rsidDel="0013281D" w:rsidRDefault="00414426" w:rsidP="0013281D">
          <w:pPr>
            <w:pStyle w:val="TOC2"/>
            <w:tabs>
              <w:tab w:val="right" w:leader="dot" w:pos="8296"/>
            </w:tabs>
            <w:spacing w:before="0"/>
            <w:rPr>
              <w:del w:id="434" w:author="作者" w:date="2024-07-05T12:28:00Z"/>
              <w:rFonts w:eastAsiaTheme="minorEastAsia" w:cstheme="minorBidi"/>
              <w:i w:val="0"/>
              <w:iCs w:val="0"/>
              <w:noProof/>
              <w:kern w:val="2"/>
              <w:sz w:val="21"/>
              <w:szCs w:val="22"/>
            </w:rPr>
          </w:pPr>
          <w:del w:id="435" w:author="作者" w:date="2024-07-05T12:28:00Z">
            <w:r w:rsidRPr="0013281D" w:rsidDel="0013281D">
              <w:rPr>
                <w:rFonts w:ascii="Arial Narrow" w:eastAsia="仿宋_GB2312" w:hAnsi="Arial Narrow" w:cs="楷体"/>
                <w:noProof/>
              </w:rPr>
              <w:delText>7.4.2.</w:delText>
            </w:r>
            <w:r w:rsidRPr="0013281D" w:rsidDel="0013281D">
              <w:rPr>
                <w:rFonts w:ascii="Arial Narrow" w:eastAsia="仿宋_GB2312" w:hAnsi="Arial Narrow" w:cs="楷体"/>
                <w:noProof/>
              </w:rPr>
              <w:delText>确定与受测关联交易相关的财务数据</w:delText>
            </w:r>
            <w:r w:rsidDel="0013281D">
              <w:rPr>
                <w:noProof/>
                <w:webHidden/>
              </w:rPr>
              <w:tab/>
            </w:r>
            <w:r w:rsidR="00CD30B6" w:rsidDel="0013281D">
              <w:rPr>
                <w:noProof/>
                <w:webHidden/>
              </w:rPr>
              <w:delText>39</w:delText>
            </w:r>
          </w:del>
        </w:p>
        <w:p w14:paraId="794BD630" w14:textId="36C33CF1" w:rsidR="00414426" w:rsidDel="0013281D" w:rsidRDefault="00CD30B6" w:rsidP="0013281D">
          <w:pPr>
            <w:pStyle w:val="TOC2"/>
            <w:tabs>
              <w:tab w:val="right" w:leader="dot" w:pos="8296"/>
            </w:tabs>
            <w:spacing w:before="0"/>
            <w:rPr>
              <w:del w:id="436" w:author="作者" w:date="2024-07-05T12:28:00Z"/>
              <w:rFonts w:eastAsiaTheme="minorEastAsia" w:cstheme="minorBidi"/>
              <w:i w:val="0"/>
              <w:iCs w:val="0"/>
              <w:noProof/>
              <w:kern w:val="2"/>
              <w:sz w:val="21"/>
              <w:szCs w:val="22"/>
            </w:rPr>
          </w:pPr>
          <w:ins w:id="437" w:author="admin" w:date="2024-07-03T16:11:00Z">
            <w:del w:id="438" w:author="作者" w:date="2024-07-05T12:28:00Z">
              <w:r w:rsidDel="0013281D">
                <w:rPr>
                  <w:rFonts w:ascii="微软雅黑" w:eastAsia="微软雅黑" w:hAnsi="微软雅黑" w:cs="微软雅黑" w:hint="eastAsia"/>
                  <w:b/>
                  <w:bCs/>
                  <w:noProof/>
                </w:rPr>
                <w:delText>错误</w:delText>
              </w:r>
              <w:r w:rsidDel="0013281D">
                <w:rPr>
                  <w:rFonts w:hint="eastAsia"/>
                  <w:b/>
                  <w:bCs/>
                  <w:noProof/>
                </w:rPr>
                <w:delText>!</w:delText>
              </w:r>
              <w:r w:rsidDel="0013281D">
                <w:rPr>
                  <w:rFonts w:ascii="微软雅黑" w:eastAsia="微软雅黑" w:hAnsi="微软雅黑" w:cs="微软雅黑" w:hint="eastAsia"/>
                  <w:b/>
                  <w:bCs/>
                  <w:noProof/>
                </w:rPr>
                <w:delText>超链接引用无效</w:delText>
              </w:r>
              <w:r w:rsidDel="0013281D">
                <w:rPr>
                  <w:rFonts w:ascii="Malgun Gothic Semilight" w:eastAsia="Malgun Gothic Semilight" w:hAnsi="Malgun Gothic Semilight" w:cs="Malgun Gothic Semilight" w:hint="eastAsia"/>
                  <w:b/>
                  <w:bCs/>
                  <w:noProof/>
                </w:rPr>
                <w:delText>。</w:delText>
              </w:r>
            </w:del>
          </w:ins>
          <w:del w:id="439" w:author="作者" w:date="2024-07-05T12:28:00Z">
            <w:r w:rsidR="00414426" w:rsidRPr="0013281D" w:rsidDel="0013281D">
              <w:rPr>
                <w:rFonts w:ascii="Arial Narrow" w:eastAsia="仿宋_GB2312" w:hAnsi="Arial Narrow" w:cs="楷体"/>
                <w:noProof/>
              </w:rPr>
              <w:delText>7.4.2.1</w:delText>
            </w:r>
            <w:r w:rsidR="00414426" w:rsidRPr="0013281D" w:rsidDel="0013281D">
              <w:rPr>
                <w:rFonts w:ascii="Arial Narrow" w:eastAsia="仿宋_GB2312" w:hAnsi="Arial Narrow" w:cs="楷体"/>
                <w:noProof/>
              </w:rPr>
              <w:delText>特殊因素分析和调整</w:delText>
            </w:r>
            <w:r w:rsidR="00414426" w:rsidDel="0013281D">
              <w:rPr>
                <w:noProof/>
                <w:webHidden/>
              </w:rPr>
              <w:tab/>
            </w:r>
            <w:r w:rsidR="0083509D" w:rsidDel="0013281D">
              <w:rPr>
                <w:noProof/>
                <w:webHidden/>
              </w:rPr>
              <w:delText>40</w:delText>
            </w:r>
          </w:del>
        </w:p>
        <w:p w14:paraId="6D64DC9B" w14:textId="532BF35C" w:rsidR="00414426" w:rsidDel="0013281D" w:rsidRDefault="00414426" w:rsidP="0013281D">
          <w:pPr>
            <w:pStyle w:val="TOC2"/>
            <w:tabs>
              <w:tab w:val="right" w:leader="dot" w:pos="8296"/>
            </w:tabs>
            <w:spacing w:before="0"/>
            <w:rPr>
              <w:del w:id="440" w:author="作者" w:date="2024-07-05T12:28:00Z"/>
              <w:rFonts w:eastAsiaTheme="minorEastAsia" w:cstheme="minorBidi"/>
              <w:i w:val="0"/>
              <w:iCs w:val="0"/>
              <w:noProof/>
              <w:kern w:val="2"/>
              <w:sz w:val="21"/>
              <w:szCs w:val="22"/>
            </w:rPr>
          </w:pPr>
          <w:del w:id="441" w:author="作者" w:date="2024-07-05T12:28:00Z">
            <w:r w:rsidRPr="0013281D" w:rsidDel="0013281D">
              <w:rPr>
                <w:rFonts w:ascii="Arial Narrow" w:eastAsia="仿宋_GB2312" w:hAnsi="Arial Narrow" w:cs="楷体"/>
                <w:noProof/>
              </w:rPr>
              <w:delText>7.4.3.</w:delText>
            </w:r>
            <w:r w:rsidRPr="0013281D" w:rsidDel="0013281D">
              <w:rPr>
                <w:rFonts w:ascii="Arial Narrow" w:eastAsia="仿宋_GB2312" w:hAnsi="Arial Narrow" w:cs="楷体"/>
                <w:noProof/>
              </w:rPr>
              <w:delText>搜寻外部可比公司</w:delText>
            </w:r>
            <w:r w:rsidDel="0013281D">
              <w:rPr>
                <w:noProof/>
                <w:webHidden/>
              </w:rPr>
              <w:tab/>
            </w:r>
          </w:del>
          <w:ins w:id="442" w:author="admin" w:date="2024-07-03T16:11:00Z">
            <w:del w:id="443" w:author="作者" w:date="2024-07-05T12:28:00Z">
              <w:r w:rsidR="00CD30B6" w:rsidDel="0013281D">
                <w:rPr>
                  <w:noProof/>
                  <w:webHidden/>
                </w:rPr>
                <w:delText>40</w:delText>
              </w:r>
            </w:del>
          </w:ins>
          <w:del w:id="444" w:author="作者" w:date="2024-07-05T12:28:00Z">
            <w:r w:rsidDel="0013281D">
              <w:rPr>
                <w:noProof/>
                <w:webHidden/>
              </w:rPr>
              <w:delText>42</w:delText>
            </w:r>
          </w:del>
        </w:p>
        <w:p w14:paraId="5170192C" w14:textId="7A737E69" w:rsidR="00414426" w:rsidDel="0013281D" w:rsidRDefault="00414426" w:rsidP="0013281D">
          <w:pPr>
            <w:pStyle w:val="TOC2"/>
            <w:tabs>
              <w:tab w:val="right" w:leader="dot" w:pos="8296"/>
            </w:tabs>
            <w:spacing w:before="0"/>
            <w:rPr>
              <w:del w:id="445" w:author="作者" w:date="2024-07-05T12:28:00Z"/>
              <w:rFonts w:eastAsiaTheme="minorEastAsia" w:cstheme="minorBidi"/>
              <w:i w:val="0"/>
              <w:iCs w:val="0"/>
              <w:noProof/>
              <w:kern w:val="2"/>
              <w:sz w:val="21"/>
              <w:szCs w:val="22"/>
            </w:rPr>
          </w:pPr>
          <w:del w:id="446" w:author="作者" w:date="2024-07-05T12:28:00Z">
            <w:r w:rsidRPr="0013281D" w:rsidDel="0013281D">
              <w:rPr>
                <w:rFonts w:ascii="Arial Narrow" w:eastAsia="仿宋_GB2312" w:hAnsi="Arial Narrow" w:cs="楷体"/>
                <w:noProof/>
              </w:rPr>
              <w:delText>7.4.3.6.</w:delText>
            </w:r>
            <w:r w:rsidRPr="0013281D" w:rsidDel="0013281D">
              <w:rPr>
                <w:rFonts w:ascii="Arial Narrow" w:eastAsia="仿宋_GB2312" w:hAnsi="Arial Narrow" w:cs="楷体"/>
                <w:noProof/>
              </w:rPr>
              <w:delText>外部可比公司搜寻过程</w:delText>
            </w:r>
            <w:r w:rsidDel="0013281D">
              <w:rPr>
                <w:noProof/>
                <w:webHidden/>
              </w:rPr>
              <w:tab/>
            </w:r>
          </w:del>
          <w:ins w:id="447" w:author="admin" w:date="2024-07-03T16:11:00Z">
            <w:del w:id="448" w:author="作者" w:date="2024-07-05T12:28:00Z">
              <w:r w:rsidR="00CD30B6" w:rsidDel="0013281D">
                <w:rPr>
                  <w:noProof/>
                  <w:webHidden/>
                </w:rPr>
                <w:delText>43</w:delText>
              </w:r>
            </w:del>
          </w:ins>
          <w:del w:id="449" w:author="作者" w:date="2024-07-05T12:28:00Z">
            <w:r w:rsidDel="0013281D">
              <w:rPr>
                <w:noProof/>
                <w:webHidden/>
              </w:rPr>
              <w:delText>45</w:delText>
            </w:r>
          </w:del>
        </w:p>
        <w:p w14:paraId="5482985B" w14:textId="30E44394" w:rsidR="00414426" w:rsidDel="0013281D" w:rsidRDefault="00414426" w:rsidP="0013281D">
          <w:pPr>
            <w:pStyle w:val="TOC2"/>
            <w:tabs>
              <w:tab w:val="right" w:leader="dot" w:pos="8296"/>
            </w:tabs>
            <w:spacing w:before="0"/>
            <w:rPr>
              <w:del w:id="450" w:author="作者" w:date="2024-07-05T12:28:00Z"/>
              <w:rFonts w:eastAsiaTheme="minorEastAsia" w:cstheme="minorBidi"/>
              <w:i w:val="0"/>
              <w:iCs w:val="0"/>
              <w:noProof/>
              <w:kern w:val="2"/>
              <w:sz w:val="21"/>
              <w:szCs w:val="22"/>
            </w:rPr>
          </w:pPr>
          <w:del w:id="451" w:author="作者" w:date="2024-07-05T12:28:00Z">
            <w:r w:rsidRPr="0013281D" w:rsidDel="0013281D">
              <w:rPr>
                <w:rFonts w:ascii="Arial Narrow" w:eastAsia="仿宋_GB2312" w:hAnsi="Arial Narrow" w:cs="楷体"/>
                <w:noProof/>
              </w:rPr>
              <w:delText>7.4.4</w:delText>
            </w:r>
            <w:r w:rsidRPr="0013281D" w:rsidDel="0013281D">
              <w:rPr>
                <w:rFonts w:ascii="Arial Narrow" w:eastAsia="仿宋_GB2312" w:hAnsi="Arial Narrow" w:cs="楷体"/>
                <w:noProof/>
              </w:rPr>
              <w:delText>可比公司利润水平</w:delText>
            </w:r>
            <w:r w:rsidDel="0013281D">
              <w:rPr>
                <w:noProof/>
                <w:webHidden/>
              </w:rPr>
              <w:tab/>
            </w:r>
          </w:del>
          <w:ins w:id="452" w:author="admin" w:date="2024-07-03T16:11:00Z">
            <w:del w:id="453" w:author="作者" w:date="2024-07-05T12:28:00Z">
              <w:r w:rsidR="00CD30B6" w:rsidDel="0013281D">
                <w:rPr>
                  <w:noProof/>
                  <w:webHidden/>
                </w:rPr>
                <w:delText>44</w:delText>
              </w:r>
            </w:del>
          </w:ins>
          <w:del w:id="454" w:author="作者" w:date="2024-07-05T12:28:00Z">
            <w:r w:rsidDel="0013281D">
              <w:rPr>
                <w:noProof/>
                <w:webHidden/>
              </w:rPr>
              <w:delText>45</w:delText>
            </w:r>
          </w:del>
        </w:p>
        <w:p w14:paraId="311BC010" w14:textId="3BD02AE4" w:rsidR="00414426" w:rsidDel="0013281D" w:rsidRDefault="00414426" w:rsidP="0013281D">
          <w:pPr>
            <w:pStyle w:val="TOC2"/>
            <w:tabs>
              <w:tab w:val="right" w:leader="dot" w:pos="8296"/>
            </w:tabs>
            <w:spacing w:before="0"/>
            <w:rPr>
              <w:del w:id="455" w:author="作者" w:date="2024-07-05T12:28:00Z"/>
              <w:rFonts w:eastAsiaTheme="minorEastAsia" w:cstheme="minorBidi"/>
              <w:i w:val="0"/>
              <w:iCs w:val="0"/>
              <w:noProof/>
              <w:kern w:val="2"/>
              <w:sz w:val="21"/>
              <w:szCs w:val="22"/>
            </w:rPr>
          </w:pPr>
          <w:del w:id="456" w:author="作者" w:date="2024-07-05T12:28:00Z">
            <w:r w:rsidRPr="0013281D" w:rsidDel="0013281D">
              <w:rPr>
                <w:rFonts w:ascii="Arial Narrow" w:eastAsia="仿宋_GB2312" w:hAnsi="Arial Narrow" w:cs="楷体"/>
                <w:noProof/>
              </w:rPr>
              <w:delText>7.4.4.1.</w:delText>
            </w:r>
            <w:r w:rsidRPr="0013281D" w:rsidDel="0013281D">
              <w:rPr>
                <w:rFonts w:ascii="Arial Narrow" w:eastAsia="仿宋_GB2312" w:hAnsi="Arial Narrow" w:cs="楷体"/>
                <w:noProof/>
              </w:rPr>
              <w:delText>利润水平指标的选择</w:delText>
            </w:r>
            <w:r w:rsidDel="0013281D">
              <w:rPr>
                <w:noProof/>
                <w:webHidden/>
              </w:rPr>
              <w:tab/>
            </w:r>
          </w:del>
          <w:ins w:id="457" w:author="admin" w:date="2024-07-03T16:11:00Z">
            <w:del w:id="458" w:author="作者" w:date="2024-07-05T12:28:00Z">
              <w:r w:rsidR="00CD30B6" w:rsidDel="0013281D">
                <w:rPr>
                  <w:noProof/>
                  <w:webHidden/>
                </w:rPr>
                <w:delText>44</w:delText>
              </w:r>
            </w:del>
          </w:ins>
          <w:del w:id="459" w:author="作者" w:date="2024-07-05T12:28:00Z">
            <w:r w:rsidDel="0013281D">
              <w:rPr>
                <w:noProof/>
                <w:webHidden/>
              </w:rPr>
              <w:delText>45</w:delText>
            </w:r>
          </w:del>
        </w:p>
        <w:p w14:paraId="10A3F9F6" w14:textId="346A7F17" w:rsidR="00414426" w:rsidDel="0013281D" w:rsidRDefault="00414426" w:rsidP="0013281D">
          <w:pPr>
            <w:pStyle w:val="TOC2"/>
            <w:tabs>
              <w:tab w:val="right" w:leader="dot" w:pos="8296"/>
            </w:tabs>
            <w:spacing w:before="0"/>
            <w:rPr>
              <w:del w:id="460" w:author="作者" w:date="2024-07-05T12:28:00Z"/>
              <w:rFonts w:eastAsiaTheme="minorEastAsia" w:cstheme="minorBidi"/>
              <w:i w:val="0"/>
              <w:iCs w:val="0"/>
              <w:noProof/>
              <w:kern w:val="2"/>
              <w:sz w:val="21"/>
              <w:szCs w:val="22"/>
            </w:rPr>
          </w:pPr>
          <w:del w:id="461" w:author="作者" w:date="2024-07-05T12:28:00Z">
            <w:r w:rsidRPr="0013281D" w:rsidDel="0013281D">
              <w:rPr>
                <w:rFonts w:ascii="Arial Narrow" w:eastAsia="仿宋_GB2312" w:hAnsi="Arial Narrow" w:cs="楷体"/>
                <w:noProof/>
              </w:rPr>
              <w:delText>7.4.4.2.</w:delText>
            </w:r>
            <w:r w:rsidRPr="0013281D" w:rsidDel="0013281D">
              <w:rPr>
                <w:rFonts w:ascii="Arial Narrow" w:eastAsia="仿宋_GB2312" w:hAnsi="Arial Narrow" w:cs="楷体"/>
                <w:noProof/>
              </w:rPr>
              <w:delText>多年度数据的使用</w:delText>
            </w:r>
            <w:r w:rsidDel="0013281D">
              <w:rPr>
                <w:noProof/>
                <w:webHidden/>
              </w:rPr>
              <w:tab/>
            </w:r>
          </w:del>
          <w:ins w:id="462" w:author="admin" w:date="2024-07-03T16:11:00Z">
            <w:del w:id="463" w:author="作者" w:date="2024-07-05T12:28:00Z">
              <w:r w:rsidR="00CD30B6" w:rsidDel="0013281D">
                <w:rPr>
                  <w:noProof/>
                  <w:webHidden/>
                </w:rPr>
                <w:delText>44</w:delText>
              </w:r>
            </w:del>
          </w:ins>
          <w:del w:id="464" w:author="作者" w:date="2024-07-05T12:28:00Z">
            <w:r w:rsidDel="0013281D">
              <w:rPr>
                <w:noProof/>
                <w:webHidden/>
              </w:rPr>
              <w:delText>46</w:delText>
            </w:r>
          </w:del>
        </w:p>
        <w:p w14:paraId="7DB9052A" w14:textId="75F9E642" w:rsidR="00414426" w:rsidDel="0013281D" w:rsidRDefault="00414426" w:rsidP="0013281D">
          <w:pPr>
            <w:pStyle w:val="TOC2"/>
            <w:tabs>
              <w:tab w:val="right" w:leader="dot" w:pos="8296"/>
            </w:tabs>
            <w:spacing w:before="0"/>
            <w:rPr>
              <w:del w:id="465" w:author="作者" w:date="2024-07-05T12:28:00Z"/>
              <w:rFonts w:eastAsiaTheme="minorEastAsia" w:cstheme="minorBidi"/>
              <w:i w:val="0"/>
              <w:iCs w:val="0"/>
              <w:noProof/>
              <w:kern w:val="2"/>
              <w:sz w:val="21"/>
              <w:szCs w:val="22"/>
            </w:rPr>
          </w:pPr>
          <w:del w:id="466" w:author="作者" w:date="2024-07-05T12:28:00Z">
            <w:r w:rsidRPr="0013281D" w:rsidDel="0013281D">
              <w:rPr>
                <w:rFonts w:ascii="Arial Narrow" w:eastAsia="仿宋_GB2312" w:hAnsi="Arial Narrow" w:cs="楷体"/>
                <w:noProof/>
              </w:rPr>
              <w:delText>7.4.4.3.</w:delText>
            </w:r>
            <w:r w:rsidRPr="0013281D" w:rsidDel="0013281D">
              <w:rPr>
                <w:rFonts w:ascii="Arial Narrow" w:eastAsia="仿宋_GB2312" w:hAnsi="Arial Narrow" w:cs="楷体"/>
                <w:noProof/>
              </w:rPr>
              <w:delText>独立交易区间</w:delText>
            </w:r>
            <w:r w:rsidDel="0013281D">
              <w:rPr>
                <w:noProof/>
                <w:webHidden/>
              </w:rPr>
              <w:tab/>
            </w:r>
          </w:del>
          <w:ins w:id="467" w:author="admin" w:date="2024-07-03T16:11:00Z">
            <w:del w:id="468" w:author="作者" w:date="2024-07-05T12:28:00Z">
              <w:r w:rsidR="00CD30B6" w:rsidDel="0013281D">
                <w:rPr>
                  <w:noProof/>
                  <w:webHidden/>
                </w:rPr>
                <w:delText>45</w:delText>
              </w:r>
            </w:del>
          </w:ins>
          <w:del w:id="469" w:author="作者" w:date="2024-07-05T12:28:00Z">
            <w:r w:rsidDel="0013281D">
              <w:rPr>
                <w:noProof/>
                <w:webHidden/>
              </w:rPr>
              <w:delText>46</w:delText>
            </w:r>
          </w:del>
        </w:p>
        <w:p w14:paraId="3E08224E" w14:textId="02E5BF56" w:rsidR="00414426" w:rsidDel="0013281D" w:rsidRDefault="00414426" w:rsidP="0013281D">
          <w:pPr>
            <w:pStyle w:val="TOC1"/>
            <w:tabs>
              <w:tab w:val="right" w:leader="dot" w:pos="8296"/>
            </w:tabs>
            <w:spacing w:before="0" w:after="0"/>
            <w:rPr>
              <w:del w:id="470" w:author="作者" w:date="2024-07-05T12:28:00Z"/>
              <w:rFonts w:eastAsiaTheme="minorEastAsia" w:cstheme="minorBidi"/>
              <w:b w:val="0"/>
              <w:bCs w:val="0"/>
              <w:noProof/>
              <w:kern w:val="2"/>
              <w:sz w:val="21"/>
              <w:szCs w:val="22"/>
            </w:rPr>
          </w:pPr>
          <w:del w:id="471" w:author="作者" w:date="2024-07-05T12:28:00Z">
            <w:r w:rsidRPr="0013281D" w:rsidDel="0013281D">
              <w:rPr>
                <w:rFonts w:ascii="Arial Narrow" w:eastAsia="仿宋_GB2312" w:hAnsi="Arial Narrow" w:cs="Arial Unicode MS"/>
                <w:noProof/>
              </w:rPr>
              <w:delText>8.</w:delText>
            </w:r>
            <w:r w:rsidRPr="0013281D" w:rsidDel="0013281D">
              <w:rPr>
                <w:rFonts w:ascii="Arial Narrow" w:eastAsia="仿宋_GB2312" w:hAnsi="Arial Narrow" w:cs="Arial Unicode MS"/>
                <w:noProof/>
              </w:rPr>
              <w:delText>结论</w:delText>
            </w:r>
            <w:r w:rsidDel="0013281D">
              <w:rPr>
                <w:noProof/>
                <w:webHidden/>
              </w:rPr>
              <w:tab/>
            </w:r>
          </w:del>
          <w:ins w:id="472" w:author="admin" w:date="2024-07-03T16:11:00Z">
            <w:del w:id="473" w:author="作者" w:date="2024-07-05T12:28:00Z">
              <w:r w:rsidR="00CD30B6" w:rsidDel="0013281D">
                <w:rPr>
                  <w:noProof/>
                  <w:webHidden/>
                </w:rPr>
                <w:delText>47</w:delText>
              </w:r>
            </w:del>
          </w:ins>
          <w:del w:id="474" w:author="作者" w:date="2024-07-05T12:28:00Z">
            <w:r w:rsidDel="0013281D">
              <w:rPr>
                <w:noProof/>
                <w:webHidden/>
              </w:rPr>
              <w:delText>49</w:delText>
            </w:r>
          </w:del>
        </w:p>
        <w:p w14:paraId="5918E286" w14:textId="1CCA09B1" w:rsidR="00414426" w:rsidDel="0013281D" w:rsidRDefault="00414426" w:rsidP="0013281D">
          <w:pPr>
            <w:pStyle w:val="TOC1"/>
            <w:tabs>
              <w:tab w:val="right" w:leader="dot" w:pos="8296"/>
            </w:tabs>
            <w:spacing w:before="0" w:after="0"/>
            <w:rPr>
              <w:del w:id="475" w:author="作者" w:date="2024-07-05T12:28:00Z"/>
              <w:rFonts w:eastAsiaTheme="minorEastAsia" w:cstheme="minorBidi"/>
              <w:b w:val="0"/>
              <w:bCs w:val="0"/>
              <w:noProof/>
              <w:kern w:val="2"/>
              <w:sz w:val="21"/>
              <w:szCs w:val="22"/>
            </w:rPr>
          </w:pPr>
          <w:del w:id="476" w:author="作者" w:date="2024-07-05T12:28:00Z">
            <w:r w:rsidRPr="0013281D" w:rsidDel="0013281D">
              <w:rPr>
                <w:rFonts w:ascii="Arial Narrow" w:eastAsia="仿宋_GB2312" w:hAnsi="Arial Narrow" w:cs="Arial Unicode MS"/>
                <w:noProof/>
              </w:rPr>
              <w:delText>附件列表</w:delText>
            </w:r>
            <w:r w:rsidDel="0013281D">
              <w:rPr>
                <w:noProof/>
                <w:webHidden/>
              </w:rPr>
              <w:tab/>
            </w:r>
          </w:del>
          <w:ins w:id="477" w:author="admin" w:date="2024-07-03T16:11:00Z">
            <w:del w:id="478" w:author="作者" w:date="2024-07-05T12:28:00Z">
              <w:r w:rsidR="00CD30B6" w:rsidDel="0013281D">
                <w:rPr>
                  <w:noProof/>
                  <w:webHidden/>
                </w:rPr>
                <w:delText>48</w:delText>
              </w:r>
            </w:del>
          </w:ins>
          <w:del w:id="479" w:author="作者" w:date="2024-07-05T12:28:00Z">
            <w:r w:rsidDel="0013281D">
              <w:rPr>
                <w:noProof/>
                <w:webHidden/>
              </w:rPr>
              <w:delText>50</w:delText>
            </w:r>
          </w:del>
        </w:p>
        <w:p w14:paraId="2AB726DE" w14:textId="02C5FDBF" w:rsidR="00414426" w:rsidDel="0013281D" w:rsidRDefault="00414426" w:rsidP="0013281D">
          <w:pPr>
            <w:pStyle w:val="TOC1"/>
            <w:tabs>
              <w:tab w:val="right" w:leader="dot" w:pos="8296"/>
            </w:tabs>
            <w:spacing w:before="0" w:after="0"/>
            <w:rPr>
              <w:del w:id="480" w:author="作者" w:date="2024-07-05T12:28:00Z"/>
              <w:rFonts w:eastAsiaTheme="minorEastAsia" w:cstheme="minorBidi"/>
              <w:b w:val="0"/>
              <w:bCs w:val="0"/>
              <w:noProof/>
              <w:kern w:val="2"/>
              <w:sz w:val="21"/>
              <w:szCs w:val="22"/>
            </w:rPr>
          </w:pPr>
          <w:del w:id="481" w:author="作者" w:date="2024-07-05T12:28:00Z">
            <w:r w:rsidRPr="0013281D" w:rsidDel="0013281D">
              <w:rPr>
                <w:rFonts w:ascii="Arial Narrow" w:eastAsia="仿宋_GB2312" w:hAnsi="Arial Narrow" w:cs="Arial Unicode MS"/>
                <w:noProof/>
              </w:rPr>
              <w:delText>附件</w:delText>
            </w:r>
            <w:r w:rsidRPr="0013281D" w:rsidDel="0013281D">
              <w:rPr>
                <w:rFonts w:ascii="Arial Narrow" w:eastAsia="仿宋_GB2312" w:hAnsi="Arial Narrow" w:cs="Arial Unicode MS"/>
                <w:noProof/>
              </w:rPr>
              <w:delText>1</w:delText>
            </w:r>
            <w:r w:rsidRPr="0013281D" w:rsidDel="0013281D">
              <w:rPr>
                <w:rFonts w:ascii="Arial Narrow" w:eastAsia="仿宋_GB2312" w:hAnsi="Arial Narrow" w:cs="Arial Unicode MS"/>
                <w:noProof/>
              </w:rPr>
              <w:delText>转让定价方法简介</w:delText>
            </w:r>
            <w:r w:rsidDel="0013281D">
              <w:rPr>
                <w:noProof/>
                <w:webHidden/>
              </w:rPr>
              <w:tab/>
            </w:r>
          </w:del>
          <w:ins w:id="482" w:author="admin" w:date="2024-07-03T16:11:00Z">
            <w:del w:id="483" w:author="作者" w:date="2024-07-05T12:28:00Z">
              <w:r w:rsidR="00CD30B6" w:rsidDel="0013281D">
                <w:rPr>
                  <w:noProof/>
                  <w:webHidden/>
                </w:rPr>
                <w:delText>49</w:delText>
              </w:r>
            </w:del>
          </w:ins>
          <w:del w:id="484" w:author="作者" w:date="2024-07-05T12:28:00Z">
            <w:r w:rsidDel="0013281D">
              <w:rPr>
                <w:noProof/>
                <w:webHidden/>
              </w:rPr>
              <w:delText>51</w:delText>
            </w:r>
          </w:del>
        </w:p>
        <w:p w14:paraId="4F5AD39C" w14:textId="65B4FCFD" w:rsidR="00414426" w:rsidDel="0013281D" w:rsidRDefault="00414426" w:rsidP="0013281D">
          <w:pPr>
            <w:pStyle w:val="TOC1"/>
            <w:tabs>
              <w:tab w:val="right" w:leader="dot" w:pos="8296"/>
            </w:tabs>
            <w:spacing w:before="0" w:after="0"/>
            <w:rPr>
              <w:del w:id="485" w:author="作者" w:date="2024-07-05T12:28:00Z"/>
              <w:rFonts w:eastAsiaTheme="minorEastAsia" w:cstheme="minorBidi"/>
              <w:b w:val="0"/>
              <w:bCs w:val="0"/>
              <w:noProof/>
              <w:kern w:val="2"/>
              <w:sz w:val="21"/>
              <w:szCs w:val="22"/>
            </w:rPr>
          </w:pPr>
          <w:del w:id="486" w:author="作者" w:date="2024-07-05T12:28:00Z">
            <w:r w:rsidRPr="0013281D" w:rsidDel="0013281D">
              <w:rPr>
                <w:rFonts w:ascii="Arial Narrow" w:eastAsia="仿宋_GB2312" w:hAnsi="Arial Narrow" w:cs="Arial Unicode MS"/>
                <w:noProof/>
              </w:rPr>
              <w:delText>附件</w:delText>
            </w:r>
            <w:r w:rsidRPr="0013281D" w:rsidDel="0013281D">
              <w:rPr>
                <w:rFonts w:ascii="Arial Narrow" w:eastAsia="仿宋_GB2312" w:hAnsi="Arial Narrow" w:cs="Arial Unicode MS"/>
                <w:noProof/>
              </w:rPr>
              <w:delText>2</w:delText>
            </w:r>
            <w:r w:rsidRPr="0013281D" w:rsidDel="0013281D">
              <w:rPr>
                <w:rFonts w:ascii="Arial Narrow" w:eastAsia="仿宋_GB2312" w:hAnsi="Arial Narrow" w:cs="Arial Unicode MS"/>
                <w:noProof/>
              </w:rPr>
              <w:delText>企业年度关联交易财务状况分析表</w:delText>
            </w:r>
            <w:r w:rsidDel="0013281D">
              <w:rPr>
                <w:noProof/>
                <w:webHidden/>
              </w:rPr>
              <w:tab/>
            </w:r>
          </w:del>
          <w:ins w:id="487" w:author="admin" w:date="2024-07-03T16:11:00Z">
            <w:del w:id="488" w:author="作者" w:date="2024-07-05T12:28:00Z">
              <w:r w:rsidR="00CD30B6" w:rsidDel="0013281D">
                <w:rPr>
                  <w:noProof/>
                  <w:webHidden/>
                </w:rPr>
                <w:delText>52</w:delText>
              </w:r>
            </w:del>
          </w:ins>
          <w:del w:id="489" w:author="作者" w:date="2024-07-05T12:28:00Z">
            <w:r w:rsidDel="0013281D">
              <w:rPr>
                <w:noProof/>
                <w:webHidden/>
              </w:rPr>
              <w:delText>54</w:delText>
            </w:r>
          </w:del>
        </w:p>
        <w:p w14:paraId="6A74F404" w14:textId="3F8B214E" w:rsidR="00414426" w:rsidDel="0013281D" w:rsidRDefault="00414426" w:rsidP="0013281D">
          <w:pPr>
            <w:pStyle w:val="TOC1"/>
            <w:tabs>
              <w:tab w:val="right" w:leader="dot" w:pos="8296"/>
            </w:tabs>
            <w:spacing w:before="0" w:after="0"/>
            <w:rPr>
              <w:del w:id="490" w:author="作者" w:date="2024-07-05T12:28:00Z"/>
              <w:rFonts w:eastAsiaTheme="minorEastAsia" w:cstheme="minorBidi"/>
              <w:b w:val="0"/>
              <w:bCs w:val="0"/>
              <w:noProof/>
              <w:kern w:val="2"/>
              <w:sz w:val="21"/>
              <w:szCs w:val="22"/>
            </w:rPr>
          </w:pPr>
          <w:del w:id="491" w:author="作者" w:date="2024-07-05T12:28:00Z">
            <w:r w:rsidRPr="0013281D" w:rsidDel="0013281D">
              <w:rPr>
                <w:rFonts w:ascii="Arial Narrow" w:eastAsia="仿宋_GB2312" w:hAnsi="Arial Narrow" w:cs="Arial Unicode MS"/>
                <w:noProof/>
              </w:rPr>
              <w:delText>附件</w:delText>
            </w:r>
            <w:r w:rsidRPr="0013281D" w:rsidDel="0013281D">
              <w:rPr>
                <w:rFonts w:ascii="Arial Narrow" w:eastAsia="仿宋_GB2312" w:hAnsi="Arial Narrow" w:cs="Arial Unicode MS"/>
                <w:noProof/>
              </w:rPr>
              <w:delText>3</w:delText>
            </w:r>
            <w:r w:rsidRPr="0013281D" w:rsidDel="0013281D">
              <w:rPr>
                <w:rFonts w:ascii="Arial Narrow" w:eastAsia="仿宋_GB2312" w:hAnsi="Arial Narrow" w:cs="Arial Unicode MS"/>
                <w:noProof/>
              </w:rPr>
              <w:delText>被选可比公司的业务简介</w:delText>
            </w:r>
            <w:r w:rsidDel="0013281D">
              <w:rPr>
                <w:noProof/>
                <w:webHidden/>
              </w:rPr>
              <w:tab/>
            </w:r>
          </w:del>
          <w:ins w:id="492" w:author="admin" w:date="2024-07-03T16:11:00Z">
            <w:del w:id="493" w:author="作者" w:date="2024-07-05T12:28:00Z">
              <w:r w:rsidR="00CD30B6" w:rsidDel="0013281D">
                <w:rPr>
                  <w:noProof/>
                  <w:webHidden/>
                </w:rPr>
                <w:delText>54</w:delText>
              </w:r>
            </w:del>
          </w:ins>
          <w:del w:id="494" w:author="作者" w:date="2024-07-05T12:28:00Z">
            <w:r w:rsidDel="0013281D">
              <w:rPr>
                <w:noProof/>
                <w:webHidden/>
              </w:rPr>
              <w:delText>56</w:delText>
            </w:r>
          </w:del>
        </w:p>
        <w:p w14:paraId="23C23052" w14:textId="36ADC057" w:rsidR="00414426" w:rsidDel="0013281D" w:rsidRDefault="00414426" w:rsidP="0013281D">
          <w:pPr>
            <w:pStyle w:val="TOC1"/>
            <w:tabs>
              <w:tab w:val="right" w:leader="dot" w:pos="8296"/>
            </w:tabs>
            <w:spacing w:before="0" w:after="0"/>
            <w:rPr>
              <w:ins w:id="495" w:author="admin" w:date="2024-07-03T15:58:00Z"/>
              <w:del w:id="496" w:author="作者" w:date="2024-07-05T12:28:00Z"/>
              <w:noProof/>
            </w:rPr>
          </w:pPr>
          <w:del w:id="497" w:author="作者" w:date="2024-07-05T12:28:00Z">
            <w:r w:rsidRPr="0013281D" w:rsidDel="0013281D">
              <w:rPr>
                <w:rFonts w:ascii="Arial Narrow" w:eastAsia="仿宋_GB2312" w:hAnsi="Arial Narrow" w:cs="Arial Unicode MS"/>
                <w:noProof/>
              </w:rPr>
              <w:delText>附件</w:delText>
            </w:r>
            <w:r w:rsidRPr="0013281D" w:rsidDel="0013281D">
              <w:rPr>
                <w:rFonts w:ascii="Arial Narrow" w:eastAsia="仿宋_GB2312" w:hAnsi="Arial Narrow" w:cs="Arial Unicode MS"/>
                <w:noProof/>
              </w:rPr>
              <w:delText>4</w:delText>
            </w:r>
            <w:r w:rsidRPr="0013281D" w:rsidDel="0013281D">
              <w:rPr>
                <w:rFonts w:ascii="Arial Narrow" w:eastAsia="仿宋_GB2312" w:hAnsi="Arial Narrow" w:cs="Arial Unicode MS"/>
                <w:noProof/>
              </w:rPr>
              <w:delText>被选可比公司完全成本加成率的计算</w:delText>
            </w:r>
            <w:r w:rsidDel="0013281D">
              <w:rPr>
                <w:noProof/>
                <w:webHidden/>
              </w:rPr>
              <w:tab/>
            </w:r>
          </w:del>
          <w:ins w:id="498" w:author="admin" w:date="2024-07-03T16:11:00Z">
            <w:del w:id="499" w:author="作者" w:date="2024-07-05T12:28:00Z">
              <w:r w:rsidR="00CD30B6" w:rsidDel="0013281D">
                <w:rPr>
                  <w:noProof/>
                  <w:webHidden/>
                </w:rPr>
                <w:delText>57</w:delText>
              </w:r>
            </w:del>
          </w:ins>
          <w:del w:id="500" w:author="作者" w:date="2024-07-05T12:28:00Z">
            <w:r w:rsidDel="0013281D">
              <w:rPr>
                <w:noProof/>
                <w:webHidden/>
              </w:rPr>
              <w:delText>59</w:delText>
            </w:r>
          </w:del>
        </w:p>
        <w:p w14:paraId="58824BDA" w14:textId="46A25DDC" w:rsidR="000D6798" w:rsidRPr="000D6798" w:rsidDel="0013281D" w:rsidRDefault="000D6798" w:rsidP="0013281D">
          <w:pPr>
            <w:pStyle w:val="TOC1"/>
            <w:tabs>
              <w:tab w:val="right" w:leader="dot" w:pos="8296"/>
            </w:tabs>
            <w:spacing w:before="0" w:after="0"/>
            <w:rPr>
              <w:del w:id="501" w:author="作者" w:date="2024-07-05T12:28:00Z"/>
              <w:rFonts w:eastAsiaTheme="minorEastAsia" w:cstheme="minorBidi"/>
              <w:b w:val="0"/>
              <w:bCs w:val="0"/>
              <w:noProof/>
              <w:kern w:val="2"/>
              <w:sz w:val="21"/>
              <w:szCs w:val="22"/>
            </w:rPr>
          </w:pPr>
          <w:ins w:id="502" w:author="admin" w:date="2024-07-03T15:58:00Z">
            <w:del w:id="503" w:author="作者" w:date="2024-07-05T12:28:00Z">
              <w:r w:rsidRPr="0013281D" w:rsidDel="0013281D">
                <w:rPr>
                  <w:rFonts w:ascii="Arial Narrow" w:eastAsia="仿宋_GB2312" w:hAnsi="Arial Narrow" w:cs="Arial Unicode MS"/>
                  <w:noProof/>
                </w:rPr>
                <w:delText>附件</w:delText>
              </w:r>
              <w:r w:rsidRPr="0013281D" w:rsidDel="0013281D">
                <w:rPr>
                  <w:rFonts w:ascii="Arial Narrow" w:eastAsia="仿宋_GB2312" w:hAnsi="Arial Narrow" w:cs="Arial Unicode MS"/>
                  <w:noProof/>
                </w:rPr>
                <w:delText>5</w:delText>
              </w:r>
            </w:del>
          </w:ins>
          <w:ins w:id="504" w:author="admin" w:date="2024-07-03T15:59:00Z">
            <w:del w:id="505" w:author="作者" w:date="2024-07-05T12:28:00Z">
              <w:r w:rsidRPr="0013281D" w:rsidDel="0013281D">
                <w:rPr>
                  <w:rFonts w:ascii="Arial Narrow" w:eastAsia="仿宋_GB2312" w:hAnsi="Arial Narrow" w:cs="Arial Unicode MS" w:hint="eastAsia"/>
                  <w:noProof/>
                </w:rPr>
                <w:delText>年度集团合并财务报表</w:delText>
              </w:r>
            </w:del>
          </w:ins>
          <w:ins w:id="506" w:author="admin" w:date="2024-07-03T15:58:00Z">
            <w:del w:id="507" w:author="作者" w:date="2024-07-05T12:28:00Z">
              <w:r w:rsidDel="0013281D">
                <w:rPr>
                  <w:noProof/>
                  <w:webHidden/>
                </w:rPr>
                <w:tab/>
              </w:r>
            </w:del>
          </w:ins>
          <w:ins w:id="508" w:author="admin" w:date="2024-07-03T15:59:00Z">
            <w:del w:id="509" w:author="作者" w:date="2024-07-05T12:28:00Z">
              <w:r w:rsidDel="0013281D">
                <w:rPr>
                  <w:noProof/>
                  <w:webHidden/>
                </w:rPr>
                <w:delText>59</w:delText>
              </w:r>
            </w:del>
          </w:ins>
        </w:p>
        <w:p w14:paraId="34E26925" w14:textId="1ADB5F0B" w:rsidR="00AA4CA3" w:rsidRDefault="00F2093E" w:rsidP="00414426">
          <w:pPr>
            <w:spacing w:before="0" w:after="0"/>
            <w:ind w:left="0"/>
            <w:rPr>
              <w:rFonts w:ascii="Arial Narrow" w:eastAsia="仿宋_GB2312" w:hAnsi="Arial Narrow"/>
              <w:b/>
              <w:bCs/>
              <w:lang w:val="zh-CN"/>
            </w:rPr>
            <w:sectPr w:rsidR="00AA4CA3">
              <w:pgSz w:w="11906" w:h="16838"/>
              <w:pgMar w:top="1440" w:right="1800" w:bottom="1440" w:left="1800" w:header="851" w:footer="992" w:gutter="0"/>
              <w:pgNumType w:fmt="upperRoman" w:start="1"/>
              <w:cols w:space="720"/>
              <w:docGrid w:type="lines" w:linePitch="312"/>
            </w:sectPr>
          </w:pPr>
          <w:r>
            <w:rPr>
              <w:rFonts w:ascii="Arial Narrow" w:eastAsia="仿宋_GB2312" w:hAnsi="Arial Narrow"/>
              <w:b/>
              <w:bCs/>
              <w:sz w:val="21"/>
              <w:szCs w:val="21"/>
              <w:lang w:val="zh-CN"/>
            </w:rPr>
            <w:fldChar w:fldCharType="end"/>
          </w:r>
        </w:p>
      </w:sdtContent>
    </w:sdt>
    <w:p w14:paraId="6CE86E08" w14:textId="77777777" w:rsidR="00AA4CA3" w:rsidRDefault="00F2093E">
      <w:pPr>
        <w:pStyle w:val="2"/>
        <w:spacing w:before="0" w:after="0"/>
        <w:ind w:left="0" w:right="0"/>
        <w:jc w:val="left"/>
        <w:rPr>
          <w:rFonts w:ascii="仿宋_GB2312" w:eastAsia="仿宋_GB2312" w:hAnsi="Arial Narrow" w:cs="Arial"/>
          <w:b/>
          <w:bCs w:val="0"/>
          <w:caps/>
          <w:color w:val="4F6228" w:themeColor="accent3" w:themeShade="80"/>
          <w:sz w:val="28"/>
          <w:szCs w:val="28"/>
        </w:rPr>
      </w:pPr>
      <w:bookmarkStart w:id="510" w:name="_Toc110439056"/>
      <w:bookmarkStart w:id="511" w:name="_Toc20413"/>
      <w:bookmarkStart w:id="512" w:name="_Toc12303"/>
      <w:bookmarkStart w:id="513" w:name="_Toc10485"/>
      <w:bookmarkStart w:id="514" w:name="_Toc171075972"/>
      <w:bookmarkStart w:id="515" w:name="OLE_LINK2"/>
      <w:r>
        <w:rPr>
          <w:rFonts w:ascii="仿宋_GB2312" w:eastAsia="仿宋_GB2312" w:hAnsi="Arial Narrow" w:cs="Arial" w:hint="eastAsia"/>
          <w:b/>
          <w:bCs w:val="0"/>
          <w:caps/>
          <w:color w:val="4F6228" w:themeColor="accent3" w:themeShade="80"/>
          <w:sz w:val="28"/>
          <w:szCs w:val="28"/>
        </w:rPr>
        <w:lastRenderedPageBreak/>
        <w:t>同期资料本地文档对照表</w:t>
      </w:r>
      <w:bookmarkEnd w:id="510"/>
      <w:bookmarkEnd w:id="511"/>
      <w:bookmarkEnd w:id="512"/>
      <w:bookmarkEnd w:id="513"/>
      <w:bookmarkEnd w:id="514"/>
    </w:p>
    <w:p w14:paraId="2BD20E96" w14:textId="0D6C2F6D" w:rsidR="00AA4CA3" w:rsidRDefault="00F2093E">
      <w:pPr>
        <w:adjustRightInd w:val="0"/>
        <w:snapToGrid w:val="0"/>
        <w:spacing w:before="240" w:after="240"/>
        <w:ind w:firstLine="475"/>
        <w:rPr>
          <w:rFonts w:ascii="Arial Narrow" w:eastAsia="仿宋_GB2312" w:hAnsi="Arial Narrow" w:cs="Arial"/>
          <w:b/>
          <w:color w:val="0000FF"/>
          <w:kern w:val="24"/>
          <w:sz w:val="22"/>
          <w:szCs w:val="22"/>
        </w:rPr>
      </w:pPr>
      <w:r>
        <w:rPr>
          <w:rFonts w:ascii="Arial Narrow" w:eastAsia="仿宋_GB2312" w:hAnsi="Arial Narrow" w:cs="Arial"/>
          <w:sz w:val="22"/>
          <w:szCs w:val="22"/>
        </w:rPr>
        <w:t>以下是</w:t>
      </w:r>
      <w:ins w:id="516" w:author="admin" w:date="2024-07-01T20:09:00Z">
        <w:r w:rsidR="003C6802" w:rsidRPr="003C6802">
          <w:rPr>
            <w:rFonts w:ascii="Arial Narrow" w:eastAsia="仿宋_GB2312" w:hAnsi="Arial Narrow" w:cs="华文细黑" w:hint="eastAsia"/>
            <w:sz w:val="22"/>
            <w:szCs w:val="22"/>
          </w:rPr>
          <w:t>上海派智能源股份有限公司</w:t>
        </w:r>
      </w:ins>
      <w:del w:id="517" w:author="admin" w:date="2024-07-01T20:09:00Z">
        <w:r w:rsidDel="003C6802">
          <w:rPr>
            <w:rFonts w:ascii="Arial Narrow" w:eastAsia="仿宋_GB2312" w:hAnsi="Arial Narrow" w:cs="华文细黑" w:hint="eastAsia"/>
            <w:sz w:val="22"/>
            <w:szCs w:val="22"/>
          </w:rPr>
          <w:delText>山东派智电子有限公司</w:delText>
        </w:r>
      </w:del>
      <w:r>
        <w:rPr>
          <w:rFonts w:ascii="Arial Narrow" w:eastAsia="仿宋_GB2312" w:hAnsi="Arial Narrow" w:cs="Arial"/>
          <w:sz w:val="22"/>
          <w:szCs w:val="22"/>
        </w:rPr>
        <w:t>20</w:t>
      </w:r>
      <w:r>
        <w:rPr>
          <w:rFonts w:ascii="Arial Narrow" w:eastAsia="仿宋_GB2312" w:hAnsi="Arial Narrow" w:cs="Arial" w:hint="eastAsia"/>
          <w:sz w:val="22"/>
          <w:szCs w:val="22"/>
        </w:rPr>
        <w:t>2</w:t>
      </w:r>
      <w:r>
        <w:rPr>
          <w:rFonts w:ascii="Arial Narrow" w:eastAsia="仿宋_GB2312" w:hAnsi="Arial Narrow" w:cs="Arial"/>
          <w:sz w:val="22"/>
          <w:szCs w:val="22"/>
        </w:rPr>
        <w:t>3</w:t>
      </w:r>
      <w:r>
        <w:rPr>
          <w:rFonts w:ascii="Arial Narrow" w:eastAsia="仿宋_GB2312" w:hAnsi="Arial Narrow" w:cs="Arial"/>
          <w:sz w:val="22"/>
          <w:szCs w:val="22"/>
        </w:rPr>
        <w:t>年度关联交易同期资料本地文档报告内容与</w:t>
      </w:r>
      <w:r>
        <w:rPr>
          <w:rFonts w:ascii="Arial Narrow" w:eastAsia="仿宋_GB2312" w:hAnsi="Arial Narrow" w:cs="Arial"/>
          <w:sz w:val="22"/>
          <w:szCs w:val="22"/>
        </w:rPr>
        <w:t>[2016]42</w:t>
      </w:r>
      <w:r>
        <w:rPr>
          <w:rFonts w:ascii="Arial Narrow" w:eastAsia="仿宋_GB2312" w:hAnsi="Arial Narrow" w:cs="Arial"/>
          <w:sz w:val="22"/>
          <w:szCs w:val="22"/>
        </w:rPr>
        <w:t>号公告第十四条规定的本地文档内容对照表。</w:t>
      </w:r>
    </w:p>
    <w:tbl>
      <w:tblPr>
        <w:tblStyle w:val="4-41"/>
        <w:tblW w:w="8217" w:type="dxa"/>
        <w:tblBorders>
          <w:top w:val="single" w:sz="4" w:space="0" w:color="00A7E1"/>
          <w:left w:val="single" w:sz="4" w:space="0" w:color="00A7E1"/>
          <w:bottom w:val="single" w:sz="4" w:space="0" w:color="00A7E1"/>
          <w:right w:val="single" w:sz="4" w:space="0" w:color="00A7E1"/>
          <w:insideH w:val="single" w:sz="4" w:space="0" w:color="00A7E1"/>
          <w:insideV w:val="single" w:sz="4" w:space="0" w:color="00A7E1"/>
        </w:tblBorders>
        <w:tblLook w:val="04A0" w:firstRow="1" w:lastRow="0" w:firstColumn="1" w:lastColumn="0" w:noHBand="0" w:noVBand="1"/>
      </w:tblPr>
      <w:tblGrid>
        <w:gridCol w:w="988"/>
        <w:gridCol w:w="6095"/>
        <w:gridCol w:w="1134"/>
      </w:tblGrid>
      <w:tr w:rsidR="00AA4CA3" w14:paraId="1FD4A223" w14:textId="77777777" w:rsidTr="00AA10CA">
        <w:trPr>
          <w:cnfStyle w:val="100000000000" w:firstRow="1" w:lastRow="0" w:firstColumn="0" w:lastColumn="0" w:oddVBand="0" w:evenVBand="0" w:oddHBand="0" w:evenHBand="0" w:firstRowFirstColumn="0" w:firstRowLastColumn="0" w:lastRowFirstColumn="0" w:lastRowLastColumn="0"/>
          <w:trHeight w:val="427"/>
          <w:tblHeader/>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auto"/>
              <w:left w:val="single" w:sz="4" w:space="0" w:color="auto"/>
              <w:bottom w:val="single" w:sz="4" w:space="0" w:color="auto"/>
              <w:right w:val="single" w:sz="4" w:space="0" w:color="auto"/>
            </w:tcBorders>
            <w:shd w:val="clear" w:color="auto" w:fill="002060"/>
            <w:vAlign w:val="center"/>
          </w:tcPr>
          <w:p w14:paraId="348656B3" w14:textId="77777777" w:rsidR="00AA4CA3" w:rsidRDefault="00F2093E">
            <w:pPr>
              <w:pStyle w:val="F"/>
              <w:adjustRightInd w:val="0"/>
              <w:snapToGrid w:val="0"/>
              <w:spacing w:before="0" w:after="0" w:line="240" w:lineRule="auto"/>
              <w:ind w:firstLine="0"/>
              <w:jc w:val="center"/>
              <w:rPr>
                <w:rFonts w:ascii="Arial Narrow" w:eastAsia="仿宋_GB2312" w:hAnsi="Arial Narrow" w:cs="Arial"/>
                <w:sz w:val="20"/>
                <w:szCs w:val="20"/>
                <w:lang w:eastAsia="zh-CN"/>
              </w:rPr>
            </w:pPr>
            <w:r>
              <w:rPr>
                <w:rFonts w:ascii="Arial Narrow" w:eastAsia="仿宋_GB2312" w:hAnsi="Arial Narrow" w:cs="Arial"/>
                <w:sz w:val="20"/>
                <w:szCs w:val="20"/>
                <w:lang w:eastAsia="zh-CN"/>
              </w:rPr>
              <w:t>条文</w:t>
            </w:r>
          </w:p>
        </w:tc>
        <w:tc>
          <w:tcPr>
            <w:tcW w:w="6095" w:type="dxa"/>
            <w:tcBorders>
              <w:top w:val="single" w:sz="4" w:space="0" w:color="auto"/>
              <w:left w:val="single" w:sz="4" w:space="0" w:color="auto"/>
              <w:bottom w:val="single" w:sz="4" w:space="0" w:color="auto"/>
              <w:right w:val="single" w:sz="4" w:space="0" w:color="auto"/>
            </w:tcBorders>
            <w:shd w:val="clear" w:color="auto" w:fill="002060"/>
            <w:vAlign w:val="center"/>
          </w:tcPr>
          <w:p w14:paraId="20B8F270" w14:textId="77777777" w:rsidR="00AA4CA3" w:rsidRDefault="00F2093E">
            <w:pPr>
              <w:pStyle w:val="F"/>
              <w:adjustRightInd w:val="0"/>
              <w:snapToGrid w:val="0"/>
              <w:spacing w:before="0" w:after="0"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法规要求</w:t>
            </w:r>
          </w:p>
        </w:tc>
        <w:tc>
          <w:tcPr>
            <w:tcW w:w="1134" w:type="dxa"/>
            <w:tcBorders>
              <w:top w:val="single" w:sz="4" w:space="0" w:color="auto"/>
              <w:left w:val="single" w:sz="4" w:space="0" w:color="auto"/>
              <w:bottom w:val="single" w:sz="4" w:space="0" w:color="auto"/>
              <w:right w:val="single" w:sz="4" w:space="0" w:color="auto"/>
            </w:tcBorders>
            <w:shd w:val="clear" w:color="auto" w:fill="002060"/>
            <w:vAlign w:val="center"/>
          </w:tcPr>
          <w:p w14:paraId="72396B41" w14:textId="77777777" w:rsidR="00AA4CA3" w:rsidRDefault="00F2093E">
            <w:pPr>
              <w:pStyle w:val="F"/>
              <w:adjustRightInd w:val="0"/>
              <w:snapToGrid w:val="0"/>
              <w:spacing w:before="0" w:after="0"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报告索引</w:t>
            </w:r>
          </w:p>
        </w:tc>
      </w:tr>
      <w:tr w:rsidR="00AA4CA3" w14:paraId="1FD4C802" w14:textId="77777777" w:rsidTr="00AA10CA">
        <w:tc>
          <w:tcPr>
            <w:cnfStyle w:val="001000000000" w:firstRow="0" w:lastRow="0" w:firstColumn="1" w:lastColumn="0" w:oddVBand="0" w:evenVBand="0" w:oddHBand="0" w:evenHBand="0" w:firstRowFirstColumn="0" w:firstRowLastColumn="0" w:lastRowFirstColumn="0" w:lastRowLastColumn="0"/>
            <w:tcW w:w="988"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3B5CE691" w14:textId="77777777" w:rsidR="00AA4CA3" w:rsidRDefault="00F2093E">
            <w:pPr>
              <w:pStyle w:val="F"/>
              <w:adjustRightInd w:val="0"/>
              <w:snapToGrid w:val="0"/>
              <w:spacing w:before="0" w:after="0" w:line="240" w:lineRule="auto"/>
              <w:ind w:firstLine="0"/>
              <w:jc w:val="center"/>
              <w:rPr>
                <w:rFonts w:ascii="Arial Narrow" w:eastAsia="仿宋_GB2312" w:hAnsi="Arial Narrow" w:cs="Arial"/>
                <w:sz w:val="20"/>
                <w:szCs w:val="20"/>
                <w:lang w:eastAsia="zh-CN"/>
              </w:rPr>
            </w:pPr>
            <w:r>
              <w:rPr>
                <w:rFonts w:ascii="Arial Narrow" w:eastAsia="仿宋_GB2312" w:hAnsi="Arial Narrow" w:cs="Arial"/>
                <w:sz w:val="20"/>
                <w:szCs w:val="20"/>
                <w:lang w:eastAsia="zh-CN"/>
              </w:rPr>
              <w:t>（一）企业概况</w:t>
            </w:r>
          </w:p>
        </w:tc>
        <w:tc>
          <w:tcPr>
            <w:tcW w:w="6095" w:type="dxa"/>
            <w:tcBorders>
              <w:top w:val="single" w:sz="4" w:space="0" w:color="auto"/>
              <w:left w:val="single" w:sz="4" w:space="0" w:color="auto"/>
              <w:bottom w:val="single" w:sz="4" w:space="0" w:color="auto"/>
              <w:right w:val="single" w:sz="4" w:space="0" w:color="auto"/>
            </w:tcBorders>
            <w:shd w:val="clear" w:color="auto" w:fill="auto"/>
            <w:vAlign w:val="center"/>
          </w:tcPr>
          <w:p w14:paraId="760617F2" w14:textId="77777777" w:rsidR="00AA4CA3" w:rsidRDefault="00F2093E">
            <w:pPr>
              <w:pStyle w:val="F"/>
              <w:numPr>
                <w:ilvl w:val="0"/>
                <w:numId w:val="4"/>
              </w:numPr>
              <w:adjustRightInd w:val="0"/>
              <w:snapToGrid w:val="0"/>
              <w:spacing w:before="0" w:after="0" w:line="240" w:lineRule="auto"/>
              <w:ind w:left="583" w:hanging="426"/>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组织结构，包括企业各职能部门的设置、职责范围和雇员数量等；</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62D1A5DC" w14:textId="77777777" w:rsidR="00AA4CA3" w:rsidRDefault="00F2093E">
            <w:pPr>
              <w:pStyle w:val="F"/>
              <w:adjustRightInd w:val="0"/>
              <w:snapToGrid w:val="0"/>
              <w:spacing w:before="60" w:after="60" w:line="240" w:lineRule="auto"/>
              <w:ind w:firstLine="0"/>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2.</w:t>
            </w:r>
            <w:r>
              <w:rPr>
                <w:rFonts w:ascii="Arial Narrow" w:eastAsia="仿宋_GB2312" w:hAnsi="Arial Narrow" w:cs="Arial" w:hint="eastAsia"/>
                <w:sz w:val="20"/>
                <w:szCs w:val="20"/>
                <w:lang w:eastAsia="zh-CN"/>
              </w:rPr>
              <w:t>2</w:t>
            </w:r>
          </w:p>
        </w:tc>
      </w:tr>
      <w:tr w:rsidR="00AA4CA3" w14:paraId="093EA8BB" w14:textId="77777777" w:rsidTr="00AA10CA">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4109BB76" w14:textId="77777777" w:rsidR="00AA4CA3" w:rsidRDefault="00AA4CA3">
            <w:pPr>
              <w:pStyle w:val="F"/>
              <w:adjustRightInd w:val="0"/>
              <w:snapToGrid w:val="0"/>
              <w:spacing w:before="0" w:after="0" w:line="240" w:lineRule="auto"/>
              <w:ind w:firstLine="0"/>
              <w:jc w:val="left"/>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DDEBF7"/>
            <w:vAlign w:val="center"/>
          </w:tcPr>
          <w:p w14:paraId="2D696354" w14:textId="77777777" w:rsidR="00AA4CA3" w:rsidRDefault="00F2093E">
            <w:pPr>
              <w:pStyle w:val="F"/>
              <w:numPr>
                <w:ilvl w:val="0"/>
                <w:numId w:val="4"/>
              </w:numPr>
              <w:adjustRightInd w:val="0"/>
              <w:snapToGrid w:val="0"/>
              <w:spacing w:before="0" w:after="0" w:line="240" w:lineRule="auto"/>
              <w:ind w:left="583" w:hanging="426"/>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管理架构，包括企业各级管理层的汇报对象以及汇报对象主要办公所在地等；</w:t>
            </w:r>
          </w:p>
        </w:tc>
        <w:tc>
          <w:tcPr>
            <w:tcW w:w="1134" w:type="dxa"/>
            <w:tcBorders>
              <w:top w:val="single" w:sz="4" w:space="0" w:color="auto"/>
              <w:left w:val="single" w:sz="4" w:space="0" w:color="auto"/>
              <w:bottom w:val="single" w:sz="4" w:space="0" w:color="auto"/>
              <w:right w:val="single" w:sz="4" w:space="0" w:color="auto"/>
            </w:tcBorders>
            <w:shd w:val="clear" w:color="auto" w:fill="DDEBF7"/>
            <w:vAlign w:val="center"/>
          </w:tcPr>
          <w:p w14:paraId="3F144F9A" w14:textId="77777777" w:rsidR="00AA4CA3" w:rsidRDefault="00F2093E">
            <w:pPr>
              <w:pStyle w:val="F"/>
              <w:adjustRightInd w:val="0"/>
              <w:snapToGrid w:val="0"/>
              <w:spacing w:before="60" w:after="60" w:line="240" w:lineRule="auto"/>
              <w:ind w:firstLine="0"/>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2.</w:t>
            </w:r>
            <w:r>
              <w:rPr>
                <w:rFonts w:ascii="Arial Narrow" w:eastAsia="仿宋_GB2312" w:hAnsi="Arial Narrow" w:cs="Arial" w:hint="eastAsia"/>
                <w:sz w:val="20"/>
                <w:szCs w:val="20"/>
                <w:lang w:eastAsia="zh-CN"/>
              </w:rPr>
              <w:t>2</w:t>
            </w:r>
          </w:p>
        </w:tc>
      </w:tr>
      <w:tr w:rsidR="00AA4CA3" w14:paraId="36601F2C" w14:textId="77777777" w:rsidTr="00AA10CA">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43DBC2FC" w14:textId="77777777" w:rsidR="00AA4CA3" w:rsidRDefault="00AA4CA3">
            <w:pPr>
              <w:pStyle w:val="F"/>
              <w:adjustRightInd w:val="0"/>
              <w:snapToGrid w:val="0"/>
              <w:spacing w:before="0" w:after="0" w:line="240" w:lineRule="auto"/>
              <w:ind w:firstLine="0"/>
              <w:jc w:val="left"/>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auto"/>
            <w:vAlign w:val="center"/>
          </w:tcPr>
          <w:p w14:paraId="60D40819" w14:textId="77777777" w:rsidR="00AA4CA3" w:rsidRDefault="00F2093E">
            <w:pPr>
              <w:pStyle w:val="F"/>
              <w:numPr>
                <w:ilvl w:val="0"/>
                <w:numId w:val="4"/>
              </w:numPr>
              <w:adjustRightInd w:val="0"/>
              <w:snapToGrid w:val="0"/>
              <w:spacing w:before="0" w:after="0" w:line="240" w:lineRule="auto"/>
              <w:ind w:left="583" w:hanging="426"/>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业务描述，包括企业所属行业的发展概况、产业政策、行业限制等影响企业和行业的主要经济和法律问题，主要竞争者等；</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41479D05" w14:textId="77777777" w:rsidR="00AA4CA3" w:rsidRDefault="00F2093E">
            <w:pPr>
              <w:pStyle w:val="F"/>
              <w:adjustRightInd w:val="0"/>
              <w:snapToGrid w:val="0"/>
              <w:spacing w:before="60" w:after="60" w:line="240" w:lineRule="auto"/>
              <w:ind w:firstLine="0"/>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2.</w:t>
            </w:r>
            <w:r>
              <w:rPr>
                <w:rFonts w:ascii="Arial Narrow" w:eastAsia="仿宋_GB2312" w:hAnsi="Arial Narrow" w:cs="Arial" w:hint="eastAsia"/>
                <w:sz w:val="20"/>
                <w:szCs w:val="20"/>
                <w:lang w:eastAsia="zh-CN"/>
              </w:rPr>
              <w:t>2</w:t>
            </w:r>
          </w:p>
          <w:p w14:paraId="735F9EE8" w14:textId="77777777" w:rsidR="00AA4CA3" w:rsidRDefault="00F2093E">
            <w:pPr>
              <w:pStyle w:val="F"/>
              <w:adjustRightInd w:val="0"/>
              <w:snapToGrid w:val="0"/>
              <w:spacing w:before="60" w:after="60" w:line="240" w:lineRule="auto"/>
              <w:ind w:firstLine="0"/>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3</w:t>
            </w:r>
          </w:p>
        </w:tc>
      </w:tr>
      <w:tr w:rsidR="00AA4CA3" w14:paraId="7B8CE2ED" w14:textId="77777777" w:rsidTr="00AA10CA">
        <w:trPr>
          <w:trHeight w:val="854"/>
        </w:trPr>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20989C40" w14:textId="77777777" w:rsidR="00AA4CA3" w:rsidRDefault="00AA4CA3">
            <w:pPr>
              <w:pStyle w:val="F"/>
              <w:adjustRightInd w:val="0"/>
              <w:snapToGrid w:val="0"/>
              <w:spacing w:before="0" w:after="0" w:line="240" w:lineRule="auto"/>
              <w:ind w:firstLine="0"/>
              <w:jc w:val="left"/>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DDEBF7"/>
            <w:vAlign w:val="center"/>
          </w:tcPr>
          <w:p w14:paraId="19AEFEBF" w14:textId="77777777" w:rsidR="00AA4CA3" w:rsidRDefault="00F2093E">
            <w:pPr>
              <w:pStyle w:val="F"/>
              <w:numPr>
                <w:ilvl w:val="0"/>
                <w:numId w:val="4"/>
              </w:numPr>
              <w:adjustRightInd w:val="0"/>
              <w:snapToGrid w:val="0"/>
              <w:spacing w:before="0" w:after="0" w:line="240" w:lineRule="auto"/>
              <w:ind w:left="583" w:hanging="426"/>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经营策略，包括企业各部门、各环节的业务流程，运营模式，价值贡献因素等；</w:t>
            </w:r>
          </w:p>
        </w:tc>
        <w:tc>
          <w:tcPr>
            <w:tcW w:w="1134" w:type="dxa"/>
            <w:tcBorders>
              <w:top w:val="single" w:sz="4" w:space="0" w:color="auto"/>
              <w:left w:val="single" w:sz="4" w:space="0" w:color="auto"/>
              <w:bottom w:val="single" w:sz="4" w:space="0" w:color="auto"/>
              <w:right w:val="single" w:sz="4" w:space="0" w:color="auto"/>
            </w:tcBorders>
            <w:shd w:val="clear" w:color="auto" w:fill="DDEBF7"/>
            <w:vAlign w:val="center"/>
          </w:tcPr>
          <w:p w14:paraId="696FA167" w14:textId="77777777" w:rsidR="00AA4CA3" w:rsidRDefault="00F2093E">
            <w:pPr>
              <w:pStyle w:val="F"/>
              <w:adjustRightInd w:val="0"/>
              <w:snapToGrid w:val="0"/>
              <w:spacing w:before="60" w:after="60" w:line="240" w:lineRule="auto"/>
              <w:ind w:firstLine="0"/>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2.</w:t>
            </w:r>
            <w:r>
              <w:rPr>
                <w:rFonts w:ascii="Arial Narrow" w:eastAsia="仿宋_GB2312" w:hAnsi="Arial Narrow" w:cs="Arial" w:hint="eastAsia"/>
                <w:sz w:val="20"/>
                <w:szCs w:val="20"/>
                <w:lang w:eastAsia="zh-CN"/>
              </w:rPr>
              <w:t>2</w:t>
            </w:r>
          </w:p>
          <w:p w14:paraId="7A8FD936" w14:textId="77777777" w:rsidR="00AA4CA3" w:rsidRDefault="00F2093E">
            <w:pPr>
              <w:pStyle w:val="F"/>
              <w:adjustRightInd w:val="0"/>
              <w:snapToGrid w:val="0"/>
              <w:spacing w:before="60" w:after="60" w:line="240" w:lineRule="auto"/>
              <w:ind w:firstLine="0"/>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6</w:t>
            </w:r>
          </w:p>
        </w:tc>
      </w:tr>
      <w:tr w:rsidR="00AA4CA3" w14:paraId="6B8DD187" w14:textId="77777777" w:rsidTr="00AA10CA">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66EA971B" w14:textId="77777777" w:rsidR="00AA4CA3" w:rsidRDefault="00AA4CA3">
            <w:pPr>
              <w:pStyle w:val="F"/>
              <w:adjustRightInd w:val="0"/>
              <w:snapToGrid w:val="0"/>
              <w:spacing w:before="0" w:after="0" w:line="240" w:lineRule="auto"/>
              <w:ind w:firstLine="0"/>
              <w:jc w:val="left"/>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auto"/>
            <w:vAlign w:val="center"/>
          </w:tcPr>
          <w:p w14:paraId="50B3CE22" w14:textId="77777777" w:rsidR="00AA4CA3" w:rsidRDefault="00F2093E">
            <w:pPr>
              <w:pStyle w:val="F"/>
              <w:numPr>
                <w:ilvl w:val="0"/>
                <w:numId w:val="4"/>
              </w:numPr>
              <w:adjustRightInd w:val="0"/>
              <w:snapToGrid w:val="0"/>
              <w:spacing w:before="0" w:after="0" w:line="240" w:lineRule="auto"/>
              <w:ind w:left="583" w:hanging="426"/>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财务数据，包括企业不同类型业务及产品的收入、成本、费用及利润；</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1CF7DAB3" w14:textId="77777777" w:rsidR="00AA4CA3" w:rsidRDefault="00F2093E">
            <w:pPr>
              <w:pStyle w:val="F"/>
              <w:adjustRightInd w:val="0"/>
              <w:snapToGrid w:val="0"/>
              <w:spacing w:before="60" w:after="60" w:line="240" w:lineRule="auto"/>
              <w:ind w:firstLine="0"/>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2.</w:t>
            </w:r>
            <w:r>
              <w:rPr>
                <w:rFonts w:ascii="Arial Narrow" w:eastAsia="仿宋_GB2312" w:hAnsi="Arial Narrow" w:cs="Arial" w:hint="eastAsia"/>
                <w:sz w:val="20"/>
                <w:szCs w:val="20"/>
                <w:lang w:eastAsia="zh-CN"/>
              </w:rPr>
              <w:t>3</w:t>
            </w:r>
          </w:p>
        </w:tc>
      </w:tr>
      <w:tr w:rsidR="00AA4CA3" w14:paraId="6B376437" w14:textId="77777777" w:rsidTr="00AA10CA">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3AAC1357" w14:textId="77777777" w:rsidR="00AA4CA3" w:rsidRDefault="00AA4CA3">
            <w:pPr>
              <w:pStyle w:val="F"/>
              <w:adjustRightInd w:val="0"/>
              <w:snapToGrid w:val="0"/>
              <w:spacing w:before="0" w:after="0" w:line="240" w:lineRule="auto"/>
              <w:ind w:firstLine="0"/>
              <w:jc w:val="left"/>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DDEBF7"/>
            <w:vAlign w:val="center"/>
          </w:tcPr>
          <w:p w14:paraId="766ECEA3" w14:textId="77777777" w:rsidR="00AA4CA3" w:rsidRDefault="00F2093E">
            <w:pPr>
              <w:pStyle w:val="F"/>
              <w:numPr>
                <w:ilvl w:val="0"/>
                <w:numId w:val="4"/>
              </w:numPr>
              <w:adjustRightInd w:val="0"/>
              <w:snapToGrid w:val="0"/>
              <w:spacing w:before="0" w:after="0" w:line="240" w:lineRule="auto"/>
              <w:ind w:left="583" w:hanging="426"/>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涉及本企业或者对本企业产生影响的重组或者无形资产转让情况，以及对本企业的影响分析；</w:t>
            </w:r>
          </w:p>
        </w:tc>
        <w:tc>
          <w:tcPr>
            <w:tcW w:w="1134" w:type="dxa"/>
            <w:tcBorders>
              <w:top w:val="single" w:sz="4" w:space="0" w:color="auto"/>
              <w:left w:val="single" w:sz="4" w:space="0" w:color="auto"/>
              <w:bottom w:val="single" w:sz="4" w:space="0" w:color="auto"/>
              <w:right w:val="single" w:sz="4" w:space="0" w:color="auto"/>
            </w:tcBorders>
            <w:shd w:val="clear" w:color="auto" w:fill="DDEBF7"/>
            <w:vAlign w:val="center"/>
          </w:tcPr>
          <w:p w14:paraId="13FA41D9" w14:textId="53F99D16" w:rsidR="00AA4CA3" w:rsidRDefault="00F2093E">
            <w:pPr>
              <w:pStyle w:val="F"/>
              <w:adjustRightInd w:val="0"/>
              <w:snapToGrid w:val="0"/>
              <w:spacing w:before="60" w:after="60" w:line="240" w:lineRule="auto"/>
              <w:ind w:firstLine="0"/>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2.5</w:t>
            </w:r>
          </w:p>
        </w:tc>
      </w:tr>
      <w:tr w:rsidR="00AA4CA3" w14:paraId="4170A33F" w14:textId="77777777" w:rsidTr="00AA10CA">
        <w:tc>
          <w:tcPr>
            <w:cnfStyle w:val="001000000000" w:firstRow="0" w:lastRow="0" w:firstColumn="1" w:lastColumn="0" w:oddVBand="0" w:evenVBand="0" w:oddHBand="0" w:evenHBand="0" w:firstRowFirstColumn="0" w:firstRowLastColumn="0" w:lastRowFirstColumn="0" w:lastRowLastColumn="0"/>
            <w:tcW w:w="988"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470C72B6" w14:textId="77777777" w:rsidR="00AA4CA3" w:rsidRDefault="00F2093E">
            <w:pPr>
              <w:pStyle w:val="F"/>
              <w:adjustRightInd w:val="0"/>
              <w:snapToGrid w:val="0"/>
              <w:spacing w:before="0" w:after="0" w:line="240" w:lineRule="auto"/>
              <w:ind w:firstLine="0"/>
              <w:jc w:val="center"/>
              <w:rPr>
                <w:rFonts w:ascii="Arial Narrow" w:eastAsia="仿宋_GB2312" w:hAnsi="Arial Narrow" w:cs="Arial"/>
                <w:sz w:val="20"/>
                <w:szCs w:val="20"/>
                <w:lang w:eastAsia="zh-CN"/>
              </w:rPr>
            </w:pPr>
            <w:r>
              <w:rPr>
                <w:rFonts w:ascii="Arial Narrow" w:eastAsia="仿宋_GB2312" w:hAnsi="Arial Narrow" w:cs="Arial"/>
                <w:sz w:val="20"/>
                <w:szCs w:val="20"/>
                <w:lang w:eastAsia="zh-CN"/>
              </w:rPr>
              <w:t>（二）关联关系</w:t>
            </w:r>
          </w:p>
        </w:tc>
        <w:tc>
          <w:tcPr>
            <w:tcW w:w="6095" w:type="dxa"/>
            <w:tcBorders>
              <w:top w:val="single" w:sz="4" w:space="0" w:color="auto"/>
              <w:left w:val="single" w:sz="4" w:space="0" w:color="auto"/>
              <w:bottom w:val="single" w:sz="4" w:space="0" w:color="auto"/>
              <w:right w:val="single" w:sz="4" w:space="0" w:color="auto"/>
            </w:tcBorders>
            <w:shd w:val="clear" w:color="auto" w:fill="auto"/>
            <w:vAlign w:val="center"/>
          </w:tcPr>
          <w:p w14:paraId="43999D23" w14:textId="77777777" w:rsidR="00AA4CA3" w:rsidRDefault="00F2093E">
            <w:pPr>
              <w:pStyle w:val="F"/>
              <w:numPr>
                <w:ilvl w:val="0"/>
                <w:numId w:val="5"/>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关联方信息，包括直接或者间接拥有企业股权的关联方，以及与企业发生交易的关联方，内容涵盖关联方名称、法定代表人、高级管理人员的构成情况、注册地址、实际经营地址，以及关联个人的姓名、国籍、居住地等情况。</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772E2C91" w14:textId="77777777" w:rsidR="00AA4CA3" w:rsidRDefault="00F2093E">
            <w:pPr>
              <w:pStyle w:val="F"/>
              <w:adjustRightInd w:val="0"/>
              <w:snapToGrid w:val="0"/>
              <w:spacing w:before="60" w:after="60" w:line="240" w:lineRule="auto"/>
              <w:ind w:firstLine="0"/>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hint="eastAsia"/>
                <w:sz w:val="20"/>
                <w:szCs w:val="20"/>
                <w:lang w:eastAsia="zh-CN"/>
              </w:rPr>
              <w:t>4.1</w:t>
            </w:r>
          </w:p>
        </w:tc>
      </w:tr>
      <w:tr w:rsidR="00AA4CA3" w14:paraId="063E08EB" w14:textId="77777777" w:rsidTr="00AA10CA">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1933895F" w14:textId="77777777" w:rsidR="00AA4CA3" w:rsidRDefault="00AA4CA3">
            <w:pPr>
              <w:pStyle w:val="F"/>
              <w:adjustRightInd w:val="0"/>
              <w:snapToGrid w:val="0"/>
              <w:spacing w:before="0" w:after="0" w:line="240" w:lineRule="auto"/>
              <w:ind w:firstLine="0"/>
              <w:jc w:val="center"/>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DDEBF7"/>
            <w:vAlign w:val="center"/>
          </w:tcPr>
          <w:p w14:paraId="6929C10C" w14:textId="77777777" w:rsidR="00AA4CA3" w:rsidRDefault="00F2093E">
            <w:pPr>
              <w:pStyle w:val="F"/>
              <w:numPr>
                <w:ilvl w:val="0"/>
                <w:numId w:val="5"/>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上述关联方适用的具有所得税性质的税种、税率及相应可享受的税收优惠。</w:t>
            </w:r>
          </w:p>
        </w:tc>
        <w:tc>
          <w:tcPr>
            <w:tcW w:w="1134" w:type="dxa"/>
            <w:tcBorders>
              <w:top w:val="single" w:sz="4" w:space="0" w:color="auto"/>
              <w:left w:val="single" w:sz="4" w:space="0" w:color="auto"/>
              <w:bottom w:val="single" w:sz="4" w:space="0" w:color="auto"/>
              <w:right w:val="single" w:sz="4" w:space="0" w:color="auto"/>
            </w:tcBorders>
            <w:shd w:val="clear" w:color="auto" w:fill="DDEBF7"/>
            <w:vAlign w:val="center"/>
          </w:tcPr>
          <w:p w14:paraId="01DFEAC4" w14:textId="77777777" w:rsidR="00AA4CA3" w:rsidRDefault="00F2093E">
            <w:pPr>
              <w:pStyle w:val="F"/>
              <w:adjustRightInd w:val="0"/>
              <w:snapToGrid w:val="0"/>
              <w:spacing w:before="60" w:after="60" w:line="240" w:lineRule="auto"/>
              <w:ind w:firstLine="0"/>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hint="eastAsia"/>
                <w:sz w:val="20"/>
                <w:szCs w:val="20"/>
                <w:lang w:eastAsia="zh-CN"/>
              </w:rPr>
              <w:t>4.1</w:t>
            </w:r>
          </w:p>
        </w:tc>
      </w:tr>
      <w:tr w:rsidR="00AA4CA3" w14:paraId="1019A90B" w14:textId="77777777" w:rsidTr="00AA10CA">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14E8DD31" w14:textId="77777777" w:rsidR="00AA4CA3" w:rsidRDefault="00AA4CA3">
            <w:pPr>
              <w:pStyle w:val="F"/>
              <w:adjustRightInd w:val="0"/>
              <w:snapToGrid w:val="0"/>
              <w:spacing w:before="0" w:after="0" w:line="240" w:lineRule="auto"/>
              <w:ind w:firstLine="0"/>
              <w:jc w:val="center"/>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auto"/>
            <w:vAlign w:val="center"/>
          </w:tcPr>
          <w:p w14:paraId="447A65A7" w14:textId="77777777" w:rsidR="00AA4CA3" w:rsidRDefault="00F2093E">
            <w:pPr>
              <w:pStyle w:val="F"/>
              <w:numPr>
                <w:ilvl w:val="0"/>
                <w:numId w:val="5"/>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本会计年度内，企业关联关系的变化情况。</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269A7F7D" w14:textId="77777777" w:rsidR="00AA4CA3" w:rsidRDefault="00F2093E">
            <w:pPr>
              <w:pStyle w:val="F"/>
              <w:keepNext/>
              <w:adjustRightInd w:val="0"/>
              <w:snapToGrid w:val="0"/>
              <w:spacing w:before="60" w:after="60" w:line="240" w:lineRule="auto"/>
              <w:ind w:firstLine="0"/>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hint="eastAsia"/>
                <w:sz w:val="20"/>
                <w:szCs w:val="20"/>
                <w:lang w:eastAsia="zh-CN"/>
              </w:rPr>
              <w:t>4.1</w:t>
            </w:r>
          </w:p>
        </w:tc>
      </w:tr>
      <w:tr w:rsidR="00AA4CA3" w14:paraId="3B88276B" w14:textId="77777777" w:rsidTr="00AA10CA">
        <w:tc>
          <w:tcPr>
            <w:cnfStyle w:val="001000000000" w:firstRow="0" w:lastRow="0" w:firstColumn="1" w:lastColumn="0" w:oddVBand="0" w:evenVBand="0" w:oddHBand="0" w:evenHBand="0" w:firstRowFirstColumn="0" w:firstRowLastColumn="0" w:lastRowFirstColumn="0" w:lastRowLastColumn="0"/>
            <w:tcW w:w="988" w:type="dxa"/>
            <w:vMerge w:val="restart"/>
            <w:tcBorders>
              <w:top w:val="single" w:sz="4" w:space="0" w:color="auto"/>
              <w:left w:val="single" w:sz="4" w:space="0" w:color="auto"/>
              <w:bottom w:val="single" w:sz="4" w:space="0" w:color="auto"/>
              <w:right w:val="single" w:sz="4" w:space="0" w:color="auto"/>
            </w:tcBorders>
            <w:shd w:val="clear" w:color="auto" w:fill="DDEBF7"/>
            <w:vAlign w:val="center"/>
          </w:tcPr>
          <w:p w14:paraId="4376BB2D" w14:textId="77777777" w:rsidR="00AA4CA3" w:rsidRDefault="00F2093E">
            <w:pPr>
              <w:pStyle w:val="F"/>
              <w:adjustRightInd w:val="0"/>
              <w:snapToGrid w:val="0"/>
              <w:spacing w:before="0" w:after="0" w:line="240" w:lineRule="auto"/>
              <w:ind w:firstLine="0"/>
              <w:jc w:val="center"/>
              <w:rPr>
                <w:rFonts w:ascii="Arial Narrow" w:eastAsia="仿宋_GB2312" w:hAnsi="Arial Narrow" w:cs="Arial"/>
                <w:sz w:val="20"/>
                <w:szCs w:val="20"/>
                <w:lang w:eastAsia="zh-CN"/>
              </w:rPr>
            </w:pPr>
            <w:r>
              <w:rPr>
                <w:rFonts w:ascii="Arial Narrow" w:eastAsia="仿宋_GB2312" w:hAnsi="Arial Narrow" w:cs="Arial"/>
                <w:sz w:val="20"/>
                <w:szCs w:val="20"/>
                <w:lang w:eastAsia="zh-CN"/>
              </w:rPr>
              <w:t>（三）关联交易</w:t>
            </w:r>
          </w:p>
          <w:p w14:paraId="3CF77F52" w14:textId="77777777" w:rsidR="00AA4CA3" w:rsidRDefault="00F2093E">
            <w:pPr>
              <w:pStyle w:val="F"/>
              <w:adjustRightInd w:val="0"/>
              <w:snapToGrid w:val="0"/>
              <w:spacing w:before="0" w:after="0" w:line="240" w:lineRule="auto"/>
              <w:ind w:firstLine="0"/>
              <w:jc w:val="center"/>
              <w:rPr>
                <w:rFonts w:ascii="Arial Narrow" w:eastAsia="仿宋_GB2312" w:hAnsi="Arial Narrow" w:cs="Arial"/>
                <w:sz w:val="20"/>
                <w:szCs w:val="20"/>
                <w:lang w:eastAsia="zh-CN"/>
              </w:rPr>
            </w:pPr>
            <w:r>
              <w:rPr>
                <w:rFonts w:ascii="Arial Narrow" w:eastAsia="仿宋_GB2312" w:hAnsi="Arial Narrow" w:cs="Arial"/>
                <w:sz w:val="20"/>
                <w:szCs w:val="20"/>
                <w:lang w:eastAsia="zh-CN"/>
              </w:rPr>
              <w:t>1.</w:t>
            </w:r>
            <w:r>
              <w:rPr>
                <w:rFonts w:ascii="Arial Narrow" w:eastAsia="仿宋_GB2312" w:hAnsi="Arial Narrow" w:cs="Arial"/>
                <w:sz w:val="20"/>
                <w:szCs w:val="20"/>
                <w:lang w:eastAsia="zh-CN"/>
              </w:rPr>
              <w:t>关联交易概况</w:t>
            </w:r>
          </w:p>
        </w:tc>
        <w:tc>
          <w:tcPr>
            <w:tcW w:w="6095" w:type="dxa"/>
            <w:tcBorders>
              <w:top w:val="single" w:sz="4" w:space="0" w:color="auto"/>
              <w:left w:val="single" w:sz="4" w:space="0" w:color="auto"/>
              <w:bottom w:val="single" w:sz="4" w:space="0" w:color="auto"/>
              <w:right w:val="single" w:sz="4" w:space="0" w:color="auto"/>
            </w:tcBorders>
            <w:shd w:val="clear" w:color="auto" w:fill="DDEBF7"/>
            <w:vAlign w:val="center"/>
          </w:tcPr>
          <w:p w14:paraId="7DDC3BAF" w14:textId="77777777" w:rsidR="00AA4CA3" w:rsidRDefault="00F2093E">
            <w:pPr>
              <w:pStyle w:val="F"/>
              <w:numPr>
                <w:ilvl w:val="0"/>
                <w:numId w:val="6"/>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关联交易描述和明细，包括关联交易相关合同或者协议副本及其执行情况的说明，交易标的的特性，关联交易的类型、参与方、时间、金额、结算货币、交易条件、贸易形式，以及关联交易与非关联交易业务的异同等。</w:t>
            </w:r>
          </w:p>
        </w:tc>
        <w:tc>
          <w:tcPr>
            <w:tcW w:w="1134" w:type="dxa"/>
            <w:tcBorders>
              <w:top w:val="single" w:sz="4" w:space="0" w:color="auto"/>
              <w:left w:val="single" w:sz="4" w:space="0" w:color="auto"/>
              <w:bottom w:val="single" w:sz="4" w:space="0" w:color="auto"/>
              <w:right w:val="single" w:sz="4" w:space="0" w:color="auto"/>
            </w:tcBorders>
            <w:shd w:val="clear" w:color="auto" w:fill="DDEBF7"/>
            <w:vAlign w:val="center"/>
          </w:tcPr>
          <w:p w14:paraId="04EAB30C" w14:textId="77777777" w:rsidR="00AA4CA3" w:rsidRDefault="00F2093E">
            <w:pPr>
              <w:pStyle w:val="F"/>
              <w:adjustRightInd w:val="0"/>
              <w:snapToGrid w:val="0"/>
              <w:spacing w:before="60" w:after="60" w:line="240" w:lineRule="auto"/>
              <w:ind w:firstLine="0"/>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4.2</w:t>
            </w:r>
          </w:p>
          <w:p w14:paraId="3AE37A3F" w14:textId="77777777" w:rsidR="00AA4CA3" w:rsidRDefault="00F2093E">
            <w:pPr>
              <w:pStyle w:val="F"/>
              <w:adjustRightInd w:val="0"/>
              <w:snapToGrid w:val="0"/>
              <w:spacing w:before="60" w:after="60" w:line="240" w:lineRule="auto"/>
              <w:ind w:firstLine="0"/>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4.3</w:t>
            </w:r>
          </w:p>
          <w:p w14:paraId="43D5A724" w14:textId="77777777" w:rsidR="00AA4CA3" w:rsidRDefault="00F2093E">
            <w:pPr>
              <w:pStyle w:val="F"/>
              <w:adjustRightInd w:val="0"/>
              <w:snapToGrid w:val="0"/>
              <w:spacing w:before="60" w:after="60" w:line="240" w:lineRule="auto"/>
              <w:ind w:firstLine="0"/>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hint="eastAsia"/>
                <w:sz w:val="20"/>
                <w:szCs w:val="20"/>
                <w:lang w:eastAsia="zh-CN"/>
              </w:rPr>
              <w:t>4.4</w:t>
            </w:r>
          </w:p>
          <w:p w14:paraId="7679EB43" w14:textId="77777777" w:rsidR="00AA4CA3" w:rsidDel="00FC3272" w:rsidRDefault="00F2093E">
            <w:pPr>
              <w:pStyle w:val="F"/>
              <w:adjustRightInd w:val="0"/>
              <w:snapToGrid w:val="0"/>
              <w:spacing w:before="60" w:after="60" w:line="240" w:lineRule="auto"/>
              <w:ind w:firstLine="0"/>
              <w:jc w:val="left"/>
              <w:cnfStyle w:val="000000000000" w:firstRow="0" w:lastRow="0" w:firstColumn="0" w:lastColumn="0" w:oddVBand="0" w:evenVBand="0" w:oddHBand="0" w:evenHBand="0" w:firstRowFirstColumn="0" w:firstRowLastColumn="0" w:lastRowFirstColumn="0" w:lastRowLastColumn="0"/>
              <w:rPr>
                <w:del w:id="518" w:author="admin" w:date="2024-07-03T15:48:00Z"/>
                <w:rFonts w:ascii="Arial Narrow" w:eastAsia="仿宋_GB2312" w:hAnsi="Arial Narrow" w:cs="Arial"/>
                <w:sz w:val="20"/>
                <w:szCs w:val="20"/>
                <w:lang w:eastAsia="zh-CN"/>
              </w:rPr>
            </w:pPr>
            <w:r>
              <w:rPr>
                <w:rFonts w:ascii="Arial Narrow" w:eastAsia="仿宋_GB2312" w:hAnsi="Arial Narrow" w:cs="Arial" w:hint="eastAsia"/>
                <w:sz w:val="20"/>
                <w:szCs w:val="20"/>
                <w:lang w:eastAsia="zh-CN"/>
              </w:rPr>
              <w:t>4.5</w:t>
            </w:r>
          </w:p>
          <w:p w14:paraId="3E436BB7" w14:textId="77777777" w:rsidR="00AA4CA3" w:rsidRDefault="00F2093E">
            <w:pPr>
              <w:pStyle w:val="F"/>
              <w:adjustRightInd w:val="0"/>
              <w:snapToGrid w:val="0"/>
              <w:spacing w:before="60" w:after="60" w:line="240" w:lineRule="auto"/>
              <w:ind w:firstLine="0"/>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del w:id="519" w:author="admin" w:date="2024-07-03T15:48:00Z">
              <w:r w:rsidDel="00FC3272">
                <w:rPr>
                  <w:rFonts w:ascii="Arial Narrow" w:eastAsia="仿宋_GB2312" w:hAnsi="Arial Narrow" w:cs="Arial" w:hint="eastAsia"/>
                  <w:sz w:val="20"/>
                  <w:szCs w:val="20"/>
                  <w:lang w:eastAsia="zh-CN"/>
                </w:rPr>
                <w:delText>4</w:delText>
              </w:r>
              <w:r w:rsidDel="00FC3272">
                <w:rPr>
                  <w:rFonts w:ascii="Arial Narrow" w:eastAsia="仿宋_GB2312" w:hAnsi="Arial Narrow" w:cs="Arial"/>
                  <w:sz w:val="20"/>
                  <w:szCs w:val="20"/>
                  <w:lang w:eastAsia="zh-CN"/>
                </w:rPr>
                <w:delText>.6</w:delText>
              </w:r>
            </w:del>
          </w:p>
        </w:tc>
      </w:tr>
      <w:tr w:rsidR="00AA4CA3" w14:paraId="7F007530" w14:textId="77777777" w:rsidTr="00AA10CA">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715D08D6" w14:textId="77777777" w:rsidR="00AA4CA3" w:rsidRDefault="00AA4CA3">
            <w:pPr>
              <w:pStyle w:val="F"/>
              <w:adjustRightInd w:val="0"/>
              <w:snapToGrid w:val="0"/>
              <w:spacing w:before="0" w:after="0" w:line="240" w:lineRule="auto"/>
              <w:ind w:firstLine="0"/>
              <w:jc w:val="left"/>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auto"/>
            <w:vAlign w:val="center"/>
          </w:tcPr>
          <w:p w14:paraId="1928F933" w14:textId="77777777" w:rsidR="00AA4CA3" w:rsidRDefault="00F2093E">
            <w:pPr>
              <w:pStyle w:val="F"/>
              <w:numPr>
                <w:ilvl w:val="0"/>
                <w:numId w:val="6"/>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关联交易流程，包括关联交易的信息流、物流和资金流，与非关联交易业务流程的异同；</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53ECCBF4" w14:textId="77777777" w:rsidR="00AA4CA3" w:rsidRDefault="00F2093E">
            <w:pPr>
              <w:pStyle w:val="F"/>
              <w:adjustRightInd w:val="0"/>
              <w:snapToGrid w:val="0"/>
              <w:spacing w:before="60" w:after="60" w:line="240" w:lineRule="auto"/>
              <w:ind w:firstLine="0"/>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4.</w:t>
            </w:r>
            <w:r>
              <w:rPr>
                <w:rFonts w:ascii="Arial Narrow" w:eastAsia="仿宋_GB2312" w:hAnsi="Arial Narrow" w:cs="Arial" w:hint="eastAsia"/>
                <w:sz w:val="20"/>
                <w:szCs w:val="20"/>
                <w:lang w:eastAsia="zh-CN"/>
              </w:rPr>
              <w:t>3</w:t>
            </w:r>
          </w:p>
          <w:p w14:paraId="3E5932D9" w14:textId="77777777" w:rsidR="00AA4CA3" w:rsidRDefault="00F2093E">
            <w:pPr>
              <w:pStyle w:val="F"/>
              <w:adjustRightInd w:val="0"/>
              <w:snapToGrid w:val="0"/>
              <w:spacing w:before="60" w:after="60" w:line="240" w:lineRule="auto"/>
              <w:ind w:firstLine="0"/>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4.</w:t>
            </w:r>
            <w:r>
              <w:rPr>
                <w:rFonts w:ascii="Arial Narrow" w:eastAsia="仿宋_GB2312" w:hAnsi="Arial Narrow" w:cs="Arial" w:hint="eastAsia"/>
                <w:sz w:val="20"/>
                <w:szCs w:val="20"/>
                <w:lang w:eastAsia="zh-CN"/>
              </w:rPr>
              <w:t>4</w:t>
            </w:r>
          </w:p>
        </w:tc>
      </w:tr>
      <w:tr w:rsidR="00AA4CA3" w14:paraId="33732EF7" w14:textId="77777777" w:rsidTr="00AA10CA">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4F9CA1C8" w14:textId="77777777" w:rsidR="00AA4CA3" w:rsidRDefault="00AA4CA3">
            <w:pPr>
              <w:pStyle w:val="F"/>
              <w:adjustRightInd w:val="0"/>
              <w:snapToGrid w:val="0"/>
              <w:spacing w:before="0" w:after="0" w:line="240" w:lineRule="auto"/>
              <w:ind w:firstLine="0"/>
              <w:jc w:val="left"/>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DDEBF7"/>
            <w:vAlign w:val="center"/>
          </w:tcPr>
          <w:p w14:paraId="46F74C7F" w14:textId="77777777" w:rsidR="00AA4CA3" w:rsidRDefault="00F2093E">
            <w:pPr>
              <w:pStyle w:val="F"/>
              <w:numPr>
                <w:ilvl w:val="0"/>
                <w:numId w:val="6"/>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功能风险描述，包括企业及其关联方在各类关联交易中执行的功能、承担的风险和使用的资产；</w:t>
            </w:r>
          </w:p>
        </w:tc>
        <w:tc>
          <w:tcPr>
            <w:tcW w:w="1134" w:type="dxa"/>
            <w:tcBorders>
              <w:top w:val="single" w:sz="4" w:space="0" w:color="auto"/>
              <w:left w:val="single" w:sz="4" w:space="0" w:color="auto"/>
              <w:bottom w:val="single" w:sz="4" w:space="0" w:color="auto"/>
              <w:right w:val="single" w:sz="4" w:space="0" w:color="auto"/>
            </w:tcBorders>
            <w:shd w:val="clear" w:color="auto" w:fill="DDEBF7"/>
            <w:vAlign w:val="center"/>
          </w:tcPr>
          <w:p w14:paraId="183E91FC" w14:textId="77777777" w:rsidR="00AA4CA3" w:rsidRDefault="00F2093E">
            <w:pPr>
              <w:pStyle w:val="F"/>
              <w:adjustRightInd w:val="0"/>
              <w:snapToGrid w:val="0"/>
              <w:spacing w:before="60" w:after="60" w:line="240" w:lineRule="auto"/>
              <w:ind w:firstLine="0"/>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5</w:t>
            </w:r>
          </w:p>
        </w:tc>
      </w:tr>
      <w:tr w:rsidR="00AA4CA3" w14:paraId="59CEDEE6" w14:textId="77777777" w:rsidTr="00AA10CA">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64DD78F8" w14:textId="77777777" w:rsidR="00AA4CA3" w:rsidRDefault="00AA4CA3">
            <w:pPr>
              <w:pStyle w:val="F"/>
              <w:adjustRightInd w:val="0"/>
              <w:snapToGrid w:val="0"/>
              <w:spacing w:before="0" w:after="0" w:line="240" w:lineRule="auto"/>
              <w:ind w:firstLine="0"/>
              <w:jc w:val="left"/>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auto"/>
            <w:vAlign w:val="center"/>
          </w:tcPr>
          <w:p w14:paraId="1F76A7A0" w14:textId="77777777" w:rsidR="00AA4CA3" w:rsidRDefault="00F2093E">
            <w:pPr>
              <w:pStyle w:val="F"/>
              <w:numPr>
                <w:ilvl w:val="0"/>
                <w:numId w:val="6"/>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交易定价影响要素，包括关联交易涉及的无形资产及其影响，成本节约、市场溢价等地域特殊因素。地域特殊因素应从劳动力成本、环境成本、市场规模、市场竞争程度、消费者购买力、商品或者劳务的可替代性、政府管制等方面进行分析；</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26095D53" w14:textId="41B02C40" w:rsidR="00AA4CA3" w:rsidRDefault="00F2093E">
            <w:pPr>
              <w:pStyle w:val="F"/>
              <w:adjustRightInd w:val="0"/>
              <w:snapToGrid w:val="0"/>
              <w:spacing w:before="60" w:after="60" w:line="240" w:lineRule="auto"/>
              <w:ind w:firstLine="0"/>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4.</w:t>
            </w:r>
            <w:r>
              <w:rPr>
                <w:rFonts w:ascii="Arial Narrow" w:eastAsia="仿宋_GB2312" w:hAnsi="Arial Narrow" w:cs="Arial" w:hint="eastAsia"/>
                <w:sz w:val="20"/>
                <w:szCs w:val="20"/>
                <w:lang w:eastAsia="zh-CN"/>
              </w:rPr>
              <w:t>3</w:t>
            </w:r>
          </w:p>
          <w:p w14:paraId="1E9E5DE2" w14:textId="21AEC94B" w:rsidR="00843673" w:rsidRDefault="00843673">
            <w:pPr>
              <w:pStyle w:val="F"/>
              <w:adjustRightInd w:val="0"/>
              <w:snapToGrid w:val="0"/>
              <w:spacing w:before="60" w:after="60" w:line="240" w:lineRule="auto"/>
              <w:ind w:firstLine="0"/>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hint="eastAsia"/>
                <w:sz w:val="20"/>
                <w:szCs w:val="20"/>
                <w:lang w:eastAsia="zh-CN"/>
              </w:rPr>
              <w:t>4</w:t>
            </w:r>
            <w:r>
              <w:rPr>
                <w:rFonts w:ascii="Arial Narrow" w:eastAsia="仿宋_GB2312" w:hAnsi="Arial Narrow" w:cs="Arial"/>
                <w:sz w:val="20"/>
                <w:szCs w:val="20"/>
                <w:lang w:eastAsia="zh-CN"/>
              </w:rPr>
              <w:t>.4</w:t>
            </w:r>
          </w:p>
          <w:p w14:paraId="504DF578" w14:textId="77777777" w:rsidR="00AA4CA3" w:rsidRDefault="00F2093E">
            <w:pPr>
              <w:pStyle w:val="F"/>
              <w:adjustRightInd w:val="0"/>
              <w:snapToGrid w:val="0"/>
              <w:spacing w:before="60" w:after="60" w:line="240" w:lineRule="auto"/>
              <w:ind w:firstLine="0"/>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6.3</w:t>
            </w:r>
          </w:p>
        </w:tc>
      </w:tr>
      <w:tr w:rsidR="00AA4CA3" w14:paraId="39C10890" w14:textId="77777777" w:rsidTr="00AA10CA">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704A0361" w14:textId="77777777" w:rsidR="00AA4CA3" w:rsidRDefault="00AA4CA3">
            <w:pPr>
              <w:pStyle w:val="F"/>
              <w:adjustRightInd w:val="0"/>
              <w:snapToGrid w:val="0"/>
              <w:spacing w:before="0" w:after="0" w:line="240" w:lineRule="auto"/>
              <w:ind w:firstLine="0"/>
              <w:jc w:val="left"/>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DDEBF7"/>
            <w:vAlign w:val="center"/>
          </w:tcPr>
          <w:p w14:paraId="62709AAB" w14:textId="77777777" w:rsidR="00AA4CA3" w:rsidRDefault="00F2093E">
            <w:pPr>
              <w:pStyle w:val="F"/>
              <w:numPr>
                <w:ilvl w:val="0"/>
                <w:numId w:val="6"/>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关联交易数据，包括各关联方、各类关联交易涉及的交易金额。分别披露关联交易和非关联交易的收入、成本、费用和利润，不能直接归集的，按照合理比例划分，并说明该划分比例的依据。</w:t>
            </w:r>
          </w:p>
        </w:tc>
        <w:tc>
          <w:tcPr>
            <w:tcW w:w="1134" w:type="dxa"/>
            <w:tcBorders>
              <w:top w:val="single" w:sz="4" w:space="0" w:color="auto"/>
              <w:left w:val="single" w:sz="4" w:space="0" w:color="auto"/>
              <w:bottom w:val="single" w:sz="4" w:space="0" w:color="auto"/>
              <w:right w:val="single" w:sz="4" w:space="0" w:color="auto"/>
            </w:tcBorders>
            <w:shd w:val="clear" w:color="auto" w:fill="DDEBF7"/>
            <w:vAlign w:val="center"/>
          </w:tcPr>
          <w:p w14:paraId="14EA8AD5" w14:textId="77777777" w:rsidR="00AA4CA3" w:rsidRDefault="00F2093E">
            <w:pPr>
              <w:pStyle w:val="F"/>
              <w:adjustRightInd w:val="0"/>
              <w:snapToGrid w:val="0"/>
              <w:spacing w:before="60" w:after="60" w:line="240" w:lineRule="auto"/>
              <w:ind w:firstLine="0"/>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4.2</w:t>
            </w:r>
          </w:p>
          <w:p w14:paraId="04DCD8C3" w14:textId="496D0036" w:rsidR="00AA4CA3" w:rsidRDefault="00F2093E">
            <w:pPr>
              <w:pStyle w:val="F"/>
              <w:adjustRightInd w:val="0"/>
              <w:snapToGrid w:val="0"/>
              <w:spacing w:before="60" w:after="60" w:line="240" w:lineRule="auto"/>
              <w:ind w:firstLine="0"/>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4.3</w:t>
            </w:r>
          </w:p>
          <w:p w14:paraId="75ADF9C5" w14:textId="74BF0143" w:rsidR="00843673" w:rsidRDefault="00843673">
            <w:pPr>
              <w:pStyle w:val="F"/>
              <w:adjustRightInd w:val="0"/>
              <w:snapToGrid w:val="0"/>
              <w:spacing w:before="60" w:after="60" w:line="240" w:lineRule="auto"/>
              <w:ind w:firstLine="0"/>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hint="eastAsia"/>
                <w:sz w:val="20"/>
                <w:szCs w:val="20"/>
                <w:lang w:eastAsia="zh-CN"/>
              </w:rPr>
              <w:t>4</w:t>
            </w:r>
            <w:r>
              <w:rPr>
                <w:rFonts w:ascii="Arial Narrow" w:eastAsia="仿宋_GB2312" w:hAnsi="Arial Narrow" w:cs="Arial"/>
                <w:sz w:val="20"/>
                <w:szCs w:val="20"/>
                <w:lang w:eastAsia="zh-CN"/>
              </w:rPr>
              <w:t>.4</w:t>
            </w:r>
          </w:p>
          <w:p w14:paraId="277459FA" w14:textId="77777777" w:rsidR="00AA4CA3" w:rsidRDefault="00F2093E">
            <w:pPr>
              <w:pStyle w:val="F"/>
              <w:adjustRightInd w:val="0"/>
              <w:snapToGrid w:val="0"/>
              <w:spacing w:before="60" w:after="60" w:line="240" w:lineRule="auto"/>
              <w:ind w:firstLine="0"/>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hint="eastAsia"/>
                <w:sz w:val="20"/>
                <w:szCs w:val="20"/>
                <w:lang w:eastAsia="zh-CN"/>
              </w:rPr>
              <w:t>4</w:t>
            </w:r>
            <w:r>
              <w:rPr>
                <w:rFonts w:ascii="Arial Narrow" w:eastAsia="仿宋_GB2312" w:hAnsi="Arial Narrow" w:cs="Arial"/>
                <w:sz w:val="20"/>
                <w:szCs w:val="20"/>
                <w:lang w:eastAsia="zh-CN"/>
              </w:rPr>
              <w:t>.7</w:t>
            </w:r>
          </w:p>
          <w:p w14:paraId="35AC9AF2" w14:textId="77777777" w:rsidR="00AA4CA3" w:rsidRDefault="00F2093E">
            <w:pPr>
              <w:pStyle w:val="F"/>
              <w:adjustRightInd w:val="0"/>
              <w:snapToGrid w:val="0"/>
              <w:spacing w:before="60" w:after="60" w:line="240" w:lineRule="auto"/>
              <w:ind w:firstLine="0"/>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附件</w:t>
            </w:r>
            <w:r>
              <w:rPr>
                <w:rFonts w:ascii="Arial Narrow" w:eastAsia="仿宋_GB2312" w:hAnsi="Arial Narrow" w:cs="Arial" w:hint="eastAsia"/>
                <w:sz w:val="20"/>
                <w:szCs w:val="20"/>
                <w:lang w:eastAsia="zh-CN"/>
              </w:rPr>
              <w:t>2</w:t>
            </w:r>
          </w:p>
        </w:tc>
      </w:tr>
      <w:tr w:rsidR="00AA4CA3" w14:paraId="7FF75343" w14:textId="77777777" w:rsidTr="00AA10CA">
        <w:tc>
          <w:tcPr>
            <w:cnfStyle w:val="001000000000" w:firstRow="0" w:lastRow="0" w:firstColumn="1" w:lastColumn="0" w:oddVBand="0" w:evenVBand="0" w:oddHBand="0" w:evenHBand="0" w:firstRowFirstColumn="0" w:firstRowLastColumn="0" w:lastRowFirstColumn="0" w:lastRowLastColumn="0"/>
            <w:tcW w:w="988"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3D723D33" w14:textId="77777777" w:rsidR="00AA4CA3" w:rsidRDefault="00F2093E">
            <w:pPr>
              <w:pStyle w:val="F"/>
              <w:adjustRightInd w:val="0"/>
              <w:snapToGrid w:val="0"/>
              <w:spacing w:before="0" w:after="0" w:line="240" w:lineRule="auto"/>
              <w:ind w:firstLine="0"/>
              <w:jc w:val="center"/>
              <w:rPr>
                <w:rFonts w:ascii="Arial Narrow" w:eastAsia="仿宋_GB2312" w:hAnsi="Arial Narrow" w:cs="Arial"/>
                <w:sz w:val="20"/>
                <w:szCs w:val="20"/>
                <w:lang w:eastAsia="zh-CN"/>
              </w:rPr>
            </w:pPr>
            <w:r>
              <w:rPr>
                <w:rFonts w:ascii="Arial Narrow" w:eastAsia="仿宋_GB2312" w:hAnsi="Arial Narrow" w:cs="Arial"/>
                <w:sz w:val="20"/>
                <w:szCs w:val="20"/>
                <w:lang w:eastAsia="zh-CN"/>
              </w:rPr>
              <w:lastRenderedPageBreak/>
              <w:t>（三）关联交易</w:t>
            </w:r>
          </w:p>
          <w:p w14:paraId="62A2B2E7" w14:textId="77777777" w:rsidR="00AA4CA3" w:rsidRDefault="00F2093E">
            <w:pPr>
              <w:pStyle w:val="F"/>
              <w:adjustRightInd w:val="0"/>
              <w:snapToGrid w:val="0"/>
              <w:spacing w:before="0" w:after="0" w:line="240" w:lineRule="auto"/>
              <w:ind w:firstLine="0"/>
              <w:jc w:val="center"/>
              <w:rPr>
                <w:rFonts w:ascii="Arial Narrow" w:eastAsia="仿宋_GB2312" w:hAnsi="Arial Narrow" w:cs="Arial"/>
                <w:sz w:val="20"/>
                <w:szCs w:val="20"/>
                <w:lang w:eastAsia="zh-CN"/>
              </w:rPr>
            </w:pPr>
            <w:r>
              <w:rPr>
                <w:rFonts w:ascii="Arial Narrow" w:eastAsia="仿宋_GB2312" w:hAnsi="Arial Narrow" w:cs="Arial"/>
                <w:sz w:val="20"/>
                <w:szCs w:val="20"/>
                <w:lang w:eastAsia="zh-CN"/>
              </w:rPr>
              <w:t>2.</w:t>
            </w:r>
            <w:r>
              <w:rPr>
                <w:rFonts w:ascii="Arial Narrow" w:eastAsia="仿宋_GB2312" w:hAnsi="Arial Narrow" w:cs="Arial"/>
                <w:sz w:val="20"/>
                <w:szCs w:val="20"/>
                <w:lang w:eastAsia="zh-CN"/>
              </w:rPr>
              <w:t>价值链分析</w:t>
            </w:r>
          </w:p>
        </w:tc>
        <w:tc>
          <w:tcPr>
            <w:tcW w:w="6095" w:type="dxa"/>
            <w:tcBorders>
              <w:top w:val="single" w:sz="4" w:space="0" w:color="auto"/>
              <w:left w:val="single" w:sz="4" w:space="0" w:color="auto"/>
              <w:bottom w:val="single" w:sz="4" w:space="0" w:color="auto"/>
              <w:right w:val="single" w:sz="4" w:space="0" w:color="auto"/>
            </w:tcBorders>
            <w:shd w:val="clear" w:color="auto" w:fill="auto"/>
            <w:vAlign w:val="center"/>
          </w:tcPr>
          <w:p w14:paraId="16B63EE8" w14:textId="77777777" w:rsidR="00AA4CA3" w:rsidRDefault="00F2093E">
            <w:pPr>
              <w:pStyle w:val="F"/>
              <w:numPr>
                <w:ilvl w:val="0"/>
                <w:numId w:val="7"/>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企业集团内业务流、物流和资金流，包括商品、劳务或者其他交易标的从设计、开发、生产制造、营销、销售、交货、结算、消费、售后服务、循环利用等各环节及其参与方；</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68980ED7" w14:textId="77777777" w:rsidR="00AA4CA3" w:rsidRDefault="00F2093E">
            <w:pPr>
              <w:pStyle w:val="F"/>
              <w:adjustRightInd w:val="0"/>
              <w:snapToGrid w:val="0"/>
              <w:spacing w:before="60" w:after="60" w:line="240" w:lineRule="auto"/>
              <w:ind w:firstLine="0"/>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hint="eastAsia"/>
                <w:sz w:val="20"/>
                <w:szCs w:val="20"/>
                <w:lang w:eastAsia="zh-CN"/>
              </w:rPr>
              <w:t>4</w:t>
            </w:r>
          </w:p>
          <w:p w14:paraId="2C7E2FAA" w14:textId="77777777" w:rsidR="00AA4CA3" w:rsidRDefault="00F2093E">
            <w:pPr>
              <w:pStyle w:val="F"/>
              <w:adjustRightInd w:val="0"/>
              <w:snapToGrid w:val="0"/>
              <w:spacing w:before="60" w:after="60" w:line="240" w:lineRule="auto"/>
              <w:ind w:firstLine="0"/>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6</w:t>
            </w:r>
          </w:p>
        </w:tc>
      </w:tr>
      <w:tr w:rsidR="00AA4CA3" w14:paraId="6D1D9368" w14:textId="77777777" w:rsidTr="00AA10CA">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4E422E9F" w14:textId="77777777" w:rsidR="00AA4CA3" w:rsidRDefault="00AA4CA3">
            <w:pPr>
              <w:pStyle w:val="F"/>
              <w:adjustRightInd w:val="0"/>
              <w:snapToGrid w:val="0"/>
              <w:spacing w:before="0" w:after="0" w:line="240" w:lineRule="auto"/>
              <w:ind w:firstLine="0"/>
              <w:jc w:val="center"/>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DDEBF7"/>
            <w:vAlign w:val="center"/>
          </w:tcPr>
          <w:p w14:paraId="5C035836" w14:textId="77777777" w:rsidR="00AA4CA3" w:rsidRDefault="00F2093E">
            <w:pPr>
              <w:pStyle w:val="F"/>
              <w:numPr>
                <w:ilvl w:val="0"/>
                <w:numId w:val="7"/>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上述各环节参与方最近会计年度的财务报表；</w:t>
            </w:r>
          </w:p>
        </w:tc>
        <w:tc>
          <w:tcPr>
            <w:tcW w:w="1134" w:type="dxa"/>
            <w:tcBorders>
              <w:top w:val="single" w:sz="4" w:space="0" w:color="auto"/>
              <w:left w:val="single" w:sz="4" w:space="0" w:color="auto"/>
              <w:bottom w:val="single" w:sz="4" w:space="0" w:color="auto"/>
              <w:right w:val="single" w:sz="4" w:space="0" w:color="auto"/>
            </w:tcBorders>
            <w:shd w:val="clear" w:color="auto" w:fill="DDEBF7"/>
            <w:vAlign w:val="center"/>
          </w:tcPr>
          <w:p w14:paraId="075BF047" w14:textId="77777777" w:rsidR="00AA4CA3" w:rsidRDefault="00F2093E">
            <w:pPr>
              <w:pStyle w:val="F"/>
              <w:adjustRightInd w:val="0"/>
              <w:snapToGrid w:val="0"/>
              <w:spacing w:before="60" w:after="60" w:line="240" w:lineRule="auto"/>
              <w:ind w:firstLine="0"/>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待税局要求后配合提供</w:t>
            </w:r>
          </w:p>
        </w:tc>
      </w:tr>
      <w:tr w:rsidR="00AA4CA3" w14:paraId="4BC4CACF" w14:textId="77777777" w:rsidTr="00AA10CA">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22ACDECA" w14:textId="77777777" w:rsidR="00AA4CA3" w:rsidRDefault="00AA4CA3">
            <w:pPr>
              <w:pStyle w:val="F"/>
              <w:adjustRightInd w:val="0"/>
              <w:snapToGrid w:val="0"/>
              <w:spacing w:before="0" w:after="0" w:line="240" w:lineRule="auto"/>
              <w:ind w:firstLine="0"/>
              <w:jc w:val="center"/>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auto"/>
            <w:vAlign w:val="center"/>
          </w:tcPr>
          <w:p w14:paraId="5CEBB556" w14:textId="77777777" w:rsidR="00AA4CA3" w:rsidRDefault="00F2093E">
            <w:pPr>
              <w:pStyle w:val="F"/>
              <w:numPr>
                <w:ilvl w:val="0"/>
                <w:numId w:val="7"/>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地域特殊因素对企业创造价值贡献的计量及其归属；</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599888CB" w14:textId="77777777" w:rsidR="00AA4CA3" w:rsidRDefault="00F2093E">
            <w:pPr>
              <w:pStyle w:val="F"/>
              <w:adjustRightInd w:val="0"/>
              <w:snapToGrid w:val="0"/>
              <w:spacing w:before="60" w:after="60" w:line="240" w:lineRule="auto"/>
              <w:ind w:firstLine="0"/>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6</w:t>
            </w:r>
          </w:p>
        </w:tc>
      </w:tr>
      <w:tr w:rsidR="00AA4CA3" w14:paraId="44857A38" w14:textId="77777777" w:rsidTr="00AA10CA">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57A532BA" w14:textId="77777777" w:rsidR="00AA4CA3" w:rsidRDefault="00AA4CA3">
            <w:pPr>
              <w:pStyle w:val="F"/>
              <w:adjustRightInd w:val="0"/>
              <w:snapToGrid w:val="0"/>
              <w:spacing w:before="0" w:after="0" w:line="240" w:lineRule="auto"/>
              <w:ind w:firstLine="0"/>
              <w:jc w:val="center"/>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DDEBF7"/>
            <w:vAlign w:val="center"/>
          </w:tcPr>
          <w:p w14:paraId="7797E701" w14:textId="77777777" w:rsidR="00AA4CA3" w:rsidRDefault="00F2093E">
            <w:pPr>
              <w:pStyle w:val="F"/>
              <w:numPr>
                <w:ilvl w:val="0"/>
                <w:numId w:val="7"/>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企业集团利润在全球价值链条中的分配原则和分配结果；</w:t>
            </w:r>
          </w:p>
        </w:tc>
        <w:tc>
          <w:tcPr>
            <w:tcW w:w="1134" w:type="dxa"/>
            <w:tcBorders>
              <w:top w:val="single" w:sz="4" w:space="0" w:color="auto"/>
              <w:left w:val="single" w:sz="4" w:space="0" w:color="auto"/>
              <w:bottom w:val="single" w:sz="4" w:space="0" w:color="auto"/>
              <w:right w:val="single" w:sz="4" w:space="0" w:color="auto"/>
            </w:tcBorders>
            <w:shd w:val="clear" w:color="auto" w:fill="DDEBF7"/>
            <w:vAlign w:val="center"/>
          </w:tcPr>
          <w:p w14:paraId="1985FE9D" w14:textId="77777777" w:rsidR="00AA4CA3" w:rsidRDefault="00F2093E">
            <w:pPr>
              <w:pStyle w:val="F"/>
              <w:adjustRightInd w:val="0"/>
              <w:snapToGrid w:val="0"/>
              <w:spacing w:before="60" w:after="60" w:line="240" w:lineRule="auto"/>
              <w:ind w:firstLine="0"/>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6</w:t>
            </w:r>
          </w:p>
        </w:tc>
      </w:tr>
      <w:tr w:rsidR="00AA4CA3" w14:paraId="31D02E38" w14:textId="77777777" w:rsidTr="00AA10CA">
        <w:tc>
          <w:tcPr>
            <w:cnfStyle w:val="001000000000" w:firstRow="0" w:lastRow="0" w:firstColumn="1" w:lastColumn="0" w:oddVBand="0" w:evenVBand="0" w:oddHBand="0" w:evenHBand="0" w:firstRowFirstColumn="0" w:firstRowLastColumn="0" w:lastRowFirstColumn="0" w:lastRowLastColumn="0"/>
            <w:tcW w:w="988"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4FAE7E20" w14:textId="77777777" w:rsidR="00AA4CA3" w:rsidRDefault="00F2093E">
            <w:pPr>
              <w:pStyle w:val="F"/>
              <w:adjustRightInd w:val="0"/>
              <w:snapToGrid w:val="0"/>
              <w:spacing w:before="0" w:after="0" w:line="240" w:lineRule="auto"/>
              <w:ind w:firstLine="0"/>
              <w:jc w:val="center"/>
              <w:rPr>
                <w:rFonts w:ascii="Arial Narrow" w:eastAsia="仿宋_GB2312" w:hAnsi="Arial Narrow" w:cs="Arial"/>
                <w:sz w:val="20"/>
                <w:szCs w:val="20"/>
                <w:lang w:eastAsia="zh-CN"/>
              </w:rPr>
            </w:pPr>
            <w:r>
              <w:rPr>
                <w:rFonts w:ascii="Arial Narrow" w:eastAsia="仿宋_GB2312" w:hAnsi="Arial Narrow" w:cs="Arial"/>
                <w:sz w:val="20"/>
                <w:szCs w:val="20"/>
                <w:lang w:eastAsia="zh-CN"/>
              </w:rPr>
              <w:t>（三）关联交易</w:t>
            </w:r>
          </w:p>
          <w:p w14:paraId="74296BE9" w14:textId="77777777" w:rsidR="00AA4CA3" w:rsidRDefault="00F2093E">
            <w:pPr>
              <w:pStyle w:val="F"/>
              <w:adjustRightInd w:val="0"/>
              <w:snapToGrid w:val="0"/>
              <w:spacing w:before="0" w:after="0" w:line="240" w:lineRule="auto"/>
              <w:ind w:firstLine="0"/>
              <w:jc w:val="center"/>
              <w:rPr>
                <w:rFonts w:ascii="Arial Narrow" w:eastAsia="仿宋_GB2312" w:hAnsi="Arial Narrow" w:cs="Arial"/>
                <w:sz w:val="20"/>
                <w:szCs w:val="20"/>
                <w:lang w:eastAsia="zh-CN"/>
              </w:rPr>
            </w:pPr>
            <w:r>
              <w:rPr>
                <w:rFonts w:ascii="Arial Narrow" w:eastAsia="仿宋_GB2312" w:hAnsi="Arial Narrow" w:cs="Arial"/>
                <w:sz w:val="20"/>
                <w:szCs w:val="20"/>
                <w:lang w:eastAsia="zh-CN"/>
              </w:rPr>
              <w:t>3.</w:t>
            </w:r>
            <w:r>
              <w:rPr>
                <w:rFonts w:ascii="Arial Narrow" w:eastAsia="仿宋_GB2312" w:hAnsi="Arial Narrow" w:cs="Arial"/>
                <w:sz w:val="20"/>
                <w:szCs w:val="20"/>
                <w:lang w:eastAsia="zh-CN"/>
              </w:rPr>
              <w:t>对外投资</w:t>
            </w:r>
          </w:p>
        </w:tc>
        <w:tc>
          <w:tcPr>
            <w:tcW w:w="6095" w:type="dxa"/>
            <w:tcBorders>
              <w:top w:val="single" w:sz="4" w:space="0" w:color="auto"/>
              <w:left w:val="single" w:sz="4" w:space="0" w:color="auto"/>
              <w:bottom w:val="single" w:sz="4" w:space="0" w:color="auto"/>
              <w:right w:val="single" w:sz="4" w:space="0" w:color="auto"/>
            </w:tcBorders>
            <w:shd w:val="clear" w:color="auto" w:fill="auto"/>
            <w:vAlign w:val="center"/>
          </w:tcPr>
          <w:p w14:paraId="741DC520" w14:textId="77777777" w:rsidR="00AA4CA3" w:rsidRDefault="00F2093E">
            <w:pPr>
              <w:pStyle w:val="F"/>
              <w:numPr>
                <w:ilvl w:val="0"/>
                <w:numId w:val="8"/>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color w:val="000000"/>
                <w:sz w:val="20"/>
                <w:szCs w:val="20"/>
                <w:lang w:eastAsia="zh-CN"/>
              </w:rPr>
              <w:t>对外投资基本信息，包括对外投资项目的投资地区、金额、主营业务及战略规划</w:t>
            </w:r>
            <w:r>
              <w:rPr>
                <w:rFonts w:ascii="Arial Narrow" w:eastAsia="仿宋_GB2312" w:hAnsi="Arial Narrow" w:cs="宋体"/>
                <w:color w:val="000000"/>
                <w:sz w:val="20"/>
                <w:szCs w:val="20"/>
                <w:lang w:eastAsia="zh-CN"/>
              </w:rPr>
              <w:t>。</w:t>
            </w:r>
          </w:p>
        </w:tc>
        <w:tc>
          <w:tcPr>
            <w:tcW w:w="1134"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352043A7" w14:textId="77777777" w:rsidR="00AA4CA3" w:rsidRDefault="00F2093E">
            <w:pPr>
              <w:pStyle w:val="F"/>
              <w:adjustRightInd w:val="0"/>
              <w:snapToGrid w:val="0"/>
              <w:spacing w:before="60" w:after="60" w:line="240" w:lineRule="auto"/>
              <w:ind w:firstLine="0"/>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2.</w:t>
            </w:r>
            <w:r>
              <w:rPr>
                <w:rFonts w:ascii="Arial Narrow" w:eastAsia="仿宋_GB2312" w:hAnsi="Arial Narrow" w:cs="Arial" w:hint="eastAsia"/>
                <w:sz w:val="20"/>
                <w:szCs w:val="20"/>
                <w:lang w:eastAsia="zh-CN"/>
              </w:rPr>
              <w:t>4</w:t>
            </w:r>
          </w:p>
        </w:tc>
      </w:tr>
      <w:tr w:rsidR="00AA4CA3" w14:paraId="3CFE9C13" w14:textId="77777777" w:rsidTr="00AA10CA">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1A89D7F0" w14:textId="77777777" w:rsidR="00AA4CA3" w:rsidRDefault="00AA4CA3">
            <w:pPr>
              <w:pStyle w:val="F"/>
              <w:adjustRightInd w:val="0"/>
              <w:snapToGrid w:val="0"/>
              <w:spacing w:before="0" w:after="0" w:line="240" w:lineRule="auto"/>
              <w:ind w:firstLine="0"/>
              <w:jc w:val="center"/>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DDEBF7"/>
            <w:vAlign w:val="center"/>
          </w:tcPr>
          <w:p w14:paraId="352DD181" w14:textId="77777777" w:rsidR="00AA4CA3" w:rsidRDefault="00F2093E">
            <w:pPr>
              <w:pStyle w:val="F"/>
              <w:numPr>
                <w:ilvl w:val="0"/>
                <w:numId w:val="8"/>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宋体"/>
                <w:color w:val="000000"/>
                <w:sz w:val="20"/>
                <w:szCs w:val="20"/>
                <w:lang w:eastAsia="zh-CN"/>
              </w:rPr>
              <w:t>对外投资项目概况，包括对外投资项目的股权架构、组织结构，高级管理人员的雇佣方式，项目决策权限的归属。</w:t>
            </w:r>
          </w:p>
        </w:tc>
        <w:tc>
          <w:tcPr>
            <w:tcW w:w="1134" w:type="dxa"/>
            <w:vMerge/>
            <w:tcBorders>
              <w:top w:val="single" w:sz="4" w:space="0" w:color="auto"/>
              <w:left w:val="single" w:sz="4" w:space="0" w:color="auto"/>
              <w:bottom w:val="single" w:sz="4" w:space="0" w:color="auto"/>
              <w:right w:val="single" w:sz="4" w:space="0" w:color="auto"/>
            </w:tcBorders>
            <w:shd w:val="clear" w:color="auto" w:fill="auto"/>
            <w:vAlign w:val="center"/>
          </w:tcPr>
          <w:p w14:paraId="39CB07FF" w14:textId="77777777" w:rsidR="00AA4CA3" w:rsidRDefault="00AA4CA3">
            <w:pPr>
              <w:pStyle w:val="F"/>
              <w:adjustRightInd w:val="0"/>
              <w:snapToGrid w:val="0"/>
              <w:spacing w:before="60" w:after="60" w:line="240" w:lineRule="auto"/>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p>
        </w:tc>
      </w:tr>
      <w:tr w:rsidR="00AA4CA3" w14:paraId="2E060E41" w14:textId="77777777" w:rsidTr="00AA10CA">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0EB667F6" w14:textId="77777777" w:rsidR="00AA4CA3" w:rsidRDefault="00AA4CA3">
            <w:pPr>
              <w:pStyle w:val="F"/>
              <w:adjustRightInd w:val="0"/>
              <w:snapToGrid w:val="0"/>
              <w:spacing w:before="0" w:after="0" w:line="240" w:lineRule="auto"/>
              <w:ind w:firstLine="0"/>
              <w:jc w:val="center"/>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auto"/>
            <w:vAlign w:val="center"/>
          </w:tcPr>
          <w:p w14:paraId="06BF00CB" w14:textId="77777777" w:rsidR="00AA4CA3" w:rsidRDefault="00F2093E">
            <w:pPr>
              <w:pStyle w:val="F"/>
              <w:numPr>
                <w:ilvl w:val="0"/>
                <w:numId w:val="8"/>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宋体"/>
                <w:color w:val="000000"/>
                <w:sz w:val="20"/>
                <w:szCs w:val="20"/>
                <w:lang w:eastAsia="zh-CN"/>
              </w:rPr>
              <w:t>对外投资项目数据，包括对外投资项目的营运数据。</w:t>
            </w:r>
          </w:p>
        </w:tc>
        <w:tc>
          <w:tcPr>
            <w:tcW w:w="1134" w:type="dxa"/>
            <w:vMerge/>
            <w:tcBorders>
              <w:top w:val="single" w:sz="4" w:space="0" w:color="auto"/>
              <w:left w:val="single" w:sz="4" w:space="0" w:color="auto"/>
              <w:bottom w:val="single" w:sz="4" w:space="0" w:color="auto"/>
              <w:right w:val="single" w:sz="4" w:space="0" w:color="auto"/>
            </w:tcBorders>
            <w:shd w:val="clear" w:color="auto" w:fill="auto"/>
            <w:vAlign w:val="center"/>
          </w:tcPr>
          <w:p w14:paraId="688E169A" w14:textId="77777777" w:rsidR="00AA4CA3" w:rsidRDefault="00AA4CA3">
            <w:pPr>
              <w:pStyle w:val="F"/>
              <w:adjustRightInd w:val="0"/>
              <w:snapToGrid w:val="0"/>
              <w:spacing w:before="60" w:after="60" w:line="240" w:lineRule="auto"/>
              <w:ind w:firstLine="0"/>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p>
        </w:tc>
      </w:tr>
      <w:tr w:rsidR="00AA4CA3" w14:paraId="355D130D" w14:textId="77777777" w:rsidTr="00AA10CA">
        <w:tc>
          <w:tcPr>
            <w:cnfStyle w:val="001000000000" w:firstRow="0" w:lastRow="0" w:firstColumn="1" w:lastColumn="0" w:oddVBand="0" w:evenVBand="0" w:oddHBand="0" w:evenHBand="0" w:firstRowFirstColumn="0" w:firstRowLastColumn="0" w:lastRowFirstColumn="0" w:lastRowLastColumn="0"/>
            <w:tcW w:w="988" w:type="dxa"/>
            <w:vMerge w:val="restart"/>
            <w:tcBorders>
              <w:top w:val="single" w:sz="4" w:space="0" w:color="auto"/>
              <w:left w:val="single" w:sz="4" w:space="0" w:color="auto"/>
              <w:bottom w:val="single" w:sz="4" w:space="0" w:color="auto"/>
              <w:right w:val="single" w:sz="4" w:space="0" w:color="auto"/>
            </w:tcBorders>
            <w:shd w:val="clear" w:color="auto" w:fill="DDEBF7"/>
            <w:vAlign w:val="center"/>
          </w:tcPr>
          <w:p w14:paraId="395D9434" w14:textId="77777777" w:rsidR="00AA4CA3" w:rsidRDefault="00F2093E">
            <w:pPr>
              <w:pStyle w:val="F"/>
              <w:adjustRightInd w:val="0"/>
              <w:snapToGrid w:val="0"/>
              <w:spacing w:before="0" w:after="0" w:line="240" w:lineRule="auto"/>
              <w:ind w:firstLine="0"/>
              <w:jc w:val="center"/>
              <w:rPr>
                <w:rFonts w:ascii="Arial Narrow" w:eastAsia="仿宋_GB2312" w:hAnsi="Arial Narrow" w:cs="Arial"/>
                <w:sz w:val="20"/>
                <w:szCs w:val="20"/>
                <w:lang w:eastAsia="zh-CN"/>
              </w:rPr>
            </w:pPr>
            <w:r>
              <w:rPr>
                <w:rFonts w:ascii="Arial Narrow" w:eastAsia="仿宋_GB2312" w:hAnsi="Arial Narrow" w:cs="Arial"/>
                <w:sz w:val="20"/>
                <w:szCs w:val="20"/>
                <w:lang w:eastAsia="zh-CN"/>
              </w:rPr>
              <w:t>（三）关联交易</w:t>
            </w:r>
          </w:p>
          <w:p w14:paraId="560B5865" w14:textId="77777777" w:rsidR="00AA4CA3" w:rsidRDefault="00F2093E">
            <w:pPr>
              <w:pStyle w:val="F"/>
              <w:adjustRightInd w:val="0"/>
              <w:snapToGrid w:val="0"/>
              <w:spacing w:before="0" w:after="0" w:line="240" w:lineRule="auto"/>
              <w:ind w:firstLine="0"/>
              <w:jc w:val="center"/>
              <w:rPr>
                <w:rFonts w:ascii="Arial Narrow" w:eastAsia="仿宋_GB2312" w:hAnsi="Arial Narrow" w:cs="Arial"/>
                <w:sz w:val="20"/>
                <w:szCs w:val="20"/>
                <w:lang w:eastAsia="zh-CN"/>
              </w:rPr>
            </w:pPr>
            <w:r>
              <w:rPr>
                <w:rFonts w:ascii="Arial Narrow" w:eastAsia="仿宋_GB2312" w:hAnsi="Arial Narrow" w:cs="Arial"/>
                <w:sz w:val="20"/>
                <w:szCs w:val="20"/>
                <w:lang w:eastAsia="zh-CN"/>
              </w:rPr>
              <w:t>4.</w:t>
            </w:r>
            <w:r>
              <w:rPr>
                <w:rFonts w:ascii="Arial Narrow" w:eastAsia="仿宋_GB2312" w:hAnsi="Arial Narrow" w:cs="Arial"/>
                <w:sz w:val="20"/>
                <w:szCs w:val="20"/>
                <w:lang w:eastAsia="zh-CN"/>
              </w:rPr>
              <w:t>关联股权转让</w:t>
            </w:r>
          </w:p>
        </w:tc>
        <w:tc>
          <w:tcPr>
            <w:tcW w:w="6095" w:type="dxa"/>
            <w:tcBorders>
              <w:top w:val="single" w:sz="4" w:space="0" w:color="auto"/>
              <w:left w:val="single" w:sz="4" w:space="0" w:color="auto"/>
              <w:bottom w:val="single" w:sz="4" w:space="0" w:color="auto"/>
              <w:right w:val="single" w:sz="4" w:space="0" w:color="auto"/>
            </w:tcBorders>
            <w:shd w:val="clear" w:color="auto" w:fill="DDEBF7"/>
            <w:vAlign w:val="center"/>
          </w:tcPr>
          <w:p w14:paraId="0C4AFBCD" w14:textId="77777777" w:rsidR="00AA4CA3" w:rsidRDefault="00F2093E">
            <w:pPr>
              <w:pStyle w:val="F"/>
              <w:numPr>
                <w:ilvl w:val="0"/>
                <w:numId w:val="9"/>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股权转让概况，包括转让背景、参与方、时间、价格、支付方式，以及影响股权转让的其他因素。</w:t>
            </w:r>
          </w:p>
        </w:tc>
        <w:tc>
          <w:tcPr>
            <w:tcW w:w="1134" w:type="dxa"/>
            <w:vMerge w:val="restart"/>
            <w:tcBorders>
              <w:top w:val="single" w:sz="4" w:space="0" w:color="auto"/>
              <w:left w:val="single" w:sz="4" w:space="0" w:color="auto"/>
              <w:bottom w:val="single" w:sz="4" w:space="0" w:color="auto"/>
              <w:right w:val="single" w:sz="4" w:space="0" w:color="auto"/>
            </w:tcBorders>
            <w:shd w:val="clear" w:color="auto" w:fill="DDEBF7"/>
            <w:vAlign w:val="center"/>
          </w:tcPr>
          <w:p w14:paraId="33AAAA89" w14:textId="77777777" w:rsidR="00AA4CA3" w:rsidRDefault="00F2093E">
            <w:pPr>
              <w:pStyle w:val="F"/>
              <w:adjustRightInd w:val="0"/>
              <w:snapToGrid w:val="0"/>
              <w:spacing w:before="60" w:after="60" w:line="240" w:lineRule="auto"/>
              <w:ind w:firstLine="0"/>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2.5</w:t>
            </w:r>
          </w:p>
        </w:tc>
      </w:tr>
      <w:tr w:rsidR="00AA4CA3" w14:paraId="53583882" w14:textId="77777777" w:rsidTr="00AA10CA">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4EB0A5ED" w14:textId="77777777" w:rsidR="00AA4CA3" w:rsidRDefault="00AA4CA3">
            <w:pPr>
              <w:pStyle w:val="F"/>
              <w:adjustRightInd w:val="0"/>
              <w:snapToGrid w:val="0"/>
              <w:spacing w:before="0" w:after="0" w:line="240" w:lineRule="auto"/>
              <w:ind w:firstLine="0"/>
              <w:jc w:val="left"/>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auto"/>
            <w:vAlign w:val="center"/>
          </w:tcPr>
          <w:p w14:paraId="69DA4485" w14:textId="77777777" w:rsidR="00AA4CA3" w:rsidRDefault="00F2093E">
            <w:pPr>
              <w:pStyle w:val="F"/>
              <w:numPr>
                <w:ilvl w:val="0"/>
                <w:numId w:val="9"/>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股权转让标的的相关信息，包括股权转让标的所在地，出让方获取该股权的时间、方式和成本，股权转让收益等信息。</w:t>
            </w:r>
          </w:p>
        </w:tc>
        <w:tc>
          <w:tcPr>
            <w:tcW w:w="1134" w:type="dxa"/>
            <w:vMerge/>
            <w:tcBorders>
              <w:top w:val="single" w:sz="4" w:space="0" w:color="auto"/>
              <w:left w:val="single" w:sz="4" w:space="0" w:color="auto"/>
              <w:bottom w:val="single" w:sz="4" w:space="0" w:color="auto"/>
              <w:right w:val="single" w:sz="4" w:space="0" w:color="auto"/>
            </w:tcBorders>
            <w:shd w:val="clear" w:color="auto" w:fill="auto"/>
            <w:vAlign w:val="center"/>
          </w:tcPr>
          <w:p w14:paraId="758390D5" w14:textId="77777777" w:rsidR="00AA4CA3" w:rsidRDefault="00AA4CA3">
            <w:pPr>
              <w:pStyle w:val="F"/>
              <w:adjustRightInd w:val="0"/>
              <w:snapToGrid w:val="0"/>
              <w:spacing w:before="60" w:after="60" w:line="240" w:lineRule="auto"/>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p>
        </w:tc>
      </w:tr>
      <w:tr w:rsidR="00AA4CA3" w14:paraId="5751C85C" w14:textId="77777777" w:rsidTr="00AA10CA">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7A7CBA40" w14:textId="77777777" w:rsidR="00AA4CA3" w:rsidRDefault="00AA4CA3">
            <w:pPr>
              <w:pStyle w:val="F"/>
              <w:adjustRightInd w:val="0"/>
              <w:snapToGrid w:val="0"/>
              <w:spacing w:before="0" w:after="0" w:line="240" w:lineRule="auto"/>
              <w:ind w:firstLine="0"/>
              <w:jc w:val="left"/>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DDEBF7"/>
            <w:vAlign w:val="center"/>
          </w:tcPr>
          <w:p w14:paraId="1E022017" w14:textId="77777777" w:rsidR="00AA4CA3" w:rsidRDefault="00F2093E">
            <w:pPr>
              <w:pStyle w:val="F"/>
              <w:numPr>
                <w:ilvl w:val="0"/>
                <w:numId w:val="9"/>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尽职调查报告或者资产评估报告等与股权转让相关的其他信息。</w:t>
            </w:r>
          </w:p>
        </w:tc>
        <w:tc>
          <w:tcPr>
            <w:tcW w:w="1134" w:type="dxa"/>
            <w:vMerge/>
            <w:tcBorders>
              <w:top w:val="single" w:sz="4" w:space="0" w:color="auto"/>
              <w:left w:val="single" w:sz="4" w:space="0" w:color="auto"/>
              <w:bottom w:val="single" w:sz="4" w:space="0" w:color="auto"/>
              <w:right w:val="single" w:sz="4" w:space="0" w:color="auto"/>
            </w:tcBorders>
            <w:shd w:val="clear" w:color="auto" w:fill="DDEBF7"/>
            <w:vAlign w:val="center"/>
          </w:tcPr>
          <w:p w14:paraId="5295C921" w14:textId="77777777" w:rsidR="00AA4CA3" w:rsidRDefault="00AA4CA3">
            <w:pPr>
              <w:pStyle w:val="F"/>
              <w:adjustRightInd w:val="0"/>
              <w:snapToGrid w:val="0"/>
              <w:spacing w:before="60" w:after="60" w:line="240" w:lineRule="auto"/>
              <w:ind w:firstLine="0"/>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p>
        </w:tc>
      </w:tr>
      <w:tr w:rsidR="00AA4CA3" w14:paraId="186A70D8" w14:textId="77777777" w:rsidTr="00AA10CA">
        <w:tc>
          <w:tcPr>
            <w:cnfStyle w:val="001000000000" w:firstRow="0" w:lastRow="0" w:firstColumn="1" w:lastColumn="0" w:oddVBand="0" w:evenVBand="0" w:oddHBand="0" w:evenHBand="0" w:firstRowFirstColumn="0" w:firstRowLastColumn="0" w:lastRowFirstColumn="0" w:lastRowLastColumn="0"/>
            <w:tcW w:w="988"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7780554C" w14:textId="77777777" w:rsidR="00AA4CA3" w:rsidRDefault="00F2093E">
            <w:pPr>
              <w:pStyle w:val="F"/>
              <w:adjustRightInd w:val="0"/>
              <w:snapToGrid w:val="0"/>
              <w:spacing w:before="0" w:after="0" w:line="240" w:lineRule="auto"/>
              <w:ind w:firstLine="0"/>
              <w:jc w:val="center"/>
              <w:rPr>
                <w:rFonts w:ascii="Arial Narrow" w:eastAsia="仿宋_GB2312" w:hAnsi="Arial Narrow" w:cs="Arial"/>
                <w:sz w:val="20"/>
                <w:szCs w:val="20"/>
                <w:lang w:eastAsia="zh-CN"/>
              </w:rPr>
            </w:pPr>
            <w:r>
              <w:rPr>
                <w:rFonts w:ascii="Arial Narrow" w:eastAsia="仿宋_GB2312" w:hAnsi="Arial Narrow" w:cs="Arial"/>
                <w:sz w:val="20"/>
                <w:szCs w:val="20"/>
                <w:lang w:eastAsia="zh-CN"/>
              </w:rPr>
              <w:t>（三）关联交易</w:t>
            </w:r>
          </w:p>
          <w:p w14:paraId="115549AF" w14:textId="77777777" w:rsidR="00AA4CA3" w:rsidRDefault="00F2093E">
            <w:pPr>
              <w:pStyle w:val="F"/>
              <w:adjustRightInd w:val="0"/>
              <w:snapToGrid w:val="0"/>
              <w:spacing w:before="0" w:after="0" w:line="240" w:lineRule="auto"/>
              <w:ind w:firstLine="0"/>
              <w:jc w:val="center"/>
              <w:rPr>
                <w:rFonts w:ascii="Arial Narrow" w:eastAsia="仿宋_GB2312" w:hAnsi="Arial Narrow" w:cs="Arial"/>
                <w:sz w:val="20"/>
                <w:szCs w:val="20"/>
                <w:lang w:eastAsia="zh-CN"/>
              </w:rPr>
            </w:pPr>
            <w:r>
              <w:rPr>
                <w:rFonts w:ascii="Arial Narrow" w:eastAsia="仿宋_GB2312" w:hAnsi="Arial Narrow" w:cs="Arial"/>
                <w:sz w:val="20"/>
                <w:szCs w:val="20"/>
                <w:lang w:eastAsia="zh-CN"/>
              </w:rPr>
              <w:t>5.</w:t>
            </w:r>
            <w:r>
              <w:rPr>
                <w:rFonts w:ascii="Arial Narrow" w:eastAsia="仿宋_GB2312" w:hAnsi="Arial Narrow" w:cs="Arial"/>
                <w:sz w:val="20"/>
                <w:szCs w:val="20"/>
                <w:lang w:eastAsia="zh-CN"/>
              </w:rPr>
              <w:t>关联劳务</w:t>
            </w:r>
          </w:p>
        </w:tc>
        <w:tc>
          <w:tcPr>
            <w:tcW w:w="6095" w:type="dxa"/>
            <w:tcBorders>
              <w:top w:val="single" w:sz="4" w:space="0" w:color="auto"/>
              <w:left w:val="single" w:sz="4" w:space="0" w:color="auto"/>
              <w:bottom w:val="single" w:sz="4" w:space="0" w:color="auto"/>
              <w:right w:val="single" w:sz="4" w:space="0" w:color="auto"/>
            </w:tcBorders>
            <w:shd w:val="clear" w:color="auto" w:fill="auto"/>
            <w:vAlign w:val="center"/>
          </w:tcPr>
          <w:p w14:paraId="0FF888D5" w14:textId="77777777" w:rsidR="00AA4CA3" w:rsidRDefault="00F2093E">
            <w:pPr>
              <w:pStyle w:val="F"/>
              <w:numPr>
                <w:ilvl w:val="0"/>
                <w:numId w:val="10"/>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关联劳务概况，包括劳务提供方和接受方，劳务的具体内容、特性、开展方式、定价原则、支付形式，以及劳务发生后各方受益情况等。</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4CA60714" w14:textId="77777777" w:rsidR="00AA4CA3" w:rsidRDefault="00F2093E">
            <w:pPr>
              <w:pStyle w:val="F"/>
              <w:adjustRightInd w:val="0"/>
              <w:snapToGrid w:val="0"/>
              <w:spacing w:before="60" w:after="60" w:line="240" w:lineRule="auto"/>
              <w:ind w:firstLine="0"/>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4.4</w:t>
            </w:r>
          </w:p>
        </w:tc>
      </w:tr>
      <w:tr w:rsidR="00AA4CA3" w14:paraId="5D25EA9E" w14:textId="77777777" w:rsidTr="00AA10CA">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4677DB7F" w14:textId="77777777" w:rsidR="00AA4CA3" w:rsidRDefault="00AA4CA3">
            <w:pPr>
              <w:pStyle w:val="F"/>
              <w:adjustRightInd w:val="0"/>
              <w:snapToGrid w:val="0"/>
              <w:spacing w:before="0" w:after="0" w:line="240" w:lineRule="auto"/>
              <w:ind w:firstLine="0"/>
              <w:jc w:val="center"/>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DDEBF7"/>
            <w:vAlign w:val="center"/>
          </w:tcPr>
          <w:p w14:paraId="7F2C667B" w14:textId="77777777" w:rsidR="00AA4CA3" w:rsidRDefault="00F2093E">
            <w:pPr>
              <w:pStyle w:val="F"/>
              <w:numPr>
                <w:ilvl w:val="0"/>
                <w:numId w:val="10"/>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劳务成本费用的归集方法、项目、金额、分配标准、计算过程及结果等。</w:t>
            </w:r>
          </w:p>
        </w:tc>
        <w:tc>
          <w:tcPr>
            <w:tcW w:w="1134" w:type="dxa"/>
            <w:tcBorders>
              <w:top w:val="single" w:sz="4" w:space="0" w:color="auto"/>
              <w:left w:val="single" w:sz="4" w:space="0" w:color="auto"/>
              <w:bottom w:val="single" w:sz="4" w:space="0" w:color="auto"/>
              <w:right w:val="single" w:sz="4" w:space="0" w:color="auto"/>
            </w:tcBorders>
            <w:shd w:val="clear" w:color="auto" w:fill="DDEBF7"/>
            <w:vAlign w:val="center"/>
          </w:tcPr>
          <w:p w14:paraId="65648A99" w14:textId="77777777" w:rsidR="00AA4CA3" w:rsidRDefault="00F2093E">
            <w:pPr>
              <w:pStyle w:val="F"/>
              <w:adjustRightInd w:val="0"/>
              <w:snapToGrid w:val="0"/>
              <w:spacing w:before="60" w:after="60" w:line="240" w:lineRule="auto"/>
              <w:ind w:firstLine="0"/>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4.4</w:t>
            </w:r>
          </w:p>
        </w:tc>
      </w:tr>
      <w:tr w:rsidR="00AA4CA3" w14:paraId="5ABFC9C6" w14:textId="77777777" w:rsidTr="00AA10CA">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12A6A3D7" w14:textId="77777777" w:rsidR="00AA4CA3" w:rsidRDefault="00AA4CA3">
            <w:pPr>
              <w:pStyle w:val="F"/>
              <w:adjustRightInd w:val="0"/>
              <w:snapToGrid w:val="0"/>
              <w:spacing w:before="0" w:after="0" w:line="240" w:lineRule="auto"/>
              <w:ind w:firstLine="0"/>
              <w:jc w:val="center"/>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auto"/>
            <w:vAlign w:val="center"/>
          </w:tcPr>
          <w:p w14:paraId="1DE82CEC" w14:textId="77777777" w:rsidR="00AA4CA3" w:rsidRDefault="00F2093E">
            <w:pPr>
              <w:pStyle w:val="F"/>
              <w:numPr>
                <w:ilvl w:val="0"/>
                <w:numId w:val="10"/>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企业及其所属企业集团与非关联方存在相同或者类似劳务交易的，还应当详细说明关联劳务与非关联劳务在定价原则和交易结果上的异同。</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6F102DF4" w14:textId="77777777" w:rsidR="00AA4CA3" w:rsidRDefault="00F2093E">
            <w:pPr>
              <w:pStyle w:val="F"/>
              <w:adjustRightInd w:val="0"/>
              <w:snapToGrid w:val="0"/>
              <w:spacing w:before="60" w:after="60" w:line="240" w:lineRule="auto"/>
              <w:ind w:firstLine="0"/>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4.4</w:t>
            </w:r>
          </w:p>
        </w:tc>
      </w:tr>
      <w:tr w:rsidR="00AA4CA3" w14:paraId="153B0D64" w14:textId="77777777" w:rsidTr="00AA10CA">
        <w:trPr>
          <w:trHeight w:val="1263"/>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auto"/>
              <w:left w:val="single" w:sz="4" w:space="0" w:color="auto"/>
              <w:bottom w:val="single" w:sz="4" w:space="0" w:color="auto"/>
              <w:right w:val="single" w:sz="4" w:space="0" w:color="auto"/>
            </w:tcBorders>
            <w:shd w:val="clear" w:color="auto" w:fill="DDEBF7"/>
            <w:vAlign w:val="center"/>
          </w:tcPr>
          <w:p w14:paraId="0AAC8C92" w14:textId="77777777" w:rsidR="00AA4CA3" w:rsidRDefault="00F2093E">
            <w:pPr>
              <w:pStyle w:val="F"/>
              <w:adjustRightInd w:val="0"/>
              <w:snapToGrid w:val="0"/>
              <w:spacing w:before="0" w:after="0" w:line="240" w:lineRule="auto"/>
              <w:ind w:firstLine="0"/>
              <w:jc w:val="center"/>
              <w:rPr>
                <w:rFonts w:ascii="Arial Narrow" w:eastAsia="仿宋_GB2312" w:hAnsi="Arial Narrow" w:cs="Arial"/>
                <w:sz w:val="20"/>
                <w:szCs w:val="20"/>
                <w:lang w:eastAsia="zh-CN"/>
              </w:rPr>
            </w:pPr>
            <w:r>
              <w:rPr>
                <w:rFonts w:ascii="Arial Narrow" w:eastAsia="仿宋_GB2312" w:hAnsi="Arial Narrow" w:cs="Arial"/>
                <w:sz w:val="20"/>
                <w:szCs w:val="20"/>
                <w:lang w:eastAsia="zh-CN"/>
              </w:rPr>
              <w:t>（三）关联交易</w:t>
            </w:r>
          </w:p>
          <w:p w14:paraId="18997623" w14:textId="77777777" w:rsidR="00AA4CA3" w:rsidRDefault="00F2093E">
            <w:pPr>
              <w:pStyle w:val="F"/>
              <w:adjustRightInd w:val="0"/>
              <w:snapToGrid w:val="0"/>
              <w:spacing w:before="0" w:after="0" w:line="240" w:lineRule="auto"/>
              <w:ind w:firstLine="0"/>
              <w:jc w:val="center"/>
              <w:rPr>
                <w:rFonts w:ascii="Arial Narrow" w:eastAsia="仿宋_GB2312" w:hAnsi="Arial Narrow" w:cs="Arial"/>
                <w:sz w:val="20"/>
                <w:szCs w:val="20"/>
                <w:lang w:eastAsia="zh-CN"/>
              </w:rPr>
            </w:pPr>
            <w:r>
              <w:rPr>
                <w:rFonts w:ascii="Arial Narrow" w:eastAsia="仿宋_GB2312" w:hAnsi="Arial Narrow" w:cs="Arial"/>
                <w:sz w:val="20"/>
                <w:szCs w:val="20"/>
                <w:lang w:eastAsia="zh-CN"/>
              </w:rPr>
              <w:t>6.</w:t>
            </w:r>
            <w:r>
              <w:rPr>
                <w:rFonts w:ascii="Arial Narrow" w:eastAsia="仿宋_GB2312" w:hAnsi="Arial Narrow" w:cs="Arial"/>
                <w:sz w:val="20"/>
                <w:szCs w:val="20"/>
                <w:lang w:eastAsia="zh-CN"/>
              </w:rPr>
              <w:t>预约定价安排和作出的其他税收裁定</w:t>
            </w:r>
          </w:p>
        </w:tc>
        <w:tc>
          <w:tcPr>
            <w:tcW w:w="6095" w:type="dxa"/>
            <w:tcBorders>
              <w:top w:val="single" w:sz="4" w:space="0" w:color="auto"/>
              <w:left w:val="single" w:sz="4" w:space="0" w:color="auto"/>
              <w:bottom w:val="single" w:sz="4" w:space="0" w:color="auto"/>
              <w:right w:val="single" w:sz="4" w:space="0" w:color="auto"/>
            </w:tcBorders>
            <w:shd w:val="clear" w:color="auto" w:fill="DDEBF7"/>
            <w:vAlign w:val="center"/>
          </w:tcPr>
          <w:p w14:paraId="5255DFED" w14:textId="77777777" w:rsidR="00AA4CA3" w:rsidRDefault="00F2093E">
            <w:pPr>
              <w:pStyle w:val="F"/>
              <w:adjustRightInd w:val="0"/>
              <w:snapToGrid w:val="0"/>
              <w:spacing w:before="0"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与企业关联交易直接相关的，中国以外其他国家税务主管当局签订的预约定价安排和作出的其他税收裁定</w:t>
            </w:r>
          </w:p>
        </w:tc>
        <w:tc>
          <w:tcPr>
            <w:tcW w:w="1134" w:type="dxa"/>
            <w:tcBorders>
              <w:top w:val="single" w:sz="4" w:space="0" w:color="auto"/>
              <w:left w:val="single" w:sz="4" w:space="0" w:color="auto"/>
              <w:bottom w:val="single" w:sz="4" w:space="0" w:color="auto"/>
              <w:right w:val="single" w:sz="4" w:space="0" w:color="auto"/>
            </w:tcBorders>
            <w:shd w:val="clear" w:color="auto" w:fill="DDEBF7"/>
            <w:vAlign w:val="center"/>
          </w:tcPr>
          <w:p w14:paraId="437C5E50" w14:textId="77777777" w:rsidR="00AA4CA3" w:rsidRDefault="00F2093E">
            <w:pPr>
              <w:pStyle w:val="F"/>
              <w:adjustRightInd w:val="0"/>
              <w:snapToGrid w:val="0"/>
              <w:spacing w:before="60" w:after="60" w:line="240" w:lineRule="auto"/>
              <w:ind w:firstLine="0"/>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4.6</w:t>
            </w:r>
          </w:p>
        </w:tc>
      </w:tr>
      <w:tr w:rsidR="00AA4CA3" w14:paraId="1BD6CD78" w14:textId="77777777" w:rsidTr="00AA10CA">
        <w:tc>
          <w:tcPr>
            <w:cnfStyle w:val="001000000000" w:firstRow="0" w:lastRow="0" w:firstColumn="1" w:lastColumn="0" w:oddVBand="0" w:evenVBand="0" w:oddHBand="0" w:evenHBand="0" w:firstRowFirstColumn="0" w:firstRowLastColumn="0" w:lastRowFirstColumn="0" w:lastRowLastColumn="0"/>
            <w:tcW w:w="988"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157D5F24" w14:textId="77777777" w:rsidR="00AA4CA3" w:rsidRDefault="00F2093E">
            <w:pPr>
              <w:pStyle w:val="F"/>
              <w:adjustRightInd w:val="0"/>
              <w:snapToGrid w:val="0"/>
              <w:spacing w:before="0" w:after="0" w:line="240" w:lineRule="auto"/>
              <w:ind w:firstLine="0"/>
              <w:jc w:val="center"/>
              <w:rPr>
                <w:rFonts w:ascii="Arial Narrow" w:eastAsia="仿宋_GB2312" w:hAnsi="Arial Narrow" w:cs="Arial"/>
                <w:sz w:val="20"/>
                <w:szCs w:val="20"/>
                <w:lang w:eastAsia="zh-CN"/>
              </w:rPr>
            </w:pPr>
            <w:r>
              <w:rPr>
                <w:rFonts w:ascii="Arial Narrow" w:eastAsia="仿宋_GB2312" w:hAnsi="Arial Narrow" w:cs="Arial"/>
                <w:sz w:val="20"/>
                <w:szCs w:val="20"/>
                <w:lang w:eastAsia="zh-CN"/>
              </w:rPr>
              <w:t>（四）可比性分析</w:t>
            </w:r>
          </w:p>
        </w:tc>
        <w:tc>
          <w:tcPr>
            <w:tcW w:w="6095" w:type="dxa"/>
            <w:tcBorders>
              <w:top w:val="single" w:sz="4" w:space="0" w:color="auto"/>
              <w:left w:val="single" w:sz="4" w:space="0" w:color="auto"/>
              <w:bottom w:val="single" w:sz="4" w:space="0" w:color="auto"/>
              <w:right w:val="single" w:sz="4" w:space="0" w:color="auto"/>
            </w:tcBorders>
            <w:shd w:val="clear" w:color="auto" w:fill="auto"/>
            <w:vAlign w:val="center"/>
          </w:tcPr>
          <w:p w14:paraId="05B7A932" w14:textId="77777777" w:rsidR="00AA4CA3" w:rsidRDefault="00F2093E">
            <w:pPr>
              <w:pStyle w:val="F"/>
              <w:numPr>
                <w:ilvl w:val="0"/>
                <w:numId w:val="11"/>
              </w:numPr>
              <w:adjustRightInd w:val="0"/>
              <w:snapToGrid w:val="0"/>
              <w:spacing w:before="0" w:after="0" w:line="240" w:lineRule="auto"/>
              <w:ind w:left="496" w:hanging="270"/>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宋体"/>
                <w:color w:val="000000"/>
                <w:sz w:val="20"/>
                <w:szCs w:val="20"/>
                <w:lang w:eastAsia="zh-CN"/>
              </w:rPr>
            </w:pPr>
            <w:r>
              <w:rPr>
                <w:rFonts w:ascii="Arial Narrow" w:eastAsia="仿宋_GB2312" w:hAnsi="Arial Narrow" w:cs="宋体"/>
                <w:color w:val="000000"/>
                <w:sz w:val="20"/>
                <w:szCs w:val="20"/>
                <w:lang w:eastAsia="zh-CN"/>
              </w:rPr>
              <w:t>可比性分析考虑的因素，包括交易资产或者劳务特性，交易各方功能、风险和资产，合同条款，经济环境，经营策略等。</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71E290B8" w14:textId="77777777" w:rsidR="00AA4CA3" w:rsidRDefault="00F2093E">
            <w:pPr>
              <w:pStyle w:val="F"/>
              <w:adjustRightInd w:val="0"/>
              <w:snapToGrid w:val="0"/>
              <w:spacing w:before="60" w:after="60" w:line="240" w:lineRule="auto"/>
              <w:ind w:firstLine="0"/>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7</w:t>
            </w:r>
          </w:p>
        </w:tc>
      </w:tr>
      <w:tr w:rsidR="00AA4CA3" w14:paraId="63C6896D" w14:textId="77777777" w:rsidTr="00AA10CA">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1A953A5B" w14:textId="77777777" w:rsidR="00AA4CA3" w:rsidRDefault="00AA4CA3">
            <w:pPr>
              <w:pStyle w:val="F"/>
              <w:adjustRightInd w:val="0"/>
              <w:snapToGrid w:val="0"/>
              <w:spacing w:before="0" w:after="0" w:line="240" w:lineRule="auto"/>
              <w:ind w:firstLine="0"/>
              <w:jc w:val="center"/>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DDEBF7"/>
            <w:vAlign w:val="center"/>
          </w:tcPr>
          <w:p w14:paraId="69EC6CA7" w14:textId="77777777" w:rsidR="00AA4CA3" w:rsidRDefault="00F2093E">
            <w:pPr>
              <w:pStyle w:val="F"/>
              <w:numPr>
                <w:ilvl w:val="0"/>
                <w:numId w:val="11"/>
              </w:numPr>
              <w:adjustRightInd w:val="0"/>
              <w:snapToGrid w:val="0"/>
              <w:spacing w:before="0" w:after="0" w:line="240" w:lineRule="auto"/>
              <w:ind w:left="496" w:hanging="270"/>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宋体"/>
                <w:color w:val="000000"/>
                <w:sz w:val="20"/>
                <w:szCs w:val="20"/>
                <w:lang w:eastAsia="zh-CN"/>
              </w:rPr>
            </w:pPr>
            <w:r>
              <w:rPr>
                <w:rFonts w:ascii="Arial Narrow" w:eastAsia="仿宋_GB2312" w:hAnsi="Arial Narrow" w:cs="宋体"/>
                <w:color w:val="000000"/>
                <w:sz w:val="20"/>
                <w:szCs w:val="20"/>
                <w:lang w:eastAsia="zh-CN"/>
              </w:rPr>
              <w:t>可比企业执行的功能、承担的风险以及使用的资产等相关信息。</w:t>
            </w:r>
          </w:p>
        </w:tc>
        <w:tc>
          <w:tcPr>
            <w:tcW w:w="1134" w:type="dxa"/>
            <w:tcBorders>
              <w:top w:val="single" w:sz="4" w:space="0" w:color="auto"/>
              <w:left w:val="single" w:sz="4" w:space="0" w:color="auto"/>
              <w:bottom w:val="single" w:sz="4" w:space="0" w:color="auto"/>
              <w:right w:val="single" w:sz="4" w:space="0" w:color="auto"/>
            </w:tcBorders>
            <w:shd w:val="clear" w:color="auto" w:fill="DDEBF7"/>
            <w:vAlign w:val="center"/>
          </w:tcPr>
          <w:p w14:paraId="2E113A54" w14:textId="77777777" w:rsidR="00AA4CA3" w:rsidRDefault="00F2093E">
            <w:pPr>
              <w:pStyle w:val="F"/>
              <w:adjustRightInd w:val="0"/>
              <w:snapToGrid w:val="0"/>
              <w:spacing w:before="60" w:after="60" w:line="240" w:lineRule="auto"/>
              <w:ind w:firstLine="0"/>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5</w:t>
            </w:r>
          </w:p>
          <w:p w14:paraId="65F7856D" w14:textId="77777777" w:rsidR="00AA4CA3" w:rsidRDefault="00F2093E">
            <w:pPr>
              <w:pStyle w:val="F"/>
              <w:adjustRightInd w:val="0"/>
              <w:snapToGrid w:val="0"/>
              <w:spacing w:before="60" w:after="60" w:line="240" w:lineRule="auto"/>
              <w:ind w:firstLine="0"/>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附件</w:t>
            </w:r>
            <w:r>
              <w:rPr>
                <w:rFonts w:ascii="Arial Narrow" w:eastAsia="仿宋_GB2312" w:hAnsi="Arial Narrow" w:cs="Arial" w:hint="eastAsia"/>
                <w:sz w:val="20"/>
                <w:szCs w:val="20"/>
                <w:lang w:eastAsia="zh-CN"/>
              </w:rPr>
              <w:t>3</w:t>
            </w:r>
          </w:p>
        </w:tc>
      </w:tr>
      <w:tr w:rsidR="00AA4CA3" w14:paraId="54752E6A" w14:textId="77777777" w:rsidTr="00AA10CA">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52930AD7" w14:textId="77777777" w:rsidR="00AA4CA3" w:rsidRDefault="00AA4CA3">
            <w:pPr>
              <w:pStyle w:val="F"/>
              <w:adjustRightInd w:val="0"/>
              <w:snapToGrid w:val="0"/>
              <w:spacing w:before="0" w:after="0" w:line="240" w:lineRule="auto"/>
              <w:ind w:firstLine="0"/>
              <w:jc w:val="center"/>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auto"/>
            <w:vAlign w:val="center"/>
          </w:tcPr>
          <w:p w14:paraId="6E13B7B0" w14:textId="77777777" w:rsidR="00AA4CA3" w:rsidRDefault="00F2093E">
            <w:pPr>
              <w:pStyle w:val="F"/>
              <w:numPr>
                <w:ilvl w:val="0"/>
                <w:numId w:val="11"/>
              </w:numPr>
              <w:adjustRightInd w:val="0"/>
              <w:snapToGrid w:val="0"/>
              <w:spacing w:before="0" w:after="0" w:line="240" w:lineRule="auto"/>
              <w:ind w:left="496" w:hanging="270"/>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宋体"/>
                <w:color w:val="000000"/>
                <w:sz w:val="20"/>
                <w:szCs w:val="20"/>
                <w:lang w:eastAsia="zh-CN"/>
              </w:rPr>
            </w:pPr>
            <w:r>
              <w:rPr>
                <w:rFonts w:ascii="Arial Narrow" w:eastAsia="仿宋_GB2312" w:hAnsi="Arial Narrow" w:cs="宋体"/>
                <w:color w:val="000000"/>
                <w:sz w:val="20"/>
                <w:szCs w:val="20"/>
                <w:lang w:eastAsia="zh-CN"/>
              </w:rPr>
              <w:t>可比对象搜索方法、信息来源、选择条件及理由。</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057AD620" w14:textId="77777777" w:rsidR="00AA4CA3" w:rsidRDefault="00F2093E">
            <w:pPr>
              <w:pStyle w:val="F"/>
              <w:adjustRightInd w:val="0"/>
              <w:snapToGrid w:val="0"/>
              <w:spacing w:before="60" w:after="60" w:line="240" w:lineRule="auto"/>
              <w:ind w:firstLine="0"/>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7.</w:t>
            </w:r>
            <w:r>
              <w:rPr>
                <w:rFonts w:ascii="Arial Narrow" w:eastAsia="仿宋_GB2312" w:hAnsi="Arial Narrow" w:cs="Arial" w:hint="eastAsia"/>
                <w:sz w:val="20"/>
                <w:szCs w:val="20"/>
                <w:lang w:eastAsia="zh-CN"/>
              </w:rPr>
              <w:t>4</w:t>
            </w:r>
          </w:p>
        </w:tc>
      </w:tr>
      <w:tr w:rsidR="00AA4CA3" w14:paraId="4CBBC29A" w14:textId="77777777" w:rsidTr="00AA10CA">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2E827977" w14:textId="77777777" w:rsidR="00AA4CA3" w:rsidRDefault="00AA4CA3">
            <w:pPr>
              <w:pStyle w:val="F"/>
              <w:adjustRightInd w:val="0"/>
              <w:snapToGrid w:val="0"/>
              <w:spacing w:before="0" w:after="0" w:line="240" w:lineRule="auto"/>
              <w:ind w:firstLine="0"/>
              <w:jc w:val="center"/>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DDEBF7"/>
            <w:vAlign w:val="center"/>
          </w:tcPr>
          <w:p w14:paraId="5E7AA5B7" w14:textId="77777777" w:rsidR="00AA4CA3" w:rsidRDefault="00F2093E">
            <w:pPr>
              <w:pStyle w:val="F"/>
              <w:numPr>
                <w:ilvl w:val="0"/>
                <w:numId w:val="11"/>
              </w:numPr>
              <w:adjustRightInd w:val="0"/>
              <w:snapToGrid w:val="0"/>
              <w:spacing w:before="0" w:after="0" w:line="240" w:lineRule="auto"/>
              <w:ind w:left="496" w:hanging="270"/>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宋体"/>
                <w:color w:val="000000"/>
                <w:sz w:val="20"/>
                <w:szCs w:val="20"/>
                <w:lang w:eastAsia="zh-CN"/>
              </w:rPr>
            </w:pPr>
            <w:r>
              <w:rPr>
                <w:rFonts w:ascii="Arial Narrow" w:eastAsia="仿宋_GB2312" w:hAnsi="Arial Narrow" w:cs="宋体"/>
                <w:color w:val="000000"/>
                <w:sz w:val="20"/>
                <w:szCs w:val="20"/>
                <w:lang w:eastAsia="zh-CN"/>
              </w:rPr>
              <w:t>所选取的内部或者外部可比非受控交易信息和可比企业的财务信息。</w:t>
            </w:r>
          </w:p>
        </w:tc>
        <w:tc>
          <w:tcPr>
            <w:tcW w:w="1134" w:type="dxa"/>
            <w:tcBorders>
              <w:top w:val="single" w:sz="4" w:space="0" w:color="auto"/>
              <w:left w:val="single" w:sz="4" w:space="0" w:color="auto"/>
              <w:bottom w:val="single" w:sz="4" w:space="0" w:color="auto"/>
              <w:right w:val="single" w:sz="4" w:space="0" w:color="auto"/>
            </w:tcBorders>
            <w:shd w:val="clear" w:color="auto" w:fill="DDEBF7"/>
            <w:vAlign w:val="center"/>
          </w:tcPr>
          <w:p w14:paraId="2234555E" w14:textId="77777777" w:rsidR="00AA4CA3" w:rsidRDefault="00F2093E">
            <w:pPr>
              <w:pStyle w:val="F"/>
              <w:adjustRightInd w:val="0"/>
              <w:snapToGrid w:val="0"/>
              <w:spacing w:before="60" w:after="60" w:line="240" w:lineRule="auto"/>
              <w:ind w:firstLine="0"/>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附件</w:t>
            </w:r>
            <w:r>
              <w:rPr>
                <w:rFonts w:ascii="Arial Narrow" w:eastAsia="仿宋_GB2312" w:hAnsi="Arial Narrow" w:cs="Arial" w:hint="eastAsia"/>
                <w:sz w:val="20"/>
                <w:szCs w:val="20"/>
                <w:lang w:eastAsia="zh-CN"/>
              </w:rPr>
              <w:t>4</w:t>
            </w:r>
          </w:p>
        </w:tc>
      </w:tr>
      <w:tr w:rsidR="00AA4CA3" w14:paraId="343E3167" w14:textId="77777777" w:rsidTr="00AA10CA">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5A256469" w14:textId="77777777" w:rsidR="00AA4CA3" w:rsidRDefault="00AA4CA3">
            <w:pPr>
              <w:pStyle w:val="F"/>
              <w:adjustRightInd w:val="0"/>
              <w:snapToGrid w:val="0"/>
              <w:spacing w:before="0" w:after="0" w:line="240" w:lineRule="auto"/>
              <w:ind w:firstLine="0"/>
              <w:jc w:val="center"/>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auto"/>
            <w:vAlign w:val="center"/>
          </w:tcPr>
          <w:p w14:paraId="678A0182" w14:textId="77777777" w:rsidR="00AA4CA3" w:rsidRDefault="00F2093E">
            <w:pPr>
              <w:pStyle w:val="F"/>
              <w:numPr>
                <w:ilvl w:val="0"/>
                <w:numId w:val="11"/>
              </w:numPr>
              <w:adjustRightInd w:val="0"/>
              <w:snapToGrid w:val="0"/>
              <w:spacing w:before="0" w:after="0" w:line="240" w:lineRule="auto"/>
              <w:ind w:left="496" w:hanging="270"/>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宋体"/>
                <w:color w:val="000000"/>
                <w:sz w:val="20"/>
                <w:szCs w:val="20"/>
                <w:lang w:eastAsia="zh-CN"/>
              </w:rPr>
            </w:pPr>
            <w:r>
              <w:rPr>
                <w:rFonts w:ascii="Arial Narrow" w:eastAsia="仿宋_GB2312" w:hAnsi="Arial Narrow" w:cs="宋体"/>
                <w:color w:val="000000"/>
                <w:sz w:val="20"/>
                <w:szCs w:val="20"/>
                <w:lang w:eastAsia="zh-CN"/>
              </w:rPr>
              <w:t>可比数据的差异调整及理由。</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3468D19D" w14:textId="77777777" w:rsidR="00AA4CA3" w:rsidRDefault="00F2093E">
            <w:pPr>
              <w:pStyle w:val="F"/>
              <w:adjustRightInd w:val="0"/>
              <w:snapToGrid w:val="0"/>
              <w:spacing w:before="60" w:after="60" w:line="240" w:lineRule="auto"/>
              <w:ind w:firstLine="0"/>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hint="eastAsia"/>
                <w:sz w:val="20"/>
                <w:szCs w:val="20"/>
                <w:lang w:eastAsia="zh-CN"/>
              </w:rPr>
              <w:t>不适用</w:t>
            </w:r>
          </w:p>
        </w:tc>
      </w:tr>
      <w:tr w:rsidR="00AA4CA3" w14:paraId="2DC7525B" w14:textId="77777777" w:rsidTr="00AA10CA">
        <w:tc>
          <w:tcPr>
            <w:cnfStyle w:val="001000000000" w:firstRow="0" w:lastRow="0" w:firstColumn="1" w:lastColumn="0" w:oddVBand="0" w:evenVBand="0" w:oddHBand="0" w:evenHBand="0" w:firstRowFirstColumn="0" w:firstRowLastColumn="0" w:lastRowFirstColumn="0" w:lastRowLastColumn="0"/>
            <w:tcW w:w="988" w:type="dxa"/>
            <w:vMerge w:val="restart"/>
            <w:tcBorders>
              <w:top w:val="single" w:sz="4" w:space="0" w:color="auto"/>
              <w:left w:val="single" w:sz="4" w:space="0" w:color="auto"/>
              <w:bottom w:val="single" w:sz="4" w:space="0" w:color="auto"/>
              <w:right w:val="single" w:sz="4" w:space="0" w:color="auto"/>
            </w:tcBorders>
            <w:shd w:val="clear" w:color="auto" w:fill="DDEBF7"/>
            <w:vAlign w:val="center"/>
          </w:tcPr>
          <w:p w14:paraId="50FA0D31" w14:textId="77777777" w:rsidR="00AA4CA3" w:rsidRDefault="00F2093E">
            <w:pPr>
              <w:pStyle w:val="F"/>
              <w:adjustRightInd w:val="0"/>
              <w:snapToGrid w:val="0"/>
              <w:spacing w:before="0" w:after="0" w:line="240" w:lineRule="auto"/>
              <w:ind w:firstLine="0"/>
              <w:jc w:val="center"/>
              <w:rPr>
                <w:rFonts w:ascii="Arial Narrow" w:eastAsia="仿宋_GB2312" w:hAnsi="Arial Narrow" w:cs="Arial"/>
                <w:sz w:val="20"/>
                <w:szCs w:val="20"/>
                <w:lang w:eastAsia="zh-CN"/>
              </w:rPr>
            </w:pPr>
            <w:r>
              <w:rPr>
                <w:rFonts w:ascii="Arial Narrow" w:eastAsia="仿宋_GB2312" w:hAnsi="Arial Narrow" w:cs="Arial"/>
                <w:sz w:val="20"/>
                <w:szCs w:val="20"/>
                <w:lang w:eastAsia="zh-CN"/>
              </w:rPr>
              <w:t>（五）转让定价方法的选择和适用</w:t>
            </w:r>
          </w:p>
        </w:tc>
        <w:tc>
          <w:tcPr>
            <w:tcW w:w="6095" w:type="dxa"/>
            <w:tcBorders>
              <w:top w:val="single" w:sz="4" w:space="0" w:color="auto"/>
              <w:left w:val="single" w:sz="4" w:space="0" w:color="auto"/>
              <w:bottom w:val="single" w:sz="4" w:space="0" w:color="auto"/>
              <w:right w:val="single" w:sz="4" w:space="0" w:color="auto"/>
            </w:tcBorders>
            <w:shd w:val="clear" w:color="auto" w:fill="DDEBF7"/>
            <w:vAlign w:val="center"/>
          </w:tcPr>
          <w:p w14:paraId="23D8E34D" w14:textId="77777777" w:rsidR="00AA4CA3" w:rsidRDefault="00F2093E">
            <w:pPr>
              <w:pStyle w:val="F"/>
              <w:numPr>
                <w:ilvl w:val="0"/>
                <w:numId w:val="12"/>
              </w:numPr>
              <w:adjustRightInd w:val="0"/>
              <w:snapToGrid w:val="0"/>
              <w:spacing w:before="0" w:after="0" w:line="240" w:lineRule="auto"/>
              <w:ind w:left="496" w:hanging="270"/>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宋体"/>
                <w:color w:val="000000"/>
                <w:sz w:val="20"/>
                <w:szCs w:val="20"/>
                <w:lang w:eastAsia="zh-CN"/>
              </w:rPr>
            </w:pPr>
            <w:r>
              <w:rPr>
                <w:rFonts w:ascii="Arial Narrow" w:eastAsia="仿宋_GB2312" w:hAnsi="Arial Narrow" w:cs="宋体"/>
                <w:color w:val="000000"/>
                <w:sz w:val="20"/>
                <w:szCs w:val="20"/>
                <w:lang w:eastAsia="zh-CN"/>
              </w:rPr>
              <w:t>被测试方的选择及理由。</w:t>
            </w:r>
          </w:p>
        </w:tc>
        <w:tc>
          <w:tcPr>
            <w:tcW w:w="1134" w:type="dxa"/>
            <w:tcBorders>
              <w:top w:val="single" w:sz="4" w:space="0" w:color="auto"/>
              <w:left w:val="single" w:sz="4" w:space="0" w:color="auto"/>
              <w:bottom w:val="single" w:sz="4" w:space="0" w:color="auto"/>
              <w:right w:val="single" w:sz="4" w:space="0" w:color="auto"/>
            </w:tcBorders>
            <w:shd w:val="clear" w:color="auto" w:fill="DDEBF7"/>
            <w:vAlign w:val="center"/>
          </w:tcPr>
          <w:p w14:paraId="5294B3EC" w14:textId="77777777" w:rsidR="00AA4CA3" w:rsidRDefault="00F2093E">
            <w:pPr>
              <w:pStyle w:val="F"/>
              <w:adjustRightInd w:val="0"/>
              <w:snapToGrid w:val="0"/>
              <w:spacing w:before="60" w:after="60" w:line="240" w:lineRule="auto"/>
              <w:ind w:firstLine="0"/>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hint="eastAsia"/>
                <w:sz w:val="20"/>
                <w:szCs w:val="20"/>
                <w:lang w:eastAsia="zh-CN"/>
              </w:rPr>
              <w:t>7</w:t>
            </w:r>
          </w:p>
        </w:tc>
      </w:tr>
      <w:tr w:rsidR="00AA4CA3" w14:paraId="1523D666" w14:textId="77777777" w:rsidTr="00AA10CA">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52AF3CEE" w14:textId="77777777" w:rsidR="00AA4CA3" w:rsidRDefault="00AA4CA3">
            <w:pPr>
              <w:pStyle w:val="F"/>
              <w:adjustRightInd w:val="0"/>
              <w:snapToGrid w:val="0"/>
              <w:spacing w:before="0" w:after="0" w:line="240" w:lineRule="auto"/>
              <w:ind w:firstLine="0"/>
              <w:jc w:val="left"/>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auto"/>
            <w:vAlign w:val="center"/>
          </w:tcPr>
          <w:p w14:paraId="27C1686E" w14:textId="77777777" w:rsidR="00AA4CA3" w:rsidRDefault="00F2093E">
            <w:pPr>
              <w:pStyle w:val="F"/>
              <w:numPr>
                <w:ilvl w:val="0"/>
                <w:numId w:val="12"/>
              </w:numPr>
              <w:adjustRightInd w:val="0"/>
              <w:snapToGrid w:val="0"/>
              <w:spacing w:before="0" w:after="0" w:line="240" w:lineRule="auto"/>
              <w:ind w:left="496" w:hanging="270"/>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宋体"/>
                <w:color w:val="000000"/>
                <w:sz w:val="20"/>
                <w:szCs w:val="20"/>
                <w:lang w:eastAsia="zh-CN"/>
              </w:rPr>
            </w:pPr>
            <w:r>
              <w:rPr>
                <w:rFonts w:ascii="Arial Narrow" w:eastAsia="仿宋_GB2312" w:hAnsi="Arial Narrow" w:cs="宋体"/>
                <w:color w:val="000000"/>
                <w:sz w:val="20"/>
                <w:szCs w:val="20"/>
                <w:lang w:eastAsia="zh-CN"/>
              </w:rPr>
              <w:t>转让定价方法的选用及理由，无论选择何种转让定价方法，均须说明企业对集团整体利润或者剩余利润所做的贡献。</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41D00200" w14:textId="77777777" w:rsidR="00AA4CA3" w:rsidRDefault="00F2093E">
            <w:pPr>
              <w:pStyle w:val="F"/>
              <w:adjustRightInd w:val="0"/>
              <w:snapToGrid w:val="0"/>
              <w:spacing w:before="60" w:after="60" w:line="240" w:lineRule="auto"/>
              <w:ind w:firstLine="0"/>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hint="eastAsia"/>
                <w:sz w:val="20"/>
                <w:szCs w:val="20"/>
                <w:lang w:eastAsia="zh-CN"/>
              </w:rPr>
              <w:t>7</w:t>
            </w:r>
          </w:p>
          <w:p w14:paraId="63E9A31F" w14:textId="77777777" w:rsidR="00AA4CA3" w:rsidRDefault="00F2093E">
            <w:pPr>
              <w:pStyle w:val="F"/>
              <w:adjustRightInd w:val="0"/>
              <w:snapToGrid w:val="0"/>
              <w:spacing w:before="60" w:after="60" w:line="240" w:lineRule="auto"/>
              <w:ind w:firstLine="0"/>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附件</w:t>
            </w:r>
            <w:r>
              <w:rPr>
                <w:rFonts w:ascii="Arial Narrow" w:eastAsia="仿宋_GB2312" w:hAnsi="Arial Narrow" w:cs="Arial" w:hint="eastAsia"/>
                <w:sz w:val="20"/>
                <w:szCs w:val="20"/>
                <w:lang w:eastAsia="zh-CN"/>
              </w:rPr>
              <w:t>1</w:t>
            </w:r>
          </w:p>
        </w:tc>
      </w:tr>
      <w:tr w:rsidR="00AA4CA3" w14:paraId="29CB07F7" w14:textId="77777777" w:rsidTr="00AA10CA">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1AE4BD61" w14:textId="77777777" w:rsidR="00AA4CA3" w:rsidRDefault="00AA4CA3">
            <w:pPr>
              <w:pStyle w:val="F"/>
              <w:adjustRightInd w:val="0"/>
              <w:snapToGrid w:val="0"/>
              <w:spacing w:before="0" w:after="0" w:line="240" w:lineRule="auto"/>
              <w:ind w:firstLine="0"/>
              <w:jc w:val="left"/>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DDEBF7"/>
            <w:vAlign w:val="center"/>
          </w:tcPr>
          <w:p w14:paraId="5442002A" w14:textId="77777777" w:rsidR="00AA4CA3" w:rsidRDefault="00F2093E">
            <w:pPr>
              <w:pStyle w:val="F"/>
              <w:numPr>
                <w:ilvl w:val="0"/>
                <w:numId w:val="12"/>
              </w:numPr>
              <w:adjustRightInd w:val="0"/>
              <w:snapToGrid w:val="0"/>
              <w:spacing w:before="0" w:after="0" w:line="240" w:lineRule="auto"/>
              <w:ind w:left="496" w:hanging="270"/>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宋体"/>
                <w:color w:val="000000"/>
                <w:sz w:val="20"/>
                <w:szCs w:val="20"/>
                <w:lang w:eastAsia="zh-CN"/>
              </w:rPr>
            </w:pPr>
            <w:r>
              <w:rPr>
                <w:rFonts w:ascii="Arial Narrow" w:eastAsia="仿宋_GB2312" w:hAnsi="Arial Narrow" w:cs="宋体"/>
                <w:color w:val="000000"/>
                <w:sz w:val="20"/>
                <w:szCs w:val="20"/>
                <w:lang w:eastAsia="zh-CN"/>
              </w:rPr>
              <w:t>确定可比非关联交易价格或者利润的过程中所做的假设和判断。</w:t>
            </w:r>
          </w:p>
        </w:tc>
        <w:tc>
          <w:tcPr>
            <w:tcW w:w="1134" w:type="dxa"/>
            <w:tcBorders>
              <w:top w:val="single" w:sz="4" w:space="0" w:color="auto"/>
              <w:left w:val="single" w:sz="4" w:space="0" w:color="auto"/>
              <w:bottom w:val="single" w:sz="4" w:space="0" w:color="auto"/>
              <w:right w:val="single" w:sz="4" w:space="0" w:color="auto"/>
            </w:tcBorders>
            <w:shd w:val="clear" w:color="auto" w:fill="DDEBF7"/>
            <w:vAlign w:val="center"/>
          </w:tcPr>
          <w:p w14:paraId="030D2181" w14:textId="77777777" w:rsidR="00AA4CA3" w:rsidRDefault="00F2093E">
            <w:pPr>
              <w:pStyle w:val="F"/>
              <w:adjustRightInd w:val="0"/>
              <w:snapToGrid w:val="0"/>
              <w:spacing w:before="60" w:after="60" w:line="240" w:lineRule="auto"/>
              <w:ind w:firstLine="0"/>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hint="eastAsia"/>
                <w:sz w:val="20"/>
                <w:szCs w:val="20"/>
                <w:lang w:eastAsia="zh-CN"/>
              </w:rPr>
              <w:t>7</w:t>
            </w:r>
          </w:p>
        </w:tc>
      </w:tr>
      <w:tr w:rsidR="00AA4CA3" w14:paraId="130AF9F3" w14:textId="77777777" w:rsidTr="00AA10CA">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6CFD47C0" w14:textId="77777777" w:rsidR="00AA4CA3" w:rsidRDefault="00AA4CA3">
            <w:pPr>
              <w:pStyle w:val="F"/>
              <w:adjustRightInd w:val="0"/>
              <w:snapToGrid w:val="0"/>
              <w:spacing w:before="0" w:after="0" w:line="240" w:lineRule="auto"/>
              <w:ind w:firstLine="0"/>
              <w:jc w:val="left"/>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auto"/>
            <w:vAlign w:val="center"/>
          </w:tcPr>
          <w:p w14:paraId="4BB68A5C" w14:textId="77777777" w:rsidR="00AA4CA3" w:rsidRDefault="00F2093E">
            <w:pPr>
              <w:pStyle w:val="F"/>
              <w:numPr>
                <w:ilvl w:val="0"/>
                <w:numId w:val="12"/>
              </w:numPr>
              <w:adjustRightInd w:val="0"/>
              <w:snapToGrid w:val="0"/>
              <w:spacing w:before="0" w:after="0" w:line="240" w:lineRule="auto"/>
              <w:ind w:left="496" w:hanging="270"/>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宋体"/>
                <w:color w:val="000000"/>
                <w:sz w:val="20"/>
                <w:szCs w:val="20"/>
                <w:lang w:eastAsia="zh-CN"/>
              </w:rPr>
            </w:pPr>
            <w:r>
              <w:rPr>
                <w:rFonts w:ascii="Arial Narrow" w:eastAsia="仿宋_GB2312" w:hAnsi="Arial Narrow" w:cs="宋体"/>
                <w:color w:val="000000"/>
                <w:sz w:val="20"/>
                <w:szCs w:val="20"/>
                <w:lang w:eastAsia="zh-CN"/>
              </w:rPr>
              <w:t>运用合理的转让定价方法和可比性分析结果，确定可比非关联交易价格或者利润。</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34E6BDC5" w14:textId="77777777" w:rsidR="00AA4CA3" w:rsidRDefault="00F2093E">
            <w:pPr>
              <w:pStyle w:val="F"/>
              <w:adjustRightInd w:val="0"/>
              <w:snapToGrid w:val="0"/>
              <w:spacing w:before="60" w:after="60" w:line="240" w:lineRule="auto"/>
              <w:ind w:firstLine="0"/>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7.</w:t>
            </w:r>
            <w:r>
              <w:rPr>
                <w:rFonts w:ascii="Arial Narrow" w:eastAsia="仿宋_GB2312" w:hAnsi="Arial Narrow" w:cs="Arial" w:hint="eastAsia"/>
                <w:sz w:val="20"/>
                <w:szCs w:val="20"/>
                <w:lang w:eastAsia="zh-CN"/>
              </w:rPr>
              <w:t>4</w:t>
            </w:r>
          </w:p>
        </w:tc>
      </w:tr>
      <w:tr w:rsidR="00AA4CA3" w14:paraId="1E75A564" w14:textId="77777777" w:rsidTr="00AA10CA">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2723886A" w14:textId="77777777" w:rsidR="00AA4CA3" w:rsidRDefault="00AA4CA3">
            <w:pPr>
              <w:pStyle w:val="F"/>
              <w:adjustRightInd w:val="0"/>
              <w:snapToGrid w:val="0"/>
              <w:spacing w:before="0" w:after="0" w:line="240" w:lineRule="auto"/>
              <w:ind w:firstLine="0"/>
              <w:jc w:val="left"/>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DDEBF7"/>
            <w:vAlign w:val="center"/>
          </w:tcPr>
          <w:p w14:paraId="193519A3" w14:textId="77777777" w:rsidR="00AA4CA3" w:rsidRDefault="00F2093E">
            <w:pPr>
              <w:pStyle w:val="F"/>
              <w:numPr>
                <w:ilvl w:val="0"/>
                <w:numId w:val="12"/>
              </w:numPr>
              <w:adjustRightInd w:val="0"/>
              <w:snapToGrid w:val="0"/>
              <w:spacing w:before="0" w:after="0" w:line="240" w:lineRule="auto"/>
              <w:ind w:left="496" w:hanging="270"/>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宋体"/>
                <w:color w:val="000000"/>
                <w:sz w:val="20"/>
                <w:szCs w:val="20"/>
                <w:lang w:eastAsia="zh-CN"/>
              </w:rPr>
            </w:pPr>
            <w:r>
              <w:rPr>
                <w:rFonts w:ascii="Arial Narrow" w:eastAsia="仿宋_GB2312" w:hAnsi="Arial Narrow" w:cs="宋体"/>
                <w:color w:val="000000"/>
                <w:sz w:val="20"/>
                <w:szCs w:val="20"/>
                <w:lang w:eastAsia="zh-CN"/>
              </w:rPr>
              <w:t>其他支持所选用转让定价方法的资料。</w:t>
            </w:r>
          </w:p>
        </w:tc>
        <w:tc>
          <w:tcPr>
            <w:tcW w:w="1134" w:type="dxa"/>
            <w:tcBorders>
              <w:top w:val="single" w:sz="4" w:space="0" w:color="auto"/>
              <w:left w:val="single" w:sz="4" w:space="0" w:color="auto"/>
              <w:bottom w:val="single" w:sz="4" w:space="0" w:color="auto"/>
              <w:right w:val="single" w:sz="4" w:space="0" w:color="auto"/>
            </w:tcBorders>
            <w:shd w:val="clear" w:color="auto" w:fill="DDEBF7"/>
            <w:vAlign w:val="center"/>
          </w:tcPr>
          <w:p w14:paraId="25252E80" w14:textId="77777777" w:rsidR="00AA4CA3" w:rsidRDefault="00F2093E">
            <w:pPr>
              <w:pStyle w:val="F"/>
              <w:adjustRightInd w:val="0"/>
              <w:snapToGrid w:val="0"/>
              <w:spacing w:before="60" w:after="60" w:line="240" w:lineRule="auto"/>
              <w:ind w:firstLine="0"/>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不适用</w:t>
            </w:r>
          </w:p>
        </w:tc>
      </w:tr>
      <w:tr w:rsidR="00AA4CA3" w14:paraId="5D318EEC" w14:textId="77777777" w:rsidTr="00AA10CA">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2256AC58" w14:textId="77777777" w:rsidR="00AA4CA3" w:rsidRDefault="00AA4CA3">
            <w:pPr>
              <w:pStyle w:val="F"/>
              <w:adjustRightInd w:val="0"/>
              <w:snapToGrid w:val="0"/>
              <w:spacing w:before="0" w:after="0" w:line="240" w:lineRule="auto"/>
              <w:ind w:firstLine="0"/>
              <w:jc w:val="left"/>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auto"/>
            <w:vAlign w:val="center"/>
          </w:tcPr>
          <w:p w14:paraId="721E7C97" w14:textId="77777777" w:rsidR="00AA4CA3" w:rsidRDefault="00F2093E">
            <w:pPr>
              <w:pStyle w:val="F"/>
              <w:numPr>
                <w:ilvl w:val="0"/>
                <w:numId w:val="12"/>
              </w:numPr>
              <w:adjustRightInd w:val="0"/>
              <w:snapToGrid w:val="0"/>
              <w:spacing w:before="0" w:after="0" w:line="240" w:lineRule="auto"/>
              <w:ind w:left="496" w:hanging="270"/>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宋体"/>
                <w:color w:val="000000"/>
                <w:sz w:val="20"/>
                <w:szCs w:val="20"/>
                <w:lang w:eastAsia="zh-CN"/>
              </w:rPr>
            </w:pPr>
            <w:r>
              <w:rPr>
                <w:rFonts w:ascii="Arial Narrow" w:eastAsia="仿宋_GB2312" w:hAnsi="Arial Narrow" w:cs="宋体"/>
                <w:color w:val="000000"/>
                <w:sz w:val="20"/>
                <w:szCs w:val="20"/>
                <w:lang w:eastAsia="zh-CN"/>
              </w:rPr>
              <w:t>关联交易定价是否符合独立交易原则的分析及结论。</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169E97C8" w14:textId="77777777" w:rsidR="00AA4CA3" w:rsidRDefault="00F2093E">
            <w:pPr>
              <w:pStyle w:val="F"/>
              <w:adjustRightInd w:val="0"/>
              <w:snapToGrid w:val="0"/>
              <w:spacing w:before="60" w:after="60" w:line="240" w:lineRule="auto"/>
              <w:ind w:firstLine="0"/>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8</w:t>
            </w:r>
          </w:p>
        </w:tc>
      </w:tr>
    </w:tbl>
    <w:p w14:paraId="5144E793" w14:textId="77777777" w:rsidR="00AA4CA3" w:rsidRDefault="00F2093E">
      <w:pPr>
        <w:rPr>
          <w:rFonts w:ascii="Arial Narrow" w:eastAsia="仿宋_GB2312" w:hAnsi="Arial Narrow" w:cs="Arial"/>
          <w:b/>
          <w:caps/>
          <w:sz w:val="28"/>
          <w:szCs w:val="28"/>
        </w:rPr>
      </w:pPr>
      <w:r>
        <w:rPr>
          <w:rFonts w:ascii="Arial Narrow" w:eastAsia="仿宋_GB2312" w:hAnsi="Arial Narrow" w:cs="Arial"/>
          <w:b/>
          <w:bCs/>
          <w:caps/>
          <w:sz w:val="28"/>
          <w:szCs w:val="28"/>
        </w:rPr>
        <w:br w:type="page"/>
      </w:r>
    </w:p>
    <w:p w14:paraId="5B74C532" w14:textId="77777777" w:rsidR="00AA4CA3" w:rsidRDefault="00F2093E">
      <w:pPr>
        <w:pStyle w:val="2"/>
        <w:spacing w:before="0" w:after="0"/>
        <w:ind w:left="0" w:right="0"/>
        <w:jc w:val="left"/>
        <w:rPr>
          <w:rFonts w:ascii="Arial Narrow" w:eastAsia="仿宋_GB2312" w:hAnsi="Arial Narrow" w:cs="Arial"/>
          <w:color w:val="4F6228" w:themeColor="accent3" w:themeShade="80"/>
          <w:szCs w:val="22"/>
        </w:rPr>
      </w:pPr>
      <w:bookmarkStart w:id="520" w:name="_Toc8708"/>
      <w:bookmarkStart w:id="521" w:name="_Toc110439057"/>
      <w:bookmarkStart w:id="522" w:name="_Toc3954"/>
      <w:bookmarkStart w:id="523" w:name="_Toc1718"/>
      <w:bookmarkStart w:id="524" w:name="_Toc171075973"/>
      <w:r>
        <w:rPr>
          <w:rFonts w:ascii="Arial Narrow" w:eastAsia="仿宋_GB2312" w:hAnsi="Arial Narrow" w:cs="Arial"/>
          <w:b/>
          <w:bCs w:val="0"/>
          <w:caps/>
          <w:color w:val="4F6228" w:themeColor="accent3" w:themeShade="80"/>
          <w:sz w:val="28"/>
          <w:szCs w:val="28"/>
        </w:rPr>
        <w:lastRenderedPageBreak/>
        <w:t>缩略语索引表</w:t>
      </w:r>
      <w:bookmarkEnd w:id="520"/>
      <w:bookmarkEnd w:id="521"/>
      <w:bookmarkEnd w:id="522"/>
      <w:bookmarkEnd w:id="523"/>
      <w:bookmarkEnd w:id="524"/>
    </w:p>
    <w:tbl>
      <w:tblPr>
        <w:tblW w:w="8363"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83"/>
        <w:gridCol w:w="5380"/>
      </w:tblGrid>
      <w:tr w:rsidR="00AA4CA3" w14:paraId="681A35C0" w14:textId="77777777">
        <w:trPr>
          <w:trHeight w:hRule="exact" w:val="567"/>
          <w:tblHeader/>
          <w:tblCellSpacing w:w="0" w:type="dxa"/>
          <w:jc w:val="center"/>
        </w:trPr>
        <w:tc>
          <w:tcPr>
            <w:tcW w:w="2983" w:type="dxa"/>
            <w:shd w:val="clear" w:color="auto" w:fill="002060"/>
            <w:vAlign w:val="center"/>
          </w:tcPr>
          <w:p w14:paraId="29BE045B" w14:textId="77777777" w:rsidR="00AA4CA3" w:rsidRDefault="00F2093E">
            <w:pPr>
              <w:spacing w:before="0" w:after="0"/>
              <w:jc w:val="center"/>
              <w:rPr>
                <w:rFonts w:ascii="Arial Narrow" w:eastAsia="仿宋_GB2312" w:hAnsi="Arial Narrow" w:cs="Arial"/>
                <w:b/>
                <w:color w:val="FFFFFF"/>
                <w:sz w:val="22"/>
                <w:szCs w:val="22"/>
              </w:rPr>
            </w:pPr>
            <w:r>
              <w:rPr>
                <w:rFonts w:ascii="Arial Narrow" w:eastAsia="仿宋_GB2312" w:hAnsi="Arial Narrow" w:cs="Arial"/>
                <w:b/>
                <w:color w:val="FFFFFF"/>
                <w:sz w:val="22"/>
                <w:szCs w:val="22"/>
              </w:rPr>
              <w:t>缩略语</w:t>
            </w:r>
          </w:p>
        </w:tc>
        <w:tc>
          <w:tcPr>
            <w:tcW w:w="5380" w:type="dxa"/>
            <w:shd w:val="clear" w:color="auto" w:fill="002060"/>
            <w:vAlign w:val="center"/>
          </w:tcPr>
          <w:p w14:paraId="79B9CDD4" w14:textId="77777777" w:rsidR="00AA4CA3" w:rsidRDefault="00F2093E">
            <w:pPr>
              <w:spacing w:before="0" w:after="0"/>
              <w:jc w:val="center"/>
              <w:rPr>
                <w:rFonts w:ascii="Arial Narrow" w:eastAsia="仿宋_GB2312" w:hAnsi="Arial Narrow" w:cs="Arial"/>
                <w:b/>
                <w:color w:val="FFFFFF"/>
                <w:sz w:val="22"/>
                <w:szCs w:val="22"/>
              </w:rPr>
            </w:pPr>
            <w:r>
              <w:rPr>
                <w:rFonts w:ascii="Arial Narrow" w:eastAsia="仿宋_GB2312" w:hAnsi="Arial Narrow" w:cs="Arial"/>
                <w:b/>
                <w:color w:val="FFFFFF"/>
                <w:sz w:val="22"/>
                <w:szCs w:val="22"/>
              </w:rPr>
              <w:t>全称</w:t>
            </w:r>
          </w:p>
        </w:tc>
      </w:tr>
      <w:tr w:rsidR="00AA4CA3" w14:paraId="2F519F90" w14:textId="77777777">
        <w:trPr>
          <w:trHeight w:hRule="exact" w:val="567"/>
          <w:tblCellSpacing w:w="0" w:type="dxa"/>
          <w:jc w:val="center"/>
        </w:trPr>
        <w:tc>
          <w:tcPr>
            <w:tcW w:w="2983" w:type="dxa"/>
            <w:shd w:val="clear" w:color="auto" w:fill="auto"/>
            <w:vAlign w:val="center"/>
          </w:tcPr>
          <w:p w14:paraId="508CEAC7" w14:textId="77777777" w:rsidR="00AA4CA3" w:rsidRDefault="00F2093E">
            <w:pPr>
              <w:snapToGrid w:val="0"/>
              <w:spacing w:before="0" w:after="0"/>
              <w:ind w:left="0" w:right="0"/>
              <w:rPr>
                <w:rFonts w:ascii="Arial Narrow" w:eastAsia="仿宋_GB2312" w:hAnsi="Arial Narrow" w:cs="Arial Unicode MS"/>
                <w:sz w:val="22"/>
                <w:szCs w:val="22"/>
              </w:rPr>
            </w:pPr>
            <w:r>
              <w:rPr>
                <w:rFonts w:ascii="Arial Narrow" w:eastAsia="仿宋_GB2312" w:hAnsi="Arial Narrow" w:cs="Arial Unicode MS" w:hint="eastAsia"/>
                <w:sz w:val="22"/>
                <w:szCs w:val="22"/>
              </w:rPr>
              <w:t>立信</w:t>
            </w:r>
            <w:r>
              <w:rPr>
                <w:rFonts w:ascii="Arial Narrow" w:eastAsia="仿宋_GB2312" w:hAnsi="Arial Narrow" w:cs="Arial Unicode MS"/>
                <w:sz w:val="22"/>
                <w:szCs w:val="22"/>
              </w:rPr>
              <w:t>或我们</w:t>
            </w:r>
          </w:p>
        </w:tc>
        <w:tc>
          <w:tcPr>
            <w:tcW w:w="5380" w:type="dxa"/>
            <w:shd w:val="clear" w:color="auto" w:fill="auto"/>
            <w:vAlign w:val="center"/>
          </w:tcPr>
          <w:p w14:paraId="4917C0F0" w14:textId="77777777" w:rsidR="00AA4CA3" w:rsidRDefault="00F2093E">
            <w:pPr>
              <w:snapToGrid w:val="0"/>
              <w:spacing w:before="0" w:after="0"/>
              <w:ind w:left="0" w:right="0"/>
              <w:rPr>
                <w:rFonts w:ascii="Arial Narrow" w:eastAsia="仿宋_GB2312" w:hAnsi="Arial Narrow" w:cs="Arial Unicode MS"/>
                <w:sz w:val="22"/>
                <w:szCs w:val="22"/>
              </w:rPr>
            </w:pPr>
            <w:r>
              <w:rPr>
                <w:rFonts w:ascii="Arial Narrow" w:eastAsia="仿宋_GB2312" w:hAnsi="Arial Narrow" w:cs="Arial Unicode MS" w:hint="eastAsia"/>
                <w:sz w:val="22"/>
                <w:szCs w:val="22"/>
              </w:rPr>
              <w:t>立信税务师事务所有限公司</w:t>
            </w:r>
          </w:p>
        </w:tc>
      </w:tr>
      <w:tr w:rsidR="00AA4CA3" w14:paraId="58AC5013" w14:textId="77777777">
        <w:trPr>
          <w:trHeight w:hRule="exact" w:val="567"/>
          <w:tblCellSpacing w:w="0" w:type="dxa"/>
          <w:jc w:val="center"/>
        </w:trPr>
        <w:tc>
          <w:tcPr>
            <w:tcW w:w="2983" w:type="dxa"/>
            <w:shd w:val="clear" w:color="auto" w:fill="auto"/>
            <w:vAlign w:val="center"/>
          </w:tcPr>
          <w:p w14:paraId="69633220" w14:textId="57C5A444" w:rsidR="00AA4CA3" w:rsidRDefault="00F2093E">
            <w:pPr>
              <w:snapToGrid w:val="0"/>
              <w:spacing w:before="0" w:after="0"/>
              <w:ind w:left="0" w:right="0"/>
              <w:rPr>
                <w:rFonts w:ascii="Arial Narrow" w:eastAsia="仿宋_GB2312" w:hAnsi="Arial Narrow" w:cs="Arial Unicode MS"/>
                <w:sz w:val="22"/>
                <w:szCs w:val="22"/>
              </w:rPr>
            </w:pPr>
            <w:del w:id="525" w:author="admin" w:date="2024-07-01T20:10:00Z">
              <w:r w:rsidDel="003C6802">
                <w:rPr>
                  <w:rFonts w:ascii="Arial Narrow" w:eastAsia="仿宋_GB2312" w:hAnsi="Arial Narrow" w:cs="Arial Unicode MS" w:hint="eastAsia"/>
                  <w:sz w:val="22"/>
                  <w:szCs w:val="22"/>
                </w:rPr>
                <w:delText>山东派智电子</w:delText>
              </w:r>
            </w:del>
            <w:ins w:id="526" w:author="admin" w:date="2024-07-01T20:10:00Z">
              <w:r w:rsidR="003C6802">
                <w:rPr>
                  <w:rFonts w:ascii="Arial Narrow" w:eastAsia="仿宋_GB2312" w:hAnsi="Arial Narrow" w:cs="Arial Unicode MS" w:hint="eastAsia"/>
                  <w:sz w:val="22"/>
                  <w:szCs w:val="22"/>
                </w:rPr>
                <w:t>上海派智</w:t>
              </w:r>
            </w:ins>
            <w:r>
              <w:rPr>
                <w:rFonts w:ascii="Arial Narrow" w:eastAsia="仿宋_GB2312" w:hAnsi="Arial Narrow" w:cs="Arial Unicode MS" w:hint="eastAsia"/>
                <w:sz w:val="22"/>
                <w:szCs w:val="22"/>
              </w:rPr>
              <w:t>或贵公司</w:t>
            </w:r>
          </w:p>
        </w:tc>
        <w:tc>
          <w:tcPr>
            <w:tcW w:w="5380" w:type="dxa"/>
            <w:shd w:val="clear" w:color="auto" w:fill="auto"/>
            <w:vAlign w:val="center"/>
          </w:tcPr>
          <w:p w14:paraId="1D86D529" w14:textId="50D4D014" w:rsidR="00AA4CA3" w:rsidRDefault="003C6802">
            <w:pPr>
              <w:snapToGrid w:val="0"/>
              <w:spacing w:before="0" w:after="0"/>
              <w:ind w:left="0" w:right="0"/>
              <w:rPr>
                <w:rFonts w:ascii="Arial Narrow" w:eastAsia="仿宋_GB2312" w:hAnsi="Arial Narrow" w:cs="Arial Unicode MS"/>
                <w:sz w:val="22"/>
                <w:szCs w:val="22"/>
              </w:rPr>
            </w:pPr>
            <w:ins w:id="527" w:author="admin" w:date="2024-07-01T20:10:00Z">
              <w:r>
                <w:rPr>
                  <w:rFonts w:ascii="Arial Narrow" w:eastAsia="仿宋_GB2312" w:hAnsi="Arial Narrow" w:cs="Arial Unicode MS" w:hint="eastAsia"/>
                  <w:sz w:val="22"/>
                  <w:szCs w:val="22"/>
                </w:rPr>
                <w:t>上海派智能源股份有限公司</w:t>
              </w:r>
            </w:ins>
            <w:del w:id="528" w:author="admin" w:date="2024-07-01T20:10:00Z">
              <w:r w:rsidR="00F2093E" w:rsidDel="003C6802">
                <w:rPr>
                  <w:rFonts w:ascii="Arial Narrow" w:eastAsia="仿宋_GB2312" w:hAnsi="Arial Narrow" w:cs="Arial Unicode MS" w:hint="eastAsia"/>
                  <w:sz w:val="22"/>
                  <w:szCs w:val="22"/>
                </w:rPr>
                <w:delText>山东派智电子有限公司</w:delText>
              </w:r>
            </w:del>
          </w:p>
        </w:tc>
      </w:tr>
      <w:tr w:rsidR="00AA4CA3" w14:paraId="42FC7FE5" w14:textId="77777777">
        <w:trPr>
          <w:trHeight w:hRule="exact" w:val="567"/>
          <w:tblCellSpacing w:w="0" w:type="dxa"/>
          <w:jc w:val="center"/>
        </w:trPr>
        <w:tc>
          <w:tcPr>
            <w:tcW w:w="2983" w:type="dxa"/>
            <w:shd w:val="clear" w:color="auto" w:fill="auto"/>
            <w:vAlign w:val="center"/>
          </w:tcPr>
          <w:p w14:paraId="6588BBFF" w14:textId="543BA98E" w:rsidR="00AA4CA3" w:rsidRDefault="003C6802">
            <w:pPr>
              <w:snapToGrid w:val="0"/>
              <w:spacing w:before="0" w:after="0"/>
              <w:ind w:left="0" w:right="0"/>
              <w:rPr>
                <w:rFonts w:ascii="Arial Narrow" w:eastAsia="仿宋_GB2312" w:hAnsi="Arial Narrow" w:cs="Arial Unicode MS"/>
                <w:sz w:val="22"/>
                <w:szCs w:val="22"/>
              </w:rPr>
            </w:pPr>
            <w:ins w:id="529" w:author="admin" w:date="2024-07-01T20:10:00Z">
              <w:r>
                <w:rPr>
                  <w:rFonts w:ascii="Arial Narrow" w:eastAsia="仿宋_GB2312" w:hAnsi="Arial Narrow" w:cs="Arial Unicode MS" w:hint="eastAsia"/>
                  <w:sz w:val="22"/>
                  <w:szCs w:val="22"/>
                </w:rPr>
                <w:t>山东派智电子</w:t>
              </w:r>
            </w:ins>
            <w:del w:id="530" w:author="admin" w:date="2024-07-01T20:10:00Z">
              <w:r w:rsidR="00F2093E" w:rsidDel="003C6802">
                <w:rPr>
                  <w:rFonts w:ascii="Arial Narrow" w:eastAsia="仿宋_GB2312" w:hAnsi="Arial Narrow" w:cs="Arial Unicode MS" w:hint="eastAsia"/>
                  <w:sz w:val="22"/>
                  <w:szCs w:val="22"/>
                </w:rPr>
                <w:delText>上海派智</w:delText>
              </w:r>
            </w:del>
          </w:p>
        </w:tc>
        <w:tc>
          <w:tcPr>
            <w:tcW w:w="5380" w:type="dxa"/>
            <w:shd w:val="clear" w:color="auto" w:fill="auto"/>
            <w:vAlign w:val="center"/>
          </w:tcPr>
          <w:p w14:paraId="49A11056" w14:textId="0F3F716D" w:rsidR="00AA4CA3" w:rsidRDefault="003C6802">
            <w:pPr>
              <w:snapToGrid w:val="0"/>
              <w:spacing w:before="0" w:after="0"/>
              <w:ind w:left="0" w:right="0"/>
              <w:rPr>
                <w:rFonts w:ascii="Arial Narrow" w:eastAsia="仿宋_GB2312" w:hAnsi="Arial Narrow" w:cs="Arial Unicode MS"/>
                <w:sz w:val="22"/>
                <w:szCs w:val="22"/>
              </w:rPr>
            </w:pPr>
            <w:ins w:id="531" w:author="admin" w:date="2024-07-01T20:10:00Z">
              <w:r>
                <w:rPr>
                  <w:rFonts w:ascii="Arial Narrow" w:eastAsia="仿宋_GB2312" w:hAnsi="Arial Narrow" w:cs="Arial Unicode MS" w:hint="eastAsia"/>
                  <w:sz w:val="22"/>
                  <w:szCs w:val="22"/>
                </w:rPr>
                <w:t>山东派智电子有限公司</w:t>
              </w:r>
            </w:ins>
            <w:del w:id="532" w:author="admin" w:date="2024-07-01T20:10:00Z">
              <w:r w:rsidR="00F2093E" w:rsidDel="003C6802">
                <w:rPr>
                  <w:rFonts w:ascii="Arial Narrow" w:eastAsia="仿宋_GB2312" w:hAnsi="Arial Narrow" w:cs="Arial Unicode MS" w:hint="eastAsia"/>
                  <w:sz w:val="22"/>
                  <w:szCs w:val="22"/>
                </w:rPr>
                <w:delText>上海派智能源股份有限公司</w:delText>
              </w:r>
            </w:del>
          </w:p>
        </w:tc>
      </w:tr>
      <w:tr w:rsidR="00AA4CA3" w14:paraId="732C4165" w14:textId="7CEE9F90">
        <w:trPr>
          <w:trHeight w:hRule="exact" w:val="567"/>
          <w:tblCellSpacing w:w="0" w:type="dxa"/>
          <w:jc w:val="center"/>
        </w:trPr>
        <w:tc>
          <w:tcPr>
            <w:tcW w:w="2983" w:type="dxa"/>
            <w:shd w:val="clear" w:color="auto" w:fill="auto"/>
            <w:vAlign w:val="center"/>
          </w:tcPr>
          <w:p w14:paraId="6BC3470F" w14:textId="3DB35C04" w:rsidR="00AA4CA3" w:rsidRDefault="00F2093E">
            <w:pPr>
              <w:snapToGrid w:val="0"/>
              <w:spacing w:before="0" w:after="0"/>
              <w:ind w:left="0" w:right="0"/>
              <w:rPr>
                <w:rFonts w:ascii="Arial Narrow" w:eastAsia="仿宋_GB2312" w:hAnsi="Arial Narrow" w:cs="Arial Unicode MS"/>
                <w:sz w:val="22"/>
                <w:szCs w:val="22"/>
              </w:rPr>
            </w:pPr>
            <w:r>
              <w:rPr>
                <w:rFonts w:ascii="Arial Narrow" w:eastAsia="仿宋_GB2312" w:hAnsi="Arial Narrow" w:cs="Arial Unicode MS" w:hint="eastAsia"/>
                <w:sz w:val="22"/>
                <w:szCs w:val="22"/>
              </w:rPr>
              <w:t>山东派智新能源</w:t>
            </w:r>
          </w:p>
        </w:tc>
        <w:tc>
          <w:tcPr>
            <w:tcW w:w="5380" w:type="dxa"/>
            <w:shd w:val="clear" w:color="auto" w:fill="auto"/>
            <w:vAlign w:val="center"/>
          </w:tcPr>
          <w:p w14:paraId="3D8A069B" w14:textId="6C25B070" w:rsidR="00AA4CA3" w:rsidRDefault="00F2093E">
            <w:pPr>
              <w:snapToGrid w:val="0"/>
              <w:spacing w:before="0" w:after="0"/>
              <w:ind w:left="0" w:right="0"/>
              <w:rPr>
                <w:rFonts w:ascii="Arial Narrow" w:eastAsia="仿宋_GB2312" w:hAnsi="Arial Narrow" w:cs="Arial Unicode MS"/>
                <w:sz w:val="22"/>
                <w:szCs w:val="22"/>
              </w:rPr>
            </w:pPr>
            <w:r>
              <w:rPr>
                <w:rFonts w:ascii="Arial Narrow" w:eastAsia="仿宋_GB2312" w:hAnsi="Arial Narrow" w:cs="Arial Unicode MS" w:hint="eastAsia"/>
                <w:sz w:val="22"/>
                <w:szCs w:val="22"/>
              </w:rPr>
              <w:t>山东派智新能源科技有限公司</w:t>
            </w:r>
          </w:p>
        </w:tc>
      </w:tr>
      <w:tr w:rsidR="00AA4CA3" w14:paraId="560F1450" w14:textId="5805615A">
        <w:trPr>
          <w:trHeight w:hRule="exact" w:val="567"/>
          <w:tblCellSpacing w:w="0" w:type="dxa"/>
          <w:jc w:val="center"/>
        </w:trPr>
        <w:tc>
          <w:tcPr>
            <w:tcW w:w="2983" w:type="dxa"/>
            <w:shd w:val="clear" w:color="auto" w:fill="auto"/>
            <w:vAlign w:val="center"/>
          </w:tcPr>
          <w:p w14:paraId="03D5BEC6" w14:textId="78EB1CCA" w:rsidR="00AA4CA3" w:rsidRDefault="00F2093E">
            <w:pPr>
              <w:snapToGrid w:val="0"/>
              <w:spacing w:before="0" w:after="0"/>
              <w:ind w:left="0" w:right="0"/>
              <w:rPr>
                <w:rFonts w:ascii="Arial Narrow" w:eastAsia="仿宋_GB2312" w:hAnsi="Arial Narrow" w:cs="Arial Unicode MS"/>
                <w:sz w:val="22"/>
                <w:szCs w:val="22"/>
              </w:rPr>
            </w:pPr>
            <w:r>
              <w:rPr>
                <w:rFonts w:ascii="Arial Narrow" w:eastAsia="仿宋_GB2312" w:hAnsi="Arial Narrow" w:cs="Arial Unicode MS" w:hint="eastAsia"/>
                <w:sz w:val="22"/>
                <w:szCs w:val="22"/>
              </w:rPr>
              <w:t>越南派智</w:t>
            </w:r>
          </w:p>
        </w:tc>
        <w:tc>
          <w:tcPr>
            <w:tcW w:w="5380" w:type="dxa"/>
            <w:shd w:val="clear" w:color="auto" w:fill="auto"/>
            <w:vAlign w:val="center"/>
          </w:tcPr>
          <w:p w14:paraId="3A0467CE" w14:textId="4B535C36" w:rsidR="00AA4CA3" w:rsidRDefault="00F2093E">
            <w:pPr>
              <w:snapToGrid w:val="0"/>
              <w:spacing w:before="0" w:after="0"/>
              <w:ind w:left="0" w:right="0"/>
              <w:rPr>
                <w:rFonts w:ascii="Arial Narrow" w:eastAsia="仿宋_GB2312" w:hAnsi="Arial Narrow" w:cs="Arial Unicode MS"/>
                <w:sz w:val="22"/>
                <w:szCs w:val="22"/>
              </w:rPr>
            </w:pPr>
            <w:r>
              <w:rPr>
                <w:rFonts w:ascii="Arial Narrow" w:eastAsia="仿宋_GB2312" w:hAnsi="Arial Narrow" w:cs="Arial Unicode MS" w:hint="eastAsia"/>
                <w:sz w:val="22"/>
                <w:szCs w:val="22"/>
              </w:rPr>
              <w:t>派智（越南）能源有限公司</w:t>
            </w:r>
          </w:p>
        </w:tc>
      </w:tr>
      <w:tr w:rsidR="00AA4CA3" w14:paraId="37D2DC6A" w14:textId="77777777">
        <w:trPr>
          <w:trHeight w:hRule="exact" w:val="567"/>
          <w:tblCellSpacing w:w="0" w:type="dxa"/>
          <w:jc w:val="center"/>
        </w:trPr>
        <w:tc>
          <w:tcPr>
            <w:tcW w:w="2983" w:type="dxa"/>
            <w:shd w:val="clear" w:color="auto" w:fill="auto"/>
            <w:vAlign w:val="center"/>
          </w:tcPr>
          <w:p w14:paraId="1B8B3009" w14:textId="77777777" w:rsidR="00AA4CA3" w:rsidRDefault="00F2093E">
            <w:pPr>
              <w:snapToGrid w:val="0"/>
              <w:spacing w:before="0" w:after="0"/>
              <w:ind w:left="0" w:right="0"/>
              <w:rPr>
                <w:rFonts w:ascii="Arial Narrow" w:eastAsia="仿宋_GB2312" w:hAnsi="Arial Narrow" w:cs="Arial Unicode MS"/>
                <w:sz w:val="22"/>
                <w:szCs w:val="22"/>
              </w:rPr>
            </w:pPr>
            <w:r>
              <w:rPr>
                <w:rFonts w:ascii="Arial Narrow" w:eastAsia="仿宋_GB2312" w:hAnsi="Arial Narrow" w:cs="Arial Unicode MS"/>
                <w:sz w:val="22"/>
                <w:szCs w:val="22"/>
              </w:rPr>
              <w:t>评估期间或</w:t>
            </w:r>
            <w:r>
              <w:rPr>
                <w:rFonts w:ascii="Arial Narrow" w:eastAsia="仿宋_GB2312" w:hAnsi="Arial Narrow" w:cs="Arial Unicode MS"/>
                <w:sz w:val="22"/>
                <w:szCs w:val="22"/>
              </w:rPr>
              <w:t>20</w:t>
            </w:r>
            <w:r>
              <w:rPr>
                <w:rFonts w:ascii="Arial Narrow" w:eastAsia="仿宋_GB2312" w:hAnsi="Arial Narrow" w:cs="Arial Unicode MS" w:hint="eastAsia"/>
                <w:sz w:val="22"/>
                <w:szCs w:val="22"/>
              </w:rPr>
              <w:t>2</w:t>
            </w:r>
            <w:r>
              <w:rPr>
                <w:rFonts w:ascii="Arial Narrow" w:eastAsia="仿宋_GB2312" w:hAnsi="Arial Narrow" w:cs="Arial Unicode MS"/>
                <w:sz w:val="22"/>
                <w:szCs w:val="22"/>
              </w:rPr>
              <w:t>3</w:t>
            </w:r>
            <w:r>
              <w:rPr>
                <w:rFonts w:ascii="Arial Narrow" w:eastAsia="仿宋_GB2312" w:hAnsi="Arial Narrow" w:cs="Arial Unicode MS"/>
                <w:sz w:val="22"/>
                <w:szCs w:val="22"/>
              </w:rPr>
              <w:t>年度</w:t>
            </w:r>
          </w:p>
        </w:tc>
        <w:tc>
          <w:tcPr>
            <w:tcW w:w="5380" w:type="dxa"/>
            <w:shd w:val="clear" w:color="auto" w:fill="auto"/>
            <w:vAlign w:val="center"/>
          </w:tcPr>
          <w:p w14:paraId="45BE7D1F" w14:textId="77777777" w:rsidR="00AA4CA3" w:rsidRDefault="00F2093E">
            <w:pPr>
              <w:snapToGrid w:val="0"/>
              <w:spacing w:before="0" w:after="0"/>
              <w:ind w:left="0" w:right="0"/>
              <w:rPr>
                <w:rFonts w:ascii="Arial Narrow" w:eastAsia="仿宋_GB2312" w:hAnsi="Arial Narrow" w:cs="Arial Unicode MS"/>
                <w:sz w:val="22"/>
                <w:szCs w:val="22"/>
              </w:rPr>
            </w:pPr>
            <w:r>
              <w:rPr>
                <w:rFonts w:ascii="Arial Narrow" w:eastAsia="仿宋_GB2312" w:hAnsi="Arial Narrow" w:cs="Arial Unicode MS"/>
                <w:sz w:val="22"/>
                <w:szCs w:val="22"/>
              </w:rPr>
              <w:t>20</w:t>
            </w:r>
            <w:r>
              <w:rPr>
                <w:rFonts w:ascii="Arial Narrow" w:eastAsia="仿宋_GB2312" w:hAnsi="Arial Narrow" w:cs="Arial Unicode MS" w:hint="eastAsia"/>
                <w:sz w:val="22"/>
                <w:szCs w:val="22"/>
              </w:rPr>
              <w:t>2</w:t>
            </w:r>
            <w:r>
              <w:rPr>
                <w:rFonts w:ascii="Arial Narrow" w:eastAsia="仿宋_GB2312" w:hAnsi="Arial Narrow" w:cs="Arial Unicode MS"/>
                <w:sz w:val="22"/>
                <w:szCs w:val="22"/>
              </w:rPr>
              <w:t>3</w:t>
            </w:r>
            <w:r>
              <w:rPr>
                <w:rFonts w:ascii="Arial Narrow" w:eastAsia="仿宋_GB2312" w:hAnsi="Arial Narrow" w:cs="Arial Unicode MS"/>
                <w:sz w:val="22"/>
                <w:szCs w:val="22"/>
              </w:rPr>
              <w:t>年</w:t>
            </w:r>
            <w:r>
              <w:rPr>
                <w:rFonts w:ascii="Arial Narrow" w:eastAsia="仿宋_GB2312" w:hAnsi="Arial Narrow" w:cs="Arial Unicode MS"/>
                <w:sz w:val="22"/>
                <w:szCs w:val="22"/>
              </w:rPr>
              <w:t>1</w:t>
            </w:r>
            <w:r>
              <w:rPr>
                <w:rFonts w:ascii="Arial Narrow" w:eastAsia="仿宋_GB2312" w:hAnsi="Arial Narrow" w:cs="Arial Unicode MS"/>
                <w:sz w:val="22"/>
                <w:szCs w:val="22"/>
              </w:rPr>
              <w:t>月</w:t>
            </w:r>
            <w:r>
              <w:rPr>
                <w:rFonts w:ascii="Arial Narrow" w:eastAsia="仿宋_GB2312" w:hAnsi="Arial Narrow" w:cs="Arial Unicode MS"/>
                <w:sz w:val="22"/>
                <w:szCs w:val="22"/>
              </w:rPr>
              <w:t>1</w:t>
            </w:r>
            <w:r>
              <w:rPr>
                <w:rFonts w:ascii="Arial Narrow" w:eastAsia="仿宋_GB2312" w:hAnsi="Arial Narrow" w:cs="Arial Unicode MS"/>
                <w:sz w:val="22"/>
                <w:szCs w:val="22"/>
              </w:rPr>
              <w:t>日至</w:t>
            </w:r>
            <w:r>
              <w:rPr>
                <w:rFonts w:ascii="Arial Narrow" w:eastAsia="仿宋_GB2312" w:hAnsi="Arial Narrow" w:cs="Arial Unicode MS"/>
                <w:sz w:val="22"/>
                <w:szCs w:val="22"/>
              </w:rPr>
              <w:t>20</w:t>
            </w:r>
            <w:r>
              <w:rPr>
                <w:rFonts w:ascii="Arial Narrow" w:eastAsia="仿宋_GB2312" w:hAnsi="Arial Narrow" w:cs="Arial Unicode MS" w:hint="eastAsia"/>
                <w:sz w:val="22"/>
                <w:szCs w:val="22"/>
              </w:rPr>
              <w:t>2</w:t>
            </w:r>
            <w:r>
              <w:rPr>
                <w:rFonts w:ascii="Arial Narrow" w:eastAsia="仿宋_GB2312" w:hAnsi="Arial Narrow" w:cs="Arial Unicode MS"/>
                <w:sz w:val="22"/>
                <w:szCs w:val="22"/>
              </w:rPr>
              <w:t>3</w:t>
            </w:r>
            <w:r>
              <w:rPr>
                <w:rFonts w:ascii="Arial Narrow" w:eastAsia="仿宋_GB2312" w:hAnsi="Arial Narrow" w:cs="Arial Unicode MS"/>
                <w:sz w:val="22"/>
                <w:szCs w:val="22"/>
              </w:rPr>
              <w:t>年</w:t>
            </w:r>
            <w:r>
              <w:rPr>
                <w:rFonts w:ascii="Arial Narrow" w:eastAsia="仿宋_GB2312" w:hAnsi="Arial Narrow" w:cs="Arial Unicode MS"/>
                <w:sz w:val="22"/>
                <w:szCs w:val="22"/>
              </w:rPr>
              <w:t>12</w:t>
            </w:r>
            <w:r>
              <w:rPr>
                <w:rFonts w:ascii="Arial Narrow" w:eastAsia="仿宋_GB2312" w:hAnsi="Arial Narrow" w:cs="Arial Unicode MS"/>
                <w:sz w:val="22"/>
                <w:szCs w:val="22"/>
              </w:rPr>
              <w:t>月</w:t>
            </w:r>
            <w:r>
              <w:rPr>
                <w:rFonts w:ascii="Arial Narrow" w:eastAsia="仿宋_GB2312" w:hAnsi="Arial Narrow" w:cs="Arial Unicode MS"/>
                <w:sz w:val="22"/>
                <w:szCs w:val="22"/>
              </w:rPr>
              <w:t>31</w:t>
            </w:r>
            <w:r>
              <w:rPr>
                <w:rFonts w:ascii="Arial Narrow" w:eastAsia="仿宋_GB2312" w:hAnsi="Arial Narrow" w:cs="Arial Unicode MS"/>
                <w:sz w:val="22"/>
                <w:szCs w:val="22"/>
              </w:rPr>
              <w:t>日</w:t>
            </w:r>
          </w:p>
        </w:tc>
      </w:tr>
      <w:tr w:rsidR="00AA4CA3" w14:paraId="358D347A" w14:textId="77777777">
        <w:trPr>
          <w:trHeight w:hRule="exact" w:val="567"/>
          <w:tblCellSpacing w:w="0" w:type="dxa"/>
          <w:jc w:val="center"/>
        </w:trPr>
        <w:tc>
          <w:tcPr>
            <w:tcW w:w="2983" w:type="dxa"/>
            <w:shd w:val="clear" w:color="auto" w:fill="auto"/>
            <w:vAlign w:val="center"/>
          </w:tcPr>
          <w:p w14:paraId="2F5E934B" w14:textId="77777777" w:rsidR="00AA4CA3" w:rsidRDefault="00F2093E">
            <w:pPr>
              <w:snapToGrid w:val="0"/>
              <w:spacing w:before="0" w:after="0"/>
              <w:ind w:left="0" w:right="0"/>
              <w:rPr>
                <w:rFonts w:ascii="Arial Narrow" w:eastAsia="仿宋_GB2312" w:hAnsi="Arial Narrow" w:cs="Arial Unicode MS"/>
                <w:sz w:val="22"/>
                <w:szCs w:val="22"/>
              </w:rPr>
            </w:pPr>
            <w:r>
              <w:rPr>
                <w:rFonts w:ascii="Arial Narrow" w:eastAsia="仿宋_GB2312" w:hAnsi="Arial Narrow" w:cs="Arial Unicode MS"/>
                <w:sz w:val="22"/>
                <w:szCs w:val="22"/>
              </w:rPr>
              <w:t>国税总局</w:t>
            </w:r>
          </w:p>
        </w:tc>
        <w:tc>
          <w:tcPr>
            <w:tcW w:w="5380" w:type="dxa"/>
            <w:shd w:val="clear" w:color="auto" w:fill="auto"/>
            <w:vAlign w:val="center"/>
          </w:tcPr>
          <w:p w14:paraId="5A457458" w14:textId="77777777" w:rsidR="00AA4CA3" w:rsidRDefault="00F2093E">
            <w:pPr>
              <w:snapToGrid w:val="0"/>
              <w:spacing w:before="0" w:after="0"/>
              <w:ind w:left="0" w:right="0"/>
              <w:rPr>
                <w:rFonts w:ascii="Arial Narrow" w:eastAsia="仿宋_GB2312" w:hAnsi="Arial Narrow" w:cs="Arial Unicode MS"/>
                <w:sz w:val="22"/>
                <w:szCs w:val="22"/>
              </w:rPr>
            </w:pPr>
            <w:r>
              <w:rPr>
                <w:rFonts w:ascii="Arial Narrow" w:eastAsia="仿宋_GB2312" w:hAnsi="Arial Narrow" w:cs="Arial Unicode MS"/>
                <w:sz w:val="22"/>
                <w:szCs w:val="22"/>
              </w:rPr>
              <w:t>中华人民共和国国家税务总局</w:t>
            </w:r>
          </w:p>
        </w:tc>
      </w:tr>
      <w:tr w:rsidR="00AA4CA3" w14:paraId="48DDBAB0" w14:textId="77777777">
        <w:trPr>
          <w:trHeight w:hRule="exact" w:val="696"/>
          <w:tblCellSpacing w:w="0" w:type="dxa"/>
          <w:jc w:val="center"/>
        </w:trPr>
        <w:tc>
          <w:tcPr>
            <w:tcW w:w="2983" w:type="dxa"/>
            <w:shd w:val="clear" w:color="auto" w:fill="auto"/>
            <w:vAlign w:val="center"/>
          </w:tcPr>
          <w:p w14:paraId="0523045D" w14:textId="77777777" w:rsidR="00AA4CA3" w:rsidRDefault="00F2093E">
            <w:pPr>
              <w:snapToGrid w:val="0"/>
              <w:spacing w:before="0" w:after="0"/>
              <w:ind w:left="0" w:right="0"/>
              <w:rPr>
                <w:rFonts w:ascii="Arial Narrow" w:eastAsia="仿宋_GB2312" w:hAnsi="Arial Narrow" w:cs="Arial Unicode MS"/>
                <w:sz w:val="22"/>
                <w:szCs w:val="22"/>
              </w:rPr>
            </w:pPr>
            <w:r>
              <w:rPr>
                <w:rFonts w:ascii="Arial Narrow" w:eastAsia="仿宋_GB2312" w:hAnsi="Arial Narrow" w:cs="Arial Unicode MS"/>
                <w:sz w:val="22"/>
                <w:szCs w:val="22"/>
              </w:rPr>
              <w:t>企业所得税法</w:t>
            </w:r>
          </w:p>
        </w:tc>
        <w:tc>
          <w:tcPr>
            <w:tcW w:w="5380" w:type="dxa"/>
            <w:shd w:val="clear" w:color="auto" w:fill="auto"/>
            <w:vAlign w:val="center"/>
          </w:tcPr>
          <w:p w14:paraId="2B6B27AC" w14:textId="77777777" w:rsidR="00AA4CA3" w:rsidRDefault="00F2093E">
            <w:pPr>
              <w:snapToGrid w:val="0"/>
              <w:spacing w:before="0" w:after="0"/>
              <w:ind w:left="0" w:right="0"/>
              <w:rPr>
                <w:rFonts w:ascii="Arial Narrow" w:eastAsia="仿宋_GB2312" w:hAnsi="Arial Narrow" w:cs="Arial Unicode MS"/>
                <w:sz w:val="22"/>
                <w:szCs w:val="22"/>
              </w:rPr>
            </w:pPr>
            <w:r>
              <w:rPr>
                <w:rFonts w:ascii="Arial Narrow" w:eastAsia="仿宋_GB2312" w:hAnsi="Arial Narrow" w:cs="Arial Unicode MS"/>
                <w:sz w:val="22"/>
                <w:szCs w:val="22"/>
              </w:rPr>
              <w:t>《中华人民共和国企业所得税法》及其实施条例</w:t>
            </w:r>
          </w:p>
        </w:tc>
      </w:tr>
      <w:tr w:rsidR="00AA4CA3" w14:paraId="26967F49" w14:textId="77777777">
        <w:trPr>
          <w:trHeight w:hRule="exact" w:val="567"/>
          <w:tblCellSpacing w:w="0" w:type="dxa"/>
          <w:jc w:val="center"/>
        </w:trPr>
        <w:tc>
          <w:tcPr>
            <w:tcW w:w="2983" w:type="dxa"/>
            <w:shd w:val="clear" w:color="auto" w:fill="auto"/>
            <w:vAlign w:val="center"/>
          </w:tcPr>
          <w:p w14:paraId="7D4FDD88" w14:textId="77777777" w:rsidR="00AA4CA3" w:rsidRDefault="00F2093E">
            <w:pPr>
              <w:snapToGrid w:val="0"/>
              <w:spacing w:before="0" w:after="0"/>
              <w:ind w:left="0" w:right="0"/>
              <w:rPr>
                <w:rFonts w:ascii="Arial Narrow" w:eastAsia="仿宋_GB2312" w:hAnsi="Arial Narrow" w:cs="Arial Unicode MS"/>
                <w:sz w:val="22"/>
                <w:szCs w:val="22"/>
              </w:rPr>
            </w:pPr>
            <w:r>
              <w:rPr>
                <w:rFonts w:ascii="Arial Narrow" w:eastAsia="仿宋_GB2312" w:hAnsi="Arial Narrow" w:cs="Arial Unicode MS"/>
                <w:sz w:val="22"/>
                <w:szCs w:val="22"/>
              </w:rPr>
              <w:t>税收征管法</w:t>
            </w:r>
          </w:p>
        </w:tc>
        <w:tc>
          <w:tcPr>
            <w:tcW w:w="5380" w:type="dxa"/>
            <w:shd w:val="clear" w:color="auto" w:fill="auto"/>
            <w:vAlign w:val="center"/>
          </w:tcPr>
          <w:p w14:paraId="7BF2A450" w14:textId="77777777" w:rsidR="00AA4CA3" w:rsidRDefault="00F2093E">
            <w:pPr>
              <w:snapToGrid w:val="0"/>
              <w:spacing w:before="0" w:after="0"/>
              <w:ind w:left="0" w:right="0"/>
              <w:rPr>
                <w:rFonts w:ascii="Arial Narrow" w:eastAsia="仿宋_GB2312" w:hAnsi="Arial Narrow" w:cs="Arial Unicode MS"/>
                <w:sz w:val="22"/>
                <w:szCs w:val="22"/>
              </w:rPr>
            </w:pPr>
            <w:r>
              <w:rPr>
                <w:rFonts w:ascii="Arial Narrow" w:eastAsia="仿宋_GB2312" w:hAnsi="Arial Narrow" w:cs="Arial Unicode MS"/>
                <w:sz w:val="22"/>
                <w:szCs w:val="22"/>
              </w:rPr>
              <w:t>《中华人民共和国税收征收管理法》及其实施细则</w:t>
            </w:r>
          </w:p>
        </w:tc>
      </w:tr>
      <w:tr w:rsidR="00AA4CA3" w14:paraId="7A626B4D" w14:textId="77777777">
        <w:trPr>
          <w:trHeight w:hRule="exact" w:val="700"/>
          <w:tblCellSpacing w:w="0" w:type="dxa"/>
          <w:jc w:val="center"/>
        </w:trPr>
        <w:tc>
          <w:tcPr>
            <w:tcW w:w="2983" w:type="dxa"/>
            <w:shd w:val="clear" w:color="auto" w:fill="auto"/>
            <w:vAlign w:val="center"/>
          </w:tcPr>
          <w:p w14:paraId="769DCE7C" w14:textId="77777777" w:rsidR="00AA4CA3" w:rsidRDefault="00F2093E">
            <w:pPr>
              <w:snapToGrid w:val="0"/>
              <w:spacing w:before="0" w:after="0"/>
              <w:ind w:left="0" w:right="0"/>
              <w:rPr>
                <w:rFonts w:ascii="Arial Narrow" w:eastAsia="仿宋_GB2312" w:hAnsi="Arial Narrow" w:cs="Arial Unicode MS"/>
                <w:sz w:val="22"/>
                <w:szCs w:val="22"/>
              </w:rPr>
            </w:pPr>
            <w:r>
              <w:rPr>
                <w:rFonts w:ascii="Arial Narrow" w:eastAsia="仿宋_GB2312" w:hAnsi="Arial Narrow" w:cs="Arial Unicode MS"/>
                <w:sz w:val="22"/>
                <w:szCs w:val="22"/>
              </w:rPr>
              <w:t>[2016]42</w:t>
            </w:r>
            <w:r>
              <w:rPr>
                <w:rFonts w:ascii="Arial Narrow" w:eastAsia="仿宋_GB2312" w:hAnsi="Arial Narrow" w:cs="Arial Unicode MS"/>
                <w:sz w:val="22"/>
                <w:szCs w:val="22"/>
              </w:rPr>
              <w:t>号公告</w:t>
            </w:r>
          </w:p>
        </w:tc>
        <w:tc>
          <w:tcPr>
            <w:tcW w:w="5380" w:type="dxa"/>
            <w:shd w:val="clear" w:color="auto" w:fill="auto"/>
            <w:vAlign w:val="center"/>
          </w:tcPr>
          <w:p w14:paraId="1F076961" w14:textId="77777777" w:rsidR="00AA4CA3" w:rsidRDefault="00F2093E">
            <w:pPr>
              <w:snapToGrid w:val="0"/>
              <w:spacing w:before="0" w:after="0"/>
              <w:ind w:left="0" w:right="0"/>
              <w:rPr>
                <w:rFonts w:ascii="Arial Narrow" w:eastAsia="仿宋_GB2312" w:hAnsi="Arial Narrow" w:cs="Arial Unicode MS"/>
                <w:sz w:val="22"/>
                <w:szCs w:val="22"/>
              </w:rPr>
            </w:pPr>
            <w:r>
              <w:rPr>
                <w:rFonts w:ascii="Arial Narrow" w:eastAsia="仿宋_GB2312" w:hAnsi="Arial Narrow" w:cs="Arial Unicode MS"/>
                <w:sz w:val="22"/>
                <w:szCs w:val="22"/>
              </w:rPr>
              <w:t>国家税务总局公告</w:t>
            </w:r>
            <w:r>
              <w:rPr>
                <w:rFonts w:ascii="Arial Narrow" w:eastAsia="仿宋_GB2312" w:hAnsi="Arial Narrow" w:cs="Arial Unicode MS"/>
                <w:sz w:val="22"/>
                <w:szCs w:val="22"/>
              </w:rPr>
              <w:t>2016</w:t>
            </w:r>
            <w:r>
              <w:rPr>
                <w:rFonts w:ascii="Arial Narrow" w:eastAsia="仿宋_GB2312" w:hAnsi="Arial Narrow" w:cs="Arial Unicode MS"/>
                <w:sz w:val="22"/>
                <w:szCs w:val="22"/>
              </w:rPr>
              <w:t>年第</w:t>
            </w:r>
            <w:r>
              <w:rPr>
                <w:rFonts w:ascii="Arial Narrow" w:eastAsia="仿宋_GB2312" w:hAnsi="Arial Narrow" w:cs="Arial Unicode MS"/>
                <w:sz w:val="22"/>
                <w:szCs w:val="22"/>
              </w:rPr>
              <w:t>42</w:t>
            </w:r>
            <w:r>
              <w:rPr>
                <w:rFonts w:ascii="Arial Narrow" w:eastAsia="仿宋_GB2312" w:hAnsi="Arial Narrow" w:cs="Arial Unicode MS"/>
                <w:sz w:val="22"/>
                <w:szCs w:val="22"/>
              </w:rPr>
              <w:t>号《关于完善关联申报和同期资料管理有关事项的公告》</w:t>
            </w:r>
          </w:p>
        </w:tc>
      </w:tr>
      <w:tr w:rsidR="00AA4CA3" w14:paraId="5A72F5DE" w14:textId="77777777">
        <w:trPr>
          <w:trHeight w:hRule="exact" w:val="852"/>
          <w:tblCellSpacing w:w="0" w:type="dxa"/>
          <w:jc w:val="center"/>
        </w:trPr>
        <w:tc>
          <w:tcPr>
            <w:tcW w:w="2983" w:type="dxa"/>
            <w:shd w:val="clear" w:color="auto" w:fill="auto"/>
            <w:vAlign w:val="center"/>
          </w:tcPr>
          <w:p w14:paraId="2CBB6A9A" w14:textId="77777777" w:rsidR="00AA4CA3" w:rsidRDefault="00F2093E">
            <w:pPr>
              <w:snapToGrid w:val="0"/>
              <w:spacing w:before="0" w:after="0"/>
              <w:ind w:left="0" w:right="0"/>
              <w:rPr>
                <w:rFonts w:ascii="Arial Narrow" w:eastAsia="仿宋_GB2312" w:hAnsi="Arial Narrow" w:cs="Arial Unicode MS"/>
                <w:sz w:val="22"/>
                <w:szCs w:val="22"/>
              </w:rPr>
            </w:pPr>
            <w:r>
              <w:rPr>
                <w:rFonts w:ascii="Arial Narrow" w:eastAsia="仿宋_GB2312" w:hAnsi="Arial Narrow" w:cs="Arial Unicode MS"/>
                <w:sz w:val="22"/>
                <w:szCs w:val="22"/>
              </w:rPr>
              <w:t>[2017]6</w:t>
            </w:r>
            <w:r>
              <w:rPr>
                <w:rFonts w:ascii="Arial Narrow" w:eastAsia="仿宋_GB2312" w:hAnsi="Arial Narrow" w:cs="Arial Unicode MS"/>
                <w:sz w:val="22"/>
                <w:szCs w:val="22"/>
              </w:rPr>
              <w:t>号公告</w:t>
            </w:r>
          </w:p>
        </w:tc>
        <w:tc>
          <w:tcPr>
            <w:tcW w:w="5380" w:type="dxa"/>
            <w:shd w:val="clear" w:color="auto" w:fill="auto"/>
            <w:vAlign w:val="center"/>
          </w:tcPr>
          <w:p w14:paraId="2CF552B7" w14:textId="77777777" w:rsidR="00AA4CA3" w:rsidRDefault="00F2093E">
            <w:pPr>
              <w:snapToGrid w:val="0"/>
              <w:spacing w:before="0" w:after="0"/>
              <w:ind w:left="0" w:right="0"/>
              <w:rPr>
                <w:rFonts w:ascii="Arial Narrow" w:eastAsia="仿宋_GB2312" w:hAnsi="Arial Narrow" w:cs="Arial Unicode MS"/>
                <w:sz w:val="22"/>
                <w:szCs w:val="22"/>
              </w:rPr>
            </w:pPr>
            <w:r>
              <w:rPr>
                <w:rFonts w:ascii="Arial Narrow" w:eastAsia="仿宋_GB2312" w:hAnsi="Arial Narrow" w:cs="Arial Unicode MS"/>
                <w:sz w:val="22"/>
                <w:szCs w:val="22"/>
              </w:rPr>
              <w:t>国家税务总局公告</w:t>
            </w:r>
            <w:r>
              <w:rPr>
                <w:rFonts w:ascii="Arial Narrow" w:eastAsia="仿宋_GB2312" w:hAnsi="Arial Narrow" w:cs="Arial Unicode MS"/>
                <w:sz w:val="22"/>
                <w:szCs w:val="22"/>
              </w:rPr>
              <w:t>2017</w:t>
            </w:r>
            <w:r>
              <w:rPr>
                <w:rFonts w:ascii="Arial Narrow" w:eastAsia="仿宋_GB2312" w:hAnsi="Arial Narrow" w:cs="Arial Unicode MS"/>
                <w:sz w:val="22"/>
                <w:szCs w:val="22"/>
              </w:rPr>
              <w:t>年第</w:t>
            </w:r>
            <w:r>
              <w:rPr>
                <w:rFonts w:ascii="Arial Narrow" w:eastAsia="仿宋_GB2312" w:hAnsi="Arial Narrow" w:cs="Arial Unicode MS"/>
                <w:sz w:val="22"/>
                <w:szCs w:val="22"/>
              </w:rPr>
              <w:t>6</w:t>
            </w:r>
            <w:r>
              <w:rPr>
                <w:rFonts w:ascii="Arial Narrow" w:eastAsia="仿宋_GB2312" w:hAnsi="Arial Narrow" w:cs="Arial Unicode MS"/>
                <w:sz w:val="22"/>
                <w:szCs w:val="22"/>
              </w:rPr>
              <w:t>号关于发布《特别纳税调查调整及相互协商程序管理办法》的公告</w:t>
            </w:r>
          </w:p>
        </w:tc>
      </w:tr>
      <w:tr w:rsidR="00AA4CA3" w14:paraId="3E8805A0" w14:textId="77777777">
        <w:trPr>
          <w:trHeight w:hRule="exact" w:val="631"/>
          <w:tblCellSpacing w:w="0" w:type="dxa"/>
          <w:jc w:val="center"/>
        </w:trPr>
        <w:tc>
          <w:tcPr>
            <w:tcW w:w="2983" w:type="dxa"/>
            <w:shd w:val="clear" w:color="auto" w:fill="auto"/>
            <w:vAlign w:val="center"/>
          </w:tcPr>
          <w:p w14:paraId="074F391E" w14:textId="77777777" w:rsidR="00AA4CA3" w:rsidRDefault="00F2093E">
            <w:pPr>
              <w:snapToGrid w:val="0"/>
              <w:spacing w:before="0" w:after="0"/>
              <w:ind w:left="0" w:right="0"/>
              <w:rPr>
                <w:rFonts w:ascii="Arial Narrow" w:eastAsia="仿宋_GB2312" w:hAnsi="Arial Narrow" w:cs="Arial Unicode MS"/>
                <w:sz w:val="22"/>
                <w:szCs w:val="22"/>
              </w:rPr>
            </w:pPr>
            <w:r>
              <w:rPr>
                <w:rFonts w:ascii="Arial Narrow" w:eastAsia="仿宋_GB2312" w:hAnsi="Arial Narrow" w:cs="Arial Unicode MS"/>
                <w:sz w:val="22"/>
                <w:szCs w:val="22"/>
              </w:rPr>
              <w:t>OECD</w:t>
            </w:r>
            <w:r>
              <w:rPr>
                <w:rFonts w:ascii="Arial Narrow" w:eastAsia="仿宋_GB2312" w:hAnsi="Arial Narrow" w:cs="Arial Unicode MS"/>
                <w:sz w:val="22"/>
                <w:szCs w:val="22"/>
              </w:rPr>
              <w:t>或经合组织</w:t>
            </w:r>
          </w:p>
        </w:tc>
        <w:tc>
          <w:tcPr>
            <w:tcW w:w="5380" w:type="dxa"/>
            <w:shd w:val="clear" w:color="auto" w:fill="auto"/>
            <w:vAlign w:val="center"/>
          </w:tcPr>
          <w:p w14:paraId="054EE3DB" w14:textId="77777777" w:rsidR="00AA4CA3" w:rsidRDefault="00F2093E">
            <w:pPr>
              <w:snapToGrid w:val="0"/>
              <w:spacing w:before="0" w:after="0"/>
              <w:ind w:left="0" w:right="0"/>
              <w:rPr>
                <w:rFonts w:ascii="Arial Narrow" w:eastAsia="仿宋_GB2312" w:hAnsi="Arial Narrow" w:cs="Arial Unicode MS"/>
                <w:sz w:val="22"/>
                <w:szCs w:val="22"/>
              </w:rPr>
            </w:pPr>
            <w:r>
              <w:rPr>
                <w:rFonts w:ascii="Arial Narrow" w:eastAsia="仿宋_GB2312" w:hAnsi="Arial Narrow" w:cs="Arial Unicode MS"/>
                <w:sz w:val="22"/>
                <w:szCs w:val="22"/>
              </w:rPr>
              <w:t>经济合作与发展组织</w:t>
            </w:r>
          </w:p>
        </w:tc>
      </w:tr>
      <w:tr w:rsidR="00AA4CA3" w14:paraId="194F49BC" w14:textId="77777777">
        <w:trPr>
          <w:trHeight w:hRule="exact" w:val="739"/>
          <w:tblCellSpacing w:w="0" w:type="dxa"/>
          <w:jc w:val="center"/>
        </w:trPr>
        <w:tc>
          <w:tcPr>
            <w:tcW w:w="2983" w:type="dxa"/>
            <w:shd w:val="clear" w:color="auto" w:fill="auto"/>
            <w:vAlign w:val="center"/>
          </w:tcPr>
          <w:p w14:paraId="034CA664" w14:textId="77777777" w:rsidR="00AA4CA3" w:rsidRDefault="00F2093E">
            <w:pPr>
              <w:snapToGrid w:val="0"/>
              <w:spacing w:before="0" w:after="0"/>
              <w:ind w:left="0" w:right="0"/>
              <w:rPr>
                <w:rFonts w:ascii="Arial Narrow" w:eastAsia="仿宋_GB2312" w:hAnsi="Arial Narrow" w:cs="Arial Unicode MS"/>
                <w:sz w:val="22"/>
                <w:szCs w:val="22"/>
              </w:rPr>
            </w:pPr>
            <w:r>
              <w:rPr>
                <w:rFonts w:ascii="Arial Narrow" w:eastAsia="仿宋_GB2312" w:hAnsi="Arial Narrow" w:cs="Arial Unicode MS"/>
                <w:sz w:val="22"/>
                <w:szCs w:val="22"/>
              </w:rPr>
              <w:t>OECD</w:t>
            </w:r>
            <w:r>
              <w:rPr>
                <w:rFonts w:ascii="Arial Narrow" w:eastAsia="仿宋_GB2312" w:hAnsi="Arial Narrow" w:cs="Arial Unicode MS"/>
                <w:sz w:val="22"/>
                <w:szCs w:val="22"/>
              </w:rPr>
              <w:t>指南</w:t>
            </w:r>
          </w:p>
        </w:tc>
        <w:tc>
          <w:tcPr>
            <w:tcW w:w="5380" w:type="dxa"/>
            <w:shd w:val="clear" w:color="auto" w:fill="auto"/>
            <w:vAlign w:val="center"/>
          </w:tcPr>
          <w:p w14:paraId="2E9806F2" w14:textId="77777777" w:rsidR="00AA4CA3" w:rsidRDefault="00F2093E">
            <w:pPr>
              <w:snapToGrid w:val="0"/>
              <w:spacing w:before="0" w:after="0"/>
              <w:ind w:left="0" w:right="0"/>
              <w:rPr>
                <w:rFonts w:ascii="Arial Narrow" w:eastAsia="仿宋_GB2312" w:hAnsi="Arial Narrow" w:cs="Arial Unicode MS"/>
                <w:sz w:val="22"/>
                <w:szCs w:val="22"/>
              </w:rPr>
            </w:pPr>
            <w:r>
              <w:rPr>
                <w:rFonts w:ascii="Arial Narrow" w:eastAsia="仿宋_GB2312" w:hAnsi="Arial Narrow" w:cs="Arial Unicode MS"/>
                <w:sz w:val="22"/>
                <w:szCs w:val="22"/>
              </w:rPr>
              <w:t>《</w:t>
            </w:r>
            <w:r>
              <w:rPr>
                <w:rFonts w:ascii="Arial Narrow" w:eastAsia="仿宋_GB2312" w:hAnsi="Arial Narrow" w:cs="Arial Unicode MS"/>
                <w:sz w:val="22"/>
                <w:szCs w:val="22"/>
              </w:rPr>
              <w:t>OECD</w:t>
            </w:r>
            <w:r>
              <w:rPr>
                <w:rFonts w:ascii="Arial Narrow" w:eastAsia="仿宋_GB2312" w:hAnsi="Arial Narrow" w:cs="Arial Unicode MS"/>
                <w:sz w:val="22"/>
                <w:szCs w:val="22"/>
              </w:rPr>
              <w:t>跨国企业与税务机关转让定价指南》</w:t>
            </w:r>
          </w:p>
        </w:tc>
      </w:tr>
      <w:tr w:rsidR="00AA4CA3" w14:paraId="29600555" w14:textId="77777777">
        <w:trPr>
          <w:trHeight w:hRule="exact" w:val="1712"/>
          <w:tblCellSpacing w:w="0" w:type="dxa"/>
          <w:jc w:val="center"/>
        </w:trPr>
        <w:tc>
          <w:tcPr>
            <w:tcW w:w="2983" w:type="dxa"/>
            <w:shd w:val="clear" w:color="auto" w:fill="auto"/>
            <w:vAlign w:val="center"/>
          </w:tcPr>
          <w:p w14:paraId="11CC7748" w14:textId="77777777" w:rsidR="00AA4CA3" w:rsidRDefault="00F2093E">
            <w:pPr>
              <w:snapToGrid w:val="0"/>
              <w:spacing w:before="0" w:after="0"/>
              <w:ind w:left="0" w:right="0"/>
              <w:rPr>
                <w:rFonts w:ascii="Arial Narrow" w:eastAsia="仿宋_GB2312" w:hAnsi="Arial Narrow" w:cs="Arial Unicode MS"/>
                <w:sz w:val="22"/>
                <w:szCs w:val="22"/>
              </w:rPr>
            </w:pPr>
            <w:r>
              <w:rPr>
                <w:rFonts w:ascii="Arial Narrow" w:eastAsia="仿宋_GB2312" w:hAnsi="Arial Narrow" w:cs="Arial Unicode MS"/>
                <w:sz w:val="22"/>
                <w:szCs w:val="22"/>
              </w:rPr>
              <w:t>中国转让定价法律、法规</w:t>
            </w:r>
          </w:p>
        </w:tc>
        <w:tc>
          <w:tcPr>
            <w:tcW w:w="5380" w:type="dxa"/>
            <w:shd w:val="clear" w:color="auto" w:fill="auto"/>
            <w:vAlign w:val="center"/>
          </w:tcPr>
          <w:p w14:paraId="6C08D1A8" w14:textId="77777777" w:rsidR="00AA4CA3" w:rsidRDefault="00F2093E">
            <w:pPr>
              <w:snapToGrid w:val="0"/>
              <w:spacing w:before="0" w:after="0"/>
              <w:ind w:left="0" w:right="0"/>
              <w:rPr>
                <w:rFonts w:ascii="Arial Narrow" w:eastAsia="仿宋_GB2312" w:hAnsi="Arial Narrow" w:cs="Arial Unicode MS"/>
                <w:sz w:val="22"/>
                <w:szCs w:val="22"/>
              </w:rPr>
            </w:pPr>
            <w:r>
              <w:rPr>
                <w:rFonts w:ascii="Arial Narrow" w:eastAsia="仿宋_GB2312" w:hAnsi="Arial Narrow" w:cs="Arial Unicode MS"/>
                <w:sz w:val="22"/>
                <w:szCs w:val="22"/>
              </w:rPr>
              <w:t>《中华人民共和国企业所得税法》及其实施条例第六章</w:t>
            </w:r>
            <w:r>
              <w:rPr>
                <w:rFonts w:ascii="Arial Narrow" w:eastAsia="仿宋_GB2312" w:hAnsi="Arial Narrow" w:cs="Arial Unicode MS"/>
                <w:sz w:val="22"/>
                <w:szCs w:val="22"/>
              </w:rPr>
              <w:t>“</w:t>
            </w:r>
            <w:r>
              <w:rPr>
                <w:rFonts w:ascii="Arial Narrow" w:eastAsia="仿宋_GB2312" w:hAnsi="Arial Narrow" w:cs="Arial Unicode MS"/>
                <w:sz w:val="22"/>
                <w:szCs w:val="22"/>
              </w:rPr>
              <w:t>特别纳税调整</w:t>
            </w:r>
            <w:r>
              <w:rPr>
                <w:rFonts w:ascii="Arial Narrow" w:eastAsia="仿宋_GB2312" w:hAnsi="Arial Narrow" w:cs="Arial Unicode MS"/>
                <w:sz w:val="22"/>
                <w:szCs w:val="22"/>
              </w:rPr>
              <w:t>”</w:t>
            </w:r>
            <w:r>
              <w:rPr>
                <w:rFonts w:ascii="Arial Narrow" w:eastAsia="仿宋_GB2312" w:hAnsi="Arial Narrow" w:cs="Arial Unicode MS"/>
                <w:sz w:val="22"/>
                <w:szCs w:val="22"/>
              </w:rPr>
              <w:t>，《中华人民共和国税收征收管理法》第三十六条，国税总局颁布</w:t>
            </w:r>
            <w:r>
              <w:rPr>
                <w:rFonts w:ascii="Arial Narrow" w:eastAsia="仿宋_GB2312" w:hAnsi="Arial Narrow" w:cs="Arial Unicode MS"/>
                <w:sz w:val="22"/>
                <w:szCs w:val="22"/>
              </w:rPr>
              <w:t>[2016]42</w:t>
            </w:r>
            <w:r>
              <w:rPr>
                <w:rFonts w:ascii="Arial Narrow" w:eastAsia="仿宋_GB2312" w:hAnsi="Arial Narrow" w:cs="Arial Unicode MS"/>
                <w:sz w:val="22"/>
                <w:szCs w:val="22"/>
              </w:rPr>
              <w:t>号公告、</w:t>
            </w:r>
            <w:r>
              <w:rPr>
                <w:rFonts w:ascii="Arial Narrow" w:eastAsia="仿宋_GB2312" w:hAnsi="Arial Narrow" w:cs="Arial Unicode MS"/>
                <w:sz w:val="22"/>
                <w:szCs w:val="22"/>
              </w:rPr>
              <w:t>[2017]6</w:t>
            </w:r>
            <w:r>
              <w:rPr>
                <w:rFonts w:ascii="Arial Narrow" w:eastAsia="仿宋_GB2312" w:hAnsi="Arial Narrow" w:cs="Arial Unicode MS"/>
                <w:sz w:val="22"/>
                <w:szCs w:val="22"/>
              </w:rPr>
              <w:t>号公告及其他有关转让定价管理的规章和规范性文件</w:t>
            </w:r>
          </w:p>
        </w:tc>
      </w:tr>
      <w:tr w:rsidR="00AA4CA3" w14:paraId="10D53634" w14:textId="77777777">
        <w:trPr>
          <w:trHeight w:hRule="exact" w:val="496"/>
          <w:tblCellSpacing w:w="0" w:type="dxa"/>
          <w:jc w:val="center"/>
        </w:trPr>
        <w:tc>
          <w:tcPr>
            <w:tcW w:w="2983" w:type="dxa"/>
            <w:shd w:val="clear" w:color="auto" w:fill="auto"/>
            <w:vAlign w:val="center"/>
          </w:tcPr>
          <w:p w14:paraId="63B9458C" w14:textId="77777777" w:rsidR="00AA4CA3" w:rsidRDefault="00F2093E">
            <w:pPr>
              <w:snapToGrid w:val="0"/>
              <w:spacing w:before="0" w:after="0"/>
              <w:ind w:left="0" w:right="0"/>
              <w:rPr>
                <w:rFonts w:ascii="Arial Narrow" w:eastAsia="仿宋_GB2312" w:hAnsi="Arial Narrow" w:cs="Arial Unicode MS"/>
                <w:sz w:val="22"/>
                <w:szCs w:val="22"/>
              </w:rPr>
            </w:pPr>
            <w:r>
              <w:rPr>
                <w:rFonts w:ascii="Arial Narrow" w:eastAsia="仿宋_GB2312" w:hAnsi="Arial Narrow" w:cs="Arial Unicode MS"/>
                <w:sz w:val="22"/>
                <w:szCs w:val="22"/>
              </w:rPr>
              <w:t>SIC</w:t>
            </w:r>
            <w:r>
              <w:rPr>
                <w:rFonts w:ascii="Arial Narrow" w:eastAsia="仿宋_GB2312" w:hAnsi="Arial Narrow" w:cs="Arial Unicode MS"/>
                <w:sz w:val="22"/>
                <w:szCs w:val="22"/>
              </w:rPr>
              <w:t>代码</w:t>
            </w:r>
          </w:p>
        </w:tc>
        <w:tc>
          <w:tcPr>
            <w:tcW w:w="5380" w:type="dxa"/>
            <w:shd w:val="clear" w:color="auto" w:fill="auto"/>
            <w:vAlign w:val="center"/>
          </w:tcPr>
          <w:p w14:paraId="55AE0A7D" w14:textId="77777777" w:rsidR="00AA4CA3" w:rsidRDefault="00F2093E">
            <w:pPr>
              <w:snapToGrid w:val="0"/>
              <w:spacing w:before="0" w:after="0"/>
              <w:ind w:left="0" w:right="0"/>
              <w:rPr>
                <w:rFonts w:ascii="Arial Narrow" w:eastAsia="仿宋_GB2312" w:hAnsi="Arial Narrow" w:cs="Arial Unicode MS"/>
                <w:sz w:val="22"/>
                <w:szCs w:val="22"/>
              </w:rPr>
            </w:pPr>
            <w:r>
              <w:rPr>
                <w:rFonts w:ascii="Arial Narrow" w:eastAsia="仿宋_GB2312" w:hAnsi="Arial Narrow" w:cs="Arial Unicode MS"/>
                <w:sz w:val="22"/>
                <w:szCs w:val="22"/>
              </w:rPr>
              <w:t>美国标准行业分类代码</w:t>
            </w:r>
          </w:p>
        </w:tc>
      </w:tr>
      <w:bookmarkEnd w:id="515"/>
    </w:tbl>
    <w:p w14:paraId="7183D02C" w14:textId="77777777" w:rsidR="00AA4CA3" w:rsidRDefault="00AA4CA3">
      <w:pPr>
        <w:ind w:left="0"/>
        <w:rPr>
          <w:rFonts w:ascii="Arial Narrow" w:eastAsia="仿宋_GB2312" w:hAnsi="Arial Narrow" w:cs="Arial Unicode MS"/>
          <w:sz w:val="22"/>
          <w:szCs w:val="22"/>
        </w:rPr>
        <w:sectPr w:rsidR="00AA4CA3">
          <w:headerReference w:type="even" r:id="rId22"/>
          <w:headerReference w:type="default" r:id="rId23"/>
          <w:footerReference w:type="default" r:id="rId24"/>
          <w:headerReference w:type="first" r:id="rId25"/>
          <w:pgSz w:w="11906" w:h="16838"/>
          <w:pgMar w:top="1440" w:right="1800" w:bottom="1440" w:left="1800" w:header="850" w:footer="992" w:gutter="0"/>
          <w:pgNumType w:start="1"/>
          <w:cols w:space="720"/>
          <w:docGrid w:type="lines" w:linePitch="312"/>
        </w:sectPr>
      </w:pPr>
    </w:p>
    <w:p w14:paraId="68D626B0" w14:textId="77777777" w:rsidR="00AA4CA3" w:rsidRDefault="00F2093E" w:rsidP="00EA4F2F">
      <w:pPr>
        <w:pStyle w:val="ListParagraph1"/>
        <w:spacing w:before="0" w:after="0"/>
        <w:ind w:left="0" w:right="0" w:firstLineChars="0" w:firstLine="0"/>
        <w:outlineLvl w:val="0"/>
        <w:rPr>
          <w:rFonts w:ascii="Arial Narrow" w:eastAsia="仿宋_GB2312" w:hAnsi="Arial Narrow" w:cs="Arial Unicode MS"/>
          <w:color w:val="4F6228" w:themeColor="accent3" w:themeShade="80"/>
          <w:sz w:val="28"/>
          <w:szCs w:val="22"/>
        </w:rPr>
      </w:pPr>
      <w:bookmarkStart w:id="533" w:name="_Toc10562"/>
      <w:bookmarkStart w:id="534" w:name="_Toc28454"/>
      <w:bookmarkStart w:id="535" w:name="_Toc110439058"/>
      <w:bookmarkStart w:id="536" w:name="_Toc522015180"/>
      <w:bookmarkStart w:id="537" w:name="_Toc9238"/>
      <w:bookmarkStart w:id="538" w:name="_Toc171075974"/>
      <w:r>
        <w:rPr>
          <w:rFonts w:ascii="Arial Narrow" w:eastAsia="仿宋_GB2312" w:hAnsi="Arial Narrow" w:cs="Arial Unicode MS"/>
          <w:color w:val="4F6228" w:themeColor="accent3" w:themeShade="80"/>
          <w:sz w:val="28"/>
          <w:szCs w:val="22"/>
        </w:rPr>
        <w:lastRenderedPageBreak/>
        <w:t>1.</w:t>
      </w:r>
      <w:r>
        <w:rPr>
          <w:rFonts w:ascii="Arial Narrow" w:eastAsia="仿宋_GB2312" w:hAnsi="Arial Narrow" w:cs="Arial Unicode MS"/>
          <w:color w:val="4F6228" w:themeColor="accent3" w:themeShade="80"/>
          <w:sz w:val="28"/>
          <w:szCs w:val="22"/>
        </w:rPr>
        <w:t>报告摘要</w:t>
      </w:r>
      <w:bookmarkEnd w:id="533"/>
      <w:bookmarkEnd w:id="534"/>
      <w:bookmarkEnd w:id="535"/>
      <w:bookmarkEnd w:id="536"/>
      <w:bookmarkEnd w:id="537"/>
      <w:bookmarkEnd w:id="538"/>
    </w:p>
    <w:p w14:paraId="7A970DC4" w14:textId="431E57A5" w:rsidR="00AA4CA3" w:rsidRDefault="00F2093E">
      <w:pPr>
        <w:pStyle w:val="af9"/>
        <w:spacing w:before="163" w:after="163"/>
        <w:rPr>
          <w:rFonts w:ascii="Arial Narrow" w:eastAsia="仿宋_GB2312" w:hAnsi="Arial Narrow" w:cs="楷体"/>
          <w:b w:val="0"/>
          <w:bCs w:val="0"/>
          <w:i w:val="0"/>
          <w:color w:val="002060"/>
          <w:sz w:val="22"/>
          <w:szCs w:val="22"/>
        </w:rPr>
      </w:pPr>
      <w:bookmarkStart w:id="539" w:name="_Toc110439059"/>
      <w:bookmarkStart w:id="540" w:name="_Toc6033"/>
      <w:bookmarkStart w:id="541" w:name="_Toc522015181"/>
      <w:bookmarkStart w:id="542" w:name="_Toc11336"/>
      <w:bookmarkStart w:id="543" w:name="_Toc19385"/>
      <w:bookmarkStart w:id="544" w:name="_Toc21948"/>
      <w:bookmarkStart w:id="545" w:name="_Toc171075975"/>
      <w:r>
        <w:rPr>
          <w:rFonts w:ascii="Arial Narrow" w:eastAsia="仿宋_GB2312" w:hAnsi="Arial Narrow" w:cs="楷体"/>
          <w:b w:val="0"/>
          <w:bCs w:val="0"/>
          <w:i w:val="0"/>
          <w:color w:val="002060"/>
          <w:sz w:val="22"/>
          <w:szCs w:val="22"/>
        </w:rPr>
        <w:t>1.1.</w:t>
      </w:r>
      <w:r>
        <w:rPr>
          <w:rFonts w:ascii="Arial Narrow" w:eastAsia="仿宋_GB2312" w:hAnsi="Arial Narrow" w:cs="楷体"/>
          <w:b w:val="0"/>
          <w:bCs w:val="0"/>
          <w:i w:val="0"/>
          <w:color w:val="002060"/>
          <w:sz w:val="22"/>
          <w:szCs w:val="22"/>
        </w:rPr>
        <w:t>范围和目的</w:t>
      </w:r>
      <w:bookmarkEnd w:id="539"/>
      <w:bookmarkEnd w:id="540"/>
      <w:bookmarkEnd w:id="541"/>
      <w:bookmarkEnd w:id="542"/>
      <w:bookmarkEnd w:id="543"/>
      <w:bookmarkEnd w:id="544"/>
      <w:bookmarkEnd w:id="545"/>
    </w:p>
    <w:p w14:paraId="0FF8249F" w14:textId="24927F1E" w:rsidR="00AA4CA3" w:rsidRPr="00407278" w:rsidRDefault="00F2093E" w:rsidP="00791C90">
      <w:pPr>
        <w:spacing w:beforeLines="50" w:before="163" w:afterLines="50" w:after="163" w:line="360" w:lineRule="auto"/>
        <w:ind w:firstLineChars="200" w:firstLine="440"/>
        <w:rPr>
          <w:rFonts w:ascii="Arial Narrow" w:eastAsia="仿宋_GB2312" w:hAnsi="Arial Narrow" w:cs="Arial"/>
          <w:sz w:val="22"/>
          <w:szCs w:val="22"/>
        </w:rPr>
      </w:pPr>
      <w:bookmarkStart w:id="546" w:name="_Toc9378"/>
      <w:r w:rsidRPr="00407278">
        <w:rPr>
          <w:rFonts w:ascii="Arial Narrow" w:eastAsia="仿宋_GB2312" w:hAnsi="Arial Narrow" w:cs="Arial"/>
          <w:sz w:val="22"/>
          <w:szCs w:val="22"/>
        </w:rPr>
        <w:t>立信税务师事务所有限公司（以下简称</w:t>
      </w:r>
      <w:r w:rsidRPr="00407278">
        <w:rPr>
          <w:rFonts w:ascii="Arial Narrow" w:eastAsia="仿宋_GB2312" w:hAnsi="Arial Narrow" w:cs="Arial"/>
          <w:sz w:val="22"/>
          <w:szCs w:val="22"/>
        </w:rPr>
        <w:t>“</w:t>
      </w:r>
      <w:r w:rsidRPr="00407278">
        <w:rPr>
          <w:rFonts w:ascii="Arial Narrow" w:eastAsia="仿宋_GB2312" w:hAnsi="Arial Narrow" w:cs="Arial"/>
          <w:sz w:val="22"/>
          <w:szCs w:val="22"/>
        </w:rPr>
        <w:t>立信</w:t>
      </w:r>
      <w:r w:rsidRPr="00407278">
        <w:rPr>
          <w:rFonts w:ascii="Arial Narrow" w:eastAsia="仿宋_GB2312" w:hAnsi="Arial Narrow" w:cs="Arial"/>
          <w:sz w:val="22"/>
          <w:szCs w:val="22"/>
        </w:rPr>
        <w:t>”</w:t>
      </w:r>
      <w:r w:rsidRPr="00407278">
        <w:rPr>
          <w:rFonts w:ascii="Arial Narrow" w:eastAsia="仿宋_GB2312" w:hAnsi="Arial Narrow" w:cs="Arial"/>
          <w:sz w:val="22"/>
          <w:szCs w:val="22"/>
        </w:rPr>
        <w:t>或</w:t>
      </w:r>
      <w:r w:rsidRPr="00407278">
        <w:rPr>
          <w:rFonts w:ascii="Arial Narrow" w:eastAsia="仿宋_GB2312" w:hAnsi="Arial Narrow" w:cs="Arial"/>
          <w:sz w:val="22"/>
          <w:szCs w:val="22"/>
        </w:rPr>
        <w:t>“</w:t>
      </w:r>
      <w:r w:rsidRPr="00407278">
        <w:rPr>
          <w:rFonts w:ascii="Arial Narrow" w:eastAsia="仿宋_GB2312" w:hAnsi="Arial Narrow" w:cs="Arial"/>
          <w:sz w:val="22"/>
          <w:szCs w:val="22"/>
        </w:rPr>
        <w:t>我们</w:t>
      </w:r>
      <w:r w:rsidRPr="00407278">
        <w:rPr>
          <w:rFonts w:ascii="Arial Narrow" w:eastAsia="仿宋_GB2312" w:hAnsi="Arial Narrow" w:cs="Arial"/>
          <w:sz w:val="22"/>
          <w:szCs w:val="22"/>
        </w:rPr>
        <w:t>”</w:t>
      </w:r>
      <w:r w:rsidRPr="00407278">
        <w:rPr>
          <w:rFonts w:ascii="Arial Narrow" w:eastAsia="仿宋_GB2312" w:hAnsi="Arial Narrow" w:cs="Arial"/>
          <w:sz w:val="22"/>
          <w:szCs w:val="22"/>
        </w:rPr>
        <w:t>）受</w:t>
      </w:r>
      <w:r w:rsidR="003C6802" w:rsidRPr="00407278">
        <w:rPr>
          <w:rFonts w:ascii="Arial Narrow" w:eastAsia="仿宋_GB2312" w:hAnsi="Arial Narrow" w:cs="Arial"/>
          <w:sz w:val="22"/>
          <w:szCs w:val="22"/>
        </w:rPr>
        <w:t>上海派智能源股份有限公司</w:t>
      </w:r>
      <w:r w:rsidRPr="00407278">
        <w:rPr>
          <w:rFonts w:ascii="Arial Narrow" w:eastAsia="仿宋_GB2312" w:hAnsi="Arial Narrow" w:cs="Arial"/>
          <w:sz w:val="22"/>
          <w:szCs w:val="22"/>
        </w:rPr>
        <w:t>（以下简称</w:t>
      </w:r>
      <w:r w:rsidRPr="00407278">
        <w:rPr>
          <w:rFonts w:ascii="Arial Narrow" w:eastAsia="仿宋_GB2312" w:hAnsi="Arial Narrow" w:cs="Arial"/>
          <w:sz w:val="22"/>
          <w:szCs w:val="22"/>
        </w:rPr>
        <w:t>“</w:t>
      </w:r>
      <w:r w:rsidR="003C6802" w:rsidRPr="00407278">
        <w:rPr>
          <w:rFonts w:ascii="Arial Narrow" w:eastAsia="仿宋_GB2312" w:hAnsi="Arial Narrow" w:cs="Arial"/>
          <w:sz w:val="22"/>
          <w:szCs w:val="22"/>
        </w:rPr>
        <w:t>上海派智</w:t>
      </w:r>
      <w:r w:rsidRPr="00407278">
        <w:rPr>
          <w:rFonts w:ascii="Arial Narrow" w:eastAsia="仿宋_GB2312" w:hAnsi="Arial Narrow" w:cs="Arial"/>
          <w:sz w:val="22"/>
          <w:szCs w:val="22"/>
        </w:rPr>
        <w:t>”</w:t>
      </w:r>
      <w:r w:rsidRPr="00407278">
        <w:rPr>
          <w:rFonts w:ascii="Arial Narrow" w:eastAsia="仿宋_GB2312" w:hAnsi="Arial Narrow" w:cs="Arial"/>
          <w:sz w:val="22"/>
          <w:szCs w:val="22"/>
        </w:rPr>
        <w:t>或</w:t>
      </w:r>
      <w:r w:rsidRPr="00407278">
        <w:rPr>
          <w:rFonts w:ascii="Arial Narrow" w:eastAsia="仿宋_GB2312" w:hAnsi="Arial Narrow" w:cs="Arial"/>
          <w:sz w:val="22"/>
          <w:szCs w:val="22"/>
        </w:rPr>
        <w:t>“</w:t>
      </w:r>
      <w:r w:rsidRPr="00407278">
        <w:rPr>
          <w:rFonts w:ascii="Arial Narrow" w:eastAsia="仿宋_GB2312" w:hAnsi="Arial Narrow" w:cs="Arial"/>
          <w:sz w:val="22"/>
          <w:szCs w:val="22"/>
        </w:rPr>
        <w:t>贵公司</w:t>
      </w:r>
      <w:r w:rsidRPr="00407278">
        <w:rPr>
          <w:rFonts w:ascii="Arial Narrow" w:eastAsia="仿宋_GB2312" w:hAnsi="Arial Narrow" w:cs="Arial"/>
          <w:sz w:val="22"/>
          <w:szCs w:val="22"/>
        </w:rPr>
        <w:t>”</w:t>
      </w:r>
      <w:r w:rsidRPr="00407278">
        <w:rPr>
          <w:rFonts w:ascii="Arial Narrow" w:eastAsia="仿宋_GB2312" w:hAnsi="Arial Narrow" w:cs="Arial"/>
          <w:sz w:val="22"/>
          <w:szCs w:val="22"/>
        </w:rPr>
        <w:t>）的委托，协助准备</w:t>
      </w:r>
      <w:r w:rsidRPr="00407278">
        <w:rPr>
          <w:rFonts w:ascii="Arial Narrow" w:eastAsia="仿宋_GB2312" w:hAnsi="Arial Narrow" w:cs="Arial"/>
          <w:sz w:val="22"/>
          <w:szCs w:val="22"/>
        </w:rPr>
        <w:t>2023</w:t>
      </w:r>
      <w:r w:rsidRPr="00407278">
        <w:rPr>
          <w:rFonts w:ascii="Arial Narrow" w:eastAsia="仿宋_GB2312" w:hAnsi="Arial Narrow" w:cs="Arial"/>
          <w:sz w:val="22"/>
          <w:szCs w:val="22"/>
        </w:rPr>
        <w:t>财务年度（以下简称</w:t>
      </w:r>
      <w:r w:rsidRPr="00407278">
        <w:rPr>
          <w:rFonts w:ascii="Arial Narrow" w:eastAsia="仿宋_GB2312" w:hAnsi="Arial Narrow" w:cs="Arial"/>
          <w:sz w:val="22"/>
          <w:szCs w:val="22"/>
        </w:rPr>
        <w:t>“</w:t>
      </w:r>
      <w:r w:rsidRPr="00407278">
        <w:rPr>
          <w:rFonts w:ascii="Arial Narrow" w:eastAsia="仿宋_GB2312" w:hAnsi="Arial Narrow" w:cs="Arial"/>
          <w:sz w:val="22"/>
          <w:szCs w:val="22"/>
        </w:rPr>
        <w:t>评估期间</w:t>
      </w:r>
      <w:r w:rsidRPr="00407278">
        <w:rPr>
          <w:rFonts w:ascii="Arial Narrow" w:eastAsia="仿宋_GB2312" w:hAnsi="Arial Narrow" w:cs="Arial"/>
          <w:sz w:val="22"/>
          <w:szCs w:val="22"/>
        </w:rPr>
        <w:t>”</w:t>
      </w:r>
      <w:r w:rsidRPr="00407278">
        <w:rPr>
          <w:rFonts w:ascii="Arial Narrow" w:eastAsia="仿宋_GB2312" w:hAnsi="Arial Narrow" w:cs="Arial"/>
          <w:sz w:val="22"/>
          <w:szCs w:val="22"/>
        </w:rPr>
        <w:t>或</w:t>
      </w:r>
      <w:r w:rsidRPr="00407278">
        <w:rPr>
          <w:rFonts w:ascii="Arial Narrow" w:eastAsia="仿宋_GB2312" w:hAnsi="Arial Narrow" w:cs="Arial"/>
          <w:sz w:val="22"/>
          <w:szCs w:val="22"/>
        </w:rPr>
        <w:t>“2023</w:t>
      </w:r>
      <w:r w:rsidRPr="00407278">
        <w:rPr>
          <w:rFonts w:ascii="Arial Narrow" w:eastAsia="仿宋_GB2312" w:hAnsi="Arial Narrow" w:cs="Arial"/>
          <w:sz w:val="22"/>
          <w:szCs w:val="22"/>
        </w:rPr>
        <w:t>年度</w:t>
      </w:r>
      <w:r w:rsidRPr="00407278">
        <w:rPr>
          <w:rFonts w:ascii="Arial Narrow" w:eastAsia="仿宋_GB2312" w:hAnsi="Arial Narrow" w:cs="Arial"/>
          <w:sz w:val="22"/>
          <w:szCs w:val="22"/>
        </w:rPr>
        <w:t>”</w:t>
      </w:r>
      <w:r w:rsidRPr="00407278">
        <w:rPr>
          <w:rFonts w:ascii="Arial Narrow" w:eastAsia="仿宋_GB2312" w:hAnsi="Arial Narrow" w:cs="Arial"/>
          <w:sz w:val="22"/>
          <w:szCs w:val="22"/>
        </w:rPr>
        <w:t>）的关联交易同期资料的本地文档报告（以下简称</w:t>
      </w:r>
      <w:r w:rsidRPr="00407278">
        <w:rPr>
          <w:rFonts w:ascii="Arial Narrow" w:eastAsia="仿宋_GB2312" w:hAnsi="Arial Narrow" w:cs="Arial"/>
          <w:sz w:val="22"/>
          <w:szCs w:val="22"/>
        </w:rPr>
        <w:t>“</w:t>
      </w:r>
      <w:r w:rsidRPr="00407278">
        <w:rPr>
          <w:rFonts w:ascii="Arial Narrow" w:eastAsia="仿宋_GB2312" w:hAnsi="Arial Narrow" w:cs="Arial"/>
          <w:sz w:val="22"/>
          <w:szCs w:val="22"/>
        </w:rPr>
        <w:t>本报告</w:t>
      </w:r>
      <w:r w:rsidRPr="00407278">
        <w:rPr>
          <w:rFonts w:ascii="Arial Narrow" w:eastAsia="仿宋_GB2312" w:hAnsi="Arial Narrow" w:cs="Arial"/>
          <w:sz w:val="22"/>
          <w:szCs w:val="22"/>
        </w:rPr>
        <w:t>”</w:t>
      </w:r>
      <w:r w:rsidRPr="00407278">
        <w:rPr>
          <w:rFonts w:ascii="Arial Narrow" w:eastAsia="仿宋_GB2312" w:hAnsi="Arial Narrow" w:cs="Arial"/>
          <w:sz w:val="22"/>
          <w:szCs w:val="22"/>
        </w:rPr>
        <w:t>）。</w:t>
      </w:r>
    </w:p>
    <w:p w14:paraId="3DA1AA86" w14:textId="2FF27D57" w:rsidR="00AA4CA3" w:rsidRPr="00407278" w:rsidRDefault="00F2093E" w:rsidP="00791C90">
      <w:pPr>
        <w:spacing w:beforeLines="50" w:before="163" w:afterLines="50" w:after="163" w:line="360" w:lineRule="auto"/>
        <w:ind w:firstLineChars="200" w:firstLine="440"/>
        <w:rPr>
          <w:rFonts w:ascii="Arial Narrow" w:eastAsia="仿宋_GB2312" w:hAnsi="Arial Narrow" w:cs="Arial Unicode MS"/>
          <w:sz w:val="22"/>
          <w:szCs w:val="22"/>
        </w:rPr>
      </w:pPr>
      <w:r w:rsidRPr="00407278">
        <w:rPr>
          <w:rFonts w:ascii="Arial Narrow" w:eastAsia="仿宋_GB2312" w:hAnsi="Arial Narrow" w:cs="Arial Unicode MS"/>
          <w:sz w:val="22"/>
          <w:szCs w:val="22"/>
        </w:rPr>
        <w:t>2023</w:t>
      </w:r>
      <w:r w:rsidRPr="00407278">
        <w:rPr>
          <w:rFonts w:ascii="Arial Narrow" w:eastAsia="仿宋_GB2312" w:hAnsi="Arial Narrow" w:cs="Arial Unicode MS"/>
          <w:sz w:val="22"/>
          <w:szCs w:val="22"/>
        </w:rPr>
        <w:t>年度，</w:t>
      </w:r>
      <w:r w:rsidR="003C6802" w:rsidRPr="00407278">
        <w:rPr>
          <w:rFonts w:ascii="Arial Narrow" w:eastAsia="仿宋_GB2312" w:hAnsi="Arial Narrow" w:cs="Arial"/>
          <w:sz w:val="22"/>
          <w:szCs w:val="22"/>
        </w:rPr>
        <w:t>上海派智</w:t>
      </w:r>
      <w:r w:rsidRPr="00407278">
        <w:rPr>
          <w:rFonts w:ascii="Arial Narrow" w:eastAsia="仿宋_GB2312" w:hAnsi="Arial Narrow" w:cs="Arial Unicode MS"/>
          <w:sz w:val="22"/>
          <w:szCs w:val="22"/>
        </w:rPr>
        <w:t>和其境内外关联方（以下合称</w:t>
      </w:r>
      <w:r w:rsidRPr="00407278">
        <w:rPr>
          <w:rFonts w:ascii="Arial Narrow" w:eastAsia="仿宋_GB2312" w:hAnsi="Arial Narrow" w:cs="Arial"/>
          <w:sz w:val="22"/>
          <w:szCs w:val="22"/>
        </w:rPr>
        <w:t>“</w:t>
      </w:r>
      <w:r w:rsidRPr="00407278">
        <w:rPr>
          <w:rFonts w:ascii="Arial Narrow" w:eastAsia="仿宋_GB2312" w:hAnsi="Arial Narrow" w:cs="Arial Unicode MS"/>
          <w:sz w:val="22"/>
          <w:szCs w:val="22"/>
        </w:rPr>
        <w:t>关联企业</w:t>
      </w:r>
      <w:r w:rsidRPr="00407278">
        <w:rPr>
          <w:rFonts w:ascii="Arial Narrow" w:eastAsia="仿宋_GB2312" w:hAnsi="Arial Narrow" w:cs="Arial"/>
          <w:sz w:val="22"/>
          <w:szCs w:val="22"/>
        </w:rPr>
        <w:t>”</w:t>
      </w:r>
      <w:r w:rsidRPr="00407278">
        <w:rPr>
          <w:rFonts w:ascii="Arial Narrow" w:eastAsia="仿宋_GB2312" w:hAnsi="Arial Narrow" w:cs="Arial Unicode MS"/>
          <w:sz w:val="22"/>
          <w:szCs w:val="22"/>
        </w:rPr>
        <w:t>）进行了一系列关联交易，交易内容包括关联购销和关联劳务。由于</w:t>
      </w:r>
      <w:bookmarkStart w:id="547" w:name="_Hlk170757277"/>
      <w:r w:rsidR="003C6802" w:rsidRPr="00407278">
        <w:rPr>
          <w:rFonts w:ascii="Arial Narrow" w:eastAsia="仿宋_GB2312" w:hAnsi="Arial Narrow" w:cs="Arial"/>
          <w:sz w:val="22"/>
          <w:szCs w:val="22"/>
        </w:rPr>
        <w:t>上海派智</w:t>
      </w:r>
      <w:bookmarkEnd w:id="547"/>
      <w:r w:rsidRPr="00407278">
        <w:rPr>
          <w:rFonts w:ascii="Arial Narrow" w:eastAsia="仿宋_GB2312" w:hAnsi="Arial Narrow" w:cs="Arial Unicode MS"/>
          <w:sz w:val="22"/>
          <w:szCs w:val="22"/>
        </w:rPr>
        <w:t>与关联方之间的关联购销交易合计金额为人民币</w:t>
      </w:r>
      <w:r w:rsidR="00CA5FEF" w:rsidRPr="00407278">
        <w:rPr>
          <w:rFonts w:ascii="Arial Narrow" w:eastAsia="仿宋_GB2312" w:hAnsi="Arial Narrow" w:cs="Arial Unicode MS"/>
          <w:sz w:val="22"/>
          <w:szCs w:val="22"/>
        </w:rPr>
        <w:t>711,</w:t>
      </w:r>
      <w:del w:id="548" w:author="admin" w:date="2024-07-16T14:14:00Z">
        <w:r w:rsidR="00DB522D" w:rsidRPr="00407278" w:rsidDel="009027EF">
          <w:rPr>
            <w:rFonts w:ascii="Arial Narrow" w:eastAsia="仿宋_GB2312" w:hAnsi="Arial Narrow" w:cs="Arial Unicode MS"/>
            <w:sz w:val="22"/>
            <w:szCs w:val="22"/>
          </w:rPr>
          <w:delText>426</w:delText>
        </w:r>
      </w:del>
      <w:ins w:id="549" w:author="admin" w:date="2024-07-16T14:14:00Z">
        <w:r w:rsidR="009027EF" w:rsidRPr="00407278">
          <w:rPr>
            <w:rFonts w:ascii="Arial Narrow" w:eastAsia="仿宋_GB2312" w:hAnsi="Arial Narrow" w:cs="Arial Unicode MS"/>
            <w:sz w:val="22"/>
            <w:szCs w:val="22"/>
          </w:rPr>
          <w:t>42</w:t>
        </w:r>
        <w:r w:rsidR="009027EF">
          <w:rPr>
            <w:rFonts w:ascii="Arial Narrow" w:eastAsia="仿宋_GB2312" w:hAnsi="Arial Narrow" w:cs="Arial Unicode MS"/>
            <w:sz w:val="22"/>
            <w:szCs w:val="22"/>
          </w:rPr>
          <w:t>5</w:t>
        </w:r>
      </w:ins>
      <w:r w:rsidR="00DB522D" w:rsidRPr="00407278">
        <w:rPr>
          <w:rFonts w:ascii="Arial Narrow" w:eastAsia="仿宋_GB2312" w:hAnsi="Arial Narrow" w:cs="Arial Unicode MS"/>
          <w:sz w:val="22"/>
          <w:szCs w:val="22"/>
        </w:rPr>
        <w:t>,</w:t>
      </w:r>
      <w:del w:id="550" w:author="admin" w:date="2024-07-16T14:14:00Z">
        <w:r w:rsidR="00DB522D" w:rsidRPr="00407278" w:rsidDel="009027EF">
          <w:rPr>
            <w:rFonts w:ascii="Arial Narrow" w:eastAsia="仿宋_GB2312" w:hAnsi="Arial Narrow" w:cs="Arial Unicode MS"/>
            <w:sz w:val="22"/>
            <w:szCs w:val="22"/>
          </w:rPr>
          <w:delText>027</w:delText>
        </w:r>
      </w:del>
      <w:ins w:id="551" w:author="admin" w:date="2024-07-16T14:14:00Z">
        <w:r w:rsidR="009027EF">
          <w:rPr>
            <w:rFonts w:ascii="Arial Narrow" w:eastAsia="仿宋_GB2312" w:hAnsi="Arial Narrow" w:cs="Arial Unicode MS"/>
            <w:sz w:val="22"/>
            <w:szCs w:val="22"/>
          </w:rPr>
          <w:t>694</w:t>
        </w:r>
      </w:ins>
      <w:r w:rsidR="00DB522D" w:rsidRPr="00407278">
        <w:rPr>
          <w:rFonts w:ascii="Arial Narrow" w:eastAsia="仿宋_GB2312" w:hAnsi="Arial Narrow" w:cs="Arial Unicode MS"/>
          <w:sz w:val="22"/>
          <w:szCs w:val="22"/>
        </w:rPr>
        <w:t>.</w:t>
      </w:r>
      <w:ins w:id="552" w:author="admin" w:date="2024-07-16T14:14:00Z">
        <w:r w:rsidR="009027EF">
          <w:rPr>
            <w:rFonts w:ascii="Arial Narrow" w:eastAsia="仿宋_GB2312" w:hAnsi="Arial Narrow" w:cs="Arial Unicode MS"/>
            <w:sz w:val="22"/>
            <w:szCs w:val="22"/>
          </w:rPr>
          <w:t>94</w:t>
        </w:r>
      </w:ins>
      <w:del w:id="553" w:author="admin" w:date="2024-07-16T14:14:00Z">
        <w:r w:rsidR="00DB522D" w:rsidRPr="00407278" w:rsidDel="009027EF">
          <w:rPr>
            <w:rFonts w:ascii="Arial Narrow" w:eastAsia="仿宋_GB2312" w:hAnsi="Arial Narrow" w:cs="Arial Unicode MS"/>
            <w:sz w:val="22"/>
            <w:szCs w:val="22"/>
          </w:rPr>
          <w:delText>59</w:delText>
        </w:r>
      </w:del>
      <w:r w:rsidRPr="00407278">
        <w:rPr>
          <w:rFonts w:ascii="Arial Narrow" w:eastAsia="仿宋_GB2312" w:hAnsi="Arial Narrow" w:cs="Arial Unicode MS"/>
          <w:sz w:val="22"/>
          <w:szCs w:val="22"/>
        </w:rPr>
        <w:t>元，</w:t>
      </w:r>
      <w:r w:rsidR="00CA5FEF" w:rsidRPr="00407278">
        <w:rPr>
          <w:rFonts w:ascii="Arial Narrow" w:eastAsia="仿宋_GB2312" w:hAnsi="Arial Narrow" w:cs="Arial Unicode MS"/>
          <w:sz w:val="22"/>
          <w:szCs w:val="22"/>
        </w:rPr>
        <w:t>与关联方之间的关联劳务交易合计金额为人民币</w:t>
      </w:r>
      <w:r w:rsidR="00CA5FEF" w:rsidRPr="00407278">
        <w:rPr>
          <w:rFonts w:ascii="Arial Narrow" w:eastAsia="仿宋_GB2312" w:hAnsi="Arial Narrow" w:cs="Arial Unicode MS"/>
          <w:sz w:val="22"/>
          <w:szCs w:val="22"/>
        </w:rPr>
        <w:t>783,047.34</w:t>
      </w:r>
      <w:r w:rsidR="00CA5FEF" w:rsidRPr="00407278">
        <w:rPr>
          <w:rFonts w:ascii="Arial Narrow" w:eastAsia="仿宋_GB2312" w:hAnsi="Arial Narrow" w:cs="Arial Unicode MS"/>
          <w:sz w:val="22"/>
          <w:szCs w:val="22"/>
        </w:rPr>
        <w:t>元，</w:t>
      </w:r>
      <w:r w:rsidRPr="00407278">
        <w:rPr>
          <w:rFonts w:ascii="Arial Narrow" w:eastAsia="仿宋_GB2312" w:hAnsi="Arial Narrow" w:cs="Arial Unicode MS"/>
          <w:sz w:val="22"/>
          <w:szCs w:val="22"/>
        </w:rPr>
        <w:t>因此</w:t>
      </w:r>
      <w:r w:rsidR="003C6802" w:rsidRPr="00407278">
        <w:rPr>
          <w:rFonts w:ascii="Arial Narrow" w:eastAsia="仿宋_GB2312" w:hAnsi="Arial Narrow" w:cs="Arial"/>
          <w:sz w:val="22"/>
          <w:szCs w:val="22"/>
        </w:rPr>
        <w:t>上海派智</w:t>
      </w:r>
      <w:r w:rsidRPr="00407278">
        <w:rPr>
          <w:rFonts w:ascii="Arial Narrow" w:eastAsia="仿宋_GB2312" w:hAnsi="Arial Narrow" w:cs="Arial Unicode MS"/>
          <w:sz w:val="22"/>
          <w:szCs w:val="22"/>
        </w:rPr>
        <w:t>除应按规定遵守中国转让定价相关的所得税法规，包括须遵循国务院令</w:t>
      </w:r>
      <w:r w:rsidRPr="00407278">
        <w:rPr>
          <w:rFonts w:ascii="Arial Narrow" w:eastAsia="仿宋_GB2312" w:hAnsi="Arial Narrow" w:cs="Arial Unicode MS"/>
          <w:sz w:val="22"/>
          <w:szCs w:val="22"/>
        </w:rPr>
        <w:t>[2007]512</w:t>
      </w:r>
      <w:r w:rsidRPr="00407278">
        <w:rPr>
          <w:rFonts w:ascii="Arial Narrow" w:eastAsia="仿宋_GB2312" w:hAnsi="Arial Narrow" w:cs="Arial Unicode MS"/>
          <w:sz w:val="22"/>
          <w:szCs w:val="22"/>
        </w:rPr>
        <w:t>号文（即《企业所得税法实施条例》）第</w:t>
      </w:r>
      <w:r w:rsidRPr="00407278">
        <w:rPr>
          <w:rFonts w:ascii="Arial Narrow" w:eastAsia="仿宋_GB2312" w:hAnsi="Arial Narrow" w:cs="Arial Unicode MS"/>
          <w:sz w:val="22"/>
          <w:szCs w:val="22"/>
        </w:rPr>
        <w:t>110</w:t>
      </w:r>
      <w:r w:rsidRPr="00407278">
        <w:rPr>
          <w:rFonts w:ascii="Arial Narrow" w:eastAsia="仿宋_GB2312" w:hAnsi="Arial Narrow" w:cs="Arial Unicode MS"/>
          <w:sz w:val="22"/>
          <w:szCs w:val="22"/>
        </w:rPr>
        <w:t>条所规定的独立交易原则，还须按</w:t>
      </w:r>
      <w:r w:rsidRPr="00407278">
        <w:rPr>
          <w:rFonts w:ascii="Arial Narrow" w:eastAsia="仿宋_GB2312" w:hAnsi="Arial Narrow" w:cs="Arial Unicode MS"/>
          <w:sz w:val="22"/>
          <w:szCs w:val="22"/>
        </w:rPr>
        <w:t>[2016]42</w:t>
      </w:r>
      <w:r w:rsidRPr="00407278">
        <w:rPr>
          <w:rFonts w:ascii="Arial Narrow" w:eastAsia="仿宋_GB2312" w:hAnsi="Arial Narrow" w:cs="Arial Unicode MS"/>
          <w:sz w:val="22"/>
          <w:szCs w:val="22"/>
        </w:rPr>
        <w:t>号公告第</w:t>
      </w:r>
      <w:r w:rsidRPr="00407278">
        <w:rPr>
          <w:rFonts w:ascii="Arial Narrow" w:eastAsia="仿宋_GB2312" w:hAnsi="Arial Narrow" w:cs="Arial Unicode MS"/>
          <w:sz w:val="22"/>
          <w:szCs w:val="22"/>
        </w:rPr>
        <w:t>14</w:t>
      </w:r>
      <w:r w:rsidRPr="00407278">
        <w:rPr>
          <w:rFonts w:ascii="Arial Narrow" w:eastAsia="仿宋_GB2312" w:hAnsi="Arial Narrow" w:cs="Arial Unicode MS"/>
          <w:sz w:val="22"/>
          <w:szCs w:val="22"/>
        </w:rPr>
        <w:t>条及第</w:t>
      </w:r>
      <w:r w:rsidRPr="00407278">
        <w:rPr>
          <w:rFonts w:ascii="Arial Narrow" w:eastAsia="仿宋_GB2312" w:hAnsi="Arial Narrow" w:cs="Arial Unicode MS"/>
          <w:sz w:val="22"/>
          <w:szCs w:val="22"/>
        </w:rPr>
        <w:t>19</w:t>
      </w:r>
      <w:r w:rsidRPr="00407278">
        <w:rPr>
          <w:rFonts w:ascii="Arial Narrow" w:eastAsia="仿宋_GB2312" w:hAnsi="Arial Narrow" w:cs="Arial Unicode MS"/>
          <w:sz w:val="22"/>
          <w:szCs w:val="22"/>
        </w:rPr>
        <w:t>条所列明的详细要求以及有关规定准备同期资料及其他相关材料。</w:t>
      </w:r>
    </w:p>
    <w:p w14:paraId="7E17AA72" w14:textId="43C5D41B" w:rsidR="00AA4CA3" w:rsidRPr="00407278" w:rsidRDefault="00F2093E" w:rsidP="00791C90">
      <w:pPr>
        <w:spacing w:beforeLines="50" w:before="163" w:afterLines="50" w:after="163" w:line="360" w:lineRule="auto"/>
        <w:ind w:firstLineChars="200" w:firstLine="440"/>
        <w:rPr>
          <w:rFonts w:ascii="Arial Narrow" w:eastAsia="仿宋_GB2312" w:hAnsi="Arial Narrow" w:cs="Arial Unicode MS"/>
          <w:sz w:val="22"/>
          <w:szCs w:val="22"/>
        </w:rPr>
      </w:pPr>
      <w:r w:rsidRPr="00407278">
        <w:rPr>
          <w:rFonts w:ascii="Arial Narrow" w:eastAsia="仿宋_GB2312" w:hAnsi="Arial Narrow" w:cs="Arial Unicode MS"/>
          <w:sz w:val="22"/>
          <w:szCs w:val="22"/>
        </w:rPr>
        <w:t>依照</w:t>
      </w:r>
      <w:r w:rsidRPr="00407278">
        <w:rPr>
          <w:rFonts w:ascii="Arial Narrow" w:eastAsia="仿宋_GB2312" w:hAnsi="Arial Narrow" w:cs="Arial Unicode MS"/>
          <w:sz w:val="22"/>
          <w:szCs w:val="22"/>
        </w:rPr>
        <w:t>[2016]42</w:t>
      </w:r>
      <w:r w:rsidRPr="00407278">
        <w:rPr>
          <w:rFonts w:ascii="Arial Narrow" w:eastAsia="仿宋_GB2312" w:hAnsi="Arial Narrow" w:cs="Arial Unicode MS"/>
          <w:sz w:val="22"/>
          <w:szCs w:val="22"/>
        </w:rPr>
        <w:t>号公告第</w:t>
      </w:r>
      <w:r w:rsidRPr="00407278">
        <w:rPr>
          <w:rFonts w:ascii="Arial Narrow" w:eastAsia="仿宋_GB2312" w:hAnsi="Arial Narrow" w:cs="Arial Unicode MS"/>
          <w:sz w:val="22"/>
          <w:szCs w:val="22"/>
        </w:rPr>
        <w:t>14</w:t>
      </w:r>
      <w:r w:rsidRPr="00407278">
        <w:rPr>
          <w:rFonts w:ascii="Arial Narrow" w:eastAsia="仿宋_GB2312" w:hAnsi="Arial Narrow" w:cs="Arial Unicode MS"/>
          <w:sz w:val="22"/>
          <w:szCs w:val="22"/>
        </w:rPr>
        <w:t>条的相关规定，本报告将作为</w:t>
      </w:r>
      <w:r w:rsidR="003C6802" w:rsidRPr="00407278">
        <w:rPr>
          <w:rFonts w:ascii="Arial Narrow" w:eastAsia="仿宋_GB2312" w:hAnsi="Arial Narrow" w:cs="Arial"/>
          <w:sz w:val="22"/>
          <w:szCs w:val="22"/>
        </w:rPr>
        <w:t>上海派智</w:t>
      </w:r>
      <w:r w:rsidRPr="00407278">
        <w:rPr>
          <w:rFonts w:ascii="Arial Narrow" w:eastAsia="仿宋_GB2312" w:hAnsi="Arial Narrow" w:cs="Arial Unicode MS"/>
          <w:sz w:val="22"/>
          <w:szCs w:val="22"/>
        </w:rPr>
        <w:t>2023</w:t>
      </w:r>
      <w:r w:rsidRPr="00407278">
        <w:rPr>
          <w:rFonts w:ascii="Arial Narrow" w:eastAsia="仿宋_GB2312" w:hAnsi="Arial Narrow" w:cs="Arial Unicode MS"/>
          <w:sz w:val="22"/>
          <w:szCs w:val="22"/>
        </w:rPr>
        <w:t>年度的同期资料，旨在对其与其关联方在评估期间发生的受测关联交易进行分析和说明。</w:t>
      </w:r>
    </w:p>
    <w:p w14:paraId="6CF2DA76" w14:textId="31234930" w:rsidR="00AA4CA3" w:rsidRPr="00407278" w:rsidRDefault="00F2093E" w:rsidP="00791C90">
      <w:pPr>
        <w:spacing w:beforeLines="50" w:before="163" w:afterLines="50" w:after="163" w:line="360" w:lineRule="auto"/>
        <w:ind w:firstLineChars="200" w:firstLine="440"/>
        <w:rPr>
          <w:rFonts w:ascii="Arial Narrow" w:eastAsia="仿宋_GB2312" w:hAnsi="Arial Narrow" w:cs="楷体"/>
          <w:sz w:val="22"/>
          <w:szCs w:val="22"/>
        </w:rPr>
      </w:pPr>
      <w:r w:rsidRPr="00407278">
        <w:rPr>
          <w:rFonts w:ascii="Arial Narrow" w:eastAsia="仿宋_GB2312" w:hAnsi="Arial Narrow" w:cs="Arial Unicode MS"/>
          <w:sz w:val="22"/>
          <w:szCs w:val="22"/>
        </w:rPr>
        <w:t>本报告仅旨在说明</w:t>
      </w:r>
      <w:r w:rsidR="003C6802" w:rsidRPr="00407278">
        <w:rPr>
          <w:rFonts w:ascii="Arial Narrow" w:eastAsia="仿宋_GB2312" w:hAnsi="Arial Narrow" w:cs="Arial"/>
          <w:sz w:val="22"/>
          <w:szCs w:val="22"/>
        </w:rPr>
        <w:t>上海派智</w:t>
      </w:r>
      <w:r w:rsidRPr="00407278">
        <w:rPr>
          <w:rFonts w:ascii="Arial Narrow" w:eastAsia="仿宋_GB2312" w:hAnsi="Arial Narrow" w:cs="Arial Unicode MS"/>
          <w:sz w:val="22"/>
          <w:szCs w:val="22"/>
        </w:rPr>
        <w:t>受测关联交易的转让定价安排是否符合独立交易原则且</w:t>
      </w:r>
      <w:r w:rsidRPr="00407278">
        <w:rPr>
          <w:rFonts w:ascii="Arial Narrow" w:eastAsia="仿宋_GB2312" w:hAnsi="Arial Narrow" w:cs="Arial Unicode MS"/>
          <w:sz w:val="22"/>
          <w:szCs w:val="22"/>
        </w:rPr>
        <w:t>/</w:t>
      </w:r>
      <w:r w:rsidRPr="00407278">
        <w:rPr>
          <w:rFonts w:ascii="Arial Narrow" w:eastAsia="仿宋_GB2312" w:hAnsi="Arial Narrow" w:cs="Arial Unicode MS"/>
          <w:sz w:val="22"/>
          <w:szCs w:val="22"/>
        </w:rPr>
        <w:t>或没有造成其应纳税收入或应纳税所得额的不合理的减少等相关税务问题。其他任何税务事宜（例如消费税、增值税，或是由受测关联交易所引起的其他单个或多重纳税义务）不在本报告的分析范围内。</w:t>
      </w:r>
    </w:p>
    <w:p w14:paraId="3BB3D53B" w14:textId="77777777" w:rsidR="00AA4CA3" w:rsidRDefault="00F2093E">
      <w:pPr>
        <w:pStyle w:val="af9"/>
        <w:spacing w:before="163" w:after="163"/>
        <w:rPr>
          <w:rFonts w:ascii="Arial Narrow" w:eastAsia="仿宋_GB2312" w:hAnsi="Arial Narrow" w:cs="楷体"/>
          <w:b w:val="0"/>
          <w:bCs w:val="0"/>
          <w:i w:val="0"/>
          <w:color w:val="002060"/>
          <w:sz w:val="22"/>
          <w:szCs w:val="22"/>
        </w:rPr>
      </w:pPr>
      <w:bookmarkStart w:id="554" w:name="_Toc4916"/>
      <w:bookmarkStart w:id="555" w:name="_Toc2213"/>
      <w:bookmarkStart w:id="556" w:name="_Toc110439060"/>
      <w:bookmarkStart w:id="557" w:name="_Toc25309"/>
      <w:bookmarkStart w:id="558" w:name="_Toc522015182"/>
      <w:bookmarkStart w:id="559" w:name="_Toc171075976"/>
      <w:r>
        <w:rPr>
          <w:rFonts w:ascii="Arial Narrow" w:eastAsia="仿宋_GB2312" w:hAnsi="Arial Narrow" w:cs="楷体"/>
          <w:b w:val="0"/>
          <w:bCs w:val="0"/>
          <w:i w:val="0"/>
          <w:color w:val="002060"/>
          <w:sz w:val="22"/>
          <w:szCs w:val="22"/>
        </w:rPr>
        <w:t>1.2.</w:t>
      </w:r>
      <w:r>
        <w:rPr>
          <w:rFonts w:ascii="Arial Narrow" w:eastAsia="仿宋_GB2312" w:hAnsi="Arial Narrow" w:cs="楷体"/>
          <w:b w:val="0"/>
          <w:bCs w:val="0"/>
          <w:i w:val="0"/>
          <w:color w:val="002060"/>
          <w:sz w:val="22"/>
          <w:szCs w:val="22"/>
        </w:rPr>
        <w:t>受测关联交易</w:t>
      </w:r>
      <w:bookmarkEnd w:id="546"/>
      <w:bookmarkEnd w:id="554"/>
      <w:bookmarkEnd w:id="555"/>
      <w:bookmarkEnd w:id="556"/>
      <w:bookmarkEnd w:id="557"/>
      <w:bookmarkEnd w:id="558"/>
      <w:bookmarkEnd w:id="559"/>
    </w:p>
    <w:p w14:paraId="7D0815B7" w14:textId="215DB0C9" w:rsidR="00AA4CA3" w:rsidRDefault="00F2093E">
      <w:pPr>
        <w:spacing w:beforeLines="50" w:before="163" w:afterLines="50" w:after="163" w:line="360" w:lineRule="auto"/>
        <w:ind w:firstLineChars="200" w:firstLine="440"/>
        <w:rPr>
          <w:rFonts w:ascii="Arial Narrow" w:eastAsia="仿宋_GB2312" w:hAnsi="Arial Narrow" w:cs="Arial Unicode MS"/>
          <w:sz w:val="22"/>
          <w:szCs w:val="22"/>
        </w:rPr>
      </w:pPr>
      <w:r w:rsidRPr="2DD37415">
        <w:rPr>
          <w:rFonts w:ascii="Arial Narrow" w:eastAsia="仿宋_GB2312" w:hAnsi="Arial Narrow" w:cs="Arial Unicode MS"/>
          <w:sz w:val="22"/>
          <w:szCs w:val="22"/>
        </w:rPr>
        <w:t>评估期间，</w:t>
      </w:r>
      <w:r w:rsidR="003C6802" w:rsidRPr="2DD37415">
        <w:rPr>
          <w:rFonts w:ascii="Arial Narrow" w:eastAsia="仿宋_GB2312" w:hAnsi="Arial Narrow" w:cs="Arial"/>
          <w:sz w:val="22"/>
          <w:szCs w:val="22"/>
        </w:rPr>
        <w:t>上海派智</w:t>
      </w:r>
      <w:r w:rsidRPr="2DD37415">
        <w:rPr>
          <w:rFonts w:ascii="Arial Narrow" w:eastAsia="仿宋_GB2312" w:hAnsi="Arial Narrow" w:cs="Arial Unicode MS"/>
          <w:sz w:val="22"/>
          <w:szCs w:val="22"/>
        </w:rPr>
        <w:t>的主要关联交易为：</w:t>
      </w:r>
    </w:p>
    <w:p w14:paraId="3A361327" w14:textId="453166D2" w:rsidR="00AA4CA3" w:rsidRDefault="003C6802">
      <w:pPr>
        <w:pStyle w:val="aff5"/>
        <w:numPr>
          <w:ilvl w:val="0"/>
          <w:numId w:val="13"/>
        </w:numPr>
        <w:spacing w:beforeLines="50" w:before="163" w:afterLines="50" w:after="163" w:line="360" w:lineRule="auto"/>
        <w:ind w:firstLineChars="0"/>
        <w:rPr>
          <w:rFonts w:ascii="Arial Narrow" w:eastAsia="仿宋_GB2312" w:hAnsi="Arial Narrow" w:cs="Arial Unicode MS"/>
          <w:sz w:val="22"/>
          <w:szCs w:val="22"/>
        </w:rPr>
      </w:pPr>
      <w:r w:rsidRPr="2DD37415">
        <w:rPr>
          <w:rFonts w:ascii="Arial Narrow" w:eastAsia="仿宋_GB2312" w:hAnsi="Arial Narrow" w:cs="Arial"/>
          <w:sz w:val="22"/>
          <w:szCs w:val="22"/>
        </w:rPr>
        <w:t>上海派智</w:t>
      </w:r>
      <w:r w:rsidR="00F2093E" w:rsidRPr="2DD37415">
        <w:rPr>
          <w:rFonts w:ascii="Arial Narrow" w:eastAsia="仿宋_GB2312" w:hAnsi="Arial Narrow" w:cs="Arial Unicode MS"/>
          <w:sz w:val="22"/>
          <w:szCs w:val="22"/>
        </w:rPr>
        <w:t>与境内外关联方的有形资产购销交易；以及</w:t>
      </w:r>
    </w:p>
    <w:p w14:paraId="47899ACE" w14:textId="7513EC1F" w:rsidR="00AA4CA3" w:rsidRDefault="003C6802">
      <w:pPr>
        <w:pStyle w:val="aff5"/>
        <w:numPr>
          <w:ilvl w:val="0"/>
          <w:numId w:val="13"/>
        </w:numPr>
        <w:spacing w:beforeLines="50" w:before="163" w:afterLines="50" w:after="163" w:line="360" w:lineRule="auto"/>
        <w:ind w:firstLineChars="0"/>
        <w:rPr>
          <w:rFonts w:ascii="Arial Narrow" w:eastAsia="仿宋_GB2312" w:hAnsi="Arial Narrow" w:cs="Arial Unicode MS"/>
          <w:sz w:val="22"/>
          <w:szCs w:val="22"/>
        </w:rPr>
      </w:pPr>
      <w:r w:rsidRPr="2DD37415">
        <w:rPr>
          <w:rFonts w:ascii="Arial Narrow" w:eastAsia="仿宋_GB2312" w:hAnsi="Arial Narrow" w:cs="Arial Unicode MS"/>
          <w:sz w:val="22"/>
          <w:szCs w:val="22"/>
        </w:rPr>
        <w:t>上海派智</w:t>
      </w:r>
      <w:r w:rsidR="00F2093E" w:rsidRPr="2DD37415">
        <w:rPr>
          <w:rFonts w:ascii="Arial Narrow" w:eastAsia="仿宋_GB2312" w:hAnsi="Arial Narrow" w:cs="Arial Unicode MS"/>
          <w:sz w:val="22"/>
          <w:szCs w:val="22"/>
        </w:rPr>
        <w:t>与境内关联方的关联劳务。</w:t>
      </w:r>
    </w:p>
    <w:p w14:paraId="0504B04C" w14:textId="7750B699" w:rsidR="00AA4CA3" w:rsidRDefault="00F2093E">
      <w:pPr>
        <w:spacing w:beforeLines="50" w:before="163" w:afterLines="50" w:after="163" w:line="360" w:lineRule="auto"/>
        <w:ind w:firstLineChars="200" w:firstLine="440"/>
        <w:rPr>
          <w:rFonts w:ascii="Arial Narrow" w:eastAsia="仿宋_GB2312" w:hAnsi="Arial Narrow" w:cs="Arial Unicode MS"/>
          <w:sz w:val="22"/>
          <w:szCs w:val="22"/>
        </w:rPr>
      </w:pPr>
      <w:r w:rsidRPr="2DD37415">
        <w:rPr>
          <w:rFonts w:ascii="Arial Narrow" w:eastAsia="仿宋_GB2312" w:hAnsi="Arial Narrow" w:cs="Arial Unicode MS"/>
          <w:sz w:val="22"/>
          <w:szCs w:val="22"/>
        </w:rPr>
        <w:t>上述关联交易，以下简称</w:t>
      </w:r>
      <w:r w:rsidRPr="2DD37415">
        <w:rPr>
          <w:rFonts w:ascii="Arial Narrow" w:eastAsia="仿宋_GB2312" w:hAnsi="Arial Narrow" w:cs="Arial Unicode MS"/>
          <w:sz w:val="22"/>
          <w:szCs w:val="22"/>
        </w:rPr>
        <w:t>“</w:t>
      </w:r>
      <w:r w:rsidRPr="2DD37415">
        <w:rPr>
          <w:rFonts w:ascii="Arial Narrow" w:eastAsia="仿宋_GB2312" w:hAnsi="Arial Narrow" w:cs="Arial Unicode MS"/>
          <w:sz w:val="22"/>
          <w:szCs w:val="22"/>
        </w:rPr>
        <w:t>受测关联交易</w:t>
      </w:r>
      <w:r w:rsidRPr="2DD37415">
        <w:rPr>
          <w:rFonts w:ascii="Arial Narrow" w:eastAsia="仿宋_GB2312" w:hAnsi="Arial Narrow" w:cs="Arial Unicode MS"/>
          <w:sz w:val="22"/>
          <w:szCs w:val="22"/>
        </w:rPr>
        <w:t>”</w:t>
      </w:r>
      <w:r w:rsidRPr="2DD37415">
        <w:rPr>
          <w:rFonts w:ascii="Arial Narrow" w:eastAsia="仿宋_GB2312" w:hAnsi="Arial Narrow" w:cs="Arial Unicode MS"/>
          <w:sz w:val="22"/>
          <w:szCs w:val="22"/>
        </w:rPr>
        <w:t>。其他任何涉及</w:t>
      </w:r>
      <w:r w:rsidR="003C6802" w:rsidRPr="2DD37415">
        <w:rPr>
          <w:rFonts w:ascii="Arial Narrow" w:eastAsia="仿宋_GB2312" w:hAnsi="Arial Narrow" w:cs="Arial"/>
          <w:sz w:val="22"/>
          <w:szCs w:val="22"/>
        </w:rPr>
        <w:t>上海派智</w:t>
      </w:r>
      <w:r w:rsidRPr="2DD37415">
        <w:rPr>
          <w:rFonts w:ascii="Arial Narrow" w:eastAsia="仿宋_GB2312" w:hAnsi="Arial Narrow" w:cs="Arial Unicode MS"/>
          <w:sz w:val="22"/>
          <w:szCs w:val="22"/>
        </w:rPr>
        <w:t>和其他关联公司或分支机构的关联交易不在本报告的分析范围内。</w:t>
      </w:r>
    </w:p>
    <w:p w14:paraId="1FEC16D3" w14:textId="77777777" w:rsidR="00AA4CA3" w:rsidRDefault="00F2093E">
      <w:pPr>
        <w:pStyle w:val="af9"/>
        <w:spacing w:before="163" w:after="163"/>
        <w:rPr>
          <w:rFonts w:ascii="Arial Narrow" w:eastAsia="仿宋_GB2312" w:hAnsi="Arial Narrow" w:cs="楷体"/>
          <w:b w:val="0"/>
          <w:bCs w:val="0"/>
          <w:i w:val="0"/>
          <w:color w:val="002060"/>
          <w:sz w:val="22"/>
          <w:szCs w:val="22"/>
        </w:rPr>
      </w:pPr>
      <w:bookmarkStart w:id="560" w:name="_Toc4846"/>
      <w:bookmarkStart w:id="561" w:name="_Toc8687"/>
      <w:bookmarkStart w:id="562" w:name="_Toc110439061"/>
      <w:bookmarkStart w:id="563" w:name="_Toc13715"/>
      <w:bookmarkStart w:id="564" w:name="_Toc171075977"/>
      <w:r>
        <w:rPr>
          <w:rFonts w:ascii="Arial Narrow" w:eastAsia="仿宋_GB2312" w:hAnsi="Arial Narrow" w:cs="楷体" w:hint="eastAsia"/>
          <w:b w:val="0"/>
          <w:bCs w:val="0"/>
          <w:i w:val="0"/>
          <w:color w:val="002060"/>
          <w:sz w:val="22"/>
          <w:szCs w:val="22"/>
        </w:rPr>
        <w:lastRenderedPageBreak/>
        <w:t>1.3</w:t>
      </w:r>
      <w:r>
        <w:rPr>
          <w:rFonts w:ascii="Arial Narrow" w:eastAsia="仿宋_GB2312" w:hAnsi="Arial Narrow" w:cs="楷体"/>
          <w:b w:val="0"/>
          <w:bCs w:val="0"/>
          <w:i w:val="0"/>
          <w:color w:val="002060"/>
          <w:sz w:val="22"/>
          <w:szCs w:val="22"/>
        </w:rPr>
        <w:t>.</w:t>
      </w:r>
      <w:r>
        <w:rPr>
          <w:rFonts w:ascii="Arial Narrow" w:eastAsia="仿宋_GB2312" w:hAnsi="Arial Narrow" w:cs="楷体" w:hint="eastAsia"/>
          <w:b w:val="0"/>
          <w:bCs w:val="0"/>
          <w:i w:val="0"/>
          <w:color w:val="002060"/>
          <w:sz w:val="22"/>
          <w:szCs w:val="22"/>
        </w:rPr>
        <w:t>功能和风险分析及价值链分析总结</w:t>
      </w:r>
      <w:bookmarkEnd w:id="560"/>
      <w:bookmarkEnd w:id="561"/>
      <w:bookmarkEnd w:id="562"/>
      <w:bookmarkEnd w:id="563"/>
      <w:bookmarkEnd w:id="564"/>
    </w:p>
    <w:p w14:paraId="3F344D82" w14:textId="56BF6FD4" w:rsidR="00AA4CA3" w:rsidRPr="003C6802" w:rsidRDefault="00F2093E" w:rsidP="2DD37415">
      <w:pPr>
        <w:spacing w:beforeLines="50" w:before="163" w:afterLines="50" w:after="163" w:line="360" w:lineRule="auto"/>
        <w:ind w:firstLineChars="200" w:firstLine="440"/>
        <w:rPr>
          <w:rFonts w:ascii="Arial Narrow" w:eastAsia="仿宋_GB2312" w:hAnsi="Arial Narrow" w:cs="Arial Unicode MS"/>
          <w:sz w:val="22"/>
          <w:szCs w:val="22"/>
        </w:rPr>
      </w:pPr>
      <w:r w:rsidRPr="2DD37415">
        <w:rPr>
          <w:rFonts w:ascii="Arial Narrow" w:eastAsia="仿宋_GB2312" w:hAnsi="Arial Narrow" w:cs="Arial Unicode MS"/>
          <w:sz w:val="22"/>
          <w:szCs w:val="22"/>
        </w:rPr>
        <w:t>从功能和风险角度判断，</w:t>
      </w:r>
      <w:r w:rsidR="003C6802" w:rsidRPr="2DD37415">
        <w:rPr>
          <w:rFonts w:ascii="Arial Narrow" w:eastAsia="仿宋_GB2312" w:hAnsi="Arial Narrow" w:cs="Arial"/>
          <w:sz w:val="22"/>
          <w:szCs w:val="22"/>
        </w:rPr>
        <w:t>上海派智主要承担研发、采购、制造、市场营销和销售、库存管理和物流、售后服务和质保、付款请求和回收、一般行政管理的功能；承担研发风险、市场风险、存货风险、质保和产品责任风险、信用风险和汇率风险。</w:t>
      </w:r>
    </w:p>
    <w:p w14:paraId="3D1819B3" w14:textId="6ABD82B4" w:rsidR="00AA4CA3" w:rsidRDefault="003C6802">
      <w:pPr>
        <w:spacing w:beforeLines="50" w:before="163" w:afterLines="50" w:after="163" w:line="360" w:lineRule="auto"/>
        <w:ind w:firstLineChars="200" w:firstLine="440"/>
        <w:rPr>
          <w:rFonts w:ascii="Arial Narrow" w:eastAsia="仿宋_GB2312" w:hAnsi="Arial Narrow" w:cs="Arial Unicode MS"/>
          <w:sz w:val="22"/>
          <w:szCs w:val="22"/>
        </w:rPr>
      </w:pPr>
      <w:r w:rsidRPr="2DD37415">
        <w:rPr>
          <w:rFonts w:ascii="仿宋" w:eastAsia="仿宋" w:hAnsi="仿宋"/>
          <w:color w:val="000000" w:themeColor="text1"/>
          <w:sz w:val="22"/>
          <w:szCs w:val="22"/>
        </w:rPr>
        <w:t>上海派智</w:t>
      </w:r>
      <w:r w:rsidR="00F2093E" w:rsidRPr="2DD37415">
        <w:rPr>
          <w:rFonts w:ascii="Arial Narrow" w:eastAsia="仿宋_GB2312" w:hAnsi="Arial Narrow" w:cs="Arial Unicode MS"/>
          <w:sz w:val="22"/>
          <w:szCs w:val="22"/>
        </w:rPr>
        <w:t>拥有</w:t>
      </w:r>
      <w:r w:rsidR="6C14CB40" w:rsidRPr="2DD37415">
        <w:rPr>
          <w:rFonts w:ascii="Arial Narrow" w:eastAsia="仿宋_GB2312" w:hAnsi="Arial Narrow" w:cs="Arial Unicode MS"/>
          <w:sz w:val="22"/>
          <w:szCs w:val="22"/>
        </w:rPr>
        <w:t>集团的技术及商标等</w:t>
      </w:r>
      <w:r w:rsidR="00F2093E" w:rsidRPr="2DD37415">
        <w:rPr>
          <w:rFonts w:ascii="Arial Narrow" w:eastAsia="仿宋_GB2312" w:hAnsi="Arial Narrow" w:cs="Arial Unicode MS"/>
          <w:sz w:val="22"/>
          <w:szCs w:val="22"/>
        </w:rPr>
        <w:t>非常规无形资产。</w:t>
      </w:r>
    </w:p>
    <w:p w14:paraId="609ECFF4" w14:textId="01824F28" w:rsidR="00AA4CA3" w:rsidRDefault="00F2093E" w:rsidP="003C6802">
      <w:pPr>
        <w:spacing w:beforeLines="50" w:before="163" w:afterLines="50" w:after="163" w:line="360" w:lineRule="auto"/>
        <w:ind w:firstLineChars="200" w:firstLine="440"/>
        <w:rPr>
          <w:rFonts w:ascii="Arial Narrow" w:eastAsia="仿宋_GB2312" w:hAnsi="Arial Narrow" w:cs="Arial Unicode MS"/>
          <w:sz w:val="22"/>
          <w:szCs w:val="22"/>
        </w:rPr>
      </w:pPr>
      <w:r w:rsidRPr="2DD37415">
        <w:rPr>
          <w:rFonts w:ascii="Arial Narrow" w:eastAsia="仿宋_GB2312" w:hAnsi="Arial Narrow" w:cs="Arial Unicode MS"/>
          <w:sz w:val="22"/>
          <w:szCs w:val="22"/>
        </w:rPr>
        <w:t>综上，</w:t>
      </w:r>
      <w:r w:rsidR="003C6802" w:rsidRPr="2DD37415">
        <w:rPr>
          <w:rFonts w:ascii="仿宋" w:eastAsia="仿宋" w:hAnsi="仿宋"/>
          <w:color w:val="000000" w:themeColor="text1"/>
          <w:sz w:val="22"/>
          <w:szCs w:val="22"/>
        </w:rPr>
        <w:t>上海派智</w:t>
      </w:r>
      <w:r w:rsidR="003C6802" w:rsidRPr="2DD37415">
        <w:rPr>
          <w:rFonts w:ascii="Arial Narrow" w:eastAsia="仿宋_GB2312" w:hAnsi="Arial Narrow" w:cs="Arial Unicode MS"/>
          <w:sz w:val="22"/>
          <w:szCs w:val="22"/>
        </w:rPr>
        <w:t>作为履行上述功能并且承担上述风险的生产制造商，利润水平和其承担的功能风险相匹配。</w:t>
      </w:r>
    </w:p>
    <w:p w14:paraId="479C9B02" w14:textId="77777777" w:rsidR="00AA4CA3" w:rsidRDefault="00F2093E">
      <w:pPr>
        <w:pStyle w:val="af9"/>
        <w:spacing w:before="163" w:after="163"/>
        <w:rPr>
          <w:rFonts w:ascii="Arial Narrow" w:eastAsia="仿宋_GB2312" w:hAnsi="Arial Narrow" w:cs="楷体"/>
          <w:b w:val="0"/>
          <w:bCs w:val="0"/>
          <w:i w:val="0"/>
          <w:color w:val="002060"/>
          <w:sz w:val="22"/>
          <w:szCs w:val="22"/>
        </w:rPr>
      </w:pPr>
      <w:bookmarkStart w:id="565" w:name="_Toc447817170"/>
      <w:bookmarkStart w:id="566" w:name="_Toc16820"/>
      <w:bookmarkStart w:id="567" w:name="_Toc435807828"/>
      <w:bookmarkStart w:id="568" w:name="_Toc522015183"/>
      <w:bookmarkStart w:id="569" w:name="_Toc110439062"/>
      <w:bookmarkStart w:id="570" w:name="_Toc29396"/>
      <w:bookmarkStart w:id="571" w:name="_Toc2893"/>
      <w:bookmarkStart w:id="572" w:name="_Toc26342"/>
      <w:bookmarkStart w:id="573" w:name="_Toc171075978"/>
      <w:r>
        <w:rPr>
          <w:rFonts w:ascii="Arial Narrow" w:eastAsia="仿宋_GB2312" w:hAnsi="Arial Narrow" w:cs="楷体"/>
          <w:b w:val="0"/>
          <w:bCs w:val="0"/>
          <w:i w:val="0"/>
          <w:color w:val="002060"/>
          <w:sz w:val="22"/>
          <w:szCs w:val="22"/>
        </w:rPr>
        <w:t>1.4.</w:t>
      </w:r>
      <w:r>
        <w:rPr>
          <w:rFonts w:ascii="Arial Narrow" w:eastAsia="仿宋_GB2312" w:hAnsi="Arial Narrow" w:cs="楷体"/>
          <w:b w:val="0"/>
          <w:bCs w:val="0"/>
          <w:i w:val="0"/>
          <w:color w:val="002060"/>
          <w:sz w:val="22"/>
          <w:szCs w:val="22"/>
        </w:rPr>
        <w:t>经济分析总结</w:t>
      </w:r>
      <w:bookmarkEnd w:id="565"/>
      <w:bookmarkEnd w:id="566"/>
      <w:bookmarkEnd w:id="567"/>
      <w:r>
        <w:rPr>
          <w:rFonts w:ascii="Arial Narrow" w:eastAsia="仿宋_GB2312" w:hAnsi="Arial Narrow" w:cs="楷体"/>
          <w:b w:val="0"/>
          <w:bCs w:val="0"/>
          <w:i w:val="0"/>
          <w:color w:val="002060"/>
          <w:sz w:val="22"/>
          <w:szCs w:val="22"/>
        </w:rPr>
        <w:t xml:space="preserve"> —— </w:t>
      </w:r>
      <w:bookmarkStart w:id="574" w:name="_Toc435807829"/>
      <w:bookmarkStart w:id="575" w:name="_Toc15689"/>
      <w:bookmarkStart w:id="576" w:name="_Toc447817171"/>
      <w:r>
        <w:rPr>
          <w:rFonts w:ascii="Arial Narrow" w:eastAsia="仿宋_GB2312" w:hAnsi="Arial Narrow" w:cs="楷体"/>
          <w:b w:val="0"/>
          <w:bCs w:val="0"/>
          <w:i w:val="0"/>
          <w:color w:val="002060"/>
          <w:sz w:val="22"/>
          <w:szCs w:val="22"/>
        </w:rPr>
        <w:t>对受测关联交易的分析</w:t>
      </w:r>
      <w:bookmarkEnd w:id="568"/>
      <w:bookmarkEnd w:id="569"/>
      <w:bookmarkEnd w:id="570"/>
      <w:bookmarkEnd w:id="571"/>
      <w:bookmarkEnd w:id="572"/>
      <w:bookmarkEnd w:id="573"/>
      <w:bookmarkEnd w:id="574"/>
      <w:bookmarkEnd w:id="575"/>
      <w:bookmarkEnd w:id="576"/>
    </w:p>
    <w:p w14:paraId="5DF36D9F" w14:textId="2BDADBD2" w:rsidR="00AA4CA3" w:rsidRDefault="00F2093E">
      <w:pPr>
        <w:spacing w:beforeLines="50" w:before="163" w:afterLines="50" w:after="163" w:line="360" w:lineRule="auto"/>
        <w:ind w:firstLineChars="200" w:firstLine="440"/>
        <w:rPr>
          <w:rFonts w:ascii="Arial Narrow" w:eastAsia="仿宋_GB2312" w:hAnsi="Arial Narrow" w:cs="Arial Unicode MS"/>
          <w:sz w:val="22"/>
          <w:szCs w:val="22"/>
        </w:rPr>
      </w:pPr>
      <w:r w:rsidRPr="2DD37415">
        <w:rPr>
          <w:rFonts w:ascii="Arial Narrow" w:eastAsia="仿宋_GB2312" w:hAnsi="Arial Narrow" w:cs="Arial Unicode MS"/>
          <w:sz w:val="22"/>
          <w:szCs w:val="22"/>
        </w:rPr>
        <w:t>我们基于</w:t>
      </w:r>
      <w:r w:rsidR="003C6802" w:rsidRPr="2DD37415">
        <w:rPr>
          <w:rFonts w:ascii="仿宋" w:eastAsia="仿宋" w:hAnsi="仿宋"/>
          <w:color w:val="000000" w:themeColor="text1"/>
          <w:sz w:val="22"/>
          <w:szCs w:val="22"/>
        </w:rPr>
        <w:t>上海派智</w:t>
      </w:r>
      <w:r w:rsidRPr="2DD37415">
        <w:rPr>
          <w:rFonts w:ascii="Arial Narrow" w:eastAsia="仿宋_GB2312" w:hAnsi="Arial Narrow" w:cs="Arial Unicode MS"/>
          <w:sz w:val="22"/>
          <w:szCs w:val="22"/>
        </w:rPr>
        <w:t>对集团整体利润或者剩余利润所做的贡献，以及其所承担的功能风险，对中国转让定价法规以及</w:t>
      </w:r>
      <w:bookmarkStart w:id="577" w:name="OLE_LINK1"/>
      <w:r w:rsidRPr="2DD37415">
        <w:rPr>
          <w:rFonts w:ascii="Arial Narrow" w:eastAsia="仿宋_GB2312" w:hAnsi="Arial Narrow" w:cs="Arial Unicode MS"/>
          <w:sz w:val="22"/>
          <w:szCs w:val="22"/>
        </w:rPr>
        <w:t>《</w:t>
      </w:r>
      <w:r w:rsidRPr="2DD37415">
        <w:rPr>
          <w:rFonts w:ascii="Arial Narrow" w:eastAsia="仿宋_GB2312" w:hAnsi="Arial Narrow" w:cs="Arial Unicode MS"/>
          <w:sz w:val="22"/>
          <w:szCs w:val="22"/>
        </w:rPr>
        <w:t>OECD</w:t>
      </w:r>
      <w:r w:rsidRPr="2DD37415">
        <w:rPr>
          <w:rFonts w:ascii="Arial Narrow" w:eastAsia="仿宋_GB2312" w:hAnsi="Arial Narrow" w:cs="Arial Unicode MS"/>
          <w:sz w:val="22"/>
          <w:szCs w:val="22"/>
        </w:rPr>
        <w:t>转让定价指南》</w:t>
      </w:r>
      <w:bookmarkEnd w:id="577"/>
      <w:r w:rsidRPr="2DD37415">
        <w:rPr>
          <w:rFonts w:ascii="Arial Narrow" w:eastAsia="仿宋_GB2312" w:hAnsi="Arial Narrow" w:cs="Arial Unicode MS"/>
          <w:sz w:val="22"/>
          <w:szCs w:val="22"/>
        </w:rPr>
        <w:t>中列明的常用转让定价评估方法进行了比较和研究。我们最终选择</w:t>
      </w:r>
      <w:r w:rsidR="001547F8" w:rsidRPr="2DD37415">
        <w:rPr>
          <w:rFonts w:ascii="仿宋" w:eastAsia="仿宋" w:hAnsi="仿宋"/>
          <w:color w:val="000000" w:themeColor="text1"/>
          <w:sz w:val="22"/>
          <w:szCs w:val="22"/>
        </w:rPr>
        <w:t>上海派智</w:t>
      </w:r>
      <w:r w:rsidRPr="2DD37415">
        <w:rPr>
          <w:rFonts w:ascii="Arial Narrow" w:eastAsia="仿宋_GB2312" w:hAnsi="Arial Narrow" w:cs="Arial Unicode MS"/>
          <w:sz w:val="22"/>
          <w:szCs w:val="22"/>
        </w:rPr>
        <w:t>作为验证对象，选用交易净利润法作为分析方法，以完全成本加成率作为利润水平指标对</w:t>
      </w:r>
      <w:r w:rsidR="000D6798" w:rsidRPr="2DD37415">
        <w:rPr>
          <w:rFonts w:ascii="仿宋" w:eastAsia="仿宋" w:hAnsi="仿宋"/>
          <w:color w:val="000000" w:themeColor="text1"/>
          <w:sz w:val="22"/>
          <w:szCs w:val="22"/>
        </w:rPr>
        <w:t>上海派智</w:t>
      </w:r>
      <w:r w:rsidRPr="2DD37415">
        <w:rPr>
          <w:rFonts w:ascii="Arial Narrow" w:eastAsia="仿宋_GB2312" w:hAnsi="Arial Narrow" w:cs="Arial Unicode MS"/>
          <w:sz w:val="22"/>
          <w:szCs w:val="22"/>
        </w:rPr>
        <w:t>的受测关联交易和转让定价进行了评估。</w:t>
      </w:r>
    </w:p>
    <w:p w14:paraId="5EC15B0E" w14:textId="548823F5" w:rsidR="00AA4CA3" w:rsidRDefault="00F2093E">
      <w:pPr>
        <w:spacing w:beforeLines="50" w:before="163" w:afterLines="50" w:after="163" w:line="360" w:lineRule="auto"/>
        <w:ind w:firstLineChars="200" w:firstLine="440"/>
        <w:rPr>
          <w:rFonts w:ascii="Arial Narrow" w:eastAsia="仿宋_GB2312" w:hAnsi="Arial Narrow" w:cs="Arial Unicode MS"/>
          <w:sz w:val="22"/>
          <w:szCs w:val="22"/>
        </w:rPr>
      </w:pPr>
      <w:r w:rsidRPr="2DD37415">
        <w:rPr>
          <w:rFonts w:ascii="Arial Narrow" w:eastAsia="仿宋_GB2312" w:hAnsi="Arial Narrow" w:cs="Arial Unicode MS"/>
          <w:sz w:val="22"/>
          <w:szCs w:val="22"/>
        </w:rPr>
        <w:t>我们选择</w:t>
      </w:r>
      <w:r w:rsidR="001547F8" w:rsidRPr="2DD37415">
        <w:rPr>
          <w:rFonts w:ascii="仿宋" w:eastAsia="仿宋" w:hAnsi="仿宋"/>
          <w:color w:val="000000" w:themeColor="text1"/>
          <w:sz w:val="22"/>
          <w:szCs w:val="22"/>
        </w:rPr>
        <w:t>上海派智</w:t>
      </w:r>
      <w:r w:rsidRPr="2DD37415">
        <w:rPr>
          <w:rFonts w:ascii="Arial Narrow" w:eastAsia="仿宋_GB2312" w:hAnsi="Arial Narrow" w:cs="Arial Unicode MS"/>
          <w:sz w:val="22"/>
          <w:szCs w:val="22"/>
        </w:rPr>
        <w:t>作为本报告的被验证对象从而分析其完全成本加成率。原因如下：在关联交易中，相对于关联方，</w:t>
      </w:r>
      <w:r w:rsidR="00673C31" w:rsidRPr="2DD37415">
        <w:rPr>
          <w:rFonts w:ascii="Arial Narrow" w:eastAsia="仿宋_GB2312" w:hAnsi="Arial Narrow" w:cs="Arial Unicode MS"/>
          <w:sz w:val="22"/>
          <w:szCs w:val="22"/>
        </w:rPr>
        <w:t>上海派智的</w:t>
      </w:r>
      <w:r w:rsidRPr="2DD37415">
        <w:rPr>
          <w:rFonts w:ascii="Arial Narrow" w:eastAsia="仿宋_GB2312" w:hAnsi="Arial Narrow" w:cs="Arial Unicode MS"/>
          <w:sz w:val="22"/>
          <w:szCs w:val="22"/>
        </w:rPr>
        <w:t>利润水平可以被更为有效地确定。我们通过选取与</w:t>
      </w:r>
      <w:r w:rsidR="001547F8" w:rsidRPr="2DD37415">
        <w:rPr>
          <w:rFonts w:ascii="仿宋" w:eastAsia="仿宋" w:hAnsi="仿宋"/>
          <w:color w:val="000000" w:themeColor="text1"/>
          <w:sz w:val="22"/>
          <w:szCs w:val="22"/>
        </w:rPr>
        <w:t>上海派智</w:t>
      </w:r>
      <w:r w:rsidRPr="2DD37415">
        <w:rPr>
          <w:rFonts w:ascii="Arial Narrow" w:eastAsia="仿宋_GB2312" w:hAnsi="Arial Narrow" w:cs="Arial Unicode MS"/>
          <w:sz w:val="22"/>
          <w:szCs w:val="22"/>
        </w:rPr>
        <w:t>在受测关联交易中从事相似业务的非受控公司，分析其财务数据，建立了一组符合独立交易原则的利润率区间。</w:t>
      </w:r>
    </w:p>
    <w:p w14:paraId="3ACF1050" w14:textId="77777777" w:rsidR="00AA4CA3" w:rsidRDefault="00F2093E">
      <w:pPr>
        <w:spacing w:beforeLines="50" w:before="163" w:afterLines="50" w:after="163" w:line="360" w:lineRule="auto"/>
        <w:ind w:firstLineChars="200" w:firstLine="440"/>
        <w:rPr>
          <w:rFonts w:ascii="Arial Narrow" w:eastAsia="仿宋_GB2312" w:hAnsi="Arial Narrow" w:cs="Arial Unicode MS"/>
          <w:sz w:val="22"/>
          <w:szCs w:val="22"/>
        </w:rPr>
      </w:pPr>
      <w:r>
        <w:rPr>
          <w:rFonts w:ascii="Arial Narrow" w:eastAsia="仿宋_GB2312" w:hAnsi="Arial Narrow" w:cs="Arial Unicode MS"/>
          <w:sz w:val="22"/>
          <w:szCs w:val="22"/>
        </w:rPr>
        <w:t>选取的可比非受控公司样本在</w:t>
      </w:r>
      <w:r>
        <w:rPr>
          <w:rFonts w:ascii="Arial Narrow" w:eastAsia="仿宋_GB2312" w:hAnsi="Arial Narrow" w:cs="Arial Unicode MS"/>
          <w:sz w:val="22"/>
          <w:szCs w:val="22"/>
        </w:rPr>
        <w:t>2020</w:t>
      </w:r>
      <w:r>
        <w:rPr>
          <w:rFonts w:ascii="Arial Narrow" w:eastAsia="仿宋_GB2312" w:hAnsi="Arial Narrow" w:cs="Arial Unicode MS"/>
          <w:sz w:val="22"/>
          <w:szCs w:val="22"/>
        </w:rPr>
        <w:t>到</w:t>
      </w:r>
      <w:r>
        <w:rPr>
          <w:rFonts w:ascii="Arial Narrow" w:eastAsia="仿宋_GB2312" w:hAnsi="Arial Narrow" w:cs="Arial Unicode MS"/>
          <w:sz w:val="22"/>
          <w:szCs w:val="22"/>
        </w:rPr>
        <w:t>2022</w:t>
      </w:r>
      <w:r>
        <w:rPr>
          <w:rFonts w:ascii="Arial Narrow" w:eastAsia="仿宋_GB2312" w:hAnsi="Arial Narrow" w:cs="Arial Unicode MS"/>
          <w:sz w:val="22"/>
          <w:szCs w:val="22"/>
        </w:rPr>
        <w:t>财务年度（</w:t>
      </w:r>
      <w:r>
        <w:rPr>
          <w:rFonts w:ascii="Arial Narrow" w:eastAsia="仿宋_GB2312" w:hAnsi="Arial Narrow" w:cs="Arial Unicode MS"/>
          <w:sz w:val="22"/>
          <w:szCs w:val="22"/>
        </w:rPr>
        <w:t>“</w:t>
      </w:r>
      <w:r>
        <w:rPr>
          <w:rFonts w:ascii="Arial Narrow" w:eastAsia="仿宋_GB2312" w:hAnsi="Arial Narrow" w:cs="Arial Unicode MS"/>
          <w:sz w:val="22"/>
          <w:szCs w:val="22"/>
        </w:rPr>
        <w:t>财年</w:t>
      </w:r>
      <w:r>
        <w:rPr>
          <w:rFonts w:ascii="Arial Narrow" w:eastAsia="仿宋_GB2312" w:hAnsi="Arial Narrow" w:cs="Arial Unicode MS"/>
          <w:sz w:val="22"/>
          <w:szCs w:val="22"/>
        </w:rPr>
        <w:t>”</w:t>
      </w:r>
      <w:r>
        <w:rPr>
          <w:rFonts w:ascii="Arial Narrow" w:eastAsia="仿宋_GB2312" w:hAnsi="Arial Narrow" w:cs="Arial Unicode MS"/>
          <w:sz w:val="22"/>
          <w:szCs w:val="22"/>
        </w:rPr>
        <w:t>）实现的加权平均完全成本加成率水平总结如下：</w:t>
      </w:r>
    </w:p>
    <w:p w14:paraId="34B199F1" w14:textId="08034708" w:rsidR="00AA4CA3" w:rsidRDefault="00F2093E">
      <w:pPr>
        <w:pStyle w:val="a3"/>
        <w:ind w:left="420" w:hanging="420"/>
        <w:jc w:val="center"/>
        <w:rPr>
          <w:rFonts w:ascii="Arial Narrow" w:eastAsia="仿宋_GB2312" w:hAnsi="Arial Narrow"/>
          <w:sz w:val="22"/>
        </w:rPr>
      </w:pPr>
      <w:r>
        <w:rPr>
          <w:rFonts w:ascii="Arial Narrow" w:eastAsia="仿宋_GB2312" w:hAnsi="Arial Narrow" w:hint="eastAsia"/>
          <w:sz w:val="22"/>
        </w:rPr>
        <w:t>图表</w:t>
      </w:r>
      <w:r>
        <w:rPr>
          <w:rFonts w:ascii="Arial Narrow" w:eastAsia="仿宋_GB2312" w:hAnsi="Arial Narrow" w:hint="eastAsia"/>
          <w:sz w:val="22"/>
        </w:rPr>
        <w:t xml:space="preserve"> </w:t>
      </w:r>
      <w:r>
        <w:rPr>
          <w:rFonts w:ascii="Arial Narrow" w:eastAsia="仿宋_GB2312" w:hAnsi="Arial Narrow"/>
          <w:sz w:val="22"/>
        </w:rPr>
        <w:fldChar w:fldCharType="begin"/>
      </w:r>
      <w:r>
        <w:rPr>
          <w:rFonts w:ascii="Arial Narrow" w:eastAsia="仿宋_GB2312" w:hAnsi="Arial Narrow"/>
          <w:sz w:val="22"/>
        </w:rPr>
        <w:instrText xml:space="preserve"> </w:instrText>
      </w:r>
      <w:r>
        <w:rPr>
          <w:rFonts w:ascii="Arial Narrow" w:eastAsia="仿宋_GB2312" w:hAnsi="Arial Narrow" w:hint="eastAsia"/>
          <w:sz w:val="22"/>
        </w:rPr>
        <w:instrText xml:space="preserve">SEQ </w:instrText>
      </w:r>
      <w:r>
        <w:rPr>
          <w:rFonts w:ascii="Arial Narrow" w:eastAsia="仿宋_GB2312" w:hAnsi="Arial Narrow" w:hint="eastAsia"/>
          <w:sz w:val="22"/>
        </w:rPr>
        <w:instrText>图表</w:instrText>
      </w:r>
      <w:r>
        <w:rPr>
          <w:rFonts w:ascii="Arial Narrow" w:eastAsia="仿宋_GB2312" w:hAnsi="Arial Narrow" w:hint="eastAsia"/>
          <w:sz w:val="22"/>
        </w:rPr>
        <w:instrText xml:space="preserve"> \* ARABIC</w:instrText>
      </w:r>
      <w:r>
        <w:rPr>
          <w:rFonts w:ascii="Arial Narrow" w:eastAsia="仿宋_GB2312" w:hAnsi="Arial Narrow"/>
          <w:sz w:val="22"/>
        </w:rPr>
        <w:instrText xml:space="preserve"> </w:instrText>
      </w:r>
      <w:r>
        <w:rPr>
          <w:rFonts w:ascii="Arial Narrow" w:eastAsia="仿宋_GB2312" w:hAnsi="Arial Narrow"/>
          <w:sz w:val="22"/>
        </w:rPr>
        <w:fldChar w:fldCharType="separate"/>
      </w:r>
      <w:r w:rsidR="00843673">
        <w:rPr>
          <w:rFonts w:ascii="Arial Narrow" w:eastAsia="仿宋_GB2312" w:hAnsi="Arial Narrow"/>
          <w:noProof/>
          <w:sz w:val="22"/>
        </w:rPr>
        <w:t>1</w:t>
      </w:r>
      <w:r>
        <w:rPr>
          <w:rFonts w:ascii="Arial Narrow" w:eastAsia="仿宋_GB2312" w:hAnsi="Arial Narrow"/>
          <w:sz w:val="22"/>
        </w:rPr>
        <w:fldChar w:fldCharType="end"/>
      </w:r>
      <w:r>
        <w:rPr>
          <w:rFonts w:ascii="Arial Narrow" w:eastAsia="仿宋_GB2312" w:hAnsi="Arial Narrow" w:hint="eastAsia"/>
          <w:sz w:val="22"/>
        </w:rPr>
        <w:t>：</w:t>
      </w:r>
      <w:r>
        <w:rPr>
          <w:rFonts w:ascii="Arial Narrow" w:eastAsia="仿宋_GB2312" w:hAnsi="Arial Narrow"/>
          <w:sz w:val="22"/>
        </w:rPr>
        <w:t>完全成本加成率的独立交易区间（</w:t>
      </w:r>
      <w:r>
        <w:rPr>
          <w:rFonts w:ascii="Arial Narrow" w:eastAsia="仿宋_GB2312" w:hAnsi="Arial Narrow"/>
          <w:sz w:val="22"/>
        </w:rPr>
        <w:t>2020</w:t>
      </w:r>
      <w:r>
        <w:rPr>
          <w:rFonts w:ascii="Arial Narrow" w:eastAsia="仿宋_GB2312" w:hAnsi="Arial Narrow"/>
          <w:sz w:val="22"/>
        </w:rPr>
        <w:t>财年到</w:t>
      </w:r>
      <w:r>
        <w:rPr>
          <w:rFonts w:ascii="Arial Narrow" w:eastAsia="仿宋_GB2312" w:hAnsi="Arial Narrow"/>
          <w:sz w:val="22"/>
        </w:rPr>
        <w:t>2022</w:t>
      </w:r>
      <w:r>
        <w:rPr>
          <w:rFonts w:ascii="Arial Narrow" w:eastAsia="仿宋_GB2312" w:hAnsi="Arial Narrow"/>
          <w:sz w:val="22"/>
        </w:rPr>
        <w:t>财年）</w:t>
      </w:r>
    </w:p>
    <w:tbl>
      <w:tblPr>
        <w:tblW w:w="6379" w:type="dxa"/>
        <w:jc w:val="center"/>
        <w:tblLayout w:type="fixed"/>
        <w:tblLook w:val="04A0" w:firstRow="1" w:lastRow="0" w:firstColumn="1" w:lastColumn="0" w:noHBand="0" w:noVBand="1"/>
      </w:tblPr>
      <w:tblGrid>
        <w:gridCol w:w="2863"/>
        <w:gridCol w:w="3516"/>
      </w:tblGrid>
      <w:tr w:rsidR="00AA4CA3" w14:paraId="51DCC308" w14:textId="77777777">
        <w:trPr>
          <w:trHeight w:val="340"/>
          <w:jc w:val="center"/>
        </w:trPr>
        <w:tc>
          <w:tcPr>
            <w:tcW w:w="2863" w:type="dxa"/>
            <w:tcBorders>
              <w:top w:val="single" w:sz="8" w:space="0" w:color="auto"/>
              <w:left w:val="single" w:sz="8" w:space="0" w:color="auto"/>
              <w:bottom w:val="single" w:sz="8" w:space="0" w:color="auto"/>
              <w:right w:val="single" w:sz="8" w:space="0" w:color="auto"/>
            </w:tcBorders>
            <w:shd w:val="clear" w:color="auto" w:fill="002060"/>
            <w:vAlign w:val="center"/>
          </w:tcPr>
          <w:p w14:paraId="1C6B73F7" w14:textId="77777777" w:rsidR="00AA4CA3" w:rsidRDefault="00F2093E">
            <w:pPr>
              <w:pStyle w:val="af8"/>
              <w:widowControl w:val="0"/>
              <w:autoSpaceDE w:val="0"/>
              <w:autoSpaceDN w:val="0"/>
              <w:spacing w:before="0" w:beforeAutospacing="0" w:after="0" w:afterAutospacing="0"/>
              <w:ind w:left="0" w:right="0"/>
              <w:jc w:val="center"/>
              <w:rPr>
                <w:rFonts w:ascii="Arial Narrow" w:eastAsia="仿宋_GB2312" w:hAnsi="Arial Narrow" w:cs="Arial Unicode MS"/>
                <w:b/>
                <w:color w:val="FFFFFF"/>
                <w:w w:val="95"/>
                <w:sz w:val="22"/>
                <w:szCs w:val="22"/>
                <w:lang w:bidi="ar"/>
              </w:rPr>
            </w:pPr>
            <w:r>
              <w:rPr>
                <w:rFonts w:ascii="Arial Narrow" w:eastAsia="仿宋_GB2312" w:hAnsi="Arial Narrow" w:cs="Arial Unicode MS"/>
                <w:b/>
                <w:color w:val="FFFFFF"/>
                <w:w w:val="95"/>
                <w:sz w:val="22"/>
                <w:szCs w:val="22"/>
                <w:lang w:bidi="ar"/>
              </w:rPr>
              <w:t>四分位区间</w:t>
            </w:r>
          </w:p>
        </w:tc>
        <w:tc>
          <w:tcPr>
            <w:tcW w:w="3516" w:type="dxa"/>
            <w:tcBorders>
              <w:top w:val="single" w:sz="8" w:space="0" w:color="auto"/>
              <w:left w:val="nil"/>
              <w:bottom w:val="single" w:sz="8" w:space="0" w:color="auto"/>
              <w:right w:val="single" w:sz="8" w:space="0" w:color="auto"/>
            </w:tcBorders>
            <w:shd w:val="clear" w:color="auto" w:fill="002060"/>
            <w:vAlign w:val="center"/>
          </w:tcPr>
          <w:p w14:paraId="614C9429" w14:textId="77777777" w:rsidR="00AA4CA3" w:rsidRDefault="00F2093E">
            <w:pPr>
              <w:pStyle w:val="af8"/>
              <w:widowControl w:val="0"/>
              <w:autoSpaceDE w:val="0"/>
              <w:autoSpaceDN w:val="0"/>
              <w:spacing w:before="0" w:beforeAutospacing="0" w:after="0" w:afterAutospacing="0"/>
              <w:ind w:left="0" w:right="0"/>
              <w:jc w:val="center"/>
              <w:rPr>
                <w:rFonts w:ascii="Arial Narrow" w:eastAsia="仿宋_GB2312" w:hAnsi="Arial Narrow" w:cs="Arial Unicode MS"/>
                <w:b/>
                <w:color w:val="FFFFFF"/>
                <w:w w:val="95"/>
                <w:sz w:val="22"/>
                <w:szCs w:val="22"/>
                <w:lang w:bidi="ar"/>
              </w:rPr>
            </w:pPr>
            <w:r>
              <w:rPr>
                <w:rFonts w:ascii="Arial Narrow" w:eastAsia="仿宋_GB2312" w:hAnsi="Arial Narrow" w:cs="Arial Unicode MS"/>
                <w:b/>
                <w:color w:val="FFFFFF"/>
                <w:w w:val="95"/>
                <w:sz w:val="22"/>
                <w:szCs w:val="22"/>
                <w:lang w:bidi="ar"/>
              </w:rPr>
              <w:t>加权平均完全成本加成率</w:t>
            </w:r>
          </w:p>
        </w:tc>
      </w:tr>
      <w:tr w:rsidR="00AA4CA3" w14:paraId="45C52A15" w14:textId="77777777">
        <w:trPr>
          <w:trHeight w:val="315"/>
          <w:jc w:val="center"/>
        </w:trPr>
        <w:tc>
          <w:tcPr>
            <w:tcW w:w="2863" w:type="dxa"/>
            <w:tcBorders>
              <w:top w:val="nil"/>
              <w:left w:val="single" w:sz="8" w:space="0" w:color="auto"/>
              <w:bottom w:val="single" w:sz="8" w:space="0" w:color="auto"/>
              <w:right w:val="single" w:sz="8" w:space="0" w:color="auto"/>
            </w:tcBorders>
          </w:tcPr>
          <w:p w14:paraId="1D32F774" w14:textId="77777777" w:rsidR="00AA4CA3" w:rsidRDefault="00F2093E">
            <w:pPr>
              <w:spacing w:before="0" w:after="0"/>
              <w:ind w:left="0" w:right="0"/>
              <w:jc w:val="center"/>
              <w:rPr>
                <w:rFonts w:ascii="Arial Narrow" w:eastAsia="仿宋_GB2312" w:hAnsi="Arial Narrow" w:cs="楷体"/>
                <w:color w:val="000000"/>
                <w:sz w:val="22"/>
                <w:szCs w:val="22"/>
              </w:rPr>
            </w:pPr>
            <w:r>
              <w:rPr>
                <w:rFonts w:ascii="Arial Narrow" w:eastAsia="仿宋_GB2312" w:hAnsi="Arial Narrow" w:cs="楷体"/>
                <w:color w:val="000000"/>
                <w:sz w:val="22"/>
                <w:szCs w:val="22"/>
              </w:rPr>
              <w:t>可比公司数量</w:t>
            </w:r>
          </w:p>
        </w:tc>
        <w:tc>
          <w:tcPr>
            <w:tcW w:w="3516" w:type="dxa"/>
            <w:tcBorders>
              <w:top w:val="nil"/>
              <w:left w:val="nil"/>
              <w:bottom w:val="single" w:sz="8" w:space="0" w:color="auto"/>
              <w:right w:val="single" w:sz="8" w:space="0" w:color="auto"/>
            </w:tcBorders>
          </w:tcPr>
          <w:p w14:paraId="474BE60C" w14:textId="77777777" w:rsidR="00AA4CA3" w:rsidRPr="004C55D4" w:rsidRDefault="00F2093E">
            <w:pPr>
              <w:spacing w:before="0" w:after="0"/>
              <w:ind w:left="0" w:right="0"/>
              <w:jc w:val="center"/>
              <w:rPr>
                <w:rFonts w:ascii="Arial Narrow" w:eastAsia="仿宋_GB2312" w:hAnsi="Arial Narrow" w:cs="楷体"/>
                <w:color w:val="000000"/>
                <w:sz w:val="22"/>
                <w:szCs w:val="22"/>
              </w:rPr>
            </w:pPr>
            <w:r w:rsidRPr="004C55D4">
              <w:rPr>
                <w:rFonts w:ascii="Arial Narrow" w:eastAsia="仿宋_GB2312" w:hAnsi="Arial Narrow" w:cs="楷体" w:hint="eastAsia"/>
                <w:color w:val="000000"/>
                <w:sz w:val="22"/>
                <w:szCs w:val="22"/>
              </w:rPr>
              <w:t>1</w:t>
            </w:r>
            <w:r w:rsidRPr="004C55D4">
              <w:rPr>
                <w:rFonts w:ascii="Arial Narrow" w:eastAsia="仿宋_GB2312" w:hAnsi="Arial Narrow" w:cs="楷体"/>
                <w:color w:val="000000"/>
                <w:sz w:val="22"/>
                <w:szCs w:val="22"/>
              </w:rPr>
              <w:t>2</w:t>
            </w:r>
          </w:p>
        </w:tc>
      </w:tr>
      <w:tr w:rsidR="00AA4CA3" w14:paraId="7099CD38" w14:textId="77777777">
        <w:trPr>
          <w:trHeight w:val="315"/>
          <w:jc w:val="center"/>
        </w:trPr>
        <w:tc>
          <w:tcPr>
            <w:tcW w:w="2863" w:type="dxa"/>
            <w:tcBorders>
              <w:top w:val="nil"/>
              <w:left w:val="single" w:sz="8" w:space="0" w:color="auto"/>
              <w:bottom w:val="single" w:sz="8" w:space="0" w:color="auto"/>
              <w:right w:val="single" w:sz="8" w:space="0" w:color="auto"/>
            </w:tcBorders>
          </w:tcPr>
          <w:p w14:paraId="37EC4BA9" w14:textId="77777777" w:rsidR="00AA4CA3" w:rsidRDefault="00F2093E">
            <w:pPr>
              <w:spacing w:before="0" w:after="0"/>
              <w:ind w:left="0" w:right="0"/>
              <w:jc w:val="center"/>
              <w:rPr>
                <w:rFonts w:ascii="Arial Narrow" w:eastAsia="仿宋_GB2312" w:hAnsi="Arial Narrow" w:cs="楷体"/>
                <w:color w:val="000000"/>
                <w:sz w:val="22"/>
                <w:szCs w:val="22"/>
              </w:rPr>
            </w:pPr>
            <w:r>
              <w:rPr>
                <w:rFonts w:ascii="Arial Narrow" w:eastAsia="仿宋_GB2312" w:hAnsi="Arial Narrow" w:cs="楷体"/>
                <w:color w:val="000000"/>
                <w:sz w:val="22"/>
                <w:szCs w:val="22"/>
              </w:rPr>
              <w:t>上四分位数</w:t>
            </w:r>
          </w:p>
        </w:tc>
        <w:tc>
          <w:tcPr>
            <w:tcW w:w="3516" w:type="dxa"/>
            <w:tcBorders>
              <w:top w:val="nil"/>
              <w:left w:val="nil"/>
              <w:bottom w:val="single" w:sz="8" w:space="0" w:color="auto"/>
              <w:right w:val="single" w:sz="8" w:space="0" w:color="auto"/>
            </w:tcBorders>
          </w:tcPr>
          <w:p w14:paraId="7F1F58AC" w14:textId="77777777" w:rsidR="00AA4CA3" w:rsidRPr="004C55D4" w:rsidRDefault="00F2093E">
            <w:pPr>
              <w:spacing w:before="0" w:after="0"/>
              <w:ind w:left="0" w:right="0"/>
              <w:jc w:val="center"/>
              <w:rPr>
                <w:rFonts w:ascii="Arial Narrow" w:eastAsia="仿宋_GB2312" w:hAnsi="Arial Narrow" w:cs="楷体"/>
                <w:color w:val="000000"/>
                <w:sz w:val="22"/>
                <w:szCs w:val="22"/>
              </w:rPr>
            </w:pPr>
            <w:r w:rsidRPr="004C55D4">
              <w:rPr>
                <w:rFonts w:ascii="Arial Narrow" w:eastAsia="仿宋_GB2312" w:hAnsi="Arial Narrow" w:cs="楷体"/>
                <w:color w:val="000000"/>
                <w:sz w:val="22"/>
                <w:szCs w:val="22"/>
              </w:rPr>
              <w:t>1.94%</w:t>
            </w:r>
          </w:p>
        </w:tc>
      </w:tr>
      <w:tr w:rsidR="00AA4CA3" w14:paraId="7F558622" w14:textId="77777777">
        <w:trPr>
          <w:trHeight w:val="315"/>
          <w:jc w:val="center"/>
        </w:trPr>
        <w:tc>
          <w:tcPr>
            <w:tcW w:w="2863" w:type="dxa"/>
            <w:tcBorders>
              <w:top w:val="nil"/>
              <w:left w:val="single" w:sz="8" w:space="0" w:color="auto"/>
              <w:bottom w:val="single" w:sz="8" w:space="0" w:color="auto"/>
              <w:right w:val="single" w:sz="8" w:space="0" w:color="auto"/>
            </w:tcBorders>
          </w:tcPr>
          <w:p w14:paraId="5762DE98" w14:textId="77777777" w:rsidR="00AA4CA3" w:rsidRDefault="00F2093E">
            <w:pPr>
              <w:spacing w:before="0" w:after="0"/>
              <w:ind w:left="0" w:right="0"/>
              <w:jc w:val="center"/>
              <w:rPr>
                <w:rFonts w:ascii="Arial Narrow" w:eastAsia="仿宋_GB2312" w:hAnsi="Arial Narrow" w:cs="楷体"/>
                <w:color w:val="000000"/>
                <w:sz w:val="22"/>
                <w:szCs w:val="22"/>
              </w:rPr>
            </w:pPr>
            <w:r>
              <w:rPr>
                <w:rFonts w:ascii="Arial Narrow" w:eastAsia="仿宋_GB2312" w:hAnsi="Arial Narrow" w:cs="楷体"/>
                <w:color w:val="000000"/>
                <w:sz w:val="22"/>
                <w:szCs w:val="22"/>
              </w:rPr>
              <w:t>中位值</w:t>
            </w:r>
          </w:p>
        </w:tc>
        <w:tc>
          <w:tcPr>
            <w:tcW w:w="3516" w:type="dxa"/>
            <w:tcBorders>
              <w:top w:val="nil"/>
              <w:left w:val="nil"/>
              <w:bottom w:val="single" w:sz="8" w:space="0" w:color="auto"/>
              <w:right w:val="single" w:sz="8" w:space="0" w:color="auto"/>
            </w:tcBorders>
          </w:tcPr>
          <w:p w14:paraId="070253CD" w14:textId="77777777" w:rsidR="00AA4CA3" w:rsidRPr="004C55D4" w:rsidRDefault="00F2093E">
            <w:pPr>
              <w:spacing w:before="0" w:after="0"/>
              <w:ind w:left="0" w:right="0"/>
              <w:jc w:val="center"/>
              <w:rPr>
                <w:rFonts w:ascii="Arial Narrow" w:eastAsia="仿宋_GB2312" w:hAnsi="Arial Narrow" w:cs="楷体"/>
                <w:color w:val="000000"/>
                <w:sz w:val="22"/>
                <w:szCs w:val="22"/>
              </w:rPr>
            </w:pPr>
            <w:r w:rsidRPr="004C55D4">
              <w:rPr>
                <w:rFonts w:ascii="Arial Narrow" w:eastAsia="仿宋_GB2312" w:hAnsi="Arial Narrow" w:cs="楷体"/>
                <w:color w:val="000000"/>
                <w:sz w:val="22"/>
                <w:szCs w:val="22"/>
              </w:rPr>
              <w:t>3.60%</w:t>
            </w:r>
          </w:p>
        </w:tc>
      </w:tr>
      <w:tr w:rsidR="00AA4CA3" w14:paraId="7BF93F8A" w14:textId="77777777">
        <w:trPr>
          <w:trHeight w:val="315"/>
          <w:jc w:val="center"/>
        </w:trPr>
        <w:tc>
          <w:tcPr>
            <w:tcW w:w="2863" w:type="dxa"/>
            <w:tcBorders>
              <w:top w:val="nil"/>
              <w:left w:val="single" w:sz="8" w:space="0" w:color="auto"/>
              <w:bottom w:val="single" w:sz="8" w:space="0" w:color="auto"/>
              <w:right w:val="single" w:sz="8" w:space="0" w:color="auto"/>
            </w:tcBorders>
          </w:tcPr>
          <w:p w14:paraId="0F07BC11" w14:textId="77777777" w:rsidR="00AA4CA3" w:rsidRDefault="00F2093E">
            <w:pPr>
              <w:spacing w:before="0" w:after="0"/>
              <w:ind w:left="0" w:right="0"/>
              <w:jc w:val="center"/>
              <w:rPr>
                <w:rFonts w:ascii="Arial Narrow" w:eastAsia="仿宋_GB2312" w:hAnsi="Arial Narrow" w:cs="楷体"/>
                <w:color w:val="000000"/>
                <w:sz w:val="22"/>
                <w:szCs w:val="22"/>
              </w:rPr>
            </w:pPr>
            <w:r>
              <w:rPr>
                <w:rFonts w:ascii="Arial Narrow" w:eastAsia="仿宋_GB2312" w:hAnsi="Arial Narrow" w:cs="楷体"/>
                <w:color w:val="000000"/>
                <w:sz w:val="22"/>
                <w:szCs w:val="22"/>
              </w:rPr>
              <w:t>下四分位数</w:t>
            </w:r>
          </w:p>
        </w:tc>
        <w:tc>
          <w:tcPr>
            <w:tcW w:w="3516" w:type="dxa"/>
            <w:tcBorders>
              <w:top w:val="nil"/>
              <w:left w:val="nil"/>
              <w:bottom w:val="single" w:sz="8" w:space="0" w:color="auto"/>
              <w:right w:val="single" w:sz="8" w:space="0" w:color="auto"/>
            </w:tcBorders>
          </w:tcPr>
          <w:p w14:paraId="36C69970" w14:textId="77777777" w:rsidR="00AA4CA3" w:rsidRPr="004C55D4" w:rsidRDefault="00F2093E">
            <w:pPr>
              <w:spacing w:before="0" w:after="0"/>
              <w:ind w:left="0" w:right="0"/>
              <w:jc w:val="center"/>
              <w:rPr>
                <w:rFonts w:ascii="Arial Narrow" w:eastAsia="仿宋_GB2312" w:hAnsi="Arial Narrow" w:cs="楷体"/>
                <w:color w:val="000000"/>
                <w:sz w:val="22"/>
                <w:szCs w:val="22"/>
              </w:rPr>
            </w:pPr>
            <w:r w:rsidRPr="004C55D4">
              <w:rPr>
                <w:rFonts w:ascii="Arial Narrow" w:eastAsia="仿宋_GB2312" w:hAnsi="Arial Narrow" w:cs="楷体"/>
                <w:color w:val="000000"/>
                <w:sz w:val="22"/>
                <w:szCs w:val="22"/>
              </w:rPr>
              <w:t>5.93</w:t>
            </w:r>
            <w:r w:rsidRPr="004C55D4">
              <w:rPr>
                <w:rFonts w:ascii="Arial Narrow" w:eastAsia="仿宋_GB2312" w:hAnsi="Arial Narrow" w:cs="楷体" w:hint="eastAsia"/>
                <w:color w:val="000000"/>
                <w:sz w:val="22"/>
                <w:szCs w:val="22"/>
              </w:rPr>
              <w:t>%</w:t>
            </w:r>
          </w:p>
        </w:tc>
      </w:tr>
    </w:tbl>
    <w:p w14:paraId="240799E1" w14:textId="56E67FA3" w:rsidR="00AA4CA3" w:rsidRDefault="00F2093E">
      <w:pPr>
        <w:spacing w:beforeLines="50" w:before="163" w:afterLines="50" w:after="163" w:line="360" w:lineRule="auto"/>
        <w:ind w:firstLineChars="200" w:firstLine="440"/>
        <w:rPr>
          <w:rFonts w:ascii="Arial Narrow" w:eastAsia="仿宋_GB2312" w:hAnsi="Arial Narrow" w:cs="Arial Unicode MS"/>
          <w:sz w:val="22"/>
          <w:szCs w:val="22"/>
        </w:rPr>
      </w:pPr>
      <w:r w:rsidRPr="2DD37415">
        <w:rPr>
          <w:rFonts w:ascii="Arial Narrow" w:eastAsia="仿宋_GB2312" w:hAnsi="Arial Narrow" w:cs="Arial Unicode MS"/>
          <w:sz w:val="22"/>
          <w:szCs w:val="22"/>
        </w:rPr>
        <w:t xml:space="preserve"> </w:t>
      </w:r>
      <w:r w:rsidRPr="2DD37415">
        <w:rPr>
          <w:rFonts w:ascii="Arial Narrow" w:eastAsia="仿宋_GB2312" w:hAnsi="Arial Narrow" w:cs="Arial Unicode MS"/>
          <w:sz w:val="22"/>
          <w:szCs w:val="22"/>
        </w:rPr>
        <w:t>如上图表所示，</w:t>
      </w:r>
      <w:r w:rsidRPr="2DD37415">
        <w:rPr>
          <w:rFonts w:ascii="Arial Narrow" w:eastAsia="仿宋_GB2312" w:hAnsi="Arial Narrow" w:cs="Arial Unicode MS"/>
          <w:sz w:val="22"/>
          <w:szCs w:val="22"/>
        </w:rPr>
        <w:t>2020</w:t>
      </w:r>
      <w:r w:rsidRPr="2DD37415">
        <w:rPr>
          <w:rFonts w:ascii="Arial Narrow" w:eastAsia="仿宋_GB2312" w:hAnsi="Arial Narrow" w:cs="Arial Unicode MS"/>
          <w:sz w:val="22"/>
          <w:szCs w:val="22"/>
        </w:rPr>
        <w:t>到</w:t>
      </w:r>
      <w:r w:rsidRPr="2DD37415">
        <w:rPr>
          <w:rFonts w:ascii="Arial Narrow" w:eastAsia="仿宋_GB2312" w:hAnsi="Arial Narrow" w:cs="Arial Unicode MS"/>
          <w:sz w:val="22"/>
          <w:szCs w:val="22"/>
        </w:rPr>
        <w:t>2022</w:t>
      </w:r>
      <w:r w:rsidRPr="2DD37415">
        <w:rPr>
          <w:rFonts w:ascii="Arial Narrow" w:eastAsia="仿宋_GB2312" w:hAnsi="Arial Narrow" w:cs="Arial Unicode MS"/>
          <w:sz w:val="22"/>
          <w:szCs w:val="22"/>
        </w:rPr>
        <w:t>财年加权平均完全成本加成率独立交易区间为</w:t>
      </w:r>
      <w:r w:rsidRPr="2DD37415">
        <w:rPr>
          <w:rFonts w:ascii="Arial Narrow" w:eastAsia="仿宋_GB2312" w:hAnsi="Arial Narrow" w:cs="Arial Unicode MS"/>
          <w:sz w:val="22"/>
          <w:szCs w:val="22"/>
        </w:rPr>
        <w:t>1.94%</w:t>
      </w:r>
      <w:r w:rsidRPr="2DD37415">
        <w:rPr>
          <w:rFonts w:ascii="Arial Narrow" w:eastAsia="仿宋_GB2312" w:hAnsi="Arial Narrow" w:cs="Arial Unicode MS"/>
          <w:sz w:val="22"/>
          <w:szCs w:val="22"/>
        </w:rPr>
        <w:t>到</w:t>
      </w:r>
      <w:r w:rsidRPr="2DD37415">
        <w:rPr>
          <w:rFonts w:ascii="Arial Narrow" w:eastAsia="仿宋_GB2312" w:hAnsi="Arial Narrow" w:cs="Arial Unicode MS"/>
          <w:sz w:val="22"/>
          <w:szCs w:val="22"/>
        </w:rPr>
        <w:t>5.93%</w:t>
      </w:r>
      <w:r w:rsidRPr="2DD37415">
        <w:rPr>
          <w:rFonts w:ascii="Arial Narrow" w:eastAsia="仿宋_GB2312" w:hAnsi="Arial Narrow" w:cs="Arial Unicode MS"/>
          <w:sz w:val="22"/>
          <w:szCs w:val="22"/>
        </w:rPr>
        <w:t>，中位值为</w:t>
      </w:r>
      <w:r w:rsidRPr="2DD37415">
        <w:rPr>
          <w:rFonts w:ascii="Arial Narrow" w:eastAsia="仿宋_GB2312" w:hAnsi="Arial Narrow" w:cs="楷体"/>
          <w:color w:val="000000" w:themeColor="text1"/>
          <w:sz w:val="22"/>
          <w:szCs w:val="22"/>
        </w:rPr>
        <w:t>3.60%</w:t>
      </w:r>
      <w:r w:rsidRPr="2DD37415">
        <w:rPr>
          <w:rFonts w:ascii="Arial Narrow" w:eastAsia="仿宋_GB2312" w:hAnsi="Arial Narrow" w:cs="Arial Unicode MS"/>
          <w:sz w:val="22"/>
          <w:szCs w:val="22"/>
        </w:rPr>
        <w:t>。</w:t>
      </w:r>
      <w:r w:rsidR="004C55D4" w:rsidRPr="2DD37415">
        <w:rPr>
          <w:rFonts w:ascii="Arial Narrow" w:eastAsia="仿宋_GB2312" w:hAnsi="Arial Narrow" w:cs="Arial Unicode MS"/>
          <w:sz w:val="22"/>
          <w:szCs w:val="22"/>
        </w:rPr>
        <w:t>上海</w:t>
      </w:r>
      <w:r w:rsidRPr="2DD37415">
        <w:rPr>
          <w:rFonts w:ascii="Arial Narrow" w:eastAsia="仿宋_GB2312" w:hAnsi="Arial Narrow" w:cs="Arial Unicode MS"/>
          <w:sz w:val="22"/>
          <w:szCs w:val="22"/>
        </w:rPr>
        <w:t>派智</w:t>
      </w:r>
      <w:r w:rsidRPr="2DD37415">
        <w:rPr>
          <w:rFonts w:ascii="Arial Narrow" w:eastAsia="仿宋_GB2312" w:hAnsi="Arial Narrow" w:cs="Arial Unicode MS"/>
          <w:sz w:val="22"/>
          <w:szCs w:val="22"/>
        </w:rPr>
        <w:t>2023</w:t>
      </w:r>
      <w:r w:rsidRPr="2DD37415">
        <w:rPr>
          <w:rFonts w:ascii="Arial Narrow" w:eastAsia="仿宋_GB2312" w:hAnsi="Arial Narrow" w:cs="Arial Unicode MS"/>
          <w:sz w:val="22"/>
          <w:szCs w:val="22"/>
        </w:rPr>
        <w:t>年度在</w:t>
      </w:r>
      <w:r w:rsidR="00A212EC" w:rsidRPr="2DD37415">
        <w:rPr>
          <w:rFonts w:ascii="Arial Narrow" w:eastAsia="仿宋_GB2312" w:hAnsi="Arial Narrow" w:cs="Arial Unicode MS"/>
          <w:sz w:val="22"/>
          <w:szCs w:val="22"/>
        </w:rPr>
        <w:t>受测关联交易</w:t>
      </w:r>
      <w:r w:rsidRPr="2DD37415">
        <w:rPr>
          <w:rFonts w:ascii="Arial Narrow" w:eastAsia="仿宋_GB2312" w:hAnsi="Arial Narrow" w:cs="Arial Unicode MS"/>
          <w:sz w:val="22"/>
          <w:szCs w:val="22"/>
        </w:rPr>
        <w:t>中取得的完全成本加</w:t>
      </w:r>
      <w:r w:rsidRPr="2DD37415">
        <w:rPr>
          <w:rFonts w:ascii="Arial Narrow" w:eastAsia="仿宋_GB2312" w:hAnsi="Arial Narrow" w:cs="Arial Unicode MS"/>
          <w:sz w:val="22"/>
          <w:szCs w:val="22"/>
        </w:rPr>
        <w:lastRenderedPageBreak/>
        <w:t>成率为</w:t>
      </w:r>
      <w:r w:rsidRPr="2DD37415">
        <w:rPr>
          <w:rFonts w:ascii="Arial Narrow" w:eastAsia="仿宋_GB2312" w:hAnsi="Arial Narrow" w:cs="Arial Unicode MS"/>
          <w:sz w:val="22"/>
          <w:szCs w:val="22"/>
        </w:rPr>
        <w:t>3.</w:t>
      </w:r>
      <w:r w:rsidR="004C55D4" w:rsidRPr="2DD37415">
        <w:rPr>
          <w:rFonts w:ascii="Arial Narrow" w:eastAsia="仿宋_GB2312" w:hAnsi="Arial Narrow" w:cs="Arial Unicode MS"/>
          <w:sz w:val="22"/>
          <w:szCs w:val="22"/>
        </w:rPr>
        <w:t>73</w:t>
      </w:r>
      <w:r w:rsidRPr="2DD37415">
        <w:rPr>
          <w:rFonts w:ascii="Arial Narrow" w:eastAsia="仿宋_GB2312" w:hAnsi="Arial Narrow" w:cs="Arial Unicode MS"/>
          <w:sz w:val="22"/>
          <w:szCs w:val="22"/>
        </w:rPr>
        <w:t>%</w:t>
      </w:r>
      <w:r w:rsidRPr="2DD37415">
        <w:rPr>
          <w:rFonts w:ascii="Arial Narrow" w:eastAsia="仿宋_GB2312" w:hAnsi="Arial Narrow" w:cs="Arial Unicode MS"/>
          <w:sz w:val="22"/>
          <w:szCs w:val="22"/>
        </w:rPr>
        <w:t>，位于可比非受控公司在</w:t>
      </w:r>
      <w:r w:rsidRPr="2DD37415">
        <w:rPr>
          <w:rFonts w:ascii="Arial Narrow" w:eastAsia="仿宋_GB2312" w:hAnsi="Arial Narrow" w:cs="Arial Unicode MS"/>
          <w:sz w:val="22"/>
          <w:szCs w:val="22"/>
        </w:rPr>
        <w:t>2020</w:t>
      </w:r>
      <w:r w:rsidRPr="2DD37415">
        <w:rPr>
          <w:rFonts w:ascii="Arial Narrow" w:eastAsia="仿宋_GB2312" w:hAnsi="Arial Narrow" w:cs="Arial Unicode MS"/>
          <w:sz w:val="22"/>
          <w:szCs w:val="22"/>
        </w:rPr>
        <w:t>到</w:t>
      </w:r>
      <w:r w:rsidRPr="2DD37415">
        <w:rPr>
          <w:rFonts w:ascii="Arial Narrow" w:eastAsia="仿宋_GB2312" w:hAnsi="Arial Narrow" w:cs="Arial Unicode MS"/>
          <w:sz w:val="22"/>
          <w:szCs w:val="22"/>
        </w:rPr>
        <w:t>2022</w:t>
      </w:r>
      <w:r w:rsidRPr="2DD37415">
        <w:rPr>
          <w:rFonts w:ascii="Arial Narrow" w:eastAsia="仿宋_GB2312" w:hAnsi="Arial Narrow" w:cs="Arial Unicode MS"/>
          <w:sz w:val="22"/>
          <w:szCs w:val="22"/>
        </w:rPr>
        <w:t>财年三年加权平均完全成本加成率的独立交易区间之内</w:t>
      </w:r>
      <w:r w:rsidR="00321930" w:rsidRPr="2DD37415">
        <w:rPr>
          <w:rFonts w:ascii="Arial Narrow" w:eastAsia="仿宋" w:hAnsi="Arial Narrow" w:cs="Arial Narrow"/>
          <w:sz w:val="22"/>
          <w:szCs w:val="22"/>
        </w:rPr>
        <w:t>，且</w:t>
      </w:r>
      <w:r w:rsidR="00321930" w:rsidRPr="2DD37415">
        <w:rPr>
          <w:rFonts w:ascii="Arial Narrow" w:eastAsia="仿宋" w:hAnsi="Arial Narrow" w:cs="Arial Narrow"/>
          <w:sz w:val="22"/>
          <w:szCs w:val="22"/>
          <w:lang w:val="en-GB"/>
        </w:rPr>
        <w:t>高于中位值</w:t>
      </w:r>
      <w:r w:rsidRPr="2DD37415">
        <w:rPr>
          <w:rFonts w:ascii="Arial Narrow" w:eastAsia="仿宋_GB2312" w:hAnsi="Arial Narrow" w:cs="Arial Unicode MS"/>
          <w:sz w:val="22"/>
          <w:szCs w:val="22"/>
        </w:rPr>
        <w:t>。</w:t>
      </w:r>
    </w:p>
    <w:p w14:paraId="52A7133F" w14:textId="51C29004" w:rsidR="00AA4CA3" w:rsidRDefault="00F2093E">
      <w:pPr>
        <w:spacing w:beforeLines="50" w:before="163" w:afterLines="50" w:after="163" w:line="360" w:lineRule="auto"/>
        <w:ind w:firstLineChars="200" w:firstLine="440"/>
        <w:rPr>
          <w:rFonts w:ascii="Arial Narrow" w:eastAsia="仿宋_GB2312" w:hAnsi="Arial Narrow" w:cs="Arial Unicode MS"/>
          <w:sz w:val="22"/>
          <w:szCs w:val="22"/>
        </w:rPr>
      </w:pPr>
      <w:r w:rsidRPr="2DD37415">
        <w:rPr>
          <w:rFonts w:ascii="Arial Narrow" w:eastAsia="仿宋_GB2312" w:hAnsi="Arial Narrow" w:cs="Arial Unicode MS"/>
          <w:sz w:val="22"/>
          <w:szCs w:val="22"/>
        </w:rPr>
        <w:t>因此，从中国转让定价角度，</w:t>
      </w:r>
      <w:r w:rsidR="004C55D4" w:rsidRPr="2DD37415">
        <w:rPr>
          <w:rFonts w:ascii="Arial Narrow" w:eastAsia="仿宋_GB2312" w:hAnsi="Arial Narrow" w:cs="Arial Unicode MS"/>
          <w:sz w:val="22"/>
          <w:szCs w:val="22"/>
        </w:rPr>
        <w:t>上海派智</w:t>
      </w:r>
      <w:r w:rsidRPr="2DD37415">
        <w:rPr>
          <w:rFonts w:ascii="Arial Narrow" w:eastAsia="仿宋_GB2312" w:hAnsi="Arial Narrow" w:cs="Arial Unicode MS"/>
          <w:sz w:val="22"/>
          <w:szCs w:val="22"/>
        </w:rPr>
        <w:t>在</w:t>
      </w:r>
      <w:r w:rsidRPr="2DD37415">
        <w:rPr>
          <w:rFonts w:ascii="Arial Narrow" w:eastAsia="仿宋_GB2312" w:hAnsi="Arial Narrow" w:cs="Arial Unicode MS"/>
          <w:sz w:val="22"/>
          <w:szCs w:val="22"/>
        </w:rPr>
        <w:t>2023</w:t>
      </w:r>
      <w:r w:rsidRPr="2DD37415">
        <w:rPr>
          <w:rFonts w:ascii="Arial Narrow" w:eastAsia="仿宋_GB2312" w:hAnsi="Arial Narrow" w:cs="Arial Unicode MS"/>
          <w:sz w:val="22"/>
          <w:szCs w:val="22"/>
        </w:rPr>
        <w:t>年受测关联交易中的转让定价安排不违背独立交易原则。</w:t>
      </w:r>
    </w:p>
    <w:p w14:paraId="6E9A2ECD" w14:textId="77777777" w:rsidR="00AA4CA3" w:rsidRDefault="00F2093E">
      <w:pPr>
        <w:pStyle w:val="af9"/>
        <w:spacing w:before="163" w:after="163"/>
        <w:rPr>
          <w:rFonts w:ascii="Arial Narrow" w:eastAsia="仿宋_GB2312" w:hAnsi="Arial Narrow" w:cs="楷体"/>
          <w:b w:val="0"/>
          <w:bCs w:val="0"/>
          <w:i w:val="0"/>
          <w:color w:val="002060"/>
          <w:sz w:val="22"/>
          <w:szCs w:val="22"/>
        </w:rPr>
      </w:pPr>
      <w:bookmarkStart w:id="578" w:name="_Toc24505"/>
      <w:bookmarkStart w:id="579" w:name="_Toc522015184"/>
      <w:bookmarkStart w:id="580" w:name="_Toc32548"/>
      <w:bookmarkStart w:id="581" w:name="_Toc110439063"/>
      <w:bookmarkStart w:id="582" w:name="_Toc28643"/>
      <w:bookmarkStart w:id="583" w:name="_Toc12567"/>
      <w:bookmarkStart w:id="584" w:name="_Toc171075979"/>
      <w:r>
        <w:rPr>
          <w:rFonts w:ascii="Arial Narrow" w:eastAsia="仿宋_GB2312" w:hAnsi="Arial Narrow" w:cs="楷体"/>
          <w:b w:val="0"/>
          <w:bCs w:val="0"/>
          <w:i w:val="0"/>
          <w:color w:val="002060"/>
          <w:sz w:val="22"/>
          <w:szCs w:val="22"/>
        </w:rPr>
        <w:t>1.5.</w:t>
      </w:r>
      <w:r>
        <w:rPr>
          <w:rFonts w:ascii="Arial Narrow" w:eastAsia="仿宋_GB2312" w:hAnsi="Arial Narrow" w:cs="楷体"/>
          <w:b w:val="0"/>
          <w:bCs w:val="0"/>
          <w:i w:val="0"/>
          <w:color w:val="002060"/>
          <w:sz w:val="22"/>
          <w:szCs w:val="22"/>
        </w:rPr>
        <w:t>局限性</w:t>
      </w:r>
      <w:bookmarkEnd w:id="578"/>
      <w:bookmarkEnd w:id="579"/>
      <w:bookmarkEnd w:id="580"/>
      <w:bookmarkEnd w:id="581"/>
      <w:bookmarkEnd w:id="582"/>
      <w:bookmarkEnd w:id="583"/>
      <w:bookmarkEnd w:id="584"/>
    </w:p>
    <w:p w14:paraId="2C02634A" w14:textId="60378369" w:rsidR="00AA4CA3" w:rsidRDefault="00F2093E">
      <w:pPr>
        <w:spacing w:beforeLines="50" w:before="163" w:afterLines="50" w:after="163" w:line="360" w:lineRule="auto"/>
        <w:ind w:firstLineChars="200" w:firstLine="440"/>
        <w:rPr>
          <w:rFonts w:ascii="Arial Narrow" w:eastAsia="仿宋_GB2312" w:hAnsi="Arial Narrow" w:cs="Arial Unicode MS"/>
          <w:sz w:val="22"/>
          <w:szCs w:val="22"/>
        </w:rPr>
      </w:pPr>
      <w:r w:rsidRPr="2DD37415">
        <w:rPr>
          <w:rFonts w:ascii="Arial Narrow" w:eastAsia="仿宋_GB2312" w:hAnsi="Arial Narrow" w:cs="Arial Unicode MS"/>
          <w:sz w:val="22"/>
          <w:szCs w:val="22"/>
        </w:rPr>
        <w:t>本报告中的转让定价分析是遵照中国转让定价法规的有关规定进行的，但其分析意见及结论仅代表我们对中国现行转让定价法规的理解与诠释，对中国税务机关不具有任何约束力。因此，本报告中的分析结论不应被视为会被中国税务机关接受，或</w:t>
      </w:r>
      <w:r w:rsidR="00D50B68" w:rsidRPr="2DD37415">
        <w:rPr>
          <w:rFonts w:ascii="仿宋" w:eastAsia="仿宋" w:hAnsi="仿宋"/>
          <w:color w:val="000000" w:themeColor="text1"/>
          <w:sz w:val="22"/>
          <w:szCs w:val="22"/>
        </w:rPr>
        <w:t>上海派智</w:t>
      </w:r>
      <w:r w:rsidRPr="2DD37415">
        <w:rPr>
          <w:rFonts w:ascii="Arial Narrow" w:eastAsia="仿宋_GB2312" w:hAnsi="Arial Narrow" w:cs="Arial Unicode MS"/>
          <w:sz w:val="22"/>
          <w:szCs w:val="22"/>
        </w:rPr>
        <w:t>及其关联方在转让定价调查中免于税务调整的保证。但本报告应可以为</w:t>
      </w:r>
      <w:r w:rsidR="00D50B68" w:rsidRPr="2DD37415">
        <w:rPr>
          <w:rFonts w:ascii="仿宋" w:eastAsia="仿宋" w:hAnsi="仿宋"/>
          <w:color w:val="000000" w:themeColor="text1"/>
          <w:sz w:val="22"/>
          <w:szCs w:val="22"/>
        </w:rPr>
        <w:t>上海派智</w:t>
      </w:r>
      <w:r w:rsidRPr="2DD37415">
        <w:rPr>
          <w:rFonts w:ascii="Arial Narrow" w:eastAsia="仿宋_GB2312" w:hAnsi="Arial Narrow" w:cs="Arial Unicode MS"/>
          <w:sz w:val="22"/>
          <w:szCs w:val="22"/>
        </w:rPr>
        <w:t>提供良好的文件支持以应对中国税务机关对</w:t>
      </w:r>
      <w:r w:rsidR="00D50B68" w:rsidRPr="2DD37415">
        <w:rPr>
          <w:rFonts w:ascii="仿宋" w:eastAsia="仿宋" w:hAnsi="仿宋"/>
          <w:color w:val="000000" w:themeColor="text1"/>
          <w:sz w:val="22"/>
          <w:szCs w:val="22"/>
        </w:rPr>
        <w:t>上海派智</w:t>
      </w:r>
      <w:r w:rsidRPr="2DD37415">
        <w:rPr>
          <w:rFonts w:ascii="Arial Narrow" w:eastAsia="仿宋_GB2312" w:hAnsi="Arial Narrow" w:cs="Arial Unicode MS"/>
          <w:sz w:val="22"/>
          <w:szCs w:val="22"/>
        </w:rPr>
        <w:t>转让定价安排的初步质询，并有助</w:t>
      </w:r>
      <w:r w:rsidR="00D50B68" w:rsidRPr="2DD37415">
        <w:rPr>
          <w:rFonts w:ascii="仿宋" w:eastAsia="仿宋" w:hAnsi="仿宋"/>
          <w:color w:val="000000" w:themeColor="text1"/>
          <w:sz w:val="22"/>
          <w:szCs w:val="22"/>
        </w:rPr>
        <w:t>上海派智</w:t>
      </w:r>
      <w:r w:rsidRPr="2DD37415">
        <w:rPr>
          <w:rFonts w:ascii="Arial Narrow" w:eastAsia="仿宋_GB2312" w:hAnsi="Arial Narrow" w:cs="Arial Unicode MS"/>
          <w:sz w:val="22"/>
          <w:szCs w:val="22"/>
        </w:rPr>
        <w:t>向税务机关展示其严肃对待纳税义务的努力。本报告所引用的</w:t>
      </w:r>
      <w:r w:rsidR="00D50B68" w:rsidRPr="2DD37415">
        <w:rPr>
          <w:rFonts w:ascii="仿宋" w:eastAsia="仿宋" w:hAnsi="仿宋"/>
          <w:color w:val="000000" w:themeColor="text1"/>
          <w:sz w:val="22"/>
          <w:szCs w:val="22"/>
        </w:rPr>
        <w:t>上海派智</w:t>
      </w:r>
      <w:r w:rsidRPr="2DD37415">
        <w:rPr>
          <w:rFonts w:ascii="Arial Narrow" w:eastAsia="仿宋_GB2312" w:hAnsi="Arial Narrow" w:cs="Arial Unicode MS"/>
          <w:sz w:val="22"/>
          <w:szCs w:val="22"/>
        </w:rPr>
        <w:t>的数据均来源于</w:t>
      </w:r>
      <w:r w:rsidR="00D50B68" w:rsidRPr="2DD37415">
        <w:rPr>
          <w:rFonts w:ascii="仿宋" w:eastAsia="仿宋" w:hAnsi="仿宋"/>
          <w:color w:val="000000" w:themeColor="text1"/>
          <w:sz w:val="22"/>
          <w:szCs w:val="22"/>
        </w:rPr>
        <w:t>上海派智</w:t>
      </w:r>
      <w:r w:rsidRPr="2DD37415">
        <w:rPr>
          <w:rFonts w:ascii="Arial Narrow" w:eastAsia="仿宋_GB2312" w:hAnsi="Arial Narrow" w:cs="Arial Unicode MS"/>
          <w:sz w:val="22"/>
          <w:szCs w:val="22"/>
        </w:rPr>
        <w:t>所提供的文件或信息。</w:t>
      </w:r>
    </w:p>
    <w:p w14:paraId="72A7C840" w14:textId="77777777" w:rsidR="00AA4CA3" w:rsidRDefault="00F2093E">
      <w:pPr>
        <w:spacing w:beforeLines="50" w:before="163" w:afterLines="50" w:after="163" w:line="360" w:lineRule="auto"/>
        <w:ind w:firstLineChars="200" w:firstLine="440"/>
        <w:rPr>
          <w:rFonts w:ascii="Arial Narrow" w:eastAsia="仿宋_GB2312" w:hAnsi="Arial Narrow" w:cs="Arial Unicode MS"/>
          <w:sz w:val="22"/>
          <w:szCs w:val="22"/>
        </w:rPr>
      </w:pPr>
      <w:r>
        <w:rPr>
          <w:rFonts w:ascii="Arial Narrow" w:eastAsia="仿宋_GB2312" w:hAnsi="Arial Narrow" w:cs="Arial Unicode MS"/>
          <w:sz w:val="22"/>
          <w:szCs w:val="22"/>
        </w:rPr>
        <w:t>在本报告中，我们并未对任何消费税、增值税或其他国家及地方税的纳税义务（无论该纳税义务是否由我们的转让定价分析意见所引起）进行审查。</w:t>
      </w:r>
    </w:p>
    <w:p w14:paraId="29BA2C33" w14:textId="1284C410" w:rsidR="00AA4CA3" w:rsidRDefault="00F2093E">
      <w:pPr>
        <w:spacing w:beforeLines="50" w:before="163" w:afterLines="50" w:after="163" w:line="360" w:lineRule="auto"/>
        <w:ind w:firstLineChars="200" w:firstLine="440"/>
        <w:rPr>
          <w:rFonts w:ascii="Arial Narrow" w:eastAsia="仿宋_GB2312" w:hAnsi="Arial Narrow" w:cs="Arial Unicode MS"/>
          <w:sz w:val="22"/>
          <w:szCs w:val="22"/>
        </w:rPr>
      </w:pPr>
      <w:r w:rsidRPr="2DD37415">
        <w:rPr>
          <w:rFonts w:ascii="Arial Narrow" w:eastAsia="仿宋_GB2312" w:hAnsi="Arial Narrow" w:cs="Arial Unicode MS"/>
          <w:sz w:val="22"/>
          <w:szCs w:val="22"/>
        </w:rPr>
        <w:t>本报告是由立信根据截止于报告提交日由</w:t>
      </w:r>
      <w:r w:rsidR="00D50B68" w:rsidRPr="2DD37415">
        <w:rPr>
          <w:rFonts w:ascii="仿宋" w:eastAsia="仿宋" w:hAnsi="仿宋"/>
          <w:color w:val="000000" w:themeColor="text1"/>
          <w:sz w:val="22"/>
          <w:szCs w:val="22"/>
        </w:rPr>
        <w:t>上海派智</w:t>
      </w:r>
      <w:r w:rsidRPr="2DD37415">
        <w:rPr>
          <w:rFonts w:ascii="Arial Narrow" w:eastAsia="仿宋_GB2312" w:hAnsi="Arial Narrow" w:cs="Arial Unicode MS"/>
          <w:sz w:val="22"/>
          <w:szCs w:val="22"/>
        </w:rPr>
        <w:t>提供的相关事实而准备的。本报告以特定的事实和情况为基础，可能不适用于</w:t>
      </w:r>
      <w:r w:rsidR="00D50B68" w:rsidRPr="2DD37415">
        <w:rPr>
          <w:rFonts w:ascii="仿宋" w:eastAsia="仿宋" w:hAnsi="仿宋"/>
          <w:color w:val="000000" w:themeColor="text1"/>
          <w:sz w:val="22"/>
          <w:szCs w:val="22"/>
        </w:rPr>
        <w:t>上海派智</w:t>
      </w:r>
      <w:r w:rsidRPr="2DD37415">
        <w:rPr>
          <w:rFonts w:ascii="Arial Narrow" w:eastAsia="仿宋_GB2312" w:hAnsi="Arial Narrow" w:cs="Arial Unicode MS"/>
          <w:sz w:val="22"/>
          <w:szCs w:val="22"/>
        </w:rPr>
        <w:t>之外的第三方。我们在准备本报告时仅从与</w:t>
      </w:r>
      <w:r w:rsidR="00D50B68" w:rsidRPr="2DD37415">
        <w:rPr>
          <w:rFonts w:ascii="仿宋" w:eastAsia="仿宋" w:hAnsi="仿宋"/>
          <w:color w:val="000000" w:themeColor="text1"/>
          <w:sz w:val="22"/>
          <w:szCs w:val="22"/>
        </w:rPr>
        <w:t>上海派智</w:t>
      </w:r>
      <w:r w:rsidRPr="2DD37415">
        <w:rPr>
          <w:rFonts w:ascii="Arial Narrow" w:eastAsia="仿宋_GB2312" w:hAnsi="Arial Narrow" w:cs="Arial Unicode MS"/>
          <w:sz w:val="22"/>
          <w:szCs w:val="22"/>
        </w:rPr>
        <w:t>公司相关的问题角度出发，未计划或考虑将本报告提供给任何第三方使用。因此，立信及其合伙人、雇员和</w:t>
      </w:r>
      <w:r w:rsidRPr="2DD37415">
        <w:rPr>
          <w:rFonts w:ascii="Arial Narrow" w:eastAsia="仿宋_GB2312" w:hAnsi="Arial Narrow" w:cs="Arial Unicode MS"/>
          <w:sz w:val="22"/>
          <w:szCs w:val="22"/>
        </w:rPr>
        <w:t>/</w:t>
      </w:r>
      <w:r w:rsidRPr="2DD37415">
        <w:rPr>
          <w:rFonts w:ascii="Arial Narrow" w:eastAsia="仿宋_GB2312" w:hAnsi="Arial Narrow" w:cs="Arial Unicode MS"/>
          <w:sz w:val="22"/>
          <w:szCs w:val="22"/>
        </w:rPr>
        <w:t>或代理人将不会对任何第三方承担由此而引起的因违约或其它侵权行为（包括且不限于疏忽或违反法律义务的行为）而造成的任何损失、损害或费用的义务或责任。除非另有约定，立信及其任何参与本报告的人员均不会因为此报告而负有协助审计调查或举证的责任或义务。</w:t>
      </w:r>
    </w:p>
    <w:p w14:paraId="663E5832" w14:textId="0ECAFCC5" w:rsidR="00AA4CA3" w:rsidRDefault="00F2093E">
      <w:pPr>
        <w:spacing w:beforeLines="50" w:before="163" w:afterLines="50" w:after="163" w:line="360" w:lineRule="auto"/>
        <w:ind w:firstLineChars="200" w:firstLine="440"/>
        <w:rPr>
          <w:rFonts w:ascii="Arial Narrow" w:eastAsia="仿宋_GB2312" w:hAnsi="Arial Narrow" w:cs="Arial Unicode MS"/>
          <w:sz w:val="22"/>
          <w:szCs w:val="22"/>
        </w:rPr>
      </w:pPr>
      <w:r w:rsidRPr="2DD37415">
        <w:rPr>
          <w:rFonts w:ascii="Arial Narrow" w:eastAsia="仿宋_GB2312" w:hAnsi="Arial Narrow" w:cs="Arial Unicode MS"/>
          <w:sz w:val="22"/>
          <w:szCs w:val="22"/>
        </w:rPr>
        <w:t>本报告是依照</w:t>
      </w:r>
      <w:r w:rsidRPr="2DD37415">
        <w:rPr>
          <w:rFonts w:ascii="Arial Narrow" w:eastAsia="仿宋_GB2312" w:hAnsi="Arial Narrow" w:cs="Arial Unicode MS"/>
          <w:sz w:val="22"/>
          <w:szCs w:val="22"/>
        </w:rPr>
        <w:t>[2016]42</w:t>
      </w:r>
      <w:r w:rsidRPr="2DD37415">
        <w:rPr>
          <w:rFonts w:ascii="Arial Narrow" w:eastAsia="仿宋_GB2312" w:hAnsi="Arial Narrow" w:cs="Arial Unicode MS"/>
          <w:sz w:val="22"/>
          <w:szCs w:val="22"/>
        </w:rPr>
        <w:t>号公告第</w:t>
      </w:r>
      <w:r w:rsidRPr="2DD37415">
        <w:rPr>
          <w:rFonts w:ascii="Arial Narrow" w:eastAsia="仿宋_GB2312" w:hAnsi="Arial Narrow" w:cs="Arial Unicode MS"/>
          <w:sz w:val="22"/>
          <w:szCs w:val="22"/>
        </w:rPr>
        <w:t>14</w:t>
      </w:r>
      <w:r w:rsidRPr="2DD37415">
        <w:rPr>
          <w:rFonts w:ascii="Arial Narrow" w:eastAsia="仿宋_GB2312" w:hAnsi="Arial Narrow" w:cs="Arial Unicode MS"/>
          <w:sz w:val="22"/>
          <w:szCs w:val="22"/>
        </w:rPr>
        <w:t>条对同期资料的相关规定而准备，</w:t>
      </w:r>
      <w:r w:rsidR="000D6798" w:rsidRPr="2DD37415">
        <w:rPr>
          <w:rFonts w:ascii="仿宋" w:eastAsia="仿宋" w:hAnsi="仿宋"/>
          <w:color w:val="000000" w:themeColor="text1"/>
          <w:sz w:val="22"/>
          <w:szCs w:val="22"/>
        </w:rPr>
        <w:t>上海派智</w:t>
      </w:r>
      <w:r w:rsidRPr="2DD37415">
        <w:rPr>
          <w:rFonts w:ascii="Arial Narrow" w:eastAsia="仿宋_GB2312" w:hAnsi="Arial Narrow" w:cs="Arial Unicode MS"/>
          <w:sz w:val="22"/>
          <w:szCs w:val="22"/>
        </w:rPr>
        <w:t>可以在中国税务机关要求的情况下将本报告提交给中国税务机关。</w:t>
      </w:r>
    </w:p>
    <w:p w14:paraId="00CA74CC" w14:textId="77777777" w:rsidR="00AA4CA3" w:rsidRDefault="00F2093E">
      <w:pPr>
        <w:spacing w:beforeLines="50" w:before="163" w:afterLines="50" w:after="163" w:line="360" w:lineRule="auto"/>
        <w:ind w:firstLineChars="200" w:firstLine="440"/>
        <w:rPr>
          <w:rFonts w:ascii="Arial Narrow" w:eastAsia="仿宋_GB2312" w:hAnsi="Arial Narrow" w:cs="Arial Unicode MS"/>
          <w:sz w:val="22"/>
          <w:szCs w:val="22"/>
        </w:rPr>
      </w:pPr>
      <w:r>
        <w:rPr>
          <w:rFonts w:ascii="Arial Narrow" w:eastAsia="仿宋_GB2312" w:hAnsi="Arial Narrow" w:cs="Arial Unicode MS"/>
          <w:sz w:val="22"/>
          <w:szCs w:val="22"/>
        </w:rPr>
        <w:t>任何包括在我们的服务合同中的限制性条款将同样适用于本报告。</w:t>
      </w:r>
      <w:r>
        <w:rPr>
          <w:rFonts w:ascii="Arial Narrow" w:eastAsia="仿宋_GB2312" w:hAnsi="Arial Narrow" w:cs="Arial Unicode MS"/>
          <w:sz w:val="22"/>
          <w:szCs w:val="22"/>
        </w:rPr>
        <w:br w:type="page"/>
      </w:r>
    </w:p>
    <w:p w14:paraId="71EF6889" w14:textId="77777777" w:rsidR="00AA4CA3" w:rsidRDefault="00F2093E" w:rsidP="008755D6">
      <w:pPr>
        <w:pStyle w:val="ListParagraph1"/>
        <w:tabs>
          <w:tab w:val="left" w:pos="1866"/>
        </w:tabs>
        <w:spacing w:before="0" w:after="0"/>
        <w:ind w:left="0" w:right="0" w:firstLineChars="0" w:firstLine="0"/>
        <w:outlineLvl w:val="0"/>
        <w:rPr>
          <w:rFonts w:ascii="Arial Narrow" w:eastAsia="仿宋_GB2312" w:hAnsi="Arial Narrow" w:cs="Arial Unicode MS"/>
          <w:color w:val="4F6228" w:themeColor="accent3" w:themeShade="80"/>
          <w:sz w:val="28"/>
          <w:szCs w:val="22"/>
        </w:rPr>
      </w:pPr>
      <w:bookmarkStart w:id="585" w:name="_Hlk417659505"/>
      <w:bookmarkStart w:id="586" w:name="_Toc1079"/>
      <w:bookmarkStart w:id="587" w:name="_Toc13427"/>
      <w:bookmarkStart w:id="588" w:name="_Toc26814"/>
      <w:bookmarkStart w:id="589" w:name="_Toc522015185"/>
      <w:bookmarkStart w:id="590" w:name="_Toc110439064"/>
      <w:bookmarkStart w:id="591" w:name="_Toc28540"/>
      <w:bookmarkStart w:id="592" w:name="_Toc171075980"/>
      <w:r>
        <w:rPr>
          <w:rFonts w:ascii="Arial Narrow" w:eastAsia="仿宋_GB2312" w:hAnsi="Arial Narrow" w:cs="Arial Unicode MS"/>
          <w:color w:val="4F6228" w:themeColor="accent3" w:themeShade="80"/>
          <w:sz w:val="28"/>
          <w:szCs w:val="22"/>
        </w:rPr>
        <w:lastRenderedPageBreak/>
        <w:t>2</w:t>
      </w:r>
      <w:bookmarkEnd w:id="585"/>
      <w:r>
        <w:rPr>
          <w:rFonts w:ascii="Arial Narrow" w:eastAsia="仿宋_GB2312" w:hAnsi="Arial Narrow" w:cs="Arial Unicode MS"/>
          <w:color w:val="4F6228" w:themeColor="accent3" w:themeShade="80"/>
          <w:sz w:val="28"/>
          <w:szCs w:val="22"/>
        </w:rPr>
        <w:t>.</w:t>
      </w:r>
      <w:bookmarkEnd w:id="586"/>
      <w:r>
        <w:rPr>
          <w:rFonts w:ascii="Arial Narrow" w:eastAsia="仿宋_GB2312" w:hAnsi="Arial Narrow" w:cs="Arial Unicode MS"/>
          <w:color w:val="4F6228" w:themeColor="accent3" w:themeShade="80"/>
          <w:sz w:val="28"/>
          <w:szCs w:val="22"/>
        </w:rPr>
        <w:t>企业概况</w:t>
      </w:r>
      <w:bookmarkEnd w:id="587"/>
      <w:bookmarkEnd w:id="588"/>
      <w:bookmarkEnd w:id="589"/>
      <w:bookmarkEnd w:id="590"/>
      <w:bookmarkEnd w:id="591"/>
      <w:bookmarkEnd w:id="592"/>
      <w:r>
        <w:rPr>
          <w:rFonts w:ascii="Arial Narrow" w:eastAsia="仿宋_GB2312" w:hAnsi="Arial Narrow" w:cs="Arial Unicode MS"/>
          <w:color w:val="4F6228" w:themeColor="accent3" w:themeShade="80"/>
          <w:sz w:val="28"/>
          <w:szCs w:val="22"/>
        </w:rPr>
        <w:tab/>
      </w:r>
    </w:p>
    <w:p w14:paraId="088A32FB" w14:textId="77777777" w:rsidR="00AA4CA3" w:rsidRDefault="00F2093E">
      <w:pPr>
        <w:pStyle w:val="af9"/>
        <w:spacing w:before="163" w:after="163"/>
        <w:rPr>
          <w:rFonts w:ascii="Arial Narrow" w:eastAsia="仿宋_GB2312" w:hAnsi="Arial Narrow" w:cs="楷体"/>
          <w:b w:val="0"/>
          <w:bCs w:val="0"/>
          <w:i w:val="0"/>
          <w:color w:val="002060"/>
          <w:sz w:val="22"/>
          <w:szCs w:val="22"/>
        </w:rPr>
      </w:pPr>
      <w:bookmarkStart w:id="593" w:name="_Toc7619"/>
      <w:bookmarkStart w:id="594" w:name="_Toc2090"/>
      <w:bookmarkStart w:id="595" w:name="_Toc110439065"/>
      <w:bookmarkStart w:id="596" w:name="_Toc25850"/>
      <w:bookmarkStart w:id="597" w:name="_Toc171075981"/>
      <w:bookmarkStart w:id="598" w:name="_Toc522015187"/>
      <w:bookmarkStart w:id="599" w:name="_Toc23219"/>
      <w:r>
        <w:rPr>
          <w:rFonts w:ascii="Arial Narrow" w:eastAsia="仿宋_GB2312" w:hAnsi="Arial Narrow" w:cs="楷体"/>
          <w:b w:val="0"/>
          <w:bCs w:val="0"/>
          <w:i w:val="0"/>
          <w:color w:val="002060"/>
          <w:sz w:val="22"/>
          <w:szCs w:val="22"/>
        </w:rPr>
        <w:t>2.1.</w:t>
      </w:r>
      <w:r>
        <w:rPr>
          <w:rFonts w:ascii="Arial Narrow" w:eastAsia="仿宋_GB2312" w:hAnsi="Arial Narrow" w:cs="楷体" w:hint="eastAsia"/>
          <w:b w:val="0"/>
          <w:bCs w:val="0"/>
          <w:i w:val="0"/>
          <w:color w:val="002060"/>
          <w:sz w:val="22"/>
          <w:szCs w:val="22"/>
        </w:rPr>
        <w:t>集团</w:t>
      </w:r>
      <w:r>
        <w:rPr>
          <w:rFonts w:ascii="Arial Narrow" w:eastAsia="仿宋_GB2312" w:hAnsi="Arial Narrow" w:cs="楷体"/>
          <w:b w:val="0"/>
          <w:bCs w:val="0"/>
          <w:i w:val="0"/>
          <w:color w:val="002060"/>
          <w:sz w:val="22"/>
          <w:szCs w:val="22"/>
        </w:rPr>
        <w:t>概况</w:t>
      </w:r>
      <w:bookmarkEnd w:id="593"/>
      <w:bookmarkEnd w:id="594"/>
      <w:bookmarkEnd w:id="595"/>
      <w:bookmarkEnd w:id="596"/>
      <w:r>
        <w:rPr>
          <w:rStyle w:val="aff4"/>
          <w:rFonts w:ascii="Arial Narrow" w:eastAsia="仿宋_GB2312" w:hAnsi="Arial Narrow" w:cs="Arial Unicode MS"/>
          <w:color w:val="002060"/>
          <w:sz w:val="22"/>
          <w:szCs w:val="22"/>
        </w:rPr>
        <w:footnoteReference w:id="1"/>
      </w:r>
      <w:bookmarkEnd w:id="597"/>
    </w:p>
    <w:p w14:paraId="7F94C827" w14:textId="065EF57E" w:rsidR="00AA4CA3" w:rsidRDefault="00F2093E">
      <w:pPr>
        <w:spacing w:beforeLines="50" w:before="163" w:afterLines="50" w:after="163" w:line="360" w:lineRule="auto"/>
        <w:ind w:left="0" w:firstLineChars="200" w:firstLine="440"/>
        <w:rPr>
          <w:rFonts w:ascii="Arial Narrow" w:eastAsia="仿宋_GB2312" w:hAnsi="Arial Narrow" w:cs="Arial Unicode MS"/>
          <w:sz w:val="22"/>
          <w:szCs w:val="22"/>
        </w:rPr>
      </w:pPr>
      <w:r>
        <w:rPr>
          <w:rFonts w:ascii="Arial Narrow" w:eastAsia="仿宋_GB2312" w:hAnsi="Arial Narrow" w:cs="Arial Unicode MS" w:hint="eastAsia"/>
          <w:sz w:val="22"/>
          <w:szCs w:val="22"/>
        </w:rPr>
        <w:t>派智能源是以锂电池制造为基础的高科技企业，公司始创于</w:t>
      </w:r>
      <w:r>
        <w:rPr>
          <w:rFonts w:ascii="Arial Narrow" w:eastAsia="仿宋_GB2312" w:hAnsi="Arial Narrow" w:cs="Arial Unicode MS" w:hint="eastAsia"/>
          <w:sz w:val="22"/>
          <w:szCs w:val="22"/>
        </w:rPr>
        <w:t>2004</w:t>
      </w:r>
      <w:r>
        <w:rPr>
          <w:rFonts w:ascii="Arial Narrow" w:eastAsia="仿宋_GB2312" w:hAnsi="Arial Narrow" w:cs="Arial Unicode MS" w:hint="eastAsia"/>
          <w:sz w:val="22"/>
          <w:szCs w:val="22"/>
        </w:rPr>
        <w:t>年，经过</w:t>
      </w:r>
      <w:r>
        <w:rPr>
          <w:rFonts w:ascii="Arial Narrow" w:eastAsia="仿宋_GB2312" w:hAnsi="Arial Narrow" w:cs="Arial Unicode MS" w:hint="eastAsia"/>
          <w:sz w:val="22"/>
          <w:szCs w:val="22"/>
        </w:rPr>
        <w:t>1</w:t>
      </w:r>
      <w:r>
        <w:rPr>
          <w:rFonts w:ascii="Arial Narrow" w:eastAsia="仿宋_GB2312" w:hAnsi="Arial Narrow" w:cs="Arial Unicode MS"/>
          <w:sz w:val="22"/>
          <w:szCs w:val="22"/>
        </w:rPr>
        <w:t>9</w:t>
      </w:r>
      <w:r>
        <w:rPr>
          <w:rFonts w:ascii="Arial Narrow" w:eastAsia="仿宋_GB2312" w:hAnsi="Arial Narrow" w:cs="Arial Unicode MS" w:hint="eastAsia"/>
          <w:sz w:val="22"/>
          <w:szCs w:val="22"/>
        </w:rPr>
        <w:t>年的行业积淀。公司已经发展布局了：总部上海派智，山东派智电子，越南派智以及山东派智新能源</w:t>
      </w:r>
      <w:r>
        <w:rPr>
          <w:rFonts w:ascii="Arial Narrow" w:eastAsia="仿宋_GB2312" w:hAnsi="Arial Narrow" w:cs="Arial Unicode MS" w:hint="eastAsia"/>
          <w:sz w:val="22"/>
          <w:szCs w:val="22"/>
        </w:rPr>
        <w:t>4</w:t>
      </w:r>
      <w:r>
        <w:rPr>
          <w:rFonts w:ascii="Arial Narrow" w:eastAsia="仿宋_GB2312" w:hAnsi="Arial Narrow" w:cs="Arial Unicode MS" w:hint="eastAsia"/>
          <w:sz w:val="22"/>
          <w:szCs w:val="22"/>
        </w:rPr>
        <w:t>个主要工厂。在境外成立了美国和荷兰子公司，同时</w:t>
      </w:r>
      <w:r>
        <w:rPr>
          <w:rFonts w:ascii="Arial Narrow" w:eastAsia="仿宋_GB2312" w:hAnsi="Arial Narrow" w:cs="Arial Unicode MS" w:hint="eastAsia"/>
          <w:sz w:val="22"/>
          <w:szCs w:val="22"/>
        </w:rPr>
        <w:t>2022</w:t>
      </w:r>
      <w:r>
        <w:rPr>
          <w:rFonts w:ascii="Arial Narrow" w:eastAsia="仿宋_GB2312" w:hAnsi="Arial Narrow" w:cs="Arial Unicode MS" w:hint="eastAsia"/>
          <w:sz w:val="22"/>
          <w:szCs w:val="22"/>
        </w:rPr>
        <w:t>年在匈牙利新设立了锂电池生产线。公司目前全球员工约</w:t>
      </w:r>
      <w:r>
        <w:rPr>
          <w:rFonts w:ascii="Arial Narrow" w:eastAsia="仿宋_GB2312" w:hAnsi="Arial Narrow" w:cs="Arial Unicode MS" w:hint="eastAsia"/>
          <w:sz w:val="22"/>
          <w:szCs w:val="22"/>
        </w:rPr>
        <w:t>1000</w:t>
      </w:r>
      <w:r>
        <w:rPr>
          <w:rFonts w:ascii="Arial Narrow" w:eastAsia="仿宋_GB2312" w:hAnsi="Arial Narrow" w:cs="Arial Unicode MS" w:hint="eastAsia"/>
          <w:sz w:val="22"/>
          <w:szCs w:val="22"/>
        </w:rPr>
        <w:t>名，年产能</w:t>
      </w:r>
      <w:r>
        <w:rPr>
          <w:rFonts w:ascii="Arial Narrow" w:eastAsia="仿宋_GB2312" w:hAnsi="Arial Narrow" w:cs="Arial Unicode MS" w:hint="eastAsia"/>
          <w:sz w:val="22"/>
          <w:szCs w:val="22"/>
        </w:rPr>
        <w:t>1.82Gwh</w:t>
      </w:r>
      <w:r>
        <w:rPr>
          <w:rFonts w:ascii="Arial Narrow" w:eastAsia="仿宋_GB2312" w:hAnsi="Arial Narrow" w:cs="Arial Unicode MS" w:hint="eastAsia"/>
          <w:sz w:val="22"/>
          <w:szCs w:val="22"/>
        </w:rPr>
        <w:t>。</w:t>
      </w:r>
    </w:p>
    <w:p w14:paraId="09CF737C" w14:textId="77777777" w:rsidR="00AA4CA3" w:rsidRDefault="00F2093E">
      <w:pPr>
        <w:spacing w:beforeLines="50" w:before="163" w:afterLines="50" w:after="163" w:line="360" w:lineRule="auto"/>
        <w:ind w:left="0" w:firstLineChars="200" w:firstLine="440"/>
        <w:rPr>
          <w:rFonts w:ascii="Arial Narrow" w:eastAsia="仿宋_GB2312" w:hAnsi="Arial Narrow" w:cs="Arial Unicode MS"/>
          <w:sz w:val="22"/>
          <w:szCs w:val="22"/>
        </w:rPr>
      </w:pPr>
      <w:r>
        <w:rPr>
          <w:rFonts w:ascii="Arial Narrow" w:eastAsia="仿宋_GB2312" w:hAnsi="Arial Narrow" w:cs="Arial Unicode MS" w:hint="eastAsia"/>
          <w:sz w:val="22"/>
          <w:szCs w:val="22"/>
        </w:rPr>
        <w:t>业务涵盖</w:t>
      </w:r>
      <w:r>
        <w:rPr>
          <w:rFonts w:ascii="Arial Narrow" w:eastAsia="仿宋_GB2312" w:hAnsi="Arial Narrow" w:cs="Arial Unicode MS" w:hint="eastAsia"/>
          <w:sz w:val="22"/>
          <w:szCs w:val="22"/>
        </w:rPr>
        <w:t>3C</w:t>
      </w:r>
      <w:r>
        <w:rPr>
          <w:rFonts w:ascii="Arial Narrow" w:eastAsia="仿宋_GB2312" w:hAnsi="Arial Narrow" w:cs="Arial Unicode MS" w:hint="eastAsia"/>
          <w:sz w:val="22"/>
          <w:szCs w:val="22"/>
        </w:rPr>
        <w:t>、智能吸尘器、电动自行车、电动摩托车、储能等多个领域，致力于为全球客户带来先进的能源解决方案。</w:t>
      </w:r>
      <w:r>
        <w:rPr>
          <w:rFonts w:ascii="Arial Narrow" w:eastAsia="仿宋_GB2312" w:hAnsi="Arial Narrow" w:cs="Arial Unicode MS" w:hint="eastAsia"/>
          <w:sz w:val="22"/>
          <w:szCs w:val="22"/>
        </w:rPr>
        <w:t xml:space="preserve"> </w:t>
      </w:r>
    </w:p>
    <w:p w14:paraId="768E2480" w14:textId="77777777" w:rsidR="00AA4CA3" w:rsidRDefault="00F2093E">
      <w:pPr>
        <w:pStyle w:val="af9"/>
        <w:spacing w:before="163" w:after="163"/>
        <w:rPr>
          <w:rFonts w:ascii="Arial Narrow" w:eastAsia="仿宋_GB2312" w:hAnsi="Arial Narrow" w:cs="楷体"/>
          <w:b w:val="0"/>
          <w:bCs w:val="0"/>
          <w:i w:val="0"/>
          <w:color w:val="002060"/>
          <w:sz w:val="22"/>
          <w:szCs w:val="22"/>
        </w:rPr>
      </w:pPr>
      <w:bookmarkStart w:id="600" w:name="_Toc557"/>
      <w:bookmarkStart w:id="601" w:name="_Toc1135"/>
      <w:bookmarkStart w:id="602" w:name="_Toc9638"/>
      <w:bookmarkStart w:id="603" w:name="_Toc110439066"/>
      <w:bookmarkStart w:id="604" w:name="_Toc171075982"/>
      <w:r>
        <w:rPr>
          <w:rFonts w:ascii="Arial Narrow" w:eastAsia="仿宋_GB2312" w:hAnsi="Arial Narrow" w:cs="楷体"/>
          <w:b w:val="0"/>
          <w:bCs w:val="0"/>
          <w:i w:val="0"/>
          <w:color w:val="002060"/>
          <w:sz w:val="22"/>
          <w:szCs w:val="22"/>
        </w:rPr>
        <w:t>2.2.</w:t>
      </w:r>
      <w:bookmarkEnd w:id="598"/>
      <w:bookmarkEnd w:id="599"/>
      <w:r>
        <w:rPr>
          <w:rFonts w:ascii="Arial Narrow" w:eastAsia="仿宋_GB2312" w:hAnsi="Arial Narrow" w:cs="楷体"/>
          <w:b w:val="0"/>
          <w:bCs w:val="0"/>
          <w:i w:val="0"/>
          <w:color w:val="002060"/>
          <w:sz w:val="22"/>
          <w:szCs w:val="22"/>
        </w:rPr>
        <w:t>公司</w:t>
      </w:r>
      <w:r>
        <w:rPr>
          <w:rFonts w:ascii="Arial Narrow" w:eastAsia="仿宋_GB2312" w:hAnsi="Arial Narrow" w:cs="楷体" w:hint="eastAsia"/>
          <w:b w:val="0"/>
          <w:bCs w:val="0"/>
          <w:i w:val="0"/>
          <w:color w:val="002060"/>
          <w:sz w:val="22"/>
          <w:szCs w:val="22"/>
        </w:rPr>
        <w:t>概况</w:t>
      </w:r>
      <w:bookmarkEnd w:id="600"/>
      <w:bookmarkEnd w:id="601"/>
      <w:bookmarkEnd w:id="602"/>
      <w:bookmarkEnd w:id="603"/>
      <w:bookmarkEnd w:id="604"/>
    </w:p>
    <w:p w14:paraId="461B3524" w14:textId="77777777" w:rsidR="00AA4CA3" w:rsidRDefault="00F2093E">
      <w:pPr>
        <w:pStyle w:val="af4"/>
        <w:spacing w:before="163" w:after="163"/>
        <w:rPr>
          <w:rFonts w:ascii="Arial Narrow" w:eastAsia="仿宋_GB2312" w:hAnsi="Arial Narrow" w:cs="楷体"/>
          <w:b w:val="0"/>
          <w:i w:val="0"/>
          <w:color w:val="002060"/>
          <w:sz w:val="22"/>
          <w:szCs w:val="22"/>
        </w:rPr>
      </w:pPr>
      <w:bookmarkStart w:id="605" w:name="_Toc20450"/>
      <w:bookmarkStart w:id="606" w:name="_Toc110439067"/>
      <w:bookmarkStart w:id="607" w:name="_Toc13357"/>
      <w:bookmarkStart w:id="608" w:name="_Toc25557"/>
      <w:r>
        <w:rPr>
          <w:rFonts w:ascii="Arial Narrow" w:eastAsia="仿宋_GB2312" w:hAnsi="Arial Narrow" w:cs="楷体"/>
          <w:b w:val="0"/>
          <w:i w:val="0"/>
          <w:color w:val="002060"/>
          <w:sz w:val="22"/>
          <w:szCs w:val="22"/>
        </w:rPr>
        <w:t>2.2.1.</w:t>
      </w:r>
      <w:r>
        <w:rPr>
          <w:rFonts w:ascii="Arial Narrow" w:eastAsia="仿宋_GB2312" w:hAnsi="Arial Narrow" w:cs="楷体"/>
          <w:b w:val="0"/>
          <w:i w:val="0"/>
          <w:color w:val="002060"/>
          <w:sz w:val="22"/>
          <w:szCs w:val="22"/>
        </w:rPr>
        <w:t>公司</w:t>
      </w:r>
      <w:r>
        <w:rPr>
          <w:rFonts w:ascii="Arial Narrow" w:eastAsia="仿宋_GB2312" w:hAnsi="Arial Narrow" w:cs="楷体" w:hint="eastAsia"/>
          <w:b w:val="0"/>
          <w:i w:val="0"/>
          <w:color w:val="002060"/>
          <w:sz w:val="22"/>
          <w:szCs w:val="22"/>
        </w:rPr>
        <w:t>基本信息</w:t>
      </w:r>
      <w:bookmarkEnd w:id="605"/>
      <w:bookmarkEnd w:id="606"/>
      <w:bookmarkEnd w:id="607"/>
      <w:bookmarkEnd w:id="608"/>
    </w:p>
    <w:p w14:paraId="1CD27C9F" w14:textId="7D65B0EA" w:rsidR="00AA4CA3" w:rsidRDefault="001547F8" w:rsidP="001547F8">
      <w:pPr>
        <w:spacing w:beforeLines="50" w:before="163" w:afterLines="50" w:after="163" w:line="360" w:lineRule="auto"/>
        <w:ind w:firstLineChars="200" w:firstLine="440"/>
        <w:rPr>
          <w:rFonts w:ascii="Arial Narrow" w:eastAsia="仿宋_GB2312" w:hAnsi="Arial Narrow" w:cs="Arial Unicode MS"/>
          <w:sz w:val="22"/>
          <w:szCs w:val="22"/>
        </w:rPr>
      </w:pPr>
      <w:r w:rsidRPr="2DD37415">
        <w:rPr>
          <w:rFonts w:ascii="Arial Narrow" w:eastAsia="仿宋_GB2312" w:hAnsi="Arial Narrow" w:cs="Arial Unicode MS"/>
          <w:sz w:val="22"/>
          <w:szCs w:val="22"/>
        </w:rPr>
        <w:t>上海派智成立于</w:t>
      </w:r>
      <w:r w:rsidRPr="2DD37415">
        <w:rPr>
          <w:rFonts w:ascii="Arial Narrow" w:eastAsia="仿宋_GB2312" w:hAnsi="Arial Narrow" w:cs="Arial Unicode MS"/>
          <w:sz w:val="22"/>
          <w:szCs w:val="22"/>
        </w:rPr>
        <w:t>2015</w:t>
      </w:r>
      <w:r w:rsidRPr="2DD37415">
        <w:rPr>
          <w:rFonts w:ascii="Arial Narrow" w:eastAsia="仿宋_GB2312" w:hAnsi="Arial Narrow" w:cs="Arial Unicode MS"/>
          <w:sz w:val="22"/>
          <w:szCs w:val="22"/>
        </w:rPr>
        <w:t>年</w:t>
      </w:r>
      <w:r w:rsidRPr="2DD37415">
        <w:rPr>
          <w:rFonts w:ascii="Arial Narrow" w:eastAsia="仿宋_GB2312" w:hAnsi="Arial Narrow" w:cs="Arial Unicode MS"/>
          <w:sz w:val="22"/>
          <w:szCs w:val="22"/>
        </w:rPr>
        <w:t>02</w:t>
      </w:r>
      <w:r w:rsidRPr="2DD37415">
        <w:rPr>
          <w:rFonts w:ascii="Arial Narrow" w:eastAsia="仿宋_GB2312" w:hAnsi="Arial Narrow" w:cs="Arial Unicode MS"/>
          <w:sz w:val="22"/>
          <w:szCs w:val="22"/>
        </w:rPr>
        <w:t>月</w:t>
      </w:r>
      <w:r w:rsidRPr="2DD37415">
        <w:rPr>
          <w:rFonts w:ascii="Arial Narrow" w:eastAsia="仿宋_GB2312" w:hAnsi="Arial Narrow" w:cs="Arial Unicode MS"/>
          <w:sz w:val="22"/>
          <w:szCs w:val="22"/>
        </w:rPr>
        <w:t>09</w:t>
      </w:r>
      <w:r w:rsidRPr="2DD37415">
        <w:rPr>
          <w:rFonts w:ascii="Arial Narrow" w:eastAsia="仿宋_GB2312" w:hAnsi="Arial Narrow" w:cs="Arial Unicode MS"/>
          <w:sz w:val="22"/>
          <w:szCs w:val="22"/>
        </w:rPr>
        <w:t>日，经营期限为无固定期限。公司主要从事锂电池相关的研发及制造。截至</w:t>
      </w:r>
      <w:r w:rsidRPr="2DD37415">
        <w:rPr>
          <w:rFonts w:ascii="Arial Narrow" w:eastAsia="仿宋_GB2312" w:hAnsi="Arial Narrow" w:cs="Arial Unicode MS"/>
          <w:sz w:val="22"/>
          <w:szCs w:val="22"/>
        </w:rPr>
        <w:t>2023</w:t>
      </w:r>
      <w:r w:rsidRPr="2DD37415">
        <w:rPr>
          <w:rFonts w:ascii="Arial Narrow" w:eastAsia="仿宋_GB2312" w:hAnsi="Arial Narrow" w:cs="Arial Unicode MS"/>
          <w:sz w:val="22"/>
          <w:szCs w:val="22"/>
        </w:rPr>
        <w:t>年</w:t>
      </w:r>
      <w:r w:rsidRPr="2DD37415">
        <w:rPr>
          <w:rFonts w:ascii="Arial Narrow" w:eastAsia="仿宋_GB2312" w:hAnsi="Arial Narrow" w:cs="Arial Unicode MS"/>
          <w:sz w:val="22"/>
          <w:szCs w:val="22"/>
        </w:rPr>
        <w:t>12</w:t>
      </w:r>
      <w:r w:rsidRPr="2DD37415">
        <w:rPr>
          <w:rFonts w:ascii="Arial Narrow" w:eastAsia="仿宋_GB2312" w:hAnsi="Arial Narrow" w:cs="Arial Unicode MS"/>
          <w:sz w:val="22"/>
          <w:szCs w:val="22"/>
        </w:rPr>
        <w:t>月</w:t>
      </w:r>
      <w:r w:rsidRPr="2DD37415">
        <w:rPr>
          <w:rFonts w:ascii="Arial Narrow" w:eastAsia="仿宋_GB2312" w:hAnsi="Arial Narrow" w:cs="Arial Unicode MS"/>
          <w:sz w:val="22"/>
          <w:szCs w:val="22"/>
        </w:rPr>
        <w:t>31</w:t>
      </w:r>
      <w:r w:rsidRPr="2DD37415">
        <w:rPr>
          <w:rFonts w:ascii="Arial Narrow" w:eastAsia="仿宋_GB2312" w:hAnsi="Arial Narrow" w:cs="Arial Unicode MS"/>
          <w:sz w:val="22"/>
          <w:szCs w:val="22"/>
        </w:rPr>
        <w:t>日，公司注册资本为人民币</w:t>
      </w:r>
      <w:r w:rsidRPr="2DD37415">
        <w:rPr>
          <w:rFonts w:ascii="Arial Narrow" w:eastAsia="仿宋_GB2312" w:hAnsi="Arial Narrow" w:cs="Arial Unicode MS"/>
          <w:sz w:val="22"/>
          <w:szCs w:val="22"/>
        </w:rPr>
        <w:t>9,415</w:t>
      </w:r>
      <w:r w:rsidRPr="2DD37415">
        <w:rPr>
          <w:rFonts w:ascii="Arial Narrow" w:eastAsia="仿宋_GB2312" w:hAnsi="Arial Narrow" w:cs="Arial Unicode MS"/>
          <w:sz w:val="22"/>
          <w:szCs w:val="22"/>
        </w:rPr>
        <w:t>万元。</w:t>
      </w:r>
    </w:p>
    <w:p w14:paraId="3BCC8A45" w14:textId="105FD4F7" w:rsidR="00AA4CA3" w:rsidRDefault="001547F8" w:rsidP="2DD37415">
      <w:pPr>
        <w:spacing w:beforeLines="50" w:before="163" w:afterLines="50" w:after="163" w:line="360" w:lineRule="auto"/>
        <w:ind w:left="0" w:firstLineChars="200" w:firstLine="440"/>
        <w:rPr>
          <w:rFonts w:ascii="Arial Narrow" w:eastAsia="仿宋_GB2312" w:hAnsi="Arial Narrow" w:cs="Arial Unicode MS"/>
          <w:sz w:val="22"/>
          <w:szCs w:val="22"/>
        </w:rPr>
      </w:pPr>
      <w:r w:rsidRPr="2DD37415">
        <w:rPr>
          <w:rFonts w:ascii="Arial Narrow" w:eastAsia="仿宋_GB2312" w:hAnsi="Arial Narrow" w:cs="Arial Unicode MS"/>
          <w:sz w:val="22"/>
          <w:szCs w:val="22"/>
        </w:rPr>
        <w:t>上海派智</w:t>
      </w:r>
      <w:r w:rsidR="00F2093E" w:rsidRPr="2DD37415">
        <w:rPr>
          <w:rFonts w:ascii="Arial Narrow" w:eastAsia="仿宋_GB2312" w:hAnsi="Arial Narrow" w:cs="Arial Unicode MS"/>
          <w:sz w:val="22"/>
          <w:szCs w:val="22"/>
        </w:rPr>
        <w:t>的基本信息详见下表。</w:t>
      </w:r>
    </w:p>
    <w:p w14:paraId="30E14652" w14:textId="0138A046" w:rsidR="00AA4CA3" w:rsidRDefault="00F2093E" w:rsidP="2DD37415">
      <w:pPr>
        <w:pStyle w:val="a3"/>
        <w:ind w:left="420" w:hanging="420"/>
        <w:jc w:val="center"/>
        <w:rPr>
          <w:rFonts w:ascii="Arial Narrow" w:eastAsia="仿宋_GB2312" w:hAnsi="Arial Narrow"/>
          <w:sz w:val="22"/>
          <w:szCs w:val="22"/>
        </w:rPr>
      </w:pPr>
      <w:r w:rsidRPr="2DD37415">
        <w:rPr>
          <w:rFonts w:ascii="Arial Narrow" w:eastAsia="仿宋_GB2312" w:hAnsi="Arial Narrow"/>
          <w:sz w:val="22"/>
          <w:szCs w:val="22"/>
        </w:rPr>
        <w:t>图表</w:t>
      </w:r>
      <w:r w:rsidRPr="2DD37415">
        <w:rPr>
          <w:rFonts w:ascii="Arial Narrow" w:eastAsia="仿宋_GB2312" w:hAnsi="Arial Narrow"/>
          <w:sz w:val="22"/>
          <w:szCs w:val="22"/>
        </w:rPr>
        <w:t xml:space="preserve"> </w:t>
      </w:r>
      <w:r w:rsidRPr="2DD37415">
        <w:rPr>
          <w:rFonts w:ascii="Arial Narrow" w:eastAsia="仿宋_GB2312" w:hAnsi="Arial Narrow"/>
          <w:sz w:val="22"/>
          <w:szCs w:val="22"/>
        </w:rPr>
        <w:fldChar w:fldCharType="begin"/>
      </w:r>
      <w:r w:rsidRPr="2DD37415">
        <w:rPr>
          <w:rFonts w:ascii="Arial Narrow" w:eastAsia="仿宋_GB2312" w:hAnsi="Arial Narrow"/>
          <w:sz w:val="22"/>
          <w:szCs w:val="22"/>
        </w:rPr>
        <w:instrText xml:space="preserve"> SEQ </w:instrText>
      </w:r>
      <w:r w:rsidRPr="2DD37415">
        <w:rPr>
          <w:rFonts w:ascii="Arial Narrow" w:eastAsia="仿宋_GB2312" w:hAnsi="Arial Narrow"/>
          <w:sz w:val="22"/>
          <w:szCs w:val="22"/>
        </w:rPr>
        <w:instrText>图表</w:instrText>
      </w:r>
      <w:r w:rsidRPr="2DD37415">
        <w:rPr>
          <w:rFonts w:ascii="Arial Narrow" w:eastAsia="仿宋_GB2312" w:hAnsi="Arial Narrow"/>
          <w:sz w:val="22"/>
          <w:szCs w:val="22"/>
        </w:rPr>
        <w:instrText xml:space="preserve"> \* ARABIC </w:instrText>
      </w:r>
      <w:r w:rsidRPr="2DD37415">
        <w:rPr>
          <w:rFonts w:ascii="Arial Narrow" w:eastAsia="仿宋_GB2312" w:hAnsi="Arial Narrow"/>
          <w:sz w:val="22"/>
          <w:szCs w:val="22"/>
        </w:rPr>
        <w:fldChar w:fldCharType="separate"/>
      </w:r>
      <w:r w:rsidR="00843673" w:rsidRPr="2DD37415">
        <w:rPr>
          <w:rFonts w:ascii="Arial Narrow" w:eastAsia="仿宋_GB2312" w:hAnsi="Arial Narrow"/>
          <w:noProof/>
          <w:sz w:val="22"/>
          <w:szCs w:val="22"/>
        </w:rPr>
        <w:t>2</w:t>
      </w:r>
      <w:r w:rsidRPr="2DD37415">
        <w:rPr>
          <w:rFonts w:ascii="Arial Narrow" w:eastAsia="仿宋_GB2312" w:hAnsi="Arial Narrow"/>
          <w:sz w:val="22"/>
          <w:szCs w:val="22"/>
        </w:rPr>
        <w:fldChar w:fldCharType="end"/>
      </w:r>
      <w:r w:rsidRPr="2DD37415">
        <w:rPr>
          <w:rFonts w:ascii="Arial Narrow" w:eastAsia="仿宋_GB2312" w:hAnsi="Arial Narrow"/>
          <w:sz w:val="22"/>
          <w:szCs w:val="22"/>
        </w:rPr>
        <w:t>：</w:t>
      </w:r>
      <w:r w:rsidR="001547F8" w:rsidRPr="2DD37415">
        <w:rPr>
          <w:rFonts w:ascii="Arial Narrow" w:eastAsia="仿宋_GB2312" w:hAnsi="Arial Narrow"/>
          <w:sz w:val="22"/>
          <w:szCs w:val="22"/>
        </w:rPr>
        <w:t>上海派智</w:t>
      </w:r>
      <w:r w:rsidRPr="2DD37415">
        <w:rPr>
          <w:rFonts w:ascii="Arial Narrow" w:eastAsia="仿宋_GB2312" w:hAnsi="Arial Narrow"/>
          <w:sz w:val="22"/>
          <w:szCs w:val="22"/>
        </w:rPr>
        <w:t>基本信息</w:t>
      </w:r>
    </w:p>
    <w:tbl>
      <w:tblPr>
        <w:tblW w:w="818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55"/>
        <w:gridCol w:w="6029"/>
      </w:tblGrid>
      <w:tr w:rsidR="00AA4CA3" w14:paraId="5E7C7811" w14:textId="77777777" w:rsidTr="2DD37415">
        <w:trPr>
          <w:trHeight w:hRule="exact" w:val="454"/>
        </w:trPr>
        <w:tc>
          <w:tcPr>
            <w:tcW w:w="2155" w:type="dxa"/>
            <w:shd w:val="clear" w:color="auto" w:fill="002060"/>
            <w:vAlign w:val="center"/>
          </w:tcPr>
          <w:p w14:paraId="4D5375AE" w14:textId="77777777" w:rsidR="00AA4CA3" w:rsidRDefault="00F2093E">
            <w:pPr>
              <w:widowControl w:val="0"/>
              <w:snapToGrid w:val="0"/>
              <w:spacing w:before="0" w:after="0"/>
              <w:ind w:left="0" w:right="0"/>
              <w:rPr>
                <w:rFonts w:ascii="Arial Narrow" w:eastAsia="仿宋_GB2312" w:hAnsi="Arial Narrow" w:cs="Arial"/>
                <w:b/>
                <w:color w:val="FFFFFF" w:themeColor="background1"/>
                <w:kern w:val="2"/>
                <w:sz w:val="22"/>
                <w:szCs w:val="22"/>
              </w:rPr>
            </w:pPr>
            <w:r>
              <w:rPr>
                <w:rFonts w:ascii="Arial Narrow" w:eastAsia="仿宋_GB2312" w:hAnsi="Arial Narrow" w:cs="Arial"/>
                <w:b/>
                <w:color w:val="FFFFFF" w:themeColor="background1"/>
                <w:kern w:val="2"/>
                <w:sz w:val="22"/>
                <w:szCs w:val="22"/>
              </w:rPr>
              <w:t>公司名称</w:t>
            </w:r>
          </w:p>
        </w:tc>
        <w:tc>
          <w:tcPr>
            <w:tcW w:w="6029" w:type="dxa"/>
            <w:vAlign w:val="center"/>
          </w:tcPr>
          <w:p w14:paraId="15D66F67" w14:textId="3601EB07" w:rsidR="00AA4CA3" w:rsidRDefault="001547F8">
            <w:pPr>
              <w:spacing w:before="0" w:after="0"/>
              <w:ind w:left="0" w:right="0"/>
              <w:rPr>
                <w:rFonts w:ascii="Arial Narrow" w:eastAsia="仿宋_GB2312" w:hAnsi="Arial Narrow" w:cs="楷体"/>
                <w:color w:val="000000"/>
                <w:sz w:val="22"/>
                <w:szCs w:val="22"/>
              </w:rPr>
            </w:pPr>
            <w:r w:rsidRPr="2DD37415">
              <w:rPr>
                <w:rFonts w:ascii="Arial Narrow" w:eastAsia="仿宋_GB2312" w:hAnsi="Arial Narrow" w:cs="楷体"/>
                <w:color w:val="000000" w:themeColor="text1"/>
                <w:sz w:val="22"/>
                <w:szCs w:val="22"/>
              </w:rPr>
              <w:t>上海派智能源股份有限公司</w:t>
            </w:r>
          </w:p>
        </w:tc>
      </w:tr>
      <w:tr w:rsidR="00AA4CA3" w14:paraId="321A86F4" w14:textId="77777777" w:rsidTr="2DD37415">
        <w:trPr>
          <w:trHeight w:hRule="exact" w:val="454"/>
        </w:trPr>
        <w:tc>
          <w:tcPr>
            <w:tcW w:w="2155" w:type="dxa"/>
            <w:shd w:val="clear" w:color="auto" w:fill="002060"/>
            <w:vAlign w:val="center"/>
          </w:tcPr>
          <w:p w14:paraId="6817001C" w14:textId="77777777" w:rsidR="00AA4CA3" w:rsidRDefault="00F2093E">
            <w:pPr>
              <w:widowControl w:val="0"/>
              <w:snapToGrid w:val="0"/>
              <w:spacing w:before="0" w:after="0"/>
              <w:ind w:left="0" w:right="0"/>
              <w:rPr>
                <w:rFonts w:ascii="Arial Narrow" w:eastAsia="仿宋_GB2312" w:hAnsi="Arial Narrow" w:cs="Arial"/>
                <w:b/>
                <w:color w:val="FFFFFF" w:themeColor="background1"/>
                <w:kern w:val="2"/>
                <w:sz w:val="22"/>
                <w:szCs w:val="22"/>
              </w:rPr>
            </w:pPr>
            <w:r>
              <w:rPr>
                <w:rFonts w:ascii="Arial Narrow" w:eastAsia="仿宋_GB2312" w:hAnsi="Arial Narrow" w:cs="Arial"/>
                <w:b/>
                <w:color w:val="FFFFFF" w:themeColor="background1"/>
                <w:kern w:val="2"/>
                <w:sz w:val="22"/>
                <w:szCs w:val="22"/>
              </w:rPr>
              <w:t>经营地址</w:t>
            </w:r>
          </w:p>
        </w:tc>
        <w:tc>
          <w:tcPr>
            <w:tcW w:w="6029" w:type="dxa"/>
            <w:vAlign w:val="center"/>
          </w:tcPr>
          <w:p w14:paraId="556C2D81" w14:textId="52702600" w:rsidR="00AA4CA3" w:rsidRPr="001547F8" w:rsidRDefault="001547F8" w:rsidP="2DD37415">
            <w:pPr>
              <w:spacing w:before="0" w:after="0"/>
              <w:ind w:left="0" w:right="0"/>
              <w:rPr>
                <w:rFonts w:ascii="Arial Narrow" w:eastAsia="仿宋_GB2312" w:hAnsi="Arial Narrow" w:cs="楷体"/>
                <w:color w:val="000000" w:themeColor="text1"/>
                <w:sz w:val="22"/>
                <w:szCs w:val="22"/>
              </w:rPr>
            </w:pPr>
            <w:r w:rsidRPr="2DD37415">
              <w:rPr>
                <w:rFonts w:ascii="Arial Narrow" w:eastAsia="仿宋_GB2312" w:hAnsi="Arial Narrow" w:cs="楷体"/>
                <w:color w:val="000000" w:themeColor="text1"/>
                <w:sz w:val="22"/>
                <w:szCs w:val="22"/>
              </w:rPr>
              <w:t>上海市奉贤区青村镇光明金钱公路</w:t>
            </w:r>
            <w:r w:rsidRPr="2DD37415">
              <w:rPr>
                <w:rFonts w:ascii="Arial Narrow" w:eastAsia="仿宋_GB2312" w:hAnsi="Arial Narrow" w:cs="楷体"/>
                <w:color w:val="000000" w:themeColor="text1"/>
                <w:sz w:val="22"/>
                <w:szCs w:val="22"/>
              </w:rPr>
              <w:t>3492</w:t>
            </w:r>
            <w:r w:rsidRPr="2DD37415">
              <w:rPr>
                <w:rFonts w:ascii="Arial Narrow" w:eastAsia="仿宋_GB2312" w:hAnsi="Arial Narrow" w:cs="楷体"/>
                <w:color w:val="000000" w:themeColor="text1"/>
                <w:sz w:val="22"/>
                <w:szCs w:val="22"/>
              </w:rPr>
              <w:t>号第</w:t>
            </w:r>
            <w:r w:rsidRPr="2DD37415">
              <w:rPr>
                <w:rFonts w:ascii="Arial Narrow" w:eastAsia="仿宋_GB2312" w:hAnsi="Arial Narrow" w:cs="楷体"/>
                <w:color w:val="000000" w:themeColor="text1"/>
                <w:sz w:val="22"/>
                <w:szCs w:val="22"/>
              </w:rPr>
              <w:t>9</w:t>
            </w:r>
            <w:r w:rsidRPr="2DD37415">
              <w:rPr>
                <w:rFonts w:ascii="Arial Narrow" w:eastAsia="仿宋_GB2312" w:hAnsi="Arial Narrow" w:cs="楷体"/>
                <w:color w:val="000000" w:themeColor="text1"/>
                <w:sz w:val="22"/>
                <w:szCs w:val="22"/>
              </w:rPr>
              <w:t>幢</w:t>
            </w:r>
          </w:p>
        </w:tc>
      </w:tr>
      <w:tr w:rsidR="00AA4CA3" w14:paraId="33176017" w14:textId="77777777" w:rsidTr="2DD37415">
        <w:trPr>
          <w:trHeight w:hRule="exact" w:val="454"/>
        </w:trPr>
        <w:tc>
          <w:tcPr>
            <w:tcW w:w="2155" w:type="dxa"/>
            <w:shd w:val="clear" w:color="auto" w:fill="002060"/>
            <w:vAlign w:val="center"/>
          </w:tcPr>
          <w:p w14:paraId="3EB8175B" w14:textId="77777777" w:rsidR="00AA4CA3" w:rsidRDefault="00F2093E">
            <w:pPr>
              <w:widowControl w:val="0"/>
              <w:snapToGrid w:val="0"/>
              <w:spacing w:before="0" w:after="0"/>
              <w:ind w:left="0" w:right="0"/>
              <w:rPr>
                <w:rFonts w:ascii="Arial Narrow" w:eastAsia="仿宋_GB2312" w:hAnsi="Arial Narrow" w:cs="Arial"/>
                <w:b/>
                <w:color w:val="FFFFFF" w:themeColor="background1"/>
                <w:kern w:val="2"/>
                <w:sz w:val="22"/>
                <w:szCs w:val="22"/>
              </w:rPr>
            </w:pPr>
            <w:r>
              <w:rPr>
                <w:rFonts w:ascii="Arial Narrow" w:eastAsia="仿宋_GB2312" w:hAnsi="Arial Narrow" w:cs="Arial"/>
                <w:b/>
                <w:color w:val="FFFFFF" w:themeColor="background1"/>
                <w:kern w:val="2"/>
                <w:sz w:val="22"/>
                <w:szCs w:val="22"/>
              </w:rPr>
              <w:t>成立日期</w:t>
            </w:r>
          </w:p>
        </w:tc>
        <w:tc>
          <w:tcPr>
            <w:tcW w:w="6029" w:type="dxa"/>
            <w:vAlign w:val="center"/>
          </w:tcPr>
          <w:p w14:paraId="3764DA4C" w14:textId="6EDD6347" w:rsidR="00AA4CA3" w:rsidRDefault="001547F8">
            <w:pPr>
              <w:spacing w:before="0" w:after="0"/>
              <w:ind w:left="0" w:right="0"/>
              <w:rPr>
                <w:rFonts w:ascii="Arial Narrow" w:eastAsia="仿宋_GB2312" w:hAnsi="Arial Narrow" w:cs="楷体"/>
                <w:color w:val="000000"/>
                <w:sz w:val="22"/>
                <w:szCs w:val="22"/>
              </w:rPr>
            </w:pPr>
            <w:r w:rsidRPr="2DD37415">
              <w:rPr>
                <w:rFonts w:ascii="Arial Narrow" w:eastAsia="仿宋_GB2312" w:hAnsi="Arial Narrow" w:cs="楷体"/>
                <w:color w:val="000000" w:themeColor="text1"/>
                <w:sz w:val="22"/>
                <w:szCs w:val="22"/>
              </w:rPr>
              <w:t>2015</w:t>
            </w:r>
            <w:r w:rsidR="00F2093E" w:rsidRPr="2DD37415">
              <w:rPr>
                <w:rFonts w:ascii="Arial Narrow" w:eastAsia="仿宋_GB2312" w:hAnsi="Arial Narrow" w:cs="楷体"/>
                <w:color w:val="000000" w:themeColor="text1"/>
                <w:sz w:val="22"/>
                <w:szCs w:val="22"/>
              </w:rPr>
              <w:t>年</w:t>
            </w:r>
            <w:r w:rsidRPr="2DD37415">
              <w:rPr>
                <w:rFonts w:ascii="Arial Narrow" w:eastAsia="仿宋_GB2312" w:hAnsi="Arial Narrow" w:cs="楷体"/>
                <w:color w:val="000000" w:themeColor="text1"/>
                <w:sz w:val="22"/>
                <w:szCs w:val="22"/>
              </w:rPr>
              <w:t>02</w:t>
            </w:r>
            <w:r w:rsidR="00F2093E" w:rsidRPr="2DD37415">
              <w:rPr>
                <w:rFonts w:ascii="Arial Narrow" w:eastAsia="仿宋_GB2312" w:hAnsi="Arial Narrow" w:cs="楷体"/>
                <w:color w:val="000000" w:themeColor="text1"/>
                <w:sz w:val="22"/>
                <w:szCs w:val="22"/>
              </w:rPr>
              <w:t>月</w:t>
            </w:r>
            <w:r w:rsidRPr="2DD37415">
              <w:rPr>
                <w:rFonts w:ascii="Arial Narrow" w:eastAsia="仿宋_GB2312" w:hAnsi="Arial Narrow" w:cs="楷体"/>
                <w:color w:val="000000" w:themeColor="text1"/>
                <w:sz w:val="22"/>
                <w:szCs w:val="22"/>
              </w:rPr>
              <w:t>09</w:t>
            </w:r>
            <w:r w:rsidR="00F2093E" w:rsidRPr="2DD37415">
              <w:rPr>
                <w:rFonts w:ascii="Arial Narrow" w:eastAsia="仿宋_GB2312" w:hAnsi="Arial Narrow" w:cs="楷体"/>
                <w:color w:val="000000" w:themeColor="text1"/>
                <w:sz w:val="22"/>
                <w:szCs w:val="22"/>
              </w:rPr>
              <w:t>日</w:t>
            </w:r>
          </w:p>
        </w:tc>
      </w:tr>
      <w:tr w:rsidR="00AA4CA3" w14:paraId="40610748" w14:textId="77777777" w:rsidTr="2DD37415">
        <w:trPr>
          <w:trHeight w:hRule="exact" w:val="454"/>
        </w:trPr>
        <w:tc>
          <w:tcPr>
            <w:tcW w:w="2155" w:type="dxa"/>
            <w:shd w:val="clear" w:color="auto" w:fill="002060"/>
            <w:vAlign w:val="center"/>
          </w:tcPr>
          <w:p w14:paraId="22CE1AF7" w14:textId="77777777" w:rsidR="00AA4CA3" w:rsidRDefault="00F2093E">
            <w:pPr>
              <w:widowControl w:val="0"/>
              <w:snapToGrid w:val="0"/>
              <w:spacing w:before="0" w:after="0"/>
              <w:ind w:left="0" w:right="0"/>
              <w:rPr>
                <w:rFonts w:ascii="Arial Narrow" w:eastAsia="仿宋_GB2312" w:hAnsi="Arial Narrow" w:cs="Arial"/>
                <w:b/>
                <w:color w:val="FFFFFF" w:themeColor="background1"/>
                <w:kern w:val="2"/>
                <w:sz w:val="22"/>
                <w:szCs w:val="22"/>
              </w:rPr>
            </w:pPr>
            <w:r>
              <w:rPr>
                <w:rFonts w:ascii="Arial Narrow" w:eastAsia="仿宋_GB2312" w:hAnsi="Arial Narrow" w:cs="Arial"/>
                <w:b/>
                <w:color w:val="FFFFFF" w:themeColor="background1"/>
                <w:kern w:val="2"/>
                <w:sz w:val="22"/>
                <w:szCs w:val="22"/>
              </w:rPr>
              <w:t>公司类型</w:t>
            </w:r>
          </w:p>
        </w:tc>
        <w:tc>
          <w:tcPr>
            <w:tcW w:w="6029" w:type="dxa"/>
            <w:vAlign w:val="center"/>
          </w:tcPr>
          <w:p w14:paraId="57ED2994" w14:textId="12037E70" w:rsidR="00AA4CA3" w:rsidRDefault="001547F8">
            <w:pPr>
              <w:spacing w:before="0" w:after="0"/>
              <w:ind w:left="0" w:right="0"/>
              <w:rPr>
                <w:rFonts w:ascii="Arial Narrow" w:eastAsia="仿宋_GB2312" w:hAnsi="Arial Narrow" w:cs="楷体"/>
                <w:color w:val="000000"/>
                <w:sz w:val="22"/>
                <w:szCs w:val="22"/>
              </w:rPr>
            </w:pPr>
            <w:r w:rsidRPr="2DD37415">
              <w:rPr>
                <w:rFonts w:ascii="Arial Narrow" w:eastAsia="仿宋_GB2312" w:hAnsi="Arial Narrow" w:cs="楷体"/>
                <w:color w:val="000000" w:themeColor="text1"/>
                <w:sz w:val="22"/>
                <w:szCs w:val="22"/>
              </w:rPr>
              <w:t>股份有限公司（外商投资、未上市）</w:t>
            </w:r>
          </w:p>
        </w:tc>
      </w:tr>
      <w:tr w:rsidR="00AA4CA3" w14:paraId="4F33559A" w14:textId="77777777" w:rsidTr="2DD37415">
        <w:trPr>
          <w:trHeight w:hRule="exact" w:val="3200"/>
        </w:trPr>
        <w:tc>
          <w:tcPr>
            <w:tcW w:w="2155" w:type="dxa"/>
            <w:shd w:val="clear" w:color="auto" w:fill="002060"/>
            <w:vAlign w:val="center"/>
          </w:tcPr>
          <w:p w14:paraId="656119F0" w14:textId="77777777" w:rsidR="00AA4CA3" w:rsidRDefault="00F2093E">
            <w:pPr>
              <w:widowControl w:val="0"/>
              <w:snapToGrid w:val="0"/>
              <w:spacing w:before="0" w:after="0"/>
              <w:ind w:left="0" w:right="0"/>
              <w:rPr>
                <w:rFonts w:ascii="Arial Narrow" w:eastAsia="仿宋_GB2312" w:hAnsi="Arial Narrow" w:cs="Arial"/>
                <w:b/>
                <w:color w:val="FFFFFF" w:themeColor="background1"/>
                <w:kern w:val="2"/>
                <w:sz w:val="22"/>
                <w:szCs w:val="22"/>
              </w:rPr>
            </w:pPr>
            <w:r>
              <w:rPr>
                <w:rFonts w:ascii="Arial Narrow" w:eastAsia="仿宋_GB2312" w:hAnsi="Arial Narrow" w:cs="Arial"/>
                <w:b/>
                <w:color w:val="FFFFFF" w:themeColor="background1"/>
                <w:kern w:val="2"/>
                <w:sz w:val="22"/>
                <w:szCs w:val="22"/>
              </w:rPr>
              <w:t>投资方</w:t>
            </w:r>
          </w:p>
        </w:tc>
        <w:tc>
          <w:tcPr>
            <w:tcW w:w="6029" w:type="dxa"/>
            <w:vAlign w:val="center"/>
          </w:tcPr>
          <w:p w14:paraId="62BDBC62" w14:textId="119D0CB2" w:rsidR="001547F8" w:rsidRPr="001547F8" w:rsidRDefault="001547F8" w:rsidP="001547F8">
            <w:pPr>
              <w:spacing w:before="0" w:after="0"/>
              <w:ind w:left="0" w:right="0"/>
              <w:rPr>
                <w:rFonts w:ascii="Arial Narrow" w:eastAsia="仿宋_GB2312" w:hAnsi="Arial Narrow" w:cs="楷体"/>
                <w:color w:val="000000"/>
                <w:sz w:val="22"/>
                <w:szCs w:val="22"/>
              </w:rPr>
            </w:pPr>
            <w:r w:rsidRPr="2DD37415">
              <w:rPr>
                <w:rFonts w:ascii="Arial Narrow" w:eastAsia="仿宋_GB2312" w:hAnsi="Arial Narrow" w:cs="楷体"/>
                <w:color w:val="000000" w:themeColor="text1"/>
                <w:sz w:val="22"/>
                <w:szCs w:val="22"/>
              </w:rPr>
              <w:t>上海畹町市场营销策划中心（有限合伙）</w:t>
            </w:r>
            <w:r w:rsidRPr="2DD37415">
              <w:rPr>
                <w:rFonts w:ascii="Arial Narrow" w:eastAsia="仿宋_GB2312" w:hAnsi="Arial Narrow" w:cs="楷体"/>
                <w:color w:val="000000" w:themeColor="text1"/>
                <w:sz w:val="22"/>
                <w:szCs w:val="22"/>
              </w:rPr>
              <w:t>32.5013%</w:t>
            </w:r>
          </w:p>
          <w:p w14:paraId="23F0F54A" w14:textId="77777777" w:rsidR="001547F8" w:rsidRPr="001547F8" w:rsidRDefault="001547F8" w:rsidP="001547F8">
            <w:pPr>
              <w:spacing w:before="0" w:after="0"/>
              <w:ind w:left="0" w:right="0"/>
              <w:rPr>
                <w:rFonts w:ascii="Arial Narrow" w:eastAsia="仿宋_GB2312" w:hAnsi="Arial Narrow" w:cs="楷体"/>
                <w:color w:val="000000"/>
                <w:sz w:val="22"/>
                <w:szCs w:val="22"/>
              </w:rPr>
            </w:pPr>
            <w:r w:rsidRPr="2DD37415">
              <w:rPr>
                <w:rFonts w:ascii="Arial Narrow" w:eastAsia="仿宋_GB2312" w:hAnsi="Arial Narrow" w:cs="楷体"/>
                <w:color w:val="000000" w:themeColor="text1"/>
                <w:sz w:val="22"/>
                <w:szCs w:val="22"/>
              </w:rPr>
              <w:t>上海派智电子科技有限公司</w:t>
            </w:r>
            <w:r w:rsidRPr="2DD37415">
              <w:rPr>
                <w:rFonts w:ascii="Arial Narrow" w:eastAsia="仿宋_GB2312" w:hAnsi="Arial Narrow" w:cs="楷体"/>
                <w:color w:val="000000" w:themeColor="text1"/>
                <w:sz w:val="22"/>
                <w:szCs w:val="22"/>
              </w:rPr>
              <w:t>26.4472%</w:t>
            </w:r>
          </w:p>
          <w:p w14:paraId="6DFECAC2" w14:textId="77777777" w:rsidR="001547F8" w:rsidRPr="001547F8" w:rsidRDefault="001547F8" w:rsidP="001547F8">
            <w:pPr>
              <w:spacing w:before="0" w:after="0"/>
              <w:ind w:left="0" w:right="0"/>
              <w:rPr>
                <w:rFonts w:ascii="Arial Narrow" w:eastAsia="仿宋_GB2312" w:hAnsi="Arial Narrow" w:cs="楷体"/>
                <w:color w:val="000000"/>
                <w:sz w:val="22"/>
                <w:szCs w:val="22"/>
              </w:rPr>
            </w:pPr>
            <w:r w:rsidRPr="2DD37415">
              <w:rPr>
                <w:rFonts w:ascii="Arial Narrow" w:eastAsia="仿宋_GB2312" w:hAnsi="Arial Narrow" w:cs="楷体"/>
                <w:color w:val="000000" w:themeColor="text1"/>
                <w:sz w:val="22"/>
                <w:szCs w:val="22"/>
              </w:rPr>
              <w:t>上海煜郗苒信息咨询合伙企业（有限合伙）</w:t>
            </w:r>
            <w:r w:rsidRPr="2DD37415">
              <w:rPr>
                <w:rFonts w:ascii="Arial Narrow" w:eastAsia="仿宋_GB2312" w:hAnsi="Arial Narrow" w:cs="楷体"/>
                <w:color w:val="000000" w:themeColor="text1"/>
                <w:sz w:val="22"/>
                <w:szCs w:val="22"/>
              </w:rPr>
              <w:t xml:space="preserve">20.6691% </w:t>
            </w:r>
          </w:p>
          <w:p w14:paraId="62B55B20" w14:textId="77777777" w:rsidR="001547F8" w:rsidRPr="001547F8" w:rsidRDefault="001547F8" w:rsidP="001547F8">
            <w:pPr>
              <w:spacing w:before="0" w:after="0"/>
              <w:ind w:left="0" w:right="0"/>
              <w:rPr>
                <w:rFonts w:ascii="Arial Narrow" w:eastAsia="仿宋_GB2312" w:hAnsi="Arial Narrow" w:cs="楷体"/>
                <w:color w:val="000000"/>
                <w:sz w:val="22"/>
                <w:szCs w:val="22"/>
              </w:rPr>
            </w:pPr>
            <w:r w:rsidRPr="2DD37415">
              <w:rPr>
                <w:rFonts w:ascii="Arial Narrow" w:eastAsia="仿宋_GB2312" w:hAnsi="Arial Narrow" w:cs="楷体"/>
                <w:color w:val="000000" w:themeColor="text1"/>
                <w:sz w:val="22"/>
                <w:szCs w:val="22"/>
              </w:rPr>
              <w:t>上海智苍信息咨询合伙企业（有限合伙）</w:t>
            </w:r>
            <w:r w:rsidRPr="2DD37415">
              <w:rPr>
                <w:rFonts w:ascii="Arial Narrow" w:eastAsia="仿宋_GB2312" w:hAnsi="Arial Narrow" w:cs="楷体"/>
                <w:color w:val="000000" w:themeColor="text1"/>
                <w:sz w:val="22"/>
                <w:szCs w:val="22"/>
              </w:rPr>
              <w:t>7.7961%</w:t>
            </w:r>
          </w:p>
          <w:p w14:paraId="6275D522" w14:textId="77777777" w:rsidR="001547F8" w:rsidRPr="001547F8" w:rsidRDefault="001547F8" w:rsidP="001547F8">
            <w:pPr>
              <w:spacing w:before="0" w:after="0"/>
              <w:ind w:left="0" w:right="0"/>
              <w:rPr>
                <w:rFonts w:ascii="Arial Narrow" w:eastAsia="仿宋_GB2312" w:hAnsi="Arial Narrow" w:cs="楷体"/>
                <w:color w:val="000000"/>
                <w:sz w:val="22"/>
                <w:szCs w:val="22"/>
              </w:rPr>
            </w:pPr>
            <w:r w:rsidRPr="2DD37415">
              <w:rPr>
                <w:rFonts w:ascii="Arial Narrow" w:eastAsia="仿宋_GB2312" w:hAnsi="Arial Narrow" w:cs="楷体"/>
                <w:color w:val="000000" w:themeColor="text1"/>
                <w:sz w:val="22"/>
                <w:szCs w:val="22"/>
              </w:rPr>
              <w:t>海富长江成长股权投资（湖北）合伙企业（有限合伙）</w:t>
            </w:r>
            <w:r w:rsidRPr="2DD37415">
              <w:rPr>
                <w:rFonts w:ascii="Arial Narrow" w:eastAsia="仿宋_GB2312" w:hAnsi="Arial Narrow" w:cs="楷体"/>
                <w:color w:val="000000" w:themeColor="text1"/>
                <w:sz w:val="22"/>
                <w:szCs w:val="22"/>
              </w:rPr>
              <w:t>3.5402%</w:t>
            </w:r>
          </w:p>
          <w:p w14:paraId="5D7E5284" w14:textId="77777777" w:rsidR="001547F8" w:rsidRPr="001547F8" w:rsidRDefault="001547F8" w:rsidP="001547F8">
            <w:pPr>
              <w:spacing w:before="0" w:after="0"/>
              <w:ind w:left="0" w:right="0"/>
              <w:rPr>
                <w:rFonts w:ascii="Arial Narrow" w:eastAsia="仿宋_GB2312" w:hAnsi="Arial Narrow" w:cs="楷体"/>
                <w:color w:val="000000"/>
                <w:sz w:val="22"/>
                <w:szCs w:val="22"/>
              </w:rPr>
            </w:pPr>
            <w:r w:rsidRPr="2DD37415">
              <w:rPr>
                <w:rFonts w:ascii="Arial Narrow" w:eastAsia="仿宋_GB2312" w:hAnsi="Arial Narrow" w:cs="楷体"/>
                <w:color w:val="000000" w:themeColor="text1"/>
                <w:sz w:val="22"/>
                <w:szCs w:val="22"/>
              </w:rPr>
              <w:t>上海朗烁信息咨询合伙企业（有限合伙）</w:t>
            </w:r>
            <w:r w:rsidRPr="2DD37415">
              <w:rPr>
                <w:rFonts w:ascii="Arial Narrow" w:eastAsia="仿宋_GB2312" w:hAnsi="Arial Narrow" w:cs="楷体"/>
                <w:color w:val="000000" w:themeColor="text1"/>
                <w:sz w:val="22"/>
                <w:szCs w:val="22"/>
              </w:rPr>
              <w:t xml:space="preserve">3.1864% </w:t>
            </w:r>
          </w:p>
          <w:p w14:paraId="523071A3" w14:textId="77777777" w:rsidR="001547F8" w:rsidRPr="001547F8" w:rsidRDefault="001547F8" w:rsidP="001547F8">
            <w:pPr>
              <w:spacing w:before="0" w:after="0"/>
              <w:ind w:left="0" w:right="0"/>
              <w:rPr>
                <w:rFonts w:ascii="Arial Narrow" w:eastAsia="仿宋_GB2312" w:hAnsi="Arial Narrow" w:cs="楷体"/>
                <w:color w:val="000000"/>
                <w:sz w:val="22"/>
                <w:szCs w:val="22"/>
              </w:rPr>
            </w:pPr>
            <w:r w:rsidRPr="2DD37415">
              <w:rPr>
                <w:rFonts w:ascii="Arial Narrow" w:eastAsia="仿宋_GB2312" w:hAnsi="Arial Narrow" w:cs="楷体"/>
                <w:color w:val="000000" w:themeColor="text1"/>
                <w:sz w:val="22"/>
                <w:szCs w:val="22"/>
              </w:rPr>
              <w:t>永康御道壹号创业投资合伙企业（有限合伙）</w:t>
            </w:r>
            <w:r w:rsidRPr="2DD37415">
              <w:rPr>
                <w:rFonts w:ascii="Arial Narrow" w:eastAsia="仿宋_GB2312" w:hAnsi="Arial Narrow" w:cs="楷体"/>
                <w:color w:val="000000" w:themeColor="text1"/>
                <w:sz w:val="22"/>
                <w:szCs w:val="22"/>
              </w:rPr>
              <w:t xml:space="preserve">2.4960% </w:t>
            </w:r>
          </w:p>
          <w:p w14:paraId="27845255" w14:textId="77777777" w:rsidR="001547F8" w:rsidRPr="001547F8" w:rsidRDefault="001547F8" w:rsidP="001547F8">
            <w:pPr>
              <w:spacing w:before="0" w:after="0"/>
              <w:ind w:left="0" w:right="0"/>
              <w:rPr>
                <w:rFonts w:ascii="Arial Narrow" w:eastAsia="仿宋_GB2312" w:hAnsi="Arial Narrow" w:cs="楷体"/>
                <w:color w:val="000000"/>
                <w:sz w:val="22"/>
                <w:szCs w:val="22"/>
              </w:rPr>
            </w:pPr>
            <w:r w:rsidRPr="2DD37415">
              <w:rPr>
                <w:rFonts w:ascii="Arial Narrow" w:eastAsia="仿宋_GB2312" w:hAnsi="Arial Narrow" w:cs="楷体"/>
                <w:color w:val="000000" w:themeColor="text1"/>
                <w:sz w:val="22"/>
                <w:szCs w:val="22"/>
              </w:rPr>
              <w:t>中国</w:t>
            </w:r>
            <w:r w:rsidRPr="2DD37415">
              <w:rPr>
                <w:rFonts w:ascii="Arial Narrow" w:eastAsia="仿宋_GB2312" w:hAnsi="Arial Narrow" w:cs="楷体"/>
                <w:color w:val="000000" w:themeColor="text1"/>
                <w:sz w:val="22"/>
                <w:szCs w:val="22"/>
              </w:rPr>
              <w:t>-</w:t>
            </w:r>
            <w:r w:rsidRPr="2DD37415">
              <w:rPr>
                <w:rFonts w:ascii="Arial Narrow" w:eastAsia="仿宋_GB2312" w:hAnsi="Arial Narrow" w:cs="楷体"/>
                <w:color w:val="000000" w:themeColor="text1"/>
                <w:sz w:val="22"/>
                <w:szCs w:val="22"/>
              </w:rPr>
              <w:t>比利时直接股权投资基金</w:t>
            </w:r>
            <w:r w:rsidRPr="2DD37415">
              <w:rPr>
                <w:rFonts w:ascii="Arial Narrow" w:eastAsia="仿宋_GB2312" w:hAnsi="Arial Narrow" w:cs="楷体"/>
                <w:color w:val="000000" w:themeColor="text1"/>
                <w:sz w:val="22"/>
                <w:szCs w:val="22"/>
              </w:rPr>
              <w:t>1.7705%</w:t>
            </w:r>
          </w:p>
          <w:p w14:paraId="2ECB7AD0" w14:textId="6415B3AB" w:rsidR="00AA4CA3" w:rsidRDefault="001547F8">
            <w:pPr>
              <w:spacing w:before="0" w:after="0"/>
              <w:ind w:left="0" w:right="0"/>
              <w:rPr>
                <w:rFonts w:ascii="Arial Narrow" w:eastAsia="仿宋_GB2312" w:hAnsi="Arial Narrow" w:cs="楷体"/>
                <w:color w:val="000000"/>
                <w:sz w:val="22"/>
                <w:szCs w:val="22"/>
              </w:rPr>
            </w:pPr>
            <w:r w:rsidRPr="2DD37415">
              <w:rPr>
                <w:rFonts w:ascii="Arial Narrow" w:eastAsia="仿宋_GB2312" w:hAnsi="Arial Narrow" w:cs="楷体"/>
                <w:color w:val="000000" w:themeColor="text1"/>
                <w:sz w:val="22"/>
                <w:szCs w:val="22"/>
              </w:rPr>
              <w:t>上海烁跃信息咨询合伙企业（有限合伙）</w:t>
            </w:r>
            <w:r w:rsidRPr="2DD37415">
              <w:rPr>
                <w:rFonts w:ascii="Arial Narrow" w:eastAsia="仿宋_GB2312" w:hAnsi="Arial Narrow" w:cs="楷体"/>
                <w:color w:val="000000" w:themeColor="text1"/>
                <w:sz w:val="22"/>
                <w:szCs w:val="22"/>
              </w:rPr>
              <w:t>1.5932%</w:t>
            </w:r>
          </w:p>
        </w:tc>
      </w:tr>
      <w:tr w:rsidR="00AA4CA3" w14:paraId="0D33E3D3" w14:textId="77777777" w:rsidTr="2DD37415">
        <w:trPr>
          <w:trHeight w:hRule="exact" w:val="454"/>
        </w:trPr>
        <w:tc>
          <w:tcPr>
            <w:tcW w:w="2155" w:type="dxa"/>
            <w:shd w:val="clear" w:color="auto" w:fill="002060"/>
            <w:vAlign w:val="center"/>
          </w:tcPr>
          <w:p w14:paraId="7F67DF31" w14:textId="77777777" w:rsidR="00AA4CA3" w:rsidRDefault="00F2093E">
            <w:pPr>
              <w:widowControl w:val="0"/>
              <w:snapToGrid w:val="0"/>
              <w:spacing w:before="0" w:after="0"/>
              <w:ind w:left="0" w:right="0"/>
              <w:rPr>
                <w:rFonts w:ascii="Arial Narrow" w:eastAsia="仿宋_GB2312" w:hAnsi="Arial Narrow" w:cs="Arial"/>
                <w:b/>
                <w:color w:val="FFFFFF" w:themeColor="background1"/>
                <w:kern w:val="2"/>
                <w:sz w:val="22"/>
                <w:szCs w:val="22"/>
              </w:rPr>
            </w:pPr>
            <w:r>
              <w:rPr>
                <w:rFonts w:ascii="Arial Narrow" w:eastAsia="仿宋_GB2312" w:hAnsi="Arial Narrow" w:cs="Arial"/>
                <w:b/>
                <w:color w:val="FFFFFF" w:themeColor="background1"/>
                <w:kern w:val="2"/>
                <w:sz w:val="22"/>
                <w:szCs w:val="22"/>
              </w:rPr>
              <w:lastRenderedPageBreak/>
              <w:t>经营期限</w:t>
            </w:r>
          </w:p>
        </w:tc>
        <w:tc>
          <w:tcPr>
            <w:tcW w:w="6029" w:type="dxa"/>
            <w:vAlign w:val="center"/>
          </w:tcPr>
          <w:p w14:paraId="4EEA4A5E" w14:textId="28284021" w:rsidR="00AA4CA3" w:rsidRDefault="00093E22">
            <w:pPr>
              <w:spacing w:before="0" w:after="0"/>
              <w:ind w:left="0" w:right="0"/>
              <w:rPr>
                <w:rFonts w:ascii="Arial Narrow" w:eastAsia="仿宋_GB2312" w:hAnsi="Arial Narrow" w:cs="楷体"/>
                <w:color w:val="000000"/>
                <w:sz w:val="22"/>
                <w:szCs w:val="22"/>
              </w:rPr>
            </w:pPr>
            <w:r w:rsidRPr="2DD37415">
              <w:rPr>
                <w:rFonts w:ascii="Arial Narrow" w:eastAsia="仿宋_GB2312" w:hAnsi="Arial Narrow" w:cs="楷体"/>
                <w:color w:val="000000" w:themeColor="text1"/>
                <w:sz w:val="22"/>
                <w:szCs w:val="22"/>
              </w:rPr>
              <w:t>无固定期限</w:t>
            </w:r>
          </w:p>
        </w:tc>
      </w:tr>
      <w:tr w:rsidR="00AA4CA3" w14:paraId="60C7C311" w14:textId="77777777" w:rsidTr="2DD37415">
        <w:trPr>
          <w:trHeight w:hRule="exact" w:val="1018"/>
        </w:trPr>
        <w:tc>
          <w:tcPr>
            <w:tcW w:w="2155" w:type="dxa"/>
            <w:shd w:val="clear" w:color="auto" w:fill="002060"/>
            <w:vAlign w:val="center"/>
          </w:tcPr>
          <w:p w14:paraId="1AB7C9CE" w14:textId="77777777" w:rsidR="00AA4CA3" w:rsidRDefault="00F2093E">
            <w:pPr>
              <w:widowControl w:val="0"/>
              <w:snapToGrid w:val="0"/>
              <w:spacing w:before="0" w:after="0"/>
              <w:ind w:left="0" w:right="0"/>
              <w:rPr>
                <w:rFonts w:ascii="Arial Narrow" w:eastAsia="仿宋_GB2312" w:hAnsi="Arial Narrow" w:cs="Arial"/>
                <w:b/>
                <w:color w:val="FFFFFF" w:themeColor="background1"/>
                <w:kern w:val="2"/>
                <w:sz w:val="22"/>
                <w:szCs w:val="22"/>
              </w:rPr>
            </w:pPr>
            <w:r>
              <w:rPr>
                <w:rFonts w:ascii="Arial Narrow" w:eastAsia="仿宋_GB2312" w:hAnsi="Arial Narrow" w:cs="Arial"/>
                <w:b/>
                <w:color w:val="FFFFFF" w:themeColor="background1"/>
                <w:kern w:val="2"/>
                <w:sz w:val="22"/>
                <w:szCs w:val="22"/>
              </w:rPr>
              <w:t>注册资本</w:t>
            </w:r>
          </w:p>
          <w:p w14:paraId="17C5A780" w14:textId="77777777" w:rsidR="00AA4CA3" w:rsidRDefault="00F2093E">
            <w:pPr>
              <w:widowControl w:val="0"/>
              <w:snapToGrid w:val="0"/>
              <w:spacing w:before="0" w:after="0"/>
              <w:ind w:left="0" w:right="0"/>
              <w:rPr>
                <w:rFonts w:ascii="Arial Narrow" w:eastAsia="仿宋_GB2312" w:hAnsi="Arial Narrow" w:cs="Arial"/>
                <w:b/>
                <w:color w:val="FFFFFF" w:themeColor="background1"/>
                <w:kern w:val="2"/>
                <w:sz w:val="22"/>
                <w:szCs w:val="22"/>
              </w:rPr>
            </w:pPr>
            <w:r>
              <w:rPr>
                <w:rFonts w:ascii="Arial Narrow" w:eastAsia="仿宋_GB2312" w:hAnsi="Arial Narrow" w:cs="Arial" w:hint="eastAsia"/>
                <w:b/>
                <w:color w:val="FFFFFF" w:themeColor="background1"/>
                <w:kern w:val="2"/>
                <w:sz w:val="22"/>
                <w:szCs w:val="22"/>
              </w:rPr>
              <w:t>（截至</w:t>
            </w:r>
            <w:r>
              <w:rPr>
                <w:rFonts w:ascii="Arial Narrow" w:eastAsia="仿宋_GB2312" w:hAnsi="Arial Narrow" w:cs="Arial" w:hint="eastAsia"/>
                <w:b/>
                <w:color w:val="FFFFFF" w:themeColor="background1"/>
                <w:kern w:val="2"/>
                <w:sz w:val="22"/>
                <w:szCs w:val="22"/>
              </w:rPr>
              <w:t>2</w:t>
            </w:r>
            <w:r>
              <w:rPr>
                <w:rFonts w:ascii="Arial Narrow" w:eastAsia="仿宋_GB2312" w:hAnsi="Arial Narrow" w:cs="Arial"/>
                <w:b/>
                <w:color w:val="FFFFFF" w:themeColor="background1"/>
                <w:kern w:val="2"/>
                <w:sz w:val="22"/>
                <w:szCs w:val="22"/>
              </w:rPr>
              <w:t>023</w:t>
            </w:r>
            <w:r>
              <w:rPr>
                <w:rFonts w:ascii="Arial Narrow" w:eastAsia="仿宋_GB2312" w:hAnsi="Arial Narrow" w:cs="Arial" w:hint="eastAsia"/>
                <w:b/>
                <w:color w:val="FFFFFF" w:themeColor="background1"/>
                <w:kern w:val="2"/>
                <w:sz w:val="22"/>
                <w:szCs w:val="22"/>
              </w:rPr>
              <w:t>年</w:t>
            </w:r>
            <w:r>
              <w:rPr>
                <w:rFonts w:ascii="Arial Narrow" w:eastAsia="仿宋_GB2312" w:hAnsi="Arial Narrow" w:cs="Arial" w:hint="eastAsia"/>
                <w:b/>
                <w:color w:val="FFFFFF" w:themeColor="background1"/>
                <w:kern w:val="2"/>
                <w:sz w:val="22"/>
                <w:szCs w:val="22"/>
              </w:rPr>
              <w:t>1</w:t>
            </w:r>
            <w:r>
              <w:rPr>
                <w:rFonts w:ascii="Arial Narrow" w:eastAsia="仿宋_GB2312" w:hAnsi="Arial Narrow" w:cs="Arial"/>
                <w:b/>
                <w:color w:val="FFFFFF" w:themeColor="background1"/>
                <w:kern w:val="2"/>
                <w:sz w:val="22"/>
                <w:szCs w:val="22"/>
              </w:rPr>
              <w:t>2</w:t>
            </w:r>
            <w:r>
              <w:rPr>
                <w:rFonts w:ascii="Arial Narrow" w:eastAsia="仿宋_GB2312" w:hAnsi="Arial Narrow" w:cs="Arial" w:hint="eastAsia"/>
                <w:b/>
                <w:color w:val="FFFFFF" w:themeColor="background1"/>
                <w:kern w:val="2"/>
                <w:sz w:val="22"/>
                <w:szCs w:val="22"/>
              </w:rPr>
              <w:t>月</w:t>
            </w:r>
            <w:r>
              <w:rPr>
                <w:rFonts w:ascii="Arial Narrow" w:eastAsia="仿宋_GB2312" w:hAnsi="Arial Narrow" w:cs="Arial" w:hint="eastAsia"/>
                <w:b/>
                <w:color w:val="FFFFFF" w:themeColor="background1"/>
                <w:kern w:val="2"/>
                <w:sz w:val="22"/>
                <w:szCs w:val="22"/>
              </w:rPr>
              <w:t>3</w:t>
            </w:r>
            <w:r>
              <w:rPr>
                <w:rFonts w:ascii="Arial Narrow" w:eastAsia="仿宋_GB2312" w:hAnsi="Arial Narrow" w:cs="Arial"/>
                <w:b/>
                <w:color w:val="FFFFFF" w:themeColor="background1"/>
                <w:kern w:val="2"/>
                <w:sz w:val="22"/>
                <w:szCs w:val="22"/>
              </w:rPr>
              <w:t>1</w:t>
            </w:r>
            <w:r>
              <w:rPr>
                <w:rFonts w:ascii="Arial Narrow" w:eastAsia="仿宋_GB2312" w:hAnsi="Arial Narrow" w:cs="Arial" w:hint="eastAsia"/>
                <w:b/>
                <w:color w:val="FFFFFF" w:themeColor="background1"/>
                <w:kern w:val="2"/>
                <w:sz w:val="22"/>
                <w:szCs w:val="22"/>
              </w:rPr>
              <w:t>日）</w:t>
            </w:r>
          </w:p>
        </w:tc>
        <w:tc>
          <w:tcPr>
            <w:tcW w:w="6029" w:type="dxa"/>
            <w:vAlign w:val="center"/>
          </w:tcPr>
          <w:p w14:paraId="14B78DCE" w14:textId="03B13EDA" w:rsidR="00AA4CA3" w:rsidRDefault="00F2093E">
            <w:pPr>
              <w:spacing w:before="0" w:after="0"/>
              <w:ind w:left="0" w:right="0"/>
              <w:rPr>
                <w:rFonts w:ascii="Arial Narrow" w:eastAsia="仿宋_GB2312" w:hAnsi="Arial Narrow" w:cs="楷体"/>
                <w:color w:val="000000"/>
                <w:sz w:val="22"/>
                <w:szCs w:val="22"/>
              </w:rPr>
            </w:pPr>
            <w:r w:rsidRPr="2DD37415">
              <w:rPr>
                <w:rFonts w:ascii="Arial Narrow" w:eastAsia="仿宋_GB2312" w:hAnsi="Arial Narrow" w:cs="Arial Unicode MS"/>
                <w:sz w:val="22"/>
                <w:szCs w:val="22"/>
              </w:rPr>
              <w:t>人民币</w:t>
            </w:r>
            <w:r w:rsidR="00093E22" w:rsidRPr="2DD37415">
              <w:rPr>
                <w:rFonts w:ascii="Arial Narrow" w:eastAsia="仿宋_GB2312" w:hAnsi="Arial Narrow" w:cs="楷体"/>
                <w:color w:val="000000" w:themeColor="text1"/>
                <w:sz w:val="22"/>
                <w:szCs w:val="22"/>
              </w:rPr>
              <w:t>9,415</w:t>
            </w:r>
            <w:r w:rsidRPr="2DD37415">
              <w:rPr>
                <w:rFonts w:ascii="Arial Narrow" w:eastAsia="仿宋_GB2312" w:hAnsi="Arial Narrow" w:cs="楷体"/>
                <w:color w:val="000000" w:themeColor="text1"/>
                <w:sz w:val="22"/>
                <w:szCs w:val="22"/>
              </w:rPr>
              <w:t>万元</w:t>
            </w:r>
          </w:p>
        </w:tc>
      </w:tr>
      <w:tr w:rsidR="00AA4CA3" w14:paraId="39103DDC" w14:textId="77777777" w:rsidTr="2DD37415">
        <w:trPr>
          <w:trHeight w:hRule="exact" w:val="4246"/>
        </w:trPr>
        <w:tc>
          <w:tcPr>
            <w:tcW w:w="2155" w:type="dxa"/>
            <w:shd w:val="clear" w:color="auto" w:fill="002060"/>
            <w:vAlign w:val="center"/>
          </w:tcPr>
          <w:p w14:paraId="6A935BF5" w14:textId="77777777" w:rsidR="00AA4CA3" w:rsidRDefault="00F2093E">
            <w:pPr>
              <w:widowControl w:val="0"/>
              <w:snapToGrid w:val="0"/>
              <w:spacing w:before="0" w:after="0"/>
              <w:ind w:left="0" w:right="0"/>
              <w:rPr>
                <w:rFonts w:ascii="Arial Narrow" w:eastAsia="仿宋_GB2312" w:hAnsi="Arial Narrow" w:cs="Arial"/>
                <w:b/>
                <w:color w:val="FFFFFF" w:themeColor="background1"/>
                <w:kern w:val="2"/>
                <w:sz w:val="22"/>
                <w:szCs w:val="22"/>
              </w:rPr>
            </w:pPr>
            <w:r>
              <w:rPr>
                <w:rFonts w:ascii="Arial Narrow" w:eastAsia="仿宋_GB2312" w:hAnsi="Arial Narrow" w:cs="Arial"/>
                <w:b/>
                <w:color w:val="FFFFFF" w:themeColor="background1"/>
                <w:kern w:val="2"/>
                <w:sz w:val="22"/>
                <w:szCs w:val="22"/>
              </w:rPr>
              <w:t>主要经营活动</w:t>
            </w:r>
          </w:p>
        </w:tc>
        <w:tc>
          <w:tcPr>
            <w:tcW w:w="6029" w:type="dxa"/>
            <w:vAlign w:val="center"/>
          </w:tcPr>
          <w:p w14:paraId="323BBEB7" w14:textId="70B9288B" w:rsidR="00AA4CA3" w:rsidRDefault="00093E22" w:rsidP="2DD37415">
            <w:pPr>
              <w:spacing w:before="0" w:after="0"/>
              <w:ind w:left="0" w:right="0"/>
              <w:rPr>
                <w:rFonts w:ascii="Arial Narrow" w:eastAsia="仿宋_GB2312" w:hAnsi="Arial Narrow" w:cs="Arial Unicode MS"/>
                <w:sz w:val="22"/>
                <w:szCs w:val="22"/>
              </w:rPr>
            </w:pPr>
            <w:r w:rsidRPr="2DD37415">
              <w:rPr>
                <w:rFonts w:ascii="Arial Narrow" w:eastAsia="仿宋_GB2312" w:hAnsi="Arial Narrow" w:cs="Arial Unicode MS"/>
                <w:sz w:val="22"/>
                <w:szCs w:val="22"/>
              </w:rPr>
              <w:t>许可项目：货物进出口；技术进出口。（依法须经批准的项目，经相关部门批准后方可开展经营活动，具体经营项目以相关部门批准文件或许可证件为准）一般项目：一般项目：新兴能源技术研发；新能源汽车电附件销售；新能源原动设备销售；技术服务、技术开发、技术咨询、技术交流、技术转让、技术推广（人体干细胞、基因诊断与治疗技术开发和应用除外）；电池销售；电池制造；电池研发；电动自行车销售；助动车研发；助动车制造；电机及其控制系统研发；光伏设备及元器件制造；光伏设备及元器件销售；光伏设备及元器件研发；集成电路制造；集成电路销售；集成电路研发；互联网销售（除销售需要许可的商品）；电子元器件批发；电子元器件零售。（除依法须经批准的项目外，凭营业执照依法自主开展经营活动）</w:t>
            </w:r>
          </w:p>
        </w:tc>
      </w:tr>
      <w:tr w:rsidR="00AA4CA3" w14:paraId="722C5211" w14:textId="77777777" w:rsidTr="2DD37415">
        <w:trPr>
          <w:trHeight w:hRule="exact" w:val="704"/>
        </w:trPr>
        <w:tc>
          <w:tcPr>
            <w:tcW w:w="2155" w:type="dxa"/>
            <w:shd w:val="clear" w:color="auto" w:fill="002060"/>
            <w:vAlign w:val="center"/>
          </w:tcPr>
          <w:p w14:paraId="3F21F06C" w14:textId="77777777" w:rsidR="00AA4CA3" w:rsidRDefault="00F2093E">
            <w:pPr>
              <w:widowControl w:val="0"/>
              <w:snapToGrid w:val="0"/>
              <w:spacing w:before="0" w:after="0"/>
              <w:ind w:left="0" w:right="0"/>
              <w:rPr>
                <w:rFonts w:ascii="Arial Narrow" w:eastAsia="仿宋_GB2312" w:hAnsi="Arial Narrow" w:cs="Arial"/>
                <w:b/>
                <w:color w:val="FFFFFF" w:themeColor="background1"/>
                <w:kern w:val="2"/>
                <w:sz w:val="22"/>
                <w:szCs w:val="22"/>
              </w:rPr>
            </w:pPr>
            <w:r>
              <w:rPr>
                <w:rFonts w:ascii="Arial Narrow" w:eastAsia="仿宋_GB2312" w:hAnsi="Arial Narrow" w:cs="Arial"/>
                <w:b/>
                <w:color w:val="FFFFFF" w:themeColor="background1"/>
                <w:kern w:val="2"/>
                <w:sz w:val="22"/>
                <w:szCs w:val="22"/>
              </w:rPr>
              <w:t>20</w:t>
            </w:r>
            <w:r>
              <w:rPr>
                <w:rFonts w:ascii="Arial Narrow" w:eastAsia="仿宋_GB2312" w:hAnsi="Arial Narrow" w:cs="Arial" w:hint="eastAsia"/>
                <w:b/>
                <w:color w:val="FFFFFF" w:themeColor="background1"/>
                <w:kern w:val="2"/>
                <w:sz w:val="22"/>
                <w:szCs w:val="22"/>
              </w:rPr>
              <w:t>2</w:t>
            </w:r>
            <w:r>
              <w:rPr>
                <w:rFonts w:ascii="Arial Narrow" w:eastAsia="仿宋_GB2312" w:hAnsi="Arial Narrow" w:cs="Arial"/>
                <w:b/>
                <w:color w:val="FFFFFF" w:themeColor="background1"/>
                <w:kern w:val="2"/>
                <w:sz w:val="22"/>
                <w:szCs w:val="22"/>
              </w:rPr>
              <w:t>3</w:t>
            </w:r>
            <w:r>
              <w:rPr>
                <w:rFonts w:ascii="Arial Narrow" w:eastAsia="仿宋_GB2312" w:hAnsi="Arial Narrow" w:cs="Arial"/>
                <w:b/>
                <w:color w:val="FFFFFF" w:themeColor="background1"/>
                <w:kern w:val="2"/>
                <w:sz w:val="22"/>
                <w:szCs w:val="22"/>
              </w:rPr>
              <w:t>年度适用的企业所得税率</w:t>
            </w:r>
          </w:p>
        </w:tc>
        <w:tc>
          <w:tcPr>
            <w:tcW w:w="6029" w:type="dxa"/>
            <w:vAlign w:val="center"/>
          </w:tcPr>
          <w:p w14:paraId="14112E5D" w14:textId="7AC65E2A" w:rsidR="00AA4CA3" w:rsidRDefault="00093E22">
            <w:pPr>
              <w:spacing w:before="0" w:after="0"/>
              <w:ind w:left="0" w:right="0"/>
              <w:rPr>
                <w:rFonts w:ascii="Arial Narrow" w:eastAsia="仿宋_GB2312" w:hAnsi="Arial Narrow" w:cs="楷体"/>
                <w:color w:val="000000"/>
                <w:sz w:val="22"/>
                <w:szCs w:val="22"/>
              </w:rPr>
            </w:pPr>
            <w:r w:rsidRPr="2DD37415">
              <w:rPr>
                <w:rFonts w:ascii="Arial Narrow" w:eastAsia="仿宋_GB2312" w:hAnsi="Arial Narrow" w:cs="楷体"/>
                <w:color w:val="000000" w:themeColor="text1"/>
                <w:sz w:val="22"/>
                <w:szCs w:val="22"/>
              </w:rPr>
              <w:t>1</w:t>
            </w:r>
            <w:r w:rsidR="00F2093E" w:rsidRPr="2DD37415">
              <w:rPr>
                <w:rFonts w:ascii="Arial Narrow" w:eastAsia="仿宋_GB2312" w:hAnsi="Arial Narrow" w:cs="楷体"/>
                <w:color w:val="000000" w:themeColor="text1"/>
                <w:sz w:val="22"/>
                <w:szCs w:val="22"/>
              </w:rPr>
              <w:t>5%</w:t>
            </w:r>
          </w:p>
        </w:tc>
      </w:tr>
    </w:tbl>
    <w:p w14:paraId="29553D6E" w14:textId="2C496A57" w:rsidR="00AA4CA3" w:rsidRDefault="00F2093E" w:rsidP="2DD37415">
      <w:pPr>
        <w:spacing w:before="0"/>
        <w:rPr>
          <w:rFonts w:ascii="Arial Narrow" w:eastAsia="仿宋_GB2312" w:hAnsi="Arial Narrow" w:cs="STXihei,Italic"/>
          <w:i/>
          <w:iCs/>
          <w:sz w:val="16"/>
          <w:szCs w:val="16"/>
        </w:rPr>
      </w:pPr>
      <w:r w:rsidRPr="2DD37415">
        <w:rPr>
          <w:rFonts w:ascii="Arial Narrow" w:eastAsia="仿宋_GB2312" w:hAnsi="Arial Narrow" w:cs="STXihei,Italic"/>
          <w:i/>
          <w:iCs/>
          <w:sz w:val="16"/>
          <w:szCs w:val="16"/>
        </w:rPr>
        <w:t>信息来源：由</w:t>
      </w:r>
      <w:r w:rsidR="000D6798" w:rsidRPr="2DD37415">
        <w:rPr>
          <w:rFonts w:ascii="Arial Narrow" w:eastAsia="仿宋_GB2312" w:hAnsi="Arial Narrow" w:cs="STXihei,Italic"/>
          <w:i/>
          <w:iCs/>
          <w:sz w:val="16"/>
          <w:szCs w:val="16"/>
        </w:rPr>
        <w:t>上海派智</w:t>
      </w:r>
      <w:r w:rsidRPr="2DD37415">
        <w:rPr>
          <w:rFonts w:ascii="Arial Narrow" w:eastAsia="仿宋_GB2312" w:hAnsi="Arial Narrow" w:cs="STXihei,Italic"/>
          <w:i/>
          <w:iCs/>
          <w:sz w:val="16"/>
          <w:szCs w:val="16"/>
        </w:rPr>
        <w:t>提供</w:t>
      </w:r>
    </w:p>
    <w:p w14:paraId="46226420" w14:textId="77777777" w:rsidR="00AA4CA3" w:rsidRDefault="00F2093E">
      <w:pPr>
        <w:pStyle w:val="af4"/>
        <w:spacing w:before="163" w:after="163"/>
        <w:rPr>
          <w:rFonts w:ascii="Arial Narrow" w:eastAsia="仿宋_GB2312" w:hAnsi="Arial Narrow" w:cs="楷体"/>
          <w:b w:val="0"/>
          <w:i w:val="0"/>
          <w:color w:val="002060"/>
          <w:sz w:val="22"/>
          <w:szCs w:val="22"/>
        </w:rPr>
      </w:pPr>
      <w:bookmarkStart w:id="609" w:name="_Toc1970"/>
      <w:bookmarkStart w:id="610" w:name="_Toc14725"/>
      <w:bookmarkStart w:id="611" w:name="_Toc110439068"/>
      <w:bookmarkStart w:id="612" w:name="_Toc31045"/>
      <w:r>
        <w:rPr>
          <w:rFonts w:ascii="Arial Narrow" w:eastAsia="仿宋_GB2312" w:hAnsi="Arial Narrow" w:cs="楷体"/>
          <w:b w:val="0"/>
          <w:i w:val="0"/>
          <w:color w:val="002060"/>
          <w:sz w:val="22"/>
          <w:szCs w:val="22"/>
        </w:rPr>
        <w:t>2.2.2.</w:t>
      </w:r>
      <w:r>
        <w:rPr>
          <w:rFonts w:ascii="Arial Narrow" w:eastAsia="仿宋_GB2312" w:hAnsi="Arial Narrow" w:cs="楷体"/>
          <w:b w:val="0"/>
          <w:i w:val="0"/>
          <w:color w:val="002060"/>
          <w:sz w:val="22"/>
          <w:szCs w:val="22"/>
        </w:rPr>
        <w:t>公司组织结构图和主要部门</w:t>
      </w:r>
      <w:bookmarkEnd w:id="609"/>
      <w:bookmarkEnd w:id="610"/>
      <w:bookmarkEnd w:id="611"/>
      <w:bookmarkEnd w:id="612"/>
    </w:p>
    <w:p w14:paraId="3067FE30" w14:textId="6107E782" w:rsidR="00AA4CA3" w:rsidRDefault="00F2093E">
      <w:pPr>
        <w:spacing w:beforeLines="50" w:before="163" w:afterLines="50" w:after="163" w:line="360" w:lineRule="auto"/>
        <w:ind w:firstLineChars="200" w:firstLine="440"/>
        <w:rPr>
          <w:rFonts w:ascii="Arial Narrow" w:eastAsia="仿宋_GB2312" w:hAnsi="Arial Narrow" w:cs="Arial Unicode MS"/>
          <w:sz w:val="22"/>
          <w:szCs w:val="22"/>
        </w:rPr>
      </w:pPr>
      <w:r w:rsidRPr="2DD37415">
        <w:rPr>
          <w:rFonts w:ascii="Arial Narrow" w:eastAsia="仿宋_GB2312" w:hAnsi="Arial Narrow" w:cs="Arial Unicode MS"/>
          <w:sz w:val="22"/>
          <w:szCs w:val="22"/>
        </w:rPr>
        <w:t>截至</w:t>
      </w:r>
      <w:r w:rsidRPr="2DD37415">
        <w:rPr>
          <w:rFonts w:ascii="Arial Narrow" w:eastAsia="仿宋_GB2312" w:hAnsi="Arial Narrow" w:cs="Arial Unicode MS"/>
          <w:sz w:val="22"/>
          <w:szCs w:val="22"/>
        </w:rPr>
        <w:t>2023</w:t>
      </w:r>
      <w:r w:rsidRPr="2DD37415">
        <w:rPr>
          <w:rFonts w:ascii="Arial Narrow" w:eastAsia="仿宋_GB2312" w:hAnsi="Arial Narrow" w:cs="Arial Unicode MS"/>
          <w:sz w:val="22"/>
          <w:szCs w:val="22"/>
        </w:rPr>
        <w:t>年</w:t>
      </w:r>
      <w:r w:rsidRPr="2DD37415">
        <w:rPr>
          <w:rFonts w:ascii="Arial Narrow" w:eastAsia="仿宋_GB2312" w:hAnsi="Arial Narrow" w:cs="Arial Unicode MS"/>
          <w:sz w:val="22"/>
          <w:szCs w:val="22"/>
        </w:rPr>
        <w:t>12</w:t>
      </w:r>
      <w:r w:rsidRPr="2DD37415">
        <w:rPr>
          <w:rFonts w:ascii="Arial Narrow" w:eastAsia="仿宋_GB2312" w:hAnsi="Arial Narrow" w:cs="Arial Unicode MS"/>
          <w:sz w:val="22"/>
          <w:szCs w:val="22"/>
        </w:rPr>
        <w:t>月</w:t>
      </w:r>
      <w:r w:rsidRPr="2DD37415">
        <w:rPr>
          <w:rFonts w:ascii="Arial Narrow" w:eastAsia="仿宋_GB2312" w:hAnsi="Arial Narrow" w:cs="Arial Unicode MS"/>
          <w:sz w:val="22"/>
          <w:szCs w:val="22"/>
        </w:rPr>
        <w:t>31</w:t>
      </w:r>
      <w:r w:rsidRPr="2DD37415">
        <w:rPr>
          <w:rFonts w:ascii="Arial Narrow" w:eastAsia="仿宋_GB2312" w:hAnsi="Arial Narrow" w:cs="Arial Unicode MS"/>
          <w:sz w:val="22"/>
          <w:szCs w:val="22"/>
        </w:rPr>
        <w:t>日，</w:t>
      </w:r>
      <w:bookmarkStart w:id="613" w:name="_Hlk170758232"/>
      <w:r w:rsidR="00093E22" w:rsidRPr="2DD37415">
        <w:rPr>
          <w:rFonts w:ascii="Arial Narrow" w:eastAsia="仿宋_GB2312" w:hAnsi="Arial Narrow" w:cs="Arial Unicode MS"/>
          <w:sz w:val="22"/>
          <w:szCs w:val="22"/>
        </w:rPr>
        <w:t>上海派智</w:t>
      </w:r>
      <w:bookmarkEnd w:id="613"/>
      <w:r w:rsidRPr="2DD37415">
        <w:rPr>
          <w:rFonts w:ascii="Arial Narrow" w:eastAsia="仿宋_GB2312" w:hAnsi="Arial Narrow" w:cs="Arial Unicode MS"/>
          <w:sz w:val="22"/>
          <w:szCs w:val="22"/>
        </w:rPr>
        <w:t>的管理组织结构显示如下：</w:t>
      </w:r>
    </w:p>
    <w:p w14:paraId="208F33C2" w14:textId="05517318" w:rsidR="00AA4CA3" w:rsidRDefault="00F2093E" w:rsidP="2DD37415">
      <w:pPr>
        <w:widowControl w:val="0"/>
        <w:snapToGrid w:val="0"/>
        <w:spacing w:before="0" w:after="0"/>
        <w:ind w:left="0" w:right="0"/>
        <w:jc w:val="center"/>
        <w:rPr>
          <w:rFonts w:ascii="Arial Narrow" w:eastAsia="仿宋_GB2312" w:hAnsi="Arial Narrow" w:cs="Arial Unicode MS"/>
          <w:b/>
          <w:bCs/>
          <w:kern w:val="2"/>
          <w:sz w:val="22"/>
          <w:szCs w:val="22"/>
        </w:rPr>
      </w:pPr>
      <w:bookmarkStart w:id="614" w:name="_Toc12286303"/>
      <w:r w:rsidRPr="2DD37415">
        <w:rPr>
          <w:rFonts w:ascii="Arial Narrow" w:eastAsia="仿宋_GB2312" w:hAnsi="Arial Narrow"/>
          <w:b/>
          <w:bCs/>
          <w:sz w:val="22"/>
          <w:szCs w:val="22"/>
        </w:rPr>
        <w:t>图表</w:t>
      </w:r>
      <w:r w:rsidRPr="2DD37415">
        <w:rPr>
          <w:rFonts w:ascii="Arial Narrow" w:eastAsia="仿宋_GB2312" w:hAnsi="Arial Narrow"/>
          <w:b/>
          <w:bCs/>
          <w:sz w:val="22"/>
          <w:szCs w:val="22"/>
        </w:rPr>
        <w:t xml:space="preserve"> </w:t>
      </w:r>
      <w:r w:rsidRPr="2DD37415">
        <w:rPr>
          <w:rFonts w:ascii="Arial Narrow" w:eastAsia="仿宋_GB2312" w:hAnsi="Arial Narrow"/>
          <w:b/>
          <w:bCs/>
          <w:sz w:val="22"/>
          <w:szCs w:val="22"/>
        </w:rPr>
        <w:fldChar w:fldCharType="begin"/>
      </w:r>
      <w:r w:rsidRPr="2DD37415">
        <w:rPr>
          <w:rFonts w:ascii="Arial Narrow" w:eastAsia="仿宋_GB2312" w:hAnsi="Arial Narrow"/>
          <w:b/>
          <w:bCs/>
          <w:sz w:val="22"/>
          <w:szCs w:val="22"/>
        </w:rPr>
        <w:instrText xml:space="preserve"> SEQ </w:instrText>
      </w:r>
      <w:r w:rsidRPr="2DD37415">
        <w:rPr>
          <w:rFonts w:ascii="Arial Narrow" w:eastAsia="仿宋_GB2312" w:hAnsi="Arial Narrow"/>
          <w:b/>
          <w:bCs/>
          <w:sz w:val="22"/>
          <w:szCs w:val="22"/>
        </w:rPr>
        <w:instrText>图表</w:instrText>
      </w:r>
      <w:r w:rsidRPr="2DD37415">
        <w:rPr>
          <w:rFonts w:ascii="Arial Narrow" w:eastAsia="仿宋_GB2312" w:hAnsi="Arial Narrow"/>
          <w:b/>
          <w:bCs/>
          <w:sz w:val="22"/>
          <w:szCs w:val="22"/>
        </w:rPr>
        <w:instrText xml:space="preserve"> \* ARABIC </w:instrText>
      </w:r>
      <w:r w:rsidRPr="2DD37415">
        <w:rPr>
          <w:rFonts w:ascii="Arial Narrow" w:eastAsia="仿宋_GB2312" w:hAnsi="Arial Narrow"/>
          <w:b/>
          <w:bCs/>
          <w:sz w:val="22"/>
          <w:szCs w:val="22"/>
        </w:rPr>
        <w:fldChar w:fldCharType="separate"/>
      </w:r>
      <w:r w:rsidR="00843673" w:rsidRPr="2DD37415">
        <w:rPr>
          <w:rFonts w:ascii="Arial Narrow" w:eastAsia="仿宋_GB2312" w:hAnsi="Arial Narrow"/>
          <w:b/>
          <w:bCs/>
          <w:noProof/>
          <w:sz w:val="22"/>
          <w:szCs w:val="22"/>
        </w:rPr>
        <w:t>3</w:t>
      </w:r>
      <w:r w:rsidRPr="2DD37415">
        <w:rPr>
          <w:rFonts w:ascii="Arial Narrow" w:eastAsia="仿宋_GB2312" w:hAnsi="Arial Narrow"/>
          <w:b/>
          <w:bCs/>
          <w:sz w:val="22"/>
          <w:szCs w:val="22"/>
        </w:rPr>
        <w:fldChar w:fldCharType="end"/>
      </w:r>
      <w:r w:rsidRPr="2DD37415">
        <w:rPr>
          <w:rFonts w:ascii="Arial Narrow" w:eastAsia="仿宋_GB2312" w:hAnsi="Arial Narrow" w:cs="Arial Unicode MS"/>
          <w:b/>
          <w:bCs/>
          <w:kern w:val="2"/>
          <w:sz w:val="22"/>
          <w:szCs w:val="22"/>
        </w:rPr>
        <w:t>：</w:t>
      </w:r>
      <w:r w:rsidR="00093E22" w:rsidRPr="2DD37415">
        <w:rPr>
          <w:rFonts w:ascii="Arial Narrow" w:eastAsia="仿宋_GB2312" w:hAnsi="Arial Narrow" w:cs="Arial Unicode MS"/>
          <w:b/>
          <w:bCs/>
          <w:kern w:val="2"/>
          <w:sz w:val="22"/>
          <w:szCs w:val="22"/>
        </w:rPr>
        <w:t>上海派智</w:t>
      </w:r>
      <w:r w:rsidRPr="2DD37415">
        <w:rPr>
          <w:rFonts w:ascii="Arial Narrow" w:eastAsia="仿宋_GB2312" w:hAnsi="Arial Narrow" w:cs="Arial Unicode MS"/>
          <w:b/>
          <w:bCs/>
          <w:kern w:val="2"/>
          <w:sz w:val="22"/>
          <w:szCs w:val="22"/>
        </w:rPr>
        <w:t>的组织结构图</w:t>
      </w:r>
      <w:bookmarkEnd w:id="614"/>
    </w:p>
    <w:p w14:paraId="20B9161E" w14:textId="4EA1CE3A" w:rsidR="00093E22" w:rsidRPr="00093E22" w:rsidRDefault="00093E22" w:rsidP="2DD37415">
      <w:pPr>
        <w:widowControl w:val="0"/>
        <w:snapToGrid w:val="0"/>
        <w:spacing w:before="0" w:after="0"/>
        <w:ind w:left="0" w:right="0"/>
        <w:jc w:val="center"/>
        <w:rPr>
          <w:rFonts w:ascii="Arial Narrow" w:eastAsia="仿宋_GB2312" w:hAnsi="Arial Narrow" w:cs="Arial Unicode MS"/>
          <w:b/>
          <w:bCs/>
          <w:kern w:val="2"/>
          <w:sz w:val="22"/>
          <w:szCs w:val="22"/>
        </w:rPr>
      </w:pPr>
      <w:r>
        <w:rPr>
          <w:noProof/>
        </w:rPr>
        <w:drawing>
          <wp:inline distT="0" distB="0" distL="0" distR="0" wp14:anchorId="6B07C329" wp14:editId="468E7AB9">
            <wp:extent cx="5274310" cy="1196340"/>
            <wp:effectExtent l="0" t="0" r="2540" b="3810"/>
            <wp:docPr id="631579862" name="图片 1" descr="图表&#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274310" cy="1196340"/>
                    </a:xfrm>
                    <a:prstGeom prst="rect">
                      <a:avLst/>
                    </a:prstGeom>
                  </pic:spPr>
                </pic:pic>
              </a:graphicData>
            </a:graphic>
          </wp:inline>
        </w:drawing>
      </w:r>
    </w:p>
    <w:p w14:paraId="30C1556C" w14:textId="67F8C4B9" w:rsidR="00AA4CA3" w:rsidRDefault="00AA4CA3">
      <w:pPr>
        <w:widowControl w:val="0"/>
        <w:snapToGrid w:val="0"/>
        <w:spacing w:before="0" w:after="0"/>
        <w:ind w:left="0" w:right="0"/>
        <w:jc w:val="center"/>
      </w:pPr>
    </w:p>
    <w:p w14:paraId="03F6CFB4" w14:textId="600E0C98" w:rsidR="00AA4CA3" w:rsidRDefault="00F2093E" w:rsidP="2DD37415">
      <w:pPr>
        <w:spacing w:before="0"/>
        <w:ind w:left="0"/>
        <w:rPr>
          <w:rFonts w:ascii="Arial Narrow" w:eastAsia="仿宋_GB2312" w:hAnsi="Arial Narrow" w:cs="STXihei,Italic"/>
          <w:i/>
          <w:iCs/>
          <w:sz w:val="16"/>
          <w:szCs w:val="16"/>
        </w:rPr>
      </w:pPr>
      <w:r w:rsidRPr="2DD37415">
        <w:rPr>
          <w:rFonts w:ascii="Arial Narrow" w:eastAsia="仿宋_GB2312" w:hAnsi="Arial Narrow" w:cs="STXihei,Italic"/>
          <w:i/>
          <w:iCs/>
          <w:sz w:val="16"/>
          <w:szCs w:val="16"/>
        </w:rPr>
        <w:t>信息来源：由</w:t>
      </w:r>
      <w:r w:rsidR="00093E22" w:rsidRPr="2DD37415">
        <w:rPr>
          <w:rFonts w:ascii="Arial Narrow" w:eastAsia="仿宋_GB2312" w:hAnsi="Arial Narrow" w:cs="STXihei,Italic"/>
          <w:i/>
          <w:iCs/>
          <w:sz w:val="16"/>
          <w:szCs w:val="16"/>
        </w:rPr>
        <w:t>上海派智</w:t>
      </w:r>
      <w:r w:rsidRPr="2DD37415">
        <w:rPr>
          <w:rFonts w:ascii="Arial Narrow" w:eastAsia="仿宋_GB2312" w:hAnsi="Arial Narrow" w:cs="STXihei,Italic"/>
          <w:i/>
          <w:iCs/>
          <w:sz w:val="16"/>
          <w:szCs w:val="16"/>
        </w:rPr>
        <w:t>提供</w:t>
      </w:r>
    </w:p>
    <w:p w14:paraId="2E8ADA19" w14:textId="6B059B16" w:rsidR="00AA4CA3" w:rsidRDefault="00F2093E">
      <w:pPr>
        <w:spacing w:beforeLines="50" w:before="163" w:afterLines="50" w:after="163" w:line="360" w:lineRule="auto"/>
        <w:ind w:firstLineChars="200" w:firstLine="440"/>
        <w:rPr>
          <w:rFonts w:ascii="Arial Narrow" w:eastAsia="仿宋_GB2312" w:hAnsi="Arial Narrow" w:cs="Arial Unicode MS"/>
          <w:sz w:val="22"/>
          <w:szCs w:val="22"/>
        </w:rPr>
      </w:pPr>
      <w:r w:rsidRPr="2DD37415">
        <w:rPr>
          <w:rFonts w:ascii="Arial Narrow" w:eastAsia="仿宋_GB2312" w:hAnsi="Arial Narrow" w:cs="Arial Unicode MS"/>
          <w:sz w:val="22"/>
          <w:szCs w:val="22"/>
        </w:rPr>
        <w:t>截至</w:t>
      </w:r>
      <w:r w:rsidRPr="2DD37415">
        <w:rPr>
          <w:rFonts w:ascii="Arial Narrow" w:eastAsia="仿宋_GB2312" w:hAnsi="Arial Narrow" w:cs="Arial Unicode MS"/>
          <w:sz w:val="22"/>
          <w:szCs w:val="22"/>
        </w:rPr>
        <w:t>2023</w:t>
      </w:r>
      <w:r w:rsidRPr="2DD37415">
        <w:rPr>
          <w:rFonts w:ascii="Arial Narrow" w:eastAsia="仿宋_GB2312" w:hAnsi="Arial Narrow" w:cs="Arial Unicode MS"/>
          <w:sz w:val="22"/>
          <w:szCs w:val="22"/>
        </w:rPr>
        <w:t>年</w:t>
      </w:r>
      <w:r w:rsidRPr="2DD37415">
        <w:rPr>
          <w:rFonts w:ascii="Arial Narrow" w:eastAsia="仿宋_GB2312" w:hAnsi="Arial Narrow" w:cs="Arial Unicode MS"/>
          <w:sz w:val="22"/>
          <w:szCs w:val="22"/>
        </w:rPr>
        <w:t>12</w:t>
      </w:r>
      <w:r w:rsidRPr="2DD37415">
        <w:rPr>
          <w:rFonts w:ascii="Arial Narrow" w:eastAsia="仿宋_GB2312" w:hAnsi="Arial Narrow" w:cs="Arial Unicode MS"/>
          <w:sz w:val="22"/>
          <w:szCs w:val="22"/>
        </w:rPr>
        <w:t>月</w:t>
      </w:r>
      <w:r w:rsidRPr="2DD37415">
        <w:rPr>
          <w:rFonts w:ascii="Arial Narrow" w:eastAsia="仿宋_GB2312" w:hAnsi="Arial Narrow" w:cs="Arial Unicode MS"/>
          <w:sz w:val="22"/>
          <w:szCs w:val="22"/>
        </w:rPr>
        <w:t>31</w:t>
      </w:r>
      <w:r w:rsidRPr="2DD37415">
        <w:rPr>
          <w:rFonts w:ascii="Arial Narrow" w:eastAsia="仿宋_GB2312" w:hAnsi="Arial Narrow" w:cs="Arial Unicode MS"/>
          <w:sz w:val="22"/>
          <w:szCs w:val="22"/>
        </w:rPr>
        <w:t>日，</w:t>
      </w:r>
      <w:r w:rsidR="00093E22" w:rsidRPr="2DD37415">
        <w:rPr>
          <w:rFonts w:ascii="Arial Narrow" w:eastAsia="仿宋_GB2312" w:hAnsi="Arial Narrow" w:cs="Arial Unicode MS"/>
          <w:sz w:val="22"/>
          <w:szCs w:val="22"/>
        </w:rPr>
        <w:t>上海派智</w:t>
      </w:r>
      <w:r w:rsidRPr="2DD37415">
        <w:rPr>
          <w:rFonts w:ascii="Arial Narrow" w:eastAsia="仿宋_GB2312" w:hAnsi="Arial Narrow" w:cs="Arial Unicode MS"/>
          <w:sz w:val="22"/>
          <w:szCs w:val="22"/>
        </w:rPr>
        <w:t>的主要业务部门、职责范围显示如下，</w:t>
      </w:r>
    </w:p>
    <w:p w14:paraId="1FDDC348" w14:textId="1F2DE63E" w:rsidR="00AA4CA3" w:rsidRDefault="00F2093E" w:rsidP="2DD37415">
      <w:pPr>
        <w:pStyle w:val="a3"/>
        <w:ind w:left="420" w:hanging="420"/>
        <w:jc w:val="center"/>
        <w:rPr>
          <w:rFonts w:ascii="Arial Narrow" w:eastAsia="仿宋_GB2312" w:hAnsi="Arial Narrow"/>
          <w:sz w:val="22"/>
          <w:szCs w:val="22"/>
        </w:rPr>
      </w:pPr>
      <w:bookmarkStart w:id="615" w:name="_Toc12286290"/>
      <w:r w:rsidRPr="2DD37415">
        <w:rPr>
          <w:rFonts w:ascii="Arial Narrow" w:eastAsia="仿宋_GB2312" w:hAnsi="Arial Narrow"/>
          <w:sz w:val="22"/>
          <w:szCs w:val="22"/>
        </w:rPr>
        <w:t>图表</w:t>
      </w:r>
      <w:r w:rsidRPr="2DD37415">
        <w:rPr>
          <w:rFonts w:ascii="Arial Narrow" w:eastAsia="仿宋_GB2312" w:hAnsi="Arial Narrow"/>
          <w:sz w:val="22"/>
          <w:szCs w:val="22"/>
        </w:rPr>
        <w:t xml:space="preserve"> </w:t>
      </w:r>
      <w:r w:rsidRPr="2DD37415">
        <w:rPr>
          <w:rFonts w:ascii="Arial Narrow" w:eastAsia="仿宋_GB2312" w:hAnsi="Arial Narrow"/>
          <w:sz w:val="22"/>
          <w:szCs w:val="22"/>
        </w:rPr>
        <w:fldChar w:fldCharType="begin"/>
      </w:r>
      <w:r w:rsidRPr="2DD37415">
        <w:rPr>
          <w:rFonts w:ascii="Arial Narrow" w:eastAsia="仿宋_GB2312" w:hAnsi="Arial Narrow"/>
          <w:sz w:val="22"/>
          <w:szCs w:val="22"/>
        </w:rPr>
        <w:instrText xml:space="preserve"> SEQ </w:instrText>
      </w:r>
      <w:r w:rsidRPr="2DD37415">
        <w:rPr>
          <w:rFonts w:ascii="Arial Narrow" w:eastAsia="仿宋_GB2312" w:hAnsi="Arial Narrow"/>
          <w:sz w:val="22"/>
          <w:szCs w:val="22"/>
        </w:rPr>
        <w:instrText>图表</w:instrText>
      </w:r>
      <w:r w:rsidRPr="2DD37415">
        <w:rPr>
          <w:rFonts w:ascii="Arial Narrow" w:eastAsia="仿宋_GB2312" w:hAnsi="Arial Narrow"/>
          <w:sz w:val="22"/>
          <w:szCs w:val="22"/>
        </w:rPr>
        <w:instrText xml:space="preserve"> \* ARABIC </w:instrText>
      </w:r>
      <w:r w:rsidRPr="2DD37415">
        <w:rPr>
          <w:rFonts w:ascii="Arial Narrow" w:eastAsia="仿宋_GB2312" w:hAnsi="Arial Narrow"/>
          <w:sz w:val="22"/>
          <w:szCs w:val="22"/>
        </w:rPr>
        <w:fldChar w:fldCharType="separate"/>
      </w:r>
      <w:r w:rsidR="00843673" w:rsidRPr="2DD37415">
        <w:rPr>
          <w:rFonts w:ascii="Arial Narrow" w:eastAsia="仿宋_GB2312" w:hAnsi="Arial Narrow"/>
          <w:noProof/>
          <w:sz w:val="22"/>
          <w:szCs w:val="22"/>
        </w:rPr>
        <w:t>4</w:t>
      </w:r>
      <w:r w:rsidRPr="2DD37415">
        <w:rPr>
          <w:rFonts w:ascii="Arial Narrow" w:eastAsia="仿宋_GB2312" w:hAnsi="Arial Narrow"/>
          <w:sz w:val="22"/>
          <w:szCs w:val="22"/>
        </w:rPr>
        <w:fldChar w:fldCharType="end"/>
      </w:r>
      <w:r w:rsidRPr="2DD37415">
        <w:rPr>
          <w:rFonts w:ascii="Arial Narrow" w:eastAsia="仿宋_GB2312" w:hAnsi="Arial Narrow"/>
          <w:sz w:val="22"/>
          <w:szCs w:val="22"/>
        </w:rPr>
        <w:t>：</w:t>
      </w:r>
      <w:r w:rsidR="00093E22" w:rsidRPr="2DD37415">
        <w:rPr>
          <w:rFonts w:ascii="Arial Narrow" w:eastAsia="仿宋_GB2312" w:hAnsi="Arial Narrow"/>
          <w:sz w:val="22"/>
          <w:szCs w:val="22"/>
        </w:rPr>
        <w:t>上海派智</w:t>
      </w:r>
      <w:r w:rsidRPr="2DD37415">
        <w:rPr>
          <w:rFonts w:ascii="Arial Narrow" w:eastAsia="仿宋_GB2312" w:hAnsi="Arial Narrow"/>
          <w:sz w:val="22"/>
          <w:szCs w:val="22"/>
        </w:rPr>
        <w:t>部门结构</w:t>
      </w:r>
      <w:bookmarkEnd w:id="615"/>
    </w:p>
    <w:tbl>
      <w:tblPr>
        <w:tblStyle w:val="4-41"/>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6"/>
        <w:gridCol w:w="818"/>
        <w:gridCol w:w="3489"/>
        <w:gridCol w:w="1399"/>
        <w:gridCol w:w="1398"/>
        <w:tblGridChange w:id="616">
          <w:tblGrid>
            <w:gridCol w:w="360"/>
            <w:gridCol w:w="360"/>
            <w:gridCol w:w="360"/>
            <w:gridCol w:w="316"/>
            <w:gridCol w:w="44"/>
            <w:gridCol w:w="360"/>
            <w:gridCol w:w="414"/>
            <w:gridCol w:w="3489"/>
            <w:gridCol w:w="1399"/>
            <w:gridCol w:w="1398"/>
          </w:tblGrid>
        </w:tblGridChange>
      </w:tblGrid>
      <w:tr w:rsidR="00AA4CA3" w14:paraId="6FB30989" w14:textId="77777777" w:rsidTr="2DD37415">
        <w:trPr>
          <w:cnfStyle w:val="100000000000" w:firstRow="1" w:lastRow="0" w:firstColumn="0" w:lastColumn="0" w:oddVBand="0" w:evenVBand="0" w:oddHBand="0" w:evenHBand="0" w:firstRowFirstColumn="0" w:firstRowLastColumn="0" w:lastRowFirstColumn="0" w:lastRowLastColumn="0"/>
          <w:trHeight w:val="652"/>
          <w:tblHeader/>
        </w:trPr>
        <w:tc>
          <w:tcPr>
            <w:cnfStyle w:val="001000000000" w:firstRow="0" w:lastRow="0" w:firstColumn="1" w:lastColumn="0" w:oddVBand="0" w:evenVBand="0" w:oddHBand="0" w:evenHBand="0" w:firstRowFirstColumn="0" w:firstRowLastColumn="0" w:lastRowFirstColumn="0" w:lastRowLastColumn="0"/>
            <w:tcW w:w="1396" w:type="dxa"/>
            <w:tcBorders>
              <w:top w:val="single" w:sz="4" w:space="0" w:color="auto"/>
              <w:left w:val="single" w:sz="4" w:space="0" w:color="auto"/>
              <w:bottom w:val="single" w:sz="4" w:space="0" w:color="auto"/>
            </w:tcBorders>
            <w:shd w:val="clear" w:color="auto" w:fill="002060"/>
            <w:vAlign w:val="center"/>
          </w:tcPr>
          <w:p w14:paraId="19995E9A" w14:textId="77777777" w:rsidR="00AA4CA3" w:rsidRDefault="00F2093E">
            <w:pPr>
              <w:spacing w:before="0" w:after="0"/>
              <w:ind w:left="0" w:right="0"/>
              <w:jc w:val="center"/>
              <w:rPr>
                <w:rFonts w:ascii="Arial Narrow" w:eastAsia="仿宋_GB2312" w:hAnsi="Arial Narrow"/>
                <w:b w:val="0"/>
                <w:sz w:val="22"/>
                <w:szCs w:val="22"/>
              </w:rPr>
            </w:pPr>
            <w:r>
              <w:rPr>
                <w:rFonts w:ascii="Arial Narrow" w:eastAsia="仿宋_GB2312" w:hAnsi="Arial Narrow"/>
                <w:bCs w:val="0"/>
                <w:sz w:val="22"/>
                <w:szCs w:val="22"/>
              </w:rPr>
              <w:t>主要部门</w:t>
            </w:r>
          </w:p>
        </w:tc>
        <w:tc>
          <w:tcPr>
            <w:tcW w:w="818" w:type="dxa"/>
            <w:tcBorders>
              <w:top w:val="single" w:sz="4" w:space="0" w:color="auto"/>
              <w:left w:val="single" w:sz="4" w:space="0" w:color="auto"/>
              <w:bottom w:val="single" w:sz="4" w:space="0" w:color="auto"/>
            </w:tcBorders>
            <w:shd w:val="clear" w:color="auto" w:fill="002060"/>
            <w:vAlign w:val="center"/>
          </w:tcPr>
          <w:p w14:paraId="2BCEEB53" w14:textId="77777777" w:rsidR="00AA4CA3" w:rsidRDefault="00F2093E">
            <w:pPr>
              <w:spacing w:before="0" w:after="0"/>
              <w:ind w:left="0" w:right="0"/>
              <w:jc w:val="center"/>
              <w:cnfStyle w:val="100000000000" w:firstRow="1" w:lastRow="0" w:firstColumn="0" w:lastColumn="0" w:oddVBand="0" w:evenVBand="0" w:oddHBand="0" w:evenHBand="0" w:firstRowFirstColumn="0" w:firstRowLastColumn="0" w:lastRowFirstColumn="0" w:lastRowLastColumn="0"/>
              <w:rPr>
                <w:rFonts w:ascii="Arial Narrow" w:eastAsia="仿宋_GB2312" w:hAnsi="Arial Narrow"/>
                <w:bCs w:val="0"/>
                <w:sz w:val="22"/>
                <w:szCs w:val="22"/>
              </w:rPr>
            </w:pPr>
            <w:r>
              <w:rPr>
                <w:rFonts w:ascii="Arial Narrow" w:eastAsia="仿宋_GB2312" w:hAnsi="Arial Narrow"/>
                <w:bCs w:val="0"/>
                <w:sz w:val="22"/>
                <w:szCs w:val="22"/>
              </w:rPr>
              <w:t>人数</w:t>
            </w:r>
          </w:p>
        </w:tc>
        <w:tc>
          <w:tcPr>
            <w:tcW w:w="3489" w:type="dxa"/>
            <w:tcBorders>
              <w:top w:val="single" w:sz="4" w:space="0" w:color="auto"/>
              <w:left w:val="single" w:sz="4" w:space="0" w:color="auto"/>
              <w:bottom w:val="single" w:sz="4" w:space="0" w:color="auto"/>
            </w:tcBorders>
            <w:shd w:val="clear" w:color="auto" w:fill="002060"/>
            <w:vAlign w:val="center"/>
          </w:tcPr>
          <w:p w14:paraId="3C269D87" w14:textId="77777777" w:rsidR="00AA4CA3" w:rsidRDefault="00F2093E">
            <w:pPr>
              <w:spacing w:before="0" w:after="0"/>
              <w:ind w:left="0" w:right="0"/>
              <w:jc w:val="center"/>
              <w:cnfStyle w:val="100000000000" w:firstRow="1" w:lastRow="0" w:firstColumn="0" w:lastColumn="0" w:oddVBand="0" w:evenVBand="0" w:oddHBand="0" w:evenHBand="0" w:firstRowFirstColumn="0" w:firstRowLastColumn="0" w:lastRowFirstColumn="0" w:lastRowLastColumn="0"/>
              <w:rPr>
                <w:rFonts w:ascii="Arial Narrow" w:eastAsia="仿宋_GB2312" w:hAnsi="Arial Narrow"/>
                <w:bCs w:val="0"/>
                <w:sz w:val="22"/>
                <w:szCs w:val="22"/>
              </w:rPr>
            </w:pPr>
            <w:r>
              <w:rPr>
                <w:rFonts w:ascii="Arial Narrow" w:eastAsia="仿宋_GB2312" w:hAnsi="Arial Narrow"/>
                <w:bCs w:val="0"/>
                <w:sz w:val="22"/>
                <w:szCs w:val="22"/>
              </w:rPr>
              <w:t>主要职责范围</w:t>
            </w:r>
          </w:p>
        </w:tc>
        <w:tc>
          <w:tcPr>
            <w:tcW w:w="1399" w:type="dxa"/>
            <w:tcBorders>
              <w:top w:val="single" w:sz="4" w:space="0" w:color="auto"/>
              <w:left w:val="single" w:sz="4" w:space="0" w:color="auto"/>
              <w:bottom w:val="single" w:sz="4" w:space="0" w:color="auto"/>
            </w:tcBorders>
            <w:shd w:val="clear" w:color="auto" w:fill="002060"/>
            <w:vAlign w:val="center"/>
          </w:tcPr>
          <w:p w14:paraId="30761DBC" w14:textId="77777777" w:rsidR="00AA4CA3" w:rsidRDefault="00F2093E">
            <w:pPr>
              <w:spacing w:before="0" w:after="0"/>
              <w:ind w:left="0" w:right="0"/>
              <w:jc w:val="center"/>
              <w:cnfStyle w:val="100000000000" w:firstRow="1" w:lastRow="0" w:firstColumn="0" w:lastColumn="0" w:oddVBand="0" w:evenVBand="0" w:oddHBand="0" w:evenHBand="0" w:firstRowFirstColumn="0" w:firstRowLastColumn="0" w:lastRowFirstColumn="0" w:lastRowLastColumn="0"/>
              <w:rPr>
                <w:rFonts w:ascii="Arial Narrow" w:eastAsia="仿宋_GB2312" w:hAnsi="Arial Narrow"/>
                <w:bCs w:val="0"/>
                <w:sz w:val="22"/>
                <w:szCs w:val="22"/>
              </w:rPr>
            </w:pPr>
            <w:r>
              <w:rPr>
                <w:rFonts w:ascii="Arial Narrow" w:eastAsia="仿宋_GB2312" w:hAnsi="Arial Narrow" w:hint="eastAsia"/>
                <w:bCs w:val="0"/>
                <w:sz w:val="22"/>
                <w:szCs w:val="22"/>
              </w:rPr>
              <w:t>部门负责人汇报对象</w:t>
            </w:r>
          </w:p>
        </w:tc>
        <w:tc>
          <w:tcPr>
            <w:tcW w:w="1398" w:type="dxa"/>
            <w:tcBorders>
              <w:top w:val="single" w:sz="4" w:space="0" w:color="auto"/>
              <w:left w:val="single" w:sz="4" w:space="0" w:color="auto"/>
              <w:bottom w:val="single" w:sz="4" w:space="0" w:color="auto"/>
              <w:right w:val="single" w:sz="4" w:space="0" w:color="auto"/>
            </w:tcBorders>
            <w:shd w:val="clear" w:color="auto" w:fill="002060"/>
            <w:vAlign w:val="center"/>
          </w:tcPr>
          <w:p w14:paraId="3E5F7908" w14:textId="77777777" w:rsidR="00AA4CA3" w:rsidRDefault="00F2093E">
            <w:pPr>
              <w:spacing w:before="0" w:after="0"/>
              <w:ind w:left="0" w:right="0"/>
              <w:jc w:val="center"/>
              <w:cnfStyle w:val="100000000000" w:firstRow="1" w:lastRow="0" w:firstColumn="0" w:lastColumn="0" w:oddVBand="0" w:evenVBand="0" w:oddHBand="0" w:evenHBand="0" w:firstRowFirstColumn="0" w:firstRowLastColumn="0" w:lastRowFirstColumn="0" w:lastRowLastColumn="0"/>
              <w:rPr>
                <w:rFonts w:ascii="Arial Narrow" w:eastAsia="仿宋_GB2312" w:hAnsi="Arial Narrow"/>
                <w:bCs w:val="0"/>
                <w:sz w:val="22"/>
                <w:szCs w:val="22"/>
              </w:rPr>
            </w:pPr>
            <w:r>
              <w:rPr>
                <w:rFonts w:ascii="Arial Narrow" w:eastAsia="仿宋_GB2312" w:hAnsi="Arial Narrow" w:hint="eastAsia"/>
                <w:bCs w:val="0"/>
                <w:sz w:val="22"/>
                <w:szCs w:val="22"/>
              </w:rPr>
              <w:t>汇报对象主要办公地</w:t>
            </w:r>
          </w:p>
        </w:tc>
      </w:tr>
      <w:tr w:rsidR="00093E22" w14:paraId="2FA422B3" w14:textId="77777777" w:rsidTr="2DD37415">
        <w:tblPrEx>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Change w:id="617" w:author="admin" w:date="2024-07-01T20:30:00Z">
            <w:tblPrEx>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trHeight w:val="652"/>
          <w:trPrChange w:id="618" w:author="admin" w:date="2024-07-01T20:30:00Z">
            <w:trPr>
              <w:gridAfter w:val="0"/>
            </w:trPr>
          </w:trPrChange>
        </w:trPr>
        <w:tc>
          <w:tcPr>
            <w:cnfStyle w:val="001000000000" w:firstRow="0" w:lastRow="0" w:firstColumn="1" w:lastColumn="0" w:oddVBand="0" w:evenVBand="0" w:oddHBand="0" w:evenHBand="0" w:firstRowFirstColumn="0" w:firstRowLastColumn="0" w:lastRowFirstColumn="0" w:lastRowLastColumn="0"/>
            <w:tcW w:w="1396" w:type="dxa"/>
            <w:tcBorders>
              <w:top w:val="single" w:sz="4" w:space="0" w:color="auto"/>
              <w:left w:val="single" w:sz="4" w:space="0" w:color="auto"/>
              <w:bottom w:val="single" w:sz="4" w:space="0" w:color="auto"/>
              <w:right w:val="single" w:sz="4" w:space="0" w:color="auto"/>
            </w:tcBorders>
            <w:shd w:val="clear" w:color="auto" w:fill="auto"/>
            <w:vAlign w:val="center"/>
            <w:tcPrChange w:id="619" w:author="admin" w:date="2024-07-01T20:30:00Z">
              <w:tcPr>
                <w:tcW w:w="0" w:type="auto"/>
              </w:tcPr>
            </w:tcPrChange>
          </w:tcPr>
          <w:p w14:paraId="4281C09C" w14:textId="33CD3C47" w:rsidR="00093E22" w:rsidRPr="00093E22" w:rsidRDefault="00093E22" w:rsidP="00093E22">
            <w:pPr>
              <w:spacing w:before="0" w:after="0"/>
              <w:ind w:left="0" w:right="0"/>
              <w:jc w:val="center"/>
              <w:rPr>
                <w:rFonts w:ascii="Arial Narrow" w:eastAsia="仿宋_GB2312" w:hAnsi="Arial Narrow" w:cs="微软雅黑"/>
                <w:sz w:val="22"/>
                <w:szCs w:val="22"/>
              </w:rPr>
            </w:pPr>
            <w:r w:rsidRPr="2DD37415">
              <w:rPr>
                <w:rFonts w:ascii="Arial Narrow" w:eastAsia="仿宋_GB2312" w:hAnsi="Arial Narrow" w:cs="微软雅黑"/>
                <w:sz w:val="22"/>
                <w:szCs w:val="22"/>
              </w:rPr>
              <w:t>总经办</w:t>
            </w:r>
          </w:p>
        </w:tc>
        <w:tc>
          <w:tcPr>
            <w:tcW w:w="818" w:type="dxa"/>
            <w:tcBorders>
              <w:top w:val="single" w:sz="4" w:space="0" w:color="auto"/>
              <w:left w:val="single" w:sz="4" w:space="0" w:color="auto"/>
              <w:bottom w:val="single" w:sz="4" w:space="0" w:color="auto"/>
              <w:right w:val="single" w:sz="4" w:space="0" w:color="auto"/>
            </w:tcBorders>
            <w:shd w:val="clear" w:color="auto" w:fill="auto"/>
            <w:vAlign w:val="center"/>
            <w:tcPrChange w:id="620" w:author="admin" w:date="2024-07-01T20:30:00Z">
              <w:tcPr>
                <w:tcW w:w="0" w:type="auto"/>
              </w:tcPr>
            </w:tcPrChange>
          </w:tcPr>
          <w:p w14:paraId="06C6F39F" w14:textId="4595559A" w:rsidR="00093E22" w:rsidRPr="00093E22" w:rsidRDefault="00093E22" w:rsidP="00093E22">
            <w:pPr>
              <w:spacing w:before="0" w:after="0"/>
              <w:ind w:left="0" w:right="0"/>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微软雅黑"/>
                <w:sz w:val="22"/>
                <w:szCs w:val="22"/>
              </w:rPr>
            </w:pPr>
            <w:r w:rsidRPr="2DD37415">
              <w:rPr>
                <w:rFonts w:ascii="Arial Narrow" w:eastAsia="仿宋_GB2312" w:hAnsi="Arial Narrow" w:cs="微软雅黑"/>
                <w:sz w:val="22"/>
                <w:szCs w:val="22"/>
              </w:rPr>
              <w:t>7</w:t>
            </w:r>
          </w:p>
        </w:tc>
        <w:tc>
          <w:tcPr>
            <w:tcW w:w="3489" w:type="dxa"/>
            <w:tcBorders>
              <w:top w:val="single" w:sz="4" w:space="0" w:color="auto"/>
              <w:left w:val="single" w:sz="4" w:space="0" w:color="auto"/>
              <w:bottom w:val="single" w:sz="4" w:space="0" w:color="auto"/>
              <w:right w:val="single" w:sz="4" w:space="0" w:color="auto"/>
            </w:tcBorders>
            <w:shd w:val="clear" w:color="auto" w:fill="auto"/>
            <w:vAlign w:val="center"/>
            <w:tcPrChange w:id="621" w:author="admin" w:date="2024-07-01T20:30:00Z">
              <w:tcPr>
                <w:tcW w:w="0" w:type="auto"/>
              </w:tcPr>
            </w:tcPrChange>
          </w:tcPr>
          <w:p w14:paraId="197CD12A" w14:textId="64789BD2" w:rsidR="00093E22" w:rsidRPr="00093E22" w:rsidRDefault="00093E22" w:rsidP="00093E22">
            <w:pPr>
              <w:spacing w:before="0" w:after="0"/>
              <w:ind w:left="0" w:right="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微软雅黑"/>
                <w:sz w:val="22"/>
                <w:szCs w:val="22"/>
              </w:rPr>
            </w:pPr>
            <w:r w:rsidRPr="2DD37415">
              <w:rPr>
                <w:rFonts w:ascii="Arial Narrow" w:eastAsia="仿宋_GB2312" w:hAnsi="Arial Narrow" w:cs="微软雅黑"/>
                <w:sz w:val="22"/>
                <w:szCs w:val="22"/>
              </w:rPr>
              <w:t>负责全公司的常规运维工作</w:t>
            </w:r>
          </w:p>
        </w:tc>
        <w:tc>
          <w:tcPr>
            <w:tcW w:w="1399" w:type="dxa"/>
            <w:tcBorders>
              <w:top w:val="single" w:sz="4" w:space="0" w:color="auto"/>
              <w:left w:val="single" w:sz="4" w:space="0" w:color="auto"/>
              <w:bottom w:val="single" w:sz="4" w:space="0" w:color="auto"/>
              <w:right w:val="single" w:sz="4" w:space="0" w:color="auto"/>
            </w:tcBorders>
            <w:shd w:val="clear" w:color="auto" w:fill="auto"/>
            <w:vAlign w:val="center"/>
            <w:tcPrChange w:id="622" w:author="admin" w:date="2024-07-01T20:30:00Z">
              <w:tcPr>
                <w:tcW w:w="0" w:type="auto"/>
                <w:gridSpan w:val="2"/>
              </w:tcPr>
            </w:tcPrChange>
          </w:tcPr>
          <w:p w14:paraId="6470E6C9" w14:textId="4DCCD0DA" w:rsidR="00093E22" w:rsidRPr="00093E22" w:rsidRDefault="00093E22" w:rsidP="00093E22">
            <w:pPr>
              <w:spacing w:before="0" w:after="0"/>
              <w:ind w:left="0" w:right="0"/>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微软雅黑"/>
                <w:sz w:val="22"/>
                <w:szCs w:val="22"/>
              </w:rPr>
            </w:pPr>
            <w:r w:rsidRPr="2DD37415">
              <w:rPr>
                <w:rFonts w:ascii="Arial Narrow" w:eastAsia="仿宋_GB2312" w:hAnsi="Arial Narrow" w:cs="微软雅黑"/>
                <w:sz w:val="22"/>
                <w:szCs w:val="22"/>
              </w:rPr>
              <w:t>总经办</w:t>
            </w:r>
          </w:p>
        </w:tc>
        <w:tc>
          <w:tcPr>
            <w:tcW w:w="1398" w:type="dxa"/>
            <w:tcBorders>
              <w:top w:val="single" w:sz="4" w:space="0" w:color="auto"/>
              <w:left w:val="single" w:sz="4" w:space="0" w:color="auto"/>
              <w:bottom w:val="single" w:sz="4" w:space="0" w:color="auto"/>
              <w:right w:val="single" w:sz="4" w:space="0" w:color="auto"/>
            </w:tcBorders>
            <w:shd w:val="clear" w:color="auto" w:fill="auto"/>
            <w:vAlign w:val="center"/>
            <w:tcPrChange w:id="623" w:author="admin" w:date="2024-07-01T20:30:00Z">
              <w:tcPr>
                <w:tcW w:w="0" w:type="auto"/>
              </w:tcPr>
            </w:tcPrChange>
          </w:tcPr>
          <w:p w14:paraId="5A52A581" w14:textId="67495803" w:rsidR="00093E22" w:rsidRPr="00093E22" w:rsidRDefault="00093E22" w:rsidP="00093E22">
            <w:pPr>
              <w:spacing w:before="0" w:after="0"/>
              <w:ind w:left="0" w:right="0"/>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微软雅黑"/>
                <w:sz w:val="22"/>
                <w:szCs w:val="22"/>
              </w:rPr>
            </w:pPr>
            <w:r w:rsidRPr="2DD37415">
              <w:rPr>
                <w:rFonts w:ascii="Arial Narrow" w:eastAsia="仿宋_GB2312" w:hAnsi="Arial Narrow" w:cs="微软雅黑"/>
                <w:sz w:val="22"/>
                <w:szCs w:val="22"/>
              </w:rPr>
              <w:t>上海</w:t>
            </w:r>
          </w:p>
        </w:tc>
      </w:tr>
      <w:tr w:rsidR="00093E22" w14:paraId="505E6700" w14:textId="77777777" w:rsidTr="2DD37415">
        <w:tblPrEx>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Change w:id="624" w:author="admin" w:date="2024-07-01T20:30:00Z">
            <w:tblPrEx>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trHeight w:val="652"/>
          <w:trPrChange w:id="625" w:author="admin" w:date="2024-07-01T20:30:00Z">
            <w:trPr>
              <w:gridAfter w:val="0"/>
            </w:trPr>
          </w:trPrChange>
        </w:trPr>
        <w:tc>
          <w:tcPr>
            <w:cnfStyle w:val="001000000000" w:firstRow="0" w:lastRow="0" w:firstColumn="1" w:lastColumn="0" w:oddVBand="0" w:evenVBand="0" w:oddHBand="0" w:evenHBand="0" w:firstRowFirstColumn="0" w:firstRowLastColumn="0" w:lastRowFirstColumn="0" w:lastRowLastColumn="0"/>
            <w:tcW w:w="1396" w:type="dxa"/>
            <w:tcBorders>
              <w:top w:val="single" w:sz="4" w:space="0" w:color="auto"/>
              <w:left w:val="single" w:sz="4" w:space="0" w:color="auto"/>
              <w:bottom w:val="single" w:sz="4" w:space="0" w:color="auto"/>
              <w:right w:val="single" w:sz="4" w:space="0" w:color="auto"/>
            </w:tcBorders>
            <w:shd w:val="clear" w:color="auto" w:fill="auto"/>
            <w:vAlign w:val="center"/>
            <w:tcPrChange w:id="626" w:author="admin" w:date="2024-07-01T20:30:00Z">
              <w:tcPr>
                <w:tcW w:w="0" w:type="auto"/>
              </w:tcPr>
            </w:tcPrChange>
          </w:tcPr>
          <w:p w14:paraId="46D408E4" w14:textId="140AF300" w:rsidR="00093E22" w:rsidRPr="00093E22" w:rsidRDefault="00093E22" w:rsidP="00093E22">
            <w:pPr>
              <w:spacing w:before="0" w:after="0"/>
              <w:ind w:left="0" w:right="0"/>
              <w:jc w:val="center"/>
              <w:rPr>
                <w:rFonts w:ascii="Arial Narrow" w:eastAsia="仿宋_GB2312" w:hAnsi="Arial Narrow" w:cs="微软雅黑"/>
                <w:sz w:val="22"/>
                <w:szCs w:val="22"/>
              </w:rPr>
            </w:pPr>
            <w:r w:rsidRPr="2DD37415">
              <w:rPr>
                <w:rFonts w:ascii="Arial Narrow" w:eastAsia="仿宋_GB2312" w:hAnsi="Arial Narrow" w:cs="微软雅黑"/>
                <w:sz w:val="22"/>
                <w:szCs w:val="22"/>
              </w:rPr>
              <w:lastRenderedPageBreak/>
              <w:t>事业部</w:t>
            </w:r>
          </w:p>
        </w:tc>
        <w:tc>
          <w:tcPr>
            <w:tcW w:w="818" w:type="dxa"/>
            <w:tcBorders>
              <w:top w:val="single" w:sz="4" w:space="0" w:color="auto"/>
              <w:left w:val="single" w:sz="4" w:space="0" w:color="auto"/>
              <w:bottom w:val="single" w:sz="4" w:space="0" w:color="auto"/>
              <w:right w:val="single" w:sz="4" w:space="0" w:color="auto"/>
            </w:tcBorders>
            <w:shd w:val="clear" w:color="auto" w:fill="auto"/>
            <w:vAlign w:val="center"/>
            <w:tcPrChange w:id="627" w:author="admin" w:date="2024-07-01T20:30:00Z">
              <w:tcPr>
                <w:tcW w:w="0" w:type="auto"/>
              </w:tcPr>
            </w:tcPrChange>
          </w:tcPr>
          <w:p w14:paraId="4F65E0D4" w14:textId="08102D9B" w:rsidR="00093E22" w:rsidRPr="00093E22" w:rsidRDefault="00093E22" w:rsidP="00093E22">
            <w:pPr>
              <w:spacing w:before="0" w:after="0"/>
              <w:ind w:left="0" w:right="0"/>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微软雅黑"/>
                <w:sz w:val="22"/>
                <w:szCs w:val="22"/>
              </w:rPr>
            </w:pPr>
            <w:r w:rsidRPr="2DD37415">
              <w:rPr>
                <w:rFonts w:ascii="Arial Narrow" w:eastAsia="仿宋_GB2312" w:hAnsi="Arial Narrow" w:cs="微软雅黑"/>
                <w:sz w:val="22"/>
                <w:szCs w:val="22"/>
              </w:rPr>
              <w:t>148</w:t>
            </w:r>
          </w:p>
        </w:tc>
        <w:tc>
          <w:tcPr>
            <w:tcW w:w="3489" w:type="dxa"/>
            <w:tcBorders>
              <w:top w:val="single" w:sz="4" w:space="0" w:color="auto"/>
              <w:left w:val="single" w:sz="4" w:space="0" w:color="auto"/>
              <w:bottom w:val="single" w:sz="4" w:space="0" w:color="auto"/>
              <w:right w:val="single" w:sz="4" w:space="0" w:color="auto"/>
            </w:tcBorders>
            <w:shd w:val="clear" w:color="auto" w:fill="auto"/>
            <w:vAlign w:val="center"/>
            <w:tcPrChange w:id="628" w:author="admin" w:date="2024-07-01T20:30:00Z">
              <w:tcPr>
                <w:tcW w:w="0" w:type="auto"/>
              </w:tcPr>
            </w:tcPrChange>
          </w:tcPr>
          <w:p w14:paraId="126F023B" w14:textId="4E245AA3" w:rsidR="00093E22" w:rsidRPr="00093E22" w:rsidRDefault="00093E22" w:rsidP="00093E22">
            <w:pPr>
              <w:spacing w:before="0" w:after="0"/>
              <w:ind w:left="0" w:right="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微软雅黑"/>
                <w:sz w:val="22"/>
                <w:szCs w:val="22"/>
              </w:rPr>
            </w:pPr>
            <w:r w:rsidRPr="2DD37415">
              <w:rPr>
                <w:rFonts w:ascii="Arial Narrow" w:eastAsia="仿宋_GB2312" w:hAnsi="Arial Narrow" w:cs="微软雅黑"/>
                <w:sz w:val="22"/>
                <w:szCs w:val="22"/>
              </w:rPr>
              <w:t>负责事业部经营运维工作</w:t>
            </w:r>
          </w:p>
        </w:tc>
        <w:tc>
          <w:tcPr>
            <w:tcW w:w="1399" w:type="dxa"/>
            <w:tcBorders>
              <w:top w:val="single" w:sz="4" w:space="0" w:color="auto"/>
              <w:left w:val="single" w:sz="4" w:space="0" w:color="auto"/>
              <w:bottom w:val="single" w:sz="4" w:space="0" w:color="auto"/>
              <w:right w:val="single" w:sz="4" w:space="0" w:color="auto"/>
            </w:tcBorders>
            <w:shd w:val="clear" w:color="auto" w:fill="auto"/>
            <w:vAlign w:val="center"/>
            <w:tcPrChange w:id="629" w:author="admin" w:date="2024-07-01T20:30:00Z">
              <w:tcPr>
                <w:tcW w:w="0" w:type="auto"/>
                <w:gridSpan w:val="2"/>
              </w:tcPr>
            </w:tcPrChange>
          </w:tcPr>
          <w:p w14:paraId="47B54369" w14:textId="31B0F335" w:rsidR="00093E22" w:rsidRPr="00093E22" w:rsidRDefault="00093E22" w:rsidP="00093E22">
            <w:pPr>
              <w:spacing w:before="0" w:after="0"/>
              <w:ind w:left="0" w:right="0"/>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微软雅黑"/>
                <w:sz w:val="22"/>
                <w:szCs w:val="22"/>
              </w:rPr>
            </w:pPr>
            <w:r w:rsidRPr="2DD37415">
              <w:rPr>
                <w:rFonts w:ascii="Arial Narrow" w:eastAsia="仿宋_GB2312" w:hAnsi="Arial Narrow" w:cs="微软雅黑"/>
                <w:sz w:val="22"/>
                <w:szCs w:val="22"/>
              </w:rPr>
              <w:t>总经办</w:t>
            </w:r>
          </w:p>
        </w:tc>
        <w:tc>
          <w:tcPr>
            <w:tcW w:w="1398" w:type="dxa"/>
            <w:tcBorders>
              <w:top w:val="single" w:sz="4" w:space="0" w:color="auto"/>
              <w:left w:val="single" w:sz="4" w:space="0" w:color="auto"/>
              <w:bottom w:val="single" w:sz="4" w:space="0" w:color="auto"/>
              <w:right w:val="single" w:sz="4" w:space="0" w:color="auto"/>
            </w:tcBorders>
            <w:shd w:val="clear" w:color="auto" w:fill="auto"/>
            <w:vAlign w:val="center"/>
            <w:tcPrChange w:id="630" w:author="admin" w:date="2024-07-01T20:30:00Z">
              <w:tcPr>
                <w:tcW w:w="0" w:type="auto"/>
              </w:tcPr>
            </w:tcPrChange>
          </w:tcPr>
          <w:p w14:paraId="0FE7F2E8" w14:textId="21A1B453" w:rsidR="00093E22" w:rsidRPr="00093E22" w:rsidRDefault="00093E22" w:rsidP="00093E22">
            <w:pPr>
              <w:spacing w:before="0" w:after="0"/>
              <w:ind w:left="0" w:right="0"/>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微软雅黑"/>
                <w:sz w:val="22"/>
                <w:szCs w:val="22"/>
              </w:rPr>
            </w:pPr>
            <w:r w:rsidRPr="2DD37415">
              <w:rPr>
                <w:rFonts w:ascii="Arial Narrow" w:eastAsia="仿宋_GB2312" w:hAnsi="Arial Narrow" w:cs="微软雅黑"/>
                <w:sz w:val="22"/>
                <w:szCs w:val="22"/>
              </w:rPr>
              <w:t>上海</w:t>
            </w:r>
          </w:p>
        </w:tc>
      </w:tr>
      <w:tr w:rsidR="00093E22" w14:paraId="1A7B92C9" w14:textId="77777777" w:rsidTr="2DD37415">
        <w:trPr>
          <w:trHeight w:val="652"/>
        </w:trPr>
        <w:tc>
          <w:tcPr>
            <w:cnfStyle w:val="001000000000" w:firstRow="0" w:lastRow="0" w:firstColumn="1" w:lastColumn="0" w:oddVBand="0" w:evenVBand="0" w:oddHBand="0" w:evenHBand="0" w:firstRowFirstColumn="0" w:firstRowLastColumn="0" w:lastRowFirstColumn="0" w:lastRowLastColumn="0"/>
            <w:tcW w:w="1396" w:type="dxa"/>
            <w:shd w:val="clear" w:color="auto" w:fill="auto"/>
            <w:vAlign w:val="center"/>
          </w:tcPr>
          <w:p w14:paraId="50A25818" w14:textId="667C0BDE" w:rsidR="00093E22" w:rsidRPr="00093E22" w:rsidRDefault="00093E22" w:rsidP="00093E22">
            <w:pPr>
              <w:spacing w:before="0" w:after="0"/>
              <w:ind w:left="0" w:right="0"/>
              <w:jc w:val="center"/>
              <w:rPr>
                <w:rFonts w:ascii="Arial Narrow" w:eastAsia="仿宋_GB2312" w:hAnsi="Arial Narrow" w:cs="微软雅黑"/>
                <w:sz w:val="22"/>
                <w:szCs w:val="22"/>
              </w:rPr>
            </w:pPr>
            <w:r w:rsidRPr="2DD37415">
              <w:rPr>
                <w:rFonts w:ascii="Arial Narrow" w:eastAsia="仿宋_GB2312" w:hAnsi="Arial Narrow" w:cs="微软雅黑"/>
                <w:sz w:val="22"/>
                <w:szCs w:val="22"/>
              </w:rPr>
              <w:t>财务中心</w:t>
            </w:r>
          </w:p>
        </w:tc>
        <w:tc>
          <w:tcPr>
            <w:tcW w:w="818" w:type="dxa"/>
            <w:shd w:val="clear" w:color="auto" w:fill="auto"/>
            <w:vAlign w:val="center"/>
          </w:tcPr>
          <w:p w14:paraId="7F1A7C89" w14:textId="406C3F91" w:rsidR="00093E22" w:rsidRPr="00093E22" w:rsidRDefault="00093E22" w:rsidP="00093E22">
            <w:pPr>
              <w:spacing w:before="0" w:after="0"/>
              <w:ind w:left="0" w:right="0"/>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微软雅黑"/>
                <w:sz w:val="22"/>
                <w:szCs w:val="22"/>
              </w:rPr>
            </w:pPr>
            <w:r w:rsidRPr="2DD37415">
              <w:rPr>
                <w:rFonts w:ascii="Arial Narrow" w:eastAsia="仿宋_GB2312" w:hAnsi="Arial Narrow" w:cs="微软雅黑"/>
                <w:sz w:val="22"/>
                <w:szCs w:val="22"/>
              </w:rPr>
              <w:t>17</w:t>
            </w:r>
          </w:p>
        </w:tc>
        <w:tc>
          <w:tcPr>
            <w:tcW w:w="3489" w:type="dxa"/>
            <w:shd w:val="clear" w:color="auto" w:fill="auto"/>
            <w:vAlign w:val="center"/>
          </w:tcPr>
          <w:p w14:paraId="3628A295" w14:textId="6111385F" w:rsidR="00093E22" w:rsidRPr="00093E22" w:rsidRDefault="00093E22" w:rsidP="00093E22">
            <w:pPr>
              <w:spacing w:before="0" w:after="0"/>
              <w:ind w:left="0" w:right="0"/>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微软雅黑"/>
                <w:sz w:val="22"/>
                <w:szCs w:val="22"/>
              </w:rPr>
            </w:pPr>
            <w:r w:rsidRPr="2DD37415">
              <w:rPr>
                <w:rFonts w:ascii="Arial Narrow" w:eastAsia="仿宋_GB2312" w:hAnsi="Arial Narrow" w:cs="微软雅黑"/>
                <w:sz w:val="22"/>
                <w:szCs w:val="22"/>
              </w:rPr>
              <w:t>负责公司财务核算分析工作</w:t>
            </w:r>
          </w:p>
        </w:tc>
        <w:tc>
          <w:tcPr>
            <w:tcW w:w="1399" w:type="dxa"/>
            <w:shd w:val="clear" w:color="auto" w:fill="auto"/>
            <w:vAlign w:val="center"/>
          </w:tcPr>
          <w:p w14:paraId="4FF2100F" w14:textId="2AA35A9E" w:rsidR="00093E22" w:rsidRPr="00093E22" w:rsidRDefault="00093E22" w:rsidP="00093E22">
            <w:pPr>
              <w:spacing w:before="0" w:after="0"/>
              <w:ind w:left="0" w:right="0"/>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微软雅黑"/>
                <w:sz w:val="22"/>
                <w:szCs w:val="22"/>
              </w:rPr>
            </w:pPr>
            <w:r w:rsidRPr="2DD37415">
              <w:rPr>
                <w:rFonts w:ascii="Arial Narrow" w:eastAsia="仿宋_GB2312" w:hAnsi="Arial Narrow" w:cs="微软雅黑"/>
                <w:sz w:val="22"/>
                <w:szCs w:val="22"/>
              </w:rPr>
              <w:t>总经办</w:t>
            </w:r>
          </w:p>
        </w:tc>
        <w:tc>
          <w:tcPr>
            <w:tcW w:w="1398" w:type="dxa"/>
            <w:shd w:val="clear" w:color="auto" w:fill="auto"/>
            <w:vAlign w:val="center"/>
          </w:tcPr>
          <w:p w14:paraId="145EF8CD" w14:textId="138C67EE" w:rsidR="00093E22" w:rsidRPr="00093E22" w:rsidRDefault="00093E22" w:rsidP="00093E22">
            <w:pPr>
              <w:spacing w:before="0" w:after="0"/>
              <w:ind w:left="0" w:right="0"/>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微软雅黑"/>
                <w:sz w:val="22"/>
                <w:szCs w:val="22"/>
              </w:rPr>
            </w:pPr>
            <w:r w:rsidRPr="2DD37415">
              <w:rPr>
                <w:rFonts w:ascii="Arial Narrow" w:eastAsia="仿宋_GB2312" w:hAnsi="Arial Narrow" w:cs="微软雅黑"/>
                <w:sz w:val="22"/>
                <w:szCs w:val="22"/>
              </w:rPr>
              <w:t>上海</w:t>
            </w:r>
          </w:p>
        </w:tc>
      </w:tr>
      <w:tr w:rsidR="00093E22" w14:paraId="0063F990" w14:textId="77777777" w:rsidTr="2DD37415">
        <w:trPr>
          <w:trHeight w:val="652"/>
        </w:trPr>
        <w:tc>
          <w:tcPr>
            <w:cnfStyle w:val="001000000000" w:firstRow="0" w:lastRow="0" w:firstColumn="1" w:lastColumn="0" w:oddVBand="0" w:evenVBand="0" w:oddHBand="0" w:evenHBand="0" w:firstRowFirstColumn="0" w:firstRowLastColumn="0" w:lastRowFirstColumn="0" w:lastRowLastColumn="0"/>
            <w:tcW w:w="1396" w:type="dxa"/>
            <w:shd w:val="clear" w:color="auto" w:fill="auto"/>
            <w:vAlign w:val="center"/>
          </w:tcPr>
          <w:p w14:paraId="11BAF959" w14:textId="3738273D" w:rsidR="00093E22" w:rsidRPr="00093E22" w:rsidRDefault="00093E22" w:rsidP="00093E22">
            <w:pPr>
              <w:spacing w:before="0" w:after="0"/>
              <w:ind w:left="0" w:right="0"/>
              <w:jc w:val="center"/>
              <w:rPr>
                <w:rFonts w:ascii="Arial Narrow" w:eastAsia="仿宋_GB2312" w:hAnsi="Arial Narrow" w:cs="微软雅黑"/>
                <w:sz w:val="22"/>
                <w:szCs w:val="22"/>
              </w:rPr>
            </w:pPr>
            <w:r w:rsidRPr="2DD37415">
              <w:rPr>
                <w:rFonts w:ascii="Arial Narrow" w:eastAsia="仿宋_GB2312" w:hAnsi="Arial Narrow" w:cs="微软雅黑"/>
                <w:sz w:val="22"/>
                <w:szCs w:val="22"/>
              </w:rPr>
              <w:t>营销中心</w:t>
            </w:r>
          </w:p>
        </w:tc>
        <w:tc>
          <w:tcPr>
            <w:tcW w:w="818" w:type="dxa"/>
            <w:shd w:val="clear" w:color="auto" w:fill="auto"/>
            <w:vAlign w:val="center"/>
          </w:tcPr>
          <w:p w14:paraId="4CFC7405" w14:textId="5534B55F" w:rsidR="00093E22" w:rsidRPr="00093E22" w:rsidRDefault="00093E22" w:rsidP="00093E22">
            <w:pPr>
              <w:spacing w:before="0" w:after="0"/>
              <w:ind w:left="0" w:right="0"/>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微软雅黑"/>
                <w:sz w:val="22"/>
                <w:szCs w:val="22"/>
              </w:rPr>
            </w:pPr>
            <w:r w:rsidRPr="2DD37415">
              <w:rPr>
                <w:rFonts w:ascii="Arial Narrow" w:eastAsia="仿宋_GB2312" w:hAnsi="Arial Narrow" w:cs="微软雅黑"/>
                <w:sz w:val="22"/>
                <w:szCs w:val="22"/>
              </w:rPr>
              <w:t>44</w:t>
            </w:r>
          </w:p>
        </w:tc>
        <w:tc>
          <w:tcPr>
            <w:tcW w:w="3489" w:type="dxa"/>
            <w:shd w:val="clear" w:color="auto" w:fill="auto"/>
            <w:vAlign w:val="center"/>
          </w:tcPr>
          <w:p w14:paraId="0BFBAF7F" w14:textId="3E9C0B97" w:rsidR="00093E22" w:rsidRPr="00093E22" w:rsidRDefault="00093E22" w:rsidP="00093E22">
            <w:pPr>
              <w:spacing w:before="0" w:after="0"/>
              <w:ind w:left="0" w:right="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微软雅黑"/>
                <w:sz w:val="22"/>
                <w:szCs w:val="22"/>
              </w:rPr>
            </w:pPr>
            <w:r w:rsidRPr="2DD37415">
              <w:rPr>
                <w:rFonts w:ascii="Arial Narrow" w:eastAsia="仿宋_GB2312" w:hAnsi="Arial Narrow" w:cs="微软雅黑"/>
                <w:sz w:val="22"/>
                <w:szCs w:val="22"/>
              </w:rPr>
              <w:t>负责公司产品的销售工作</w:t>
            </w:r>
          </w:p>
        </w:tc>
        <w:tc>
          <w:tcPr>
            <w:tcW w:w="1399" w:type="dxa"/>
            <w:shd w:val="clear" w:color="auto" w:fill="auto"/>
            <w:vAlign w:val="center"/>
          </w:tcPr>
          <w:p w14:paraId="51886025" w14:textId="586EBB5E" w:rsidR="00093E22" w:rsidRPr="00093E22" w:rsidRDefault="00093E22" w:rsidP="00093E22">
            <w:pPr>
              <w:spacing w:before="0" w:after="0"/>
              <w:ind w:left="0" w:right="0"/>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微软雅黑"/>
                <w:sz w:val="22"/>
                <w:szCs w:val="22"/>
              </w:rPr>
            </w:pPr>
            <w:r w:rsidRPr="2DD37415">
              <w:rPr>
                <w:rFonts w:ascii="Arial Narrow" w:eastAsia="仿宋_GB2312" w:hAnsi="Arial Narrow" w:cs="微软雅黑"/>
                <w:sz w:val="22"/>
                <w:szCs w:val="22"/>
              </w:rPr>
              <w:t>总经办</w:t>
            </w:r>
          </w:p>
        </w:tc>
        <w:tc>
          <w:tcPr>
            <w:tcW w:w="1398" w:type="dxa"/>
            <w:shd w:val="clear" w:color="auto" w:fill="auto"/>
            <w:vAlign w:val="center"/>
          </w:tcPr>
          <w:p w14:paraId="77DD5071" w14:textId="2D556993" w:rsidR="00093E22" w:rsidRPr="00093E22" w:rsidRDefault="00093E22" w:rsidP="00093E22">
            <w:pPr>
              <w:spacing w:before="0" w:after="0"/>
              <w:ind w:left="0" w:right="0"/>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微软雅黑"/>
                <w:sz w:val="22"/>
                <w:szCs w:val="22"/>
              </w:rPr>
            </w:pPr>
            <w:r w:rsidRPr="2DD37415">
              <w:rPr>
                <w:rFonts w:ascii="Arial Narrow" w:eastAsia="仿宋_GB2312" w:hAnsi="Arial Narrow" w:cs="微软雅黑"/>
                <w:sz w:val="22"/>
                <w:szCs w:val="22"/>
              </w:rPr>
              <w:t>上海</w:t>
            </w:r>
          </w:p>
        </w:tc>
      </w:tr>
      <w:tr w:rsidR="00093E22" w14:paraId="0FF8AA1E" w14:textId="77777777" w:rsidTr="2DD37415">
        <w:trPr>
          <w:trHeight w:val="652"/>
        </w:trPr>
        <w:tc>
          <w:tcPr>
            <w:cnfStyle w:val="001000000000" w:firstRow="0" w:lastRow="0" w:firstColumn="1" w:lastColumn="0" w:oddVBand="0" w:evenVBand="0" w:oddHBand="0" w:evenHBand="0" w:firstRowFirstColumn="0" w:firstRowLastColumn="0" w:lastRowFirstColumn="0" w:lastRowLastColumn="0"/>
            <w:tcW w:w="1396" w:type="dxa"/>
            <w:shd w:val="clear" w:color="auto" w:fill="auto"/>
            <w:vAlign w:val="center"/>
          </w:tcPr>
          <w:p w14:paraId="1669BC31" w14:textId="5B8DEF7A" w:rsidR="00093E22" w:rsidRPr="00093E22" w:rsidRDefault="00093E22" w:rsidP="00093E22">
            <w:pPr>
              <w:spacing w:before="0" w:after="0"/>
              <w:ind w:left="0" w:right="0"/>
              <w:jc w:val="center"/>
              <w:rPr>
                <w:rFonts w:ascii="Arial Narrow" w:eastAsia="仿宋_GB2312" w:hAnsi="Arial Narrow" w:cs="微软雅黑"/>
                <w:sz w:val="22"/>
                <w:szCs w:val="22"/>
              </w:rPr>
            </w:pPr>
            <w:r w:rsidRPr="2DD37415">
              <w:rPr>
                <w:rFonts w:ascii="Arial Narrow" w:eastAsia="仿宋_GB2312" w:hAnsi="Arial Narrow" w:cs="微软雅黑"/>
                <w:sz w:val="22"/>
                <w:szCs w:val="22"/>
              </w:rPr>
              <w:t>研发中心</w:t>
            </w:r>
          </w:p>
        </w:tc>
        <w:tc>
          <w:tcPr>
            <w:tcW w:w="818" w:type="dxa"/>
            <w:shd w:val="clear" w:color="auto" w:fill="auto"/>
            <w:vAlign w:val="center"/>
          </w:tcPr>
          <w:p w14:paraId="71656417" w14:textId="58A5E66A" w:rsidR="00093E22" w:rsidRPr="00093E22" w:rsidRDefault="00093E22" w:rsidP="00093E22">
            <w:pPr>
              <w:spacing w:before="0" w:after="0"/>
              <w:ind w:left="0" w:right="0"/>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微软雅黑"/>
                <w:sz w:val="22"/>
                <w:szCs w:val="22"/>
              </w:rPr>
            </w:pPr>
            <w:r w:rsidRPr="2DD37415">
              <w:rPr>
                <w:rFonts w:ascii="Arial Narrow" w:eastAsia="仿宋_GB2312" w:hAnsi="Arial Narrow" w:cs="微软雅黑"/>
                <w:sz w:val="22"/>
                <w:szCs w:val="22"/>
              </w:rPr>
              <w:t>2</w:t>
            </w:r>
          </w:p>
        </w:tc>
        <w:tc>
          <w:tcPr>
            <w:tcW w:w="3489" w:type="dxa"/>
            <w:shd w:val="clear" w:color="auto" w:fill="auto"/>
            <w:vAlign w:val="center"/>
          </w:tcPr>
          <w:p w14:paraId="59BDA8B7" w14:textId="659B46DC" w:rsidR="00093E22" w:rsidRPr="00093E22" w:rsidRDefault="00093E22" w:rsidP="00093E22">
            <w:pPr>
              <w:spacing w:before="0" w:after="0"/>
              <w:ind w:left="0" w:right="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微软雅黑"/>
                <w:sz w:val="22"/>
                <w:szCs w:val="22"/>
              </w:rPr>
            </w:pPr>
            <w:r w:rsidRPr="2DD37415">
              <w:rPr>
                <w:rFonts w:ascii="Arial Narrow" w:eastAsia="仿宋_GB2312" w:hAnsi="Arial Narrow" w:cs="微软雅黑"/>
                <w:sz w:val="22"/>
                <w:szCs w:val="22"/>
              </w:rPr>
              <w:t>负责公司产品的研究开发工作</w:t>
            </w:r>
          </w:p>
        </w:tc>
        <w:tc>
          <w:tcPr>
            <w:tcW w:w="1399" w:type="dxa"/>
            <w:shd w:val="clear" w:color="auto" w:fill="auto"/>
            <w:vAlign w:val="center"/>
          </w:tcPr>
          <w:p w14:paraId="5BFE6924" w14:textId="7DA38EAD" w:rsidR="00093E22" w:rsidRPr="00093E22" w:rsidRDefault="00093E22" w:rsidP="00093E22">
            <w:pPr>
              <w:spacing w:before="0" w:after="0"/>
              <w:ind w:left="0" w:right="0"/>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微软雅黑"/>
                <w:sz w:val="22"/>
                <w:szCs w:val="22"/>
              </w:rPr>
            </w:pPr>
            <w:r w:rsidRPr="2DD37415">
              <w:rPr>
                <w:rFonts w:ascii="Arial Narrow" w:eastAsia="仿宋_GB2312" w:hAnsi="Arial Narrow" w:cs="微软雅黑"/>
                <w:sz w:val="22"/>
                <w:szCs w:val="22"/>
              </w:rPr>
              <w:t>总经办</w:t>
            </w:r>
          </w:p>
        </w:tc>
        <w:tc>
          <w:tcPr>
            <w:tcW w:w="1398" w:type="dxa"/>
            <w:shd w:val="clear" w:color="auto" w:fill="auto"/>
            <w:vAlign w:val="center"/>
          </w:tcPr>
          <w:p w14:paraId="4A148329" w14:textId="79D961C6" w:rsidR="00093E22" w:rsidRPr="00093E22" w:rsidRDefault="00093E22" w:rsidP="00093E22">
            <w:pPr>
              <w:spacing w:before="0" w:after="0"/>
              <w:ind w:left="0" w:right="0"/>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微软雅黑"/>
                <w:sz w:val="22"/>
                <w:szCs w:val="22"/>
              </w:rPr>
            </w:pPr>
            <w:r w:rsidRPr="2DD37415">
              <w:rPr>
                <w:rFonts w:ascii="Arial Narrow" w:eastAsia="仿宋_GB2312" w:hAnsi="Arial Narrow" w:cs="微软雅黑"/>
                <w:sz w:val="22"/>
                <w:szCs w:val="22"/>
              </w:rPr>
              <w:t>上海</w:t>
            </w:r>
          </w:p>
        </w:tc>
      </w:tr>
      <w:tr w:rsidR="00093E22" w14:paraId="157A91C5" w14:textId="77777777" w:rsidTr="2DD37415">
        <w:trPr>
          <w:trHeight w:val="652"/>
        </w:trPr>
        <w:tc>
          <w:tcPr>
            <w:cnfStyle w:val="001000000000" w:firstRow="0" w:lastRow="0" w:firstColumn="1" w:lastColumn="0" w:oddVBand="0" w:evenVBand="0" w:oddHBand="0" w:evenHBand="0" w:firstRowFirstColumn="0" w:firstRowLastColumn="0" w:lastRowFirstColumn="0" w:lastRowLastColumn="0"/>
            <w:tcW w:w="1396" w:type="dxa"/>
            <w:shd w:val="clear" w:color="auto" w:fill="auto"/>
            <w:vAlign w:val="center"/>
          </w:tcPr>
          <w:p w14:paraId="51A2FBCB" w14:textId="06098F6A" w:rsidR="00093E22" w:rsidRPr="00093E22" w:rsidRDefault="00093E22" w:rsidP="00093E22">
            <w:pPr>
              <w:spacing w:before="0" w:after="0"/>
              <w:ind w:left="0" w:right="0"/>
              <w:jc w:val="center"/>
              <w:rPr>
                <w:rFonts w:ascii="Arial Narrow" w:eastAsia="仿宋_GB2312" w:hAnsi="Arial Narrow" w:cs="微软雅黑"/>
                <w:sz w:val="22"/>
                <w:szCs w:val="22"/>
              </w:rPr>
            </w:pPr>
            <w:r w:rsidRPr="2DD37415">
              <w:rPr>
                <w:rFonts w:ascii="Arial Narrow" w:eastAsia="仿宋_GB2312" w:hAnsi="Arial Narrow" w:cs="微软雅黑"/>
                <w:sz w:val="22"/>
                <w:szCs w:val="22"/>
              </w:rPr>
              <w:t>运营中心</w:t>
            </w:r>
          </w:p>
        </w:tc>
        <w:tc>
          <w:tcPr>
            <w:tcW w:w="818" w:type="dxa"/>
            <w:shd w:val="clear" w:color="auto" w:fill="auto"/>
            <w:vAlign w:val="center"/>
          </w:tcPr>
          <w:p w14:paraId="74A26BBE" w14:textId="26D15997" w:rsidR="00093E22" w:rsidRPr="00093E22" w:rsidRDefault="00093E22" w:rsidP="00093E22">
            <w:pPr>
              <w:spacing w:before="0" w:after="0"/>
              <w:ind w:left="0" w:right="0"/>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微软雅黑"/>
                <w:sz w:val="22"/>
                <w:szCs w:val="22"/>
              </w:rPr>
            </w:pPr>
            <w:r w:rsidRPr="2DD37415">
              <w:rPr>
                <w:rFonts w:ascii="Arial Narrow" w:eastAsia="仿宋_GB2312" w:hAnsi="Arial Narrow" w:cs="微软雅黑"/>
                <w:sz w:val="22"/>
                <w:szCs w:val="22"/>
              </w:rPr>
              <w:t>122</w:t>
            </w:r>
          </w:p>
        </w:tc>
        <w:tc>
          <w:tcPr>
            <w:tcW w:w="3489" w:type="dxa"/>
            <w:shd w:val="clear" w:color="auto" w:fill="auto"/>
            <w:vAlign w:val="center"/>
          </w:tcPr>
          <w:p w14:paraId="160C3F6D" w14:textId="6B946994" w:rsidR="00093E22" w:rsidRPr="00093E22" w:rsidRDefault="00093E22" w:rsidP="00093E22">
            <w:pPr>
              <w:spacing w:before="0" w:after="0"/>
              <w:ind w:left="0" w:right="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微软雅黑"/>
                <w:sz w:val="22"/>
                <w:szCs w:val="22"/>
              </w:rPr>
            </w:pPr>
            <w:r w:rsidRPr="2DD37415">
              <w:rPr>
                <w:rFonts w:ascii="Arial Narrow" w:eastAsia="仿宋_GB2312" w:hAnsi="Arial Narrow" w:cs="微软雅黑"/>
                <w:sz w:val="22"/>
                <w:szCs w:val="22"/>
              </w:rPr>
              <w:t>负责公司产品的生产工作，新供应商</w:t>
            </w:r>
            <w:r w:rsidRPr="2DD37415">
              <w:rPr>
                <w:rFonts w:ascii="Arial Narrow" w:eastAsia="仿宋_GB2312" w:hAnsi="Arial Narrow" w:cs="微软雅黑"/>
                <w:sz w:val="22"/>
                <w:szCs w:val="22"/>
              </w:rPr>
              <w:t xml:space="preserve"> </w:t>
            </w:r>
            <w:r w:rsidRPr="2DD37415">
              <w:rPr>
                <w:rFonts w:ascii="Arial Narrow" w:eastAsia="仿宋_GB2312" w:hAnsi="Arial Narrow" w:cs="微软雅黑"/>
                <w:sz w:val="22"/>
                <w:szCs w:val="22"/>
              </w:rPr>
              <w:t>、新物料的采购开发，信息化建设或优化，人员管理及后勤工作</w:t>
            </w:r>
          </w:p>
        </w:tc>
        <w:tc>
          <w:tcPr>
            <w:tcW w:w="1399" w:type="dxa"/>
            <w:shd w:val="clear" w:color="auto" w:fill="auto"/>
            <w:vAlign w:val="center"/>
          </w:tcPr>
          <w:p w14:paraId="6EEA058C" w14:textId="54F98E84" w:rsidR="00093E22" w:rsidRPr="00093E22" w:rsidRDefault="00093E22" w:rsidP="00093E22">
            <w:pPr>
              <w:spacing w:before="0" w:after="0"/>
              <w:ind w:left="0" w:right="0"/>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微软雅黑"/>
                <w:sz w:val="22"/>
                <w:szCs w:val="22"/>
              </w:rPr>
            </w:pPr>
            <w:r w:rsidRPr="2DD37415">
              <w:rPr>
                <w:rFonts w:ascii="Arial Narrow" w:eastAsia="仿宋_GB2312" w:hAnsi="Arial Narrow" w:cs="微软雅黑"/>
                <w:sz w:val="22"/>
                <w:szCs w:val="22"/>
              </w:rPr>
              <w:t>总经办</w:t>
            </w:r>
          </w:p>
        </w:tc>
        <w:tc>
          <w:tcPr>
            <w:tcW w:w="1398" w:type="dxa"/>
            <w:shd w:val="clear" w:color="auto" w:fill="auto"/>
            <w:vAlign w:val="center"/>
          </w:tcPr>
          <w:p w14:paraId="22E3BA9B" w14:textId="670712E7" w:rsidR="00093E22" w:rsidRPr="00093E22" w:rsidRDefault="00093E22" w:rsidP="00093E22">
            <w:pPr>
              <w:spacing w:before="0" w:after="0"/>
              <w:ind w:left="0" w:right="0"/>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微软雅黑"/>
                <w:sz w:val="22"/>
                <w:szCs w:val="22"/>
              </w:rPr>
            </w:pPr>
            <w:r w:rsidRPr="2DD37415">
              <w:rPr>
                <w:rFonts w:ascii="Arial Narrow" w:eastAsia="仿宋_GB2312" w:hAnsi="Arial Narrow" w:cs="微软雅黑"/>
                <w:sz w:val="22"/>
                <w:szCs w:val="22"/>
              </w:rPr>
              <w:t>上海</w:t>
            </w:r>
          </w:p>
        </w:tc>
      </w:tr>
      <w:tr w:rsidR="00AA4CA3" w14:paraId="3F7DF7F2" w14:textId="77777777" w:rsidTr="2DD37415">
        <w:trPr>
          <w:trHeight w:val="652"/>
        </w:trPr>
        <w:tc>
          <w:tcPr>
            <w:cnfStyle w:val="001000000000" w:firstRow="0" w:lastRow="0" w:firstColumn="1" w:lastColumn="0" w:oddVBand="0" w:evenVBand="0" w:oddHBand="0" w:evenHBand="0" w:firstRowFirstColumn="0" w:firstRowLastColumn="0" w:lastRowFirstColumn="0" w:lastRowLastColumn="0"/>
            <w:tcW w:w="1396" w:type="dxa"/>
            <w:shd w:val="clear" w:color="auto" w:fill="auto"/>
            <w:vAlign w:val="center"/>
          </w:tcPr>
          <w:p w14:paraId="1A36F4A8" w14:textId="77777777" w:rsidR="00AA4CA3" w:rsidRDefault="00F2093E">
            <w:pPr>
              <w:spacing w:before="0" w:after="0"/>
              <w:ind w:left="0" w:right="0"/>
              <w:jc w:val="center"/>
              <w:rPr>
                <w:rFonts w:ascii="Arial Narrow" w:eastAsia="仿宋_GB2312" w:hAnsi="Arial Narrow"/>
                <w:b w:val="0"/>
                <w:bCs w:val="0"/>
                <w:sz w:val="22"/>
                <w:szCs w:val="22"/>
              </w:rPr>
            </w:pPr>
            <w:r>
              <w:rPr>
                <w:rFonts w:ascii="Arial Narrow" w:eastAsia="仿宋_GB2312" w:hAnsi="Arial Narrow" w:cs="微软雅黑" w:hint="eastAsia"/>
                <w:sz w:val="22"/>
                <w:szCs w:val="22"/>
              </w:rPr>
              <w:t>总计</w:t>
            </w:r>
          </w:p>
        </w:tc>
        <w:tc>
          <w:tcPr>
            <w:tcW w:w="818" w:type="dxa"/>
            <w:shd w:val="clear" w:color="auto" w:fill="auto"/>
            <w:vAlign w:val="center"/>
          </w:tcPr>
          <w:p w14:paraId="49548C73" w14:textId="45B4EC3A" w:rsidR="00AA4CA3" w:rsidRPr="00093E22" w:rsidRDefault="00093E22" w:rsidP="2DD37415">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微软雅黑"/>
                <w:sz w:val="22"/>
                <w:szCs w:val="22"/>
              </w:rPr>
            </w:pPr>
            <w:r w:rsidRPr="2DD37415">
              <w:rPr>
                <w:rFonts w:ascii="Arial Narrow" w:eastAsia="仿宋_GB2312" w:hAnsi="Arial Narrow" w:cs="微软雅黑"/>
                <w:sz w:val="22"/>
                <w:szCs w:val="22"/>
              </w:rPr>
              <w:t>340</w:t>
            </w:r>
          </w:p>
        </w:tc>
        <w:tc>
          <w:tcPr>
            <w:tcW w:w="3489" w:type="dxa"/>
            <w:shd w:val="clear" w:color="auto" w:fill="auto"/>
            <w:vAlign w:val="center"/>
          </w:tcPr>
          <w:p w14:paraId="4B9CF331" w14:textId="77777777" w:rsidR="00AA4CA3" w:rsidRDefault="00AA4CA3">
            <w:pPr>
              <w:spacing w:before="0" w:after="0"/>
              <w:ind w:left="0" w:right="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p>
        </w:tc>
        <w:tc>
          <w:tcPr>
            <w:tcW w:w="1399" w:type="dxa"/>
            <w:shd w:val="clear" w:color="auto" w:fill="auto"/>
            <w:vAlign w:val="center"/>
          </w:tcPr>
          <w:p w14:paraId="5F2A695A" w14:textId="77777777" w:rsidR="00AA4CA3" w:rsidRDefault="00AA4CA3">
            <w:pPr>
              <w:spacing w:before="0" w:after="0"/>
              <w:ind w:left="0" w:right="0"/>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p>
        </w:tc>
        <w:tc>
          <w:tcPr>
            <w:tcW w:w="1398" w:type="dxa"/>
            <w:shd w:val="clear" w:color="auto" w:fill="auto"/>
            <w:vAlign w:val="center"/>
          </w:tcPr>
          <w:p w14:paraId="791897A1" w14:textId="77777777" w:rsidR="00AA4CA3" w:rsidRDefault="00AA4CA3">
            <w:pPr>
              <w:spacing w:before="0" w:after="0"/>
              <w:ind w:left="0" w:right="0"/>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p>
        </w:tc>
      </w:tr>
    </w:tbl>
    <w:p w14:paraId="5E9DCD83" w14:textId="4C3311E8" w:rsidR="00AA4CA3" w:rsidRDefault="00F2093E" w:rsidP="2DD37415">
      <w:pPr>
        <w:spacing w:before="0"/>
        <w:ind w:left="0"/>
        <w:rPr>
          <w:rFonts w:ascii="Arial Narrow" w:eastAsia="仿宋_GB2312" w:hAnsi="Arial Narrow" w:cs="STXihei,Italic"/>
          <w:i/>
          <w:iCs/>
          <w:sz w:val="16"/>
          <w:szCs w:val="16"/>
        </w:rPr>
      </w:pPr>
      <w:r w:rsidRPr="2DD37415">
        <w:rPr>
          <w:rFonts w:ascii="Arial Narrow" w:eastAsia="仿宋_GB2312" w:hAnsi="Arial Narrow" w:cs="STXihei,Italic"/>
          <w:i/>
          <w:iCs/>
          <w:sz w:val="16"/>
          <w:szCs w:val="16"/>
        </w:rPr>
        <w:t>信息来源：由</w:t>
      </w:r>
      <w:r w:rsidR="00093E22" w:rsidRPr="2DD37415">
        <w:rPr>
          <w:rFonts w:ascii="Arial Narrow" w:eastAsia="仿宋_GB2312" w:hAnsi="Arial Narrow" w:cs="STXihei,Italic"/>
          <w:i/>
          <w:iCs/>
          <w:sz w:val="16"/>
          <w:szCs w:val="16"/>
        </w:rPr>
        <w:t>上海派智</w:t>
      </w:r>
      <w:r w:rsidRPr="2DD37415">
        <w:rPr>
          <w:rFonts w:ascii="Arial Narrow" w:eastAsia="仿宋_GB2312" w:hAnsi="Arial Narrow" w:cs="STXihei,Italic"/>
          <w:i/>
          <w:iCs/>
          <w:sz w:val="16"/>
          <w:szCs w:val="16"/>
        </w:rPr>
        <w:t>提供</w:t>
      </w:r>
    </w:p>
    <w:p w14:paraId="66E2092F" w14:textId="77777777" w:rsidR="00AA4CA3" w:rsidRDefault="00F2093E">
      <w:pPr>
        <w:pStyle w:val="af9"/>
        <w:spacing w:before="163" w:after="163"/>
        <w:rPr>
          <w:rFonts w:ascii="Arial Narrow" w:eastAsia="仿宋_GB2312" w:hAnsi="Arial Narrow" w:cs="楷体"/>
          <w:b w:val="0"/>
          <w:bCs w:val="0"/>
          <w:i w:val="0"/>
          <w:color w:val="002060"/>
          <w:sz w:val="22"/>
          <w:szCs w:val="22"/>
        </w:rPr>
      </w:pPr>
      <w:bookmarkStart w:id="631" w:name="_Toc9509"/>
      <w:bookmarkStart w:id="632" w:name="_Toc32337"/>
      <w:bookmarkStart w:id="633" w:name="_Toc110439069"/>
      <w:bookmarkStart w:id="634" w:name="_Toc8460"/>
      <w:bookmarkStart w:id="635" w:name="_Toc171075983"/>
      <w:r>
        <w:rPr>
          <w:rFonts w:ascii="Arial Narrow" w:eastAsia="仿宋_GB2312" w:hAnsi="Arial Narrow" w:cs="楷体"/>
          <w:b w:val="0"/>
          <w:bCs w:val="0"/>
          <w:i w:val="0"/>
          <w:color w:val="002060"/>
          <w:sz w:val="22"/>
          <w:szCs w:val="22"/>
        </w:rPr>
        <w:t>2.3.</w:t>
      </w:r>
      <w:r>
        <w:rPr>
          <w:rFonts w:ascii="Arial Narrow" w:eastAsia="仿宋_GB2312" w:hAnsi="Arial Narrow" w:cs="楷体"/>
          <w:b w:val="0"/>
          <w:bCs w:val="0"/>
          <w:i w:val="0"/>
          <w:color w:val="002060"/>
          <w:sz w:val="22"/>
          <w:szCs w:val="22"/>
        </w:rPr>
        <w:t>主营业务</w:t>
      </w:r>
      <w:r>
        <w:rPr>
          <w:rFonts w:ascii="Arial Narrow" w:eastAsia="仿宋_GB2312" w:hAnsi="Arial Narrow" w:cs="楷体" w:hint="eastAsia"/>
          <w:b w:val="0"/>
          <w:bCs w:val="0"/>
          <w:i w:val="0"/>
          <w:color w:val="002060"/>
          <w:sz w:val="22"/>
          <w:szCs w:val="22"/>
        </w:rPr>
        <w:t>及财务</w:t>
      </w:r>
      <w:r>
        <w:rPr>
          <w:rFonts w:ascii="Arial Narrow" w:eastAsia="仿宋_GB2312" w:hAnsi="Arial Narrow" w:cs="楷体"/>
          <w:b w:val="0"/>
          <w:bCs w:val="0"/>
          <w:i w:val="0"/>
          <w:color w:val="002060"/>
          <w:sz w:val="22"/>
          <w:szCs w:val="22"/>
        </w:rPr>
        <w:t>状况</w:t>
      </w:r>
      <w:bookmarkEnd w:id="631"/>
      <w:bookmarkEnd w:id="632"/>
      <w:bookmarkEnd w:id="633"/>
      <w:bookmarkEnd w:id="634"/>
      <w:bookmarkEnd w:id="635"/>
    </w:p>
    <w:p w14:paraId="08872DD0" w14:textId="4FA81E52" w:rsidR="00AA4CA3" w:rsidRDefault="00F2093E">
      <w:pPr>
        <w:spacing w:beforeLines="50" w:before="163" w:afterLines="50" w:after="163" w:line="360" w:lineRule="auto"/>
        <w:ind w:firstLineChars="200" w:firstLine="440"/>
        <w:rPr>
          <w:rFonts w:ascii="Arial Narrow" w:eastAsia="仿宋_GB2312" w:hAnsi="Arial Narrow" w:cs="Arial Unicode MS"/>
          <w:sz w:val="22"/>
          <w:szCs w:val="22"/>
        </w:rPr>
      </w:pPr>
      <w:r w:rsidRPr="2DD37415">
        <w:rPr>
          <w:rFonts w:ascii="Arial Narrow" w:eastAsia="仿宋_GB2312" w:hAnsi="Arial Narrow" w:cs="Arial Unicode MS"/>
          <w:sz w:val="22"/>
          <w:szCs w:val="22"/>
        </w:rPr>
        <w:t>评估期间，</w:t>
      </w:r>
      <w:r w:rsidR="00093E22" w:rsidRPr="2DD37415">
        <w:rPr>
          <w:rFonts w:ascii="Arial Narrow" w:eastAsia="仿宋_GB2312" w:hAnsi="Arial Narrow" w:cs="Arial Unicode MS"/>
          <w:sz w:val="22"/>
          <w:szCs w:val="22"/>
        </w:rPr>
        <w:t>上海派智</w:t>
      </w:r>
      <w:r w:rsidRPr="2DD37415">
        <w:rPr>
          <w:rFonts w:ascii="Arial Narrow" w:eastAsia="仿宋_GB2312" w:hAnsi="Arial Narrow" w:cs="Arial Unicode MS"/>
          <w:sz w:val="22"/>
          <w:szCs w:val="22"/>
        </w:rPr>
        <w:t>从事锂电池制造业务，下表列示了</w:t>
      </w:r>
      <w:r w:rsidRPr="2DD37415">
        <w:rPr>
          <w:rFonts w:ascii="Arial Narrow" w:eastAsia="仿宋_GB2312" w:hAnsi="Arial Narrow" w:cs="Arial Unicode MS"/>
          <w:sz w:val="22"/>
          <w:szCs w:val="22"/>
        </w:rPr>
        <w:t>2023</w:t>
      </w:r>
      <w:r w:rsidRPr="2DD37415">
        <w:rPr>
          <w:rFonts w:ascii="Arial Narrow" w:eastAsia="仿宋_GB2312" w:hAnsi="Arial Narrow" w:cs="Arial Unicode MS"/>
          <w:sz w:val="22"/>
          <w:szCs w:val="22"/>
        </w:rPr>
        <w:t>年度</w:t>
      </w:r>
      <w:r w:rsidR="00093E22" w:rsidRPr="2DD37415">
        <w:rPr>
          <w:rFonts w:ascii="Arial Narrow" w:eastAsia="仿宋_GB2312" w:hAnsi="Arial Narrow" w:cs="Arial Unicode MS"/>
          <w:sz w:val="22"/>
          <w:szCs w:val="22"/>
        </w:rPr>
        <w:t>上海派智</w:t>
      </w:r>
      <w:r w:rsidR="0007072B" w:rsidRPr="2DD37415">
        <w:rPr>
          <w:rFonts w:ascii="Arial Narrow" w:eastAsia="仿宋_GB2312" w:hAnsi="Arial Narrow" w:cs="Arial Unicode MS"/>
          <w:sz w:val="22"/>
          <w:szCs w:val="22"/>
        </w:rPr>
        <w:t>的整体</w:t>
      </w:r>
      <w:r w:rsidRPr="2DD37415">
        <w:rPr>
          <w:rFonts w:ascii="Arial Narrow" w:eastAsia="仿宋_GB2312" w:hAnsi="Arial Narrow" w:cs="Arial Unicode MS"/>
          <w:sz w:val="22"/>
          <w:szCs w:val="22"/>
        </w:rPr>
        <w:t>财务状况。</w:t>
      </w:r>
    </w:p>
    <w:p w14:paraId="44F540F4" w14:textId="439CE1E0" w:rsidR="00AA4CA3" w:rsidRDefault="00F2093E" w:rsidP="2DD37415">
      <w:pPr>
        <w:pStyle w:val="a3"/>
        <w:ind w:left="420" w:hanging="420"/>
        <w:jc w:val="center"/>
        <w:rPr>
          <w:rFonts w:ascii="Arial Narrow" w:eastAsia="仿宋_GB2312" w:hAnsi="Arial Narrow"/>
          <w:sz w:val="22"/>
          <w:szCs w:val="22"/>
        </w:rPr>
      </w:pPr>
      <w:r w:rsidRPr="2DD37415">
        <w:rPr>
          <w:rFonts w:ascii="Arial Narrow" w:eastAsia="仿宋_GB2312" w:hAnsi="Arial Narrow"/>
          <w:sz w:val="22"/>
          <w:szCs w:val="22"/>
        </w:rPr>
        <w:t>图表</w:t>
      </w:r>
      <w:r w:rsidRPr="2DD37415">
        <w:rPr>
          <w:rFonts w:ascii="Arial Narrow" w:eastAsia="仿宋_GB2312" w:hAnsi="Arial Narrow"/>
          <w:sz w:val="22"/>
          <w:szCs w:val="22"/>
        </w:rPr>
        <w:t xml:space="preserve"> </w:t>
      </w:r>
      <w:r w:rsidRPr="2DD37415">
        <w:rPr>
          <w:rFonts w:ascii="Arial Narrow" w:eastAsia="仿宋_GB2312" w:hAnsi="Arial Narrow"/>
          <w:sz w:val="22"/>
          <w:szCs w:val="22"/>
        </w:rPr>
        <w:fldChar w:fldCharType="begin"/>
      </w:r>
      <w:r w:rsidRPr="2DD37415">
        <w:rPr>
          <w:rFonts w:ascii="Arial Narrow" w:eastAsia="仿宋_GB2312" w:hAnsi="Arial Narrow"/>
          <w:sz w:val="22"/>
          <w:szCs w:val="22"/>
        </w:rPr>
        <w:instrText xml:space="preserve"> SEQ </w:instrText>
      </w:r>
      <w:r w:rsidRPr="2DD37415">
        <w:rPr>
          <w:rFonts w:ascii="Arial Narrow" w:eastAsia="仿宋_GB2312" w:hAnsi="Arial Narrow"/>
          <w:sz w:val="22"/>
          <w:szCs w:val="22"/>
        </w:rPr>
        <w:instrText>图表</w:instrText>
      </w:r>
      <w:r w:rsidRPr="2DD37415">
        <w:rPr>
          <w:rFonts w:ascii="Arial Narrow" w:eastAsia="仿宋_GB2312" w:hAnsi="Arial Narrow"/>
          <w:sz w:val="22"/>
          <w:szCs w:val="22"/>
        </w:rPr>
        <w:instrText xml:space="preserve"> \* ARABIC </w:instrText>
      </w:r>
      <w:r w:rsidRPr="2DD37415">
        <w:rPr>
          <w:rFonts w:ascii="Arial Narrow" w:eastAsia="仿宋_GB2312" w:hAnsi="Arial Narrow"/>
          <w:sz w:val="22"/>
          <w:szCs w:val="22"/>
        </w:rPr>
        <w:fldChar w:fldCharType="separate"/>
      </w:r>
      <w:r w:rsidR="00843673" w:rsidRPr="2DD37415">
        <w:rPr>
          <w:rFonts w:ascii="Arial Narrow" w:eastAsia="仿宋_GB2312" w:hAnsi="Arial Narrow"/>
          <w:noProof/>
          <w:sz w:val="22"/>
          <w:szCs w:val="22"/>
        </w:rPr>
        <w:t>5</w:t>
      </w:r>
      <w:r w:rsidRPr="2DD37415">
        <w:rPr>
          <w:rFonts w:ascii="Arial Narrow" w:eastAsia="仿宋_GB2312" w:hAnsi="Arial Narrow"/>
          <w:sz w:val="22"/>
          <w:szCs w:val="22"/>
        </w:rPr>
        <w:fldChar w:fldCharType="end"/>
      </w:r>
      <w:r w:rsidRPr="2DD37415">
        <w:rPr>
          <w:rFonts w:ascii="Arial Narrow" w:eastAsia="仿宋_GB2312" w:hAnsi="Arial Narrow"/>
          <w:sz w:val="22"/>
          <w:szCs w:val="22"/>
        </w:rPr>
        <w:t>：</w:t>
      </w:r>
      <w:r w:rsidR="00093E22" w:rsidRPr="2DD37415">
        <w:rPr>
          <w:rFonts w:ascii="Arial Narrow" w:eastAsia="仿宋_GB2312" w:hAnsi="Arial Narrow"/>
          <w:sz w:val="22"/>
          <w:szCs w:val="22"/>
        </w:rPr>
        <w:t>上海派智</w:t>
      </w:r>
      <w:r w:rsidRPr="2DD37415">
        <w:rPr>
          <w:rFonts w:ascii="Arial Narrow" w:eastAsia="仿宋_GB2312" w:hAnsi="Arial Narrow"/>
          <w:sz w:val="22"/>
          <w:szCs w:val="22"/>
        </w:rPr>
        <w:t>财务状况</w:t>
      </w:r>
    </w:p>
    <w:tbl>
      <w:tblPr>
        <w:tblW w:w="7087" w:type="dxa"/>
        <w:tblInd w:w="841" w:type="dxa"/>
        <w:tblLayout w:type="fixed"/>
        <w:tblCellMar>
          <w:left w:w="0" w:type="dxa"/>
          <w:right w:w="0" w:type="dxa"/>
        </w:tblCellMar>
        <w:tblLook w:val="04A0" w:firstRow="1" w:lastRow="0" w:firstColumn="1" w:lastColumn="0" w:noHBand="0" w:noVBand="1"/>
      </w:tblPr>
      <w:tblGrid>
        <w:gridCol w:w="2126"/>
        <w:gridCol w:w="2462"/>
        <w:gridCol w:w="2499"/>
      </w:tblGrid>
      <w:tr w:rsidR="00AA4CA3" w14:paraId="211731C6" w14:textId="77777777" w:rsidTr="2DD37415">
        <w:trPr>
          <w:trHeight w:val="363"/>
        </w:trPr>
        <w:tc>
          <w:tcPr>
            <w:tcW w:w="2126" w:type="dxa"/>
            <w:vMerge w:val="restart"/>
            <w:tcBorders>
              <w:top w:val="single" w:sz="8" w:space="0" w:color="auto"/>
              <w:left w:val="single" w:sz="8" w:space="0" w:color="000000" w:themeColor="text1"/>
              <w:bottom w:val="single" w:sz="4" w:space="0" w:color="auto"/>
              <w:right w:val="single" w:sz="4" w:space="0" w:color="auto"/>
            </w:tcBorders>
            <w:shd w:val="clear" w:color="auto" w:fill="002060"/>
            <w:tcMar>
              <w:top w:w="15" w:type="dxa"/>
              <w:left w:w="15" w:type="dxa"/>
              <w:bottom w:w="0" w:type="dxa"/>
              <w:right w:w="15" w:type="dxa"/>
            </w:tcMar>
            <w:vAlign w:val="center"/>
          </w:tcPr>
          <w:p w14:paraId="0FC9B9EB" w14:textId="77777777" w:rsidR="00AA4CA3" w:rsidRDefault="00F2093E">
            <w:pPr>
              <w:spacing w:before="0" w:after="0"/>
              <w:ind w:left="0" w:right="0"/>
              <w:jc w:val="center"/>
              <w:rPr>
                <w:rFonts w:ascii="Arial Narrow" w:eastAsia="仿宋_GB2312" w:hAnsi="Arial Narrow" w:cs="楷体"/>
                <w:b/>
                <w:bCs/>
                <w:color w:val="FFFFFF" w:themeColor="background1"/>
                <w:sz w:val="22"/>
                <w:szCs w:val="22"/>
              </w:rPr>
            </w:pPr>
            <w:r>
              <w:rPr>
                <w:rFonts w:ascii="Arial Narrow" w:eastAsia="仿宋_GB2312" w:hAnsi="Arial Narrow" w:cs="楷体"/>
                <w:b/>
                <w:bCs/>
                <w:color w:val="FFFFFF" w:themeColor="background1"/>
                <w:sz w:val="22"/>
                <w:szCs w:val="22"/>
              </w:rPr>
              <w:t>项目</w:t>
            </w:r>
          </w:p>
        </w:tc>
        <w:tc>
          <w:tcPr>
            <w:tcW w:w="2462" w:type="dxa"/>
            <w:vMerge w:val="restart"/>
            <w:tcBorders>
              <w:top w:val="single" w:sz="8" w:space="0" w:color="auto"/>
              <w:left w:val="single" w:sz="4" w:space="0" w:color="auto"/>
              <w:bottom w:val="single" w:sz="4" w:space="0" w:color="auto"/>
              <w:right w:val="single" w:sz="4" w:space="0" w:color="auto"/>
            </w:tcBorders>
            <w:shd w:val="clear" w:color="auto" w:fill="002060"/>
            <w:tcMar>
              <w:top w:w="15" w:type="dxa"/>
              <w:left w:w="15" w:type="dxa"/>
              <w:bottom w:w="0" w:type="dxa"/>
              <w:right w:w="15" w:type="dxa"/>
            </w:tcMar>
            <w:vAlign w:val="center"/>
          </w:tcPr>
          <w:p w14:paraId="48EE27B7" w14:textId="77777777" w:rsidR="00AA4CA3" w:rsidRDefault="00F2093E">
            <w:pPr>
              <w:spacing w:before="0" w:after="0"/>
              <w:ind w:left="0" w:right="0"/>
              <w:jc w:val="center"/>
              <w:rPr>
                <w:rFonts w:ascii="Arial Narrow" w:eastAsia="仿宋_GB2312" w:hAnsi="Arial Narrow" w:cs="楷体"/>
                <w:b/>
                <w:bCs/>
                <w:color w:val="FFFFFF" w:themeColor="background1"/>
                <w:sz w:val="22"/>
                <w:szCs w:val="22"/>
              </w:rPr>
            </w:pPr>
            <w:r>
              <w:rPr>
                <w:rFonts w:ascii="Arial Narrow" w:eastAsia="仿宋_GB2312" w:hAnsi="Arial Narrow" w:cs="楷体"/>
                <w:b/>
                <w:bCs/>
                <w:color w:val="FFFFFF" w:themeColor="background1"/>
                <w:sz w:val="22"/>
                <w:szCs w:val="22"/>
              </w:rPr>
              <w:t>公式</w:t>
            </w:r>
          </w:p>
        </w:tc>
        <w:tc>
          <w:tcPr>
            <w:tcW w:w="2499" w:type="dxa"/>
            <w:tcBorders>
              <w:top w:val="single" w:sz="8" w:space="0" w:color="000000" w:themeColor="text1"/>
              <w:left w:val="single" w:sz="4" w:space="0" w:color="auto"/>
              <w:bottom w:val="single" w:sz="4" w:space="0" w:color="auto"/>
              <w:right w:val="single" w:sz="8" w:space="0" w:color="000000" w:themeColor="text1"/>
            </w:tcBorders>
            <w:shd w:val="clear" w:color="auto" w:fill="002060"/>
            <w:tcMar>
              <w:top w:w="15" w:type="dxa"/>
              <w:left w:w="15" w:type="dxa"/>
              <w:bottom w:w="0" w:type="dxa"/>
              <w:right w:w="15" w:type="dxa"/>
            </w:tcMar>
            <w:vAlign w:val="center"/>
          </w:tcPr>
          <w:p w14:paraId="73766BEC" w14:textId="77777777" w:rsidR="00AA4CA3" w:rsidRDefault="00F2093E">
            <w:pPr>
              <w:spacing w:before="0" w:after="0"/>
              <w:ind w:left="0" w:right="0"/>
              <w:jc w:val="center"/>
              <w:rPr>
                <w:rFonts w:ascii="Arial Narrow" w:eastAsia="仿宋_GB2312" w:hAnsi="Arial Narrow" w:cs="楷体"/>
                <w:b/>
                <w:bCs/>
                <w:color w:val="FFFFFF" w:themeColor="background1"/>
                <w:sz w:val="22"/>
                <w:szCs w:val="22"/>
              </w:rPr>
            </w:pPr>
            <w:r>
              <w:rPr>
                <w:rFonts w:ascii="Arial Narrow" w:eastAsia="仿宋_GB2312" w:hAnsi="Arial Narrow" w:cs="楷体"/>
                <w:b/>
                <w:bCs/>
                <w:color w:val="FFFFFF" w:themeColor="background1"/>
                <w:sz w:val="22"/>
                <w:szCs w:val="22"/>
              </w:rPr>
              <w:t>金额</w:t>
            </w:r>
          </w:p>
        </w:tc>
      </w:tr>
      <w:tr w:rsidR="00AA4CA3" w14:paraId="3ECCE523" w14:textId="77777777" w:rsidTr="2DD37415">
        <w:trPr>
          <w:trHeight w:val="244"/>
        </w:trPr>
        <w:tc>
          <w:tcPr>
            <w:tcW w:w="2126" w:type="dxa"/>
            <w:vMerge/>
            <w:vAlign w:val="center"/>
          </w:tcPr>
          <w:p w14:paraId="11DD4848" w14:textId="77777777" w:rsidR="00AA4CA3" w:rsidRDefault="00AA4CA3">
            <w:pPr>
              <w:spacing w:before="0" w:after="0"/>
              <w:ind w:left="0" w:right="0"/>
              <w:rPr>
                <w:rFonts w:ascii="Arial Narrow" w:eastAsia="仿宋_GB2312" w:hAnsi="Arial Narrow" w:cs="楷体"/>
                <w:b/>
                <w:bCs/>
                <w:color w:val="FFFFFF" w:themeColor="background1"/>
                <w:sz w:val="22"/>
                <w:szCs w:val="22"/>
              </w:rPr>
            </w:pPr>
          </w:p>
        </w:tc>
        <w:tc>
          <w:tcPr>
            <w:tcW w:w="2462" w:type="dxa"/>
            <w:vMerge/>
            <w:vAlign w:val="center"/>
          </w:tcPr>
          <w:p w14:paraId="712AB357" w14:textId="77777777" w:rsidR="00AA4CA3" w:rsidRDefault="00AA4CA3">
            <w:pPr>
              <w:spacing w:before="0" w:after="0"/>
              <w:ind w:left="0" w:right="0"/>
              <w:rPr>
                <w:rFonts w:ascii="Arial Narrow" w:eastAsia="仿宋_GB2312" w:hAnsi="Arial Narrow" w:cs="楷体"/>
                <w:b/>
                <w:bCs/>
                <w:color w:val="FFFFFF" w:themeColor="background1"/>
                <w:sz w:val="22"/>
                <w:szCs w:val="22"/>
              </w:rPr>
            </w:pPr>
          </w:p>
        </w:tc>
        <w:tc>
          <w:tcPr>
            <w:tcW w:w="2499" w:type="dxa"/>
            <w:tcBorders>
              <w:top w:val="single" w:sz="4" w:space="0" w:color="auto"/>
              <w:left w:val="single" w:sz="4" w:space="0" w:color="auto"/>
              <w:bottom w:val="single" w:sz="4" w:space="0" w:color="auto"/>
              <w:right w:val="single" w:sz="8" w:space="0" w:color="000000" w:themeColor="text1"/>
            </w:tcBorders>
            <w:shd w:val="clear" w:color="auto" w:fill="002060"/>
            <w:tcMar>
              <w:top w:w="15" w:type="dxa"/>
              <w:left w:w="15" w:type="dxa"/>
              <w:bottom w:w="0" w:type="dxa"/>
              <w:right w:w="15" w:type="dxa"/>
            </w:tcMar>
            <w:vAlign w:val="center"/>
          </w:tcPr>
          <w:p w14:paraId="0E2F11DC" w14:textId="77777777" w:rsidR="00AA4CA3" w:rsidRDefault="00F2093E">
            <w:pPr>
              <w:spacing w:before="0" w:after="0"/>
              <w:ind w:left="0" w:right="0"/>
              <w:jc w:val="center"/>
              <w:rPr>
                <w:rFonts w:ascii="Arial Narrow" w:eastAsia="仿宋_GB2312" w:hAnsi="Arial Narrow" w:cs="楷体"/>
                <w:b/>
                <w:bCs/>
                <w:color w:val="FFFFFF" w:themeColor="background1"/>
                <w:sz w:val="22"/>
                <w:szCs w:val="22"/>
              </w:rPr>
            </w:pPr>
            <w:r>
              <w:rPr>
                <w:rFonts w:ascii="Arial Narrow" w:eastAsia="仿宋_GB2312" w:hAnsi="Arial Narrow" w:cs="楷体"/>
                <w:b/>
                <w:bCs/>
                <w:color w:val="FFFFFF" w:themeColor="background1"/>
                <w:sz w:val="22"/>
                <w:szCs w:val="22"/>
              </w:rPr>
              <w:t>人民币元</w:t>
            </w:r>
          </w:p>
        </w:tc>
      </w:tr>
      <w:tr w:rsidR="00AA4CA3" w14:paraId="073108B4" w14:textId="77777777" w:rsidTr="2DD37415">
        <w:trPr>
          <w:trHeight w:val="363"/>
        </w:trPr>
        <w:tc>
          <w:tcPr>
            <w:tcW w:w="2126" w:type="dxa"/>
            <w:tcBorders>
              <w:top w:val="single" w:sz="4" w:space="0" w:color="auto"/>
              <w:left w:val="single" w:sz="8" w:space="0" w:color="000000" w:themeColor="text1"/>
              <w:bottom w:val="single" w:sz="4" w:space="0" w:color="auto"/>
              <w:right w:val="single" w:sz="4" w:space="0" w:color="auto"/>
            </w:tcBorders>
            <w:shd w:val="clear" w:color="auto" w:fill="auto"/>
            <w:tcMar>
              <w:top w:w="15" w:type="dxa"/>
              <w:left w:w="15" w:type="dxa"/>
              <w:bottom w:w="0" w:type="dxa"/>
              <w:right w:w="15" w:type="dxa"/>
            </w:tcMar>
            <w:vAlign w:val="center"/>
          </w:tcPr>
          <w:p w14:paraId="557F3CBD" w14:textId="77777777" w:rsidR="00AA4CA3" w:rsidRDefault="00F2093E">
            <w:pPr>
              <w:spacing w:before="0" w:after="0"/>
              <w:ind w:left="0" w:right="0"/>
              <w:rPr>
                <w:rFonts w:ascii="Arial Narrow" w:eastAsia="仿宋_GB2312" w:hAnsi="Arial Narrow" w:cs="楷体"/>
                <w:color w:val="000000"/>
                <w:sz w:val="22"/>
                <w:szCs w:val="22"/>
              </w:rPr>
            </w:pPr>
            <w:r>
              <w:rPr>
                <w:rFonts w:ascii="Arial Narrow" w:eastAsia="仿宋_GB2312" w:hAnsi="Arial Narrow" w:cs="楷体"/>
                <w:color w:val="000000"/>
                <w:sz w:val="22"/>
                <w:szCs w:val="22"/>
              </w:rPr>
              <w:t>主营业务收入</w:t>
            </w:r>
            <w:r>
              <w:rPr>
                <w:rFonts w:ascii="Arial Narrow" w:eastAsia="仿宋_GB2312" w:hAnsi="Arial Narrow" w:cs="楷体"/>
                <w:color w:val="000000"/>
                <w:sz w:val="22"/>
                <w:szCs w:val="22"/>
              </w:rPr>
              <w:t xml:space="preserve"> </w:t>
            </w:r>
          </w:p>
        </w:tc>
        <w:tc>
          <w:tcPr>
            <w:tcW w:w="2462"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14:paraId="0D4A1460" w14:textId="77777777" w:rsidR="00AA4CA3" w:rsidRDefault="00F2093E">
            <w:pPr>
              <w:spacing w:before="0" w:after="0"/>
              <w:ind w:left="0" w:right="0"/>
              <w:jc w:val="center"/>
              <w:rPr>
                <w:rFonts w:ascii="Arial Narrow" w:eastAsia="仿宋_GB2312" w:hAnsi="Arial Narrow" w:cs="楷体"/>
                <w:bCs/>
                <w:color w:val="000000"/>
                <w:sz w:val="22"/>
                <w:szCs w:val="22"/>
              </w:rPr>
            </w:pPr>
            <w:r>
              <w:rPr>
                <w:rFonts w:ascii="Arial Narrow" w:eastAsia="仿宋_GB2312" w:hAnsi="Arial Narrow" w:cs="楷体"/>
                <w:bCs/>
                <w:color w:val="000000"/>
                <w:sz w:val="22"/>
                <w:szCs w:val="22"/>
              </w:rPr>
              <w:t>a</w:t>
            </w:r>
          </w:p>
        </w:tc>
        <w:tc>
          <w:tcPr>
            <w:tcW w:w="2499" w:type="dxa"/>
            <w:tcBorders>
              <w:top w:val="single" w:sz="4" w:space="0" w:color="auto"/>
              <w:left w:val="single" w:sz="4" w:space="0" w:color="auto"/>
              <w:bottom w:val="single" w:sz="4" w:space="0" w:color="auto"/>
              <w:right w:val="single" w:sz="8" w:space="0" w:color="000000" w:themeColor="text1"/>
            </w:tcBorders>
            <w:shd w:val="clear" w:color="auto" w:fill="auto"/>
            <w:tcMar>
              <w:top w:w="15" w:type="dxa"/>
              <w:left w:w="15" w:type="dxa"/>
              <w:bottom w:w="0" w:type="dxa"/>
              <w:right w:w="15" w:type="dxa"/>
            </w:tcMar>
          </w:tcPr>
          <w:p w14:paraId="6DFC680F" w14:textId="1CA95D90" w:rsidR="00AA4CA3" w:rsidRDefault="0007072B">
            <w:pPr>
              <w:spacing w:before="0" w:after="0"/>
              <w:ind w:left="0" w:right="0"/>
              <w:jc w:val="right"/>
              <w:rPr>
                <w:rFonts w:ascii="Arial Narrow" w:hAnsi="Arial Narrow"/>
                <w:sz w:val="22"/>
                <w:szCs w:val="22"/>
              </w:rPr>
            </w:pPr>
            <w:r w:rsidRPr="2DD37415">
              <w:rPr>
                <w:rFonts w:ascii="Arial Narrow" w:hAnsi="Arial Narrow"/>
                <w:sz w:val="22"/>
                <w:szCs w:val="22"/>
              </w:rPr>
              <w:t>948,194,916.2</w:t>
            </w:r>
            <w:r w:rsidR="2E11A60F" w:rsidRPr="2DD37415">
              <w:rPr>
                <w:rFonts w:ascii="Arial Narrow" w:hAnsi="Arial Narrow"/>
                <w:sz w:val="22"/>
                <w:szCs w:val="22"/>
              </w:rPr>
              <w:t>2</w:t>
            </w:r>
            <w:r w:rsidRPr="2DD37415">
              <w:rPr>
                <w:rFonts w:ascii="Arial Narrow" w:hAnsi="Arial Narrow"/>
                <w:sz w:val="22"/>
                <w:szCs w:val="22"/>
              </w:rPr>
              <w:t xml:space="preserve"> </w:t>
            </w:r>
            <w:r w:rsidR="00F2093E" w:rsidRPr="2DD37415">
              <w:rPr>
                <w:rFonts w:ascii="Arial Narrow" w:hAnsi="Arial Narrow"/>
                <w:sz w:val="22"/>
                <w:szCs w:val="22"/>
              </w:rPr>
              <w:t xml:space="preserve"> </w:t>
            </w:r>
          </w:p>
        </w:tc>
      </w:tr>
      <w:tr w:rsidR="00AA4CA3" w14:paraId="09E7D669" w14:textId="77777777" w:rsidTr="2DD37415">
        <w:trPr>
          <w:trHeight w:val="363"/>
        </w:trPr>
        <w:tc>
          <w:tcPr>
            <w:tcW w:w="2126" w:type="dxa"/>
            <w:tcBorders>
              <w:top w:val="single" w:sz="4" w:space="0" w:color="auto"/>
              <w:left w:val="single" w:sz="8" w:space="0" w:color="000000" w:themeColor="text1"/>
              <w:bottom w:val="single" w:sz="4" w:space="0" w:color="auto"/>
              <w:right w:val="single" w:sz="4" w:space="0" w:color="auto"/>
            </w:tcBorders>
            <w:shd w:val="clear" w:color="auto" w:fill="auto"/>
            <w:tcMar>
              <w:top w:w="15" w:type="dxa"/>
              <w:left w:w="15" w:type="dxa"/>
              <w:bottom w:w="0" w:type="dxa"/>
              <w:right w:w="15" w:type="dxa"/>
            </w:tcMar>
            <w:vAlign w:val="center"/>
          </w:tcPr>
          <w:p w14:paraId="7F27A19A" w14:textId="77777777" w:rsidR="00AA4CA3" w:rsidRDefault="00F2093E">
            <w:pPr>
              <w:spacing w:before="0" w:after="0"/>
              <w:ind w:left="0" w:right="0"/>
              <w:rPr>
                <w:rFonts w:ascii="Arial Narrow" w:eastAsia="仿宋_GB2312" w:hAnsi="Arial Narrow" w:cs="楷体"/>
                <w:color w:val="000000"/>
                <w:sz w:val="22"/>
                <w:szCs w:val="22"/>
              </w:rPr>
            </w:pPr>
            <w:r>
              <w:rPr>
                <w:rFonts w:ascii="Arial Narrow" w:eastAsia="仿宋_GB2312" w:hAnsi="Arial Narrow" w:cs="楷体"/>
                <w:color w:val="000000"/>
                <w:sz w:val="22"/>
                <w:szCs w:val="22"/>
              </w:rPr>
              <w:t>主营业务成本</w:t>
            </w:r>
          </w:p>
        </w:tc>
        <w:tc>
          <w:tcPr>
            <w:tcW w:w="2462"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14:paraId="2E6F8456" w14:textId="77777777" w:rsidR="00AA4CA3" w:rsidRDefault="00F2093E">
            <w:pPr>
              <w:spacing w:before="0" w:after="0"/>
              <w:ind w:left="0" w:right="0"/>
              <w:jc w:val="center"/>
              <w:rPr>
                <w:rFonts w:ascii="Arial Narrow" w:eastAsia="仿宋_GB2312" w:hAnsi="Arial Narrow" w:cs="楷体"/>
                <w:bCs/>
                <w:color w:val="000000"/>
                <w:sz w:val="22"/>
                <w:szCs w:val="22"/>
              </w:rPr>
            </w:pPr>
            <w:r>
              <w:rPr>
                <w:rFonts w:ascii="Arial Narrow" w:eastAsia="仿宋_GB2312" w:hAnsi="Arial Narrow" w:cs="楷体"/>
                <w:bCs/>
                <w:color w:val="000000"/>
                <w:sz w:val="22"/>
                <w:szCs w:val="22"/>
              </w:rPr>
              <w:t>b</w:t>
            </w:r>
          </w:p>
        </w:tc>
        <w:tc>
          <w:tcPr>
            <w:tcW w:w="2499" w:type="dxa"/>
            <w:tcBorders>
              <w:top w:val="single" w:sz="4" w:space="0" w:color="auto"/>
              <w:left w:val="single" w:sz="4" w:space="0" w:color="auto"/>
              <w:bottom w:val="single" w:sz="4" w:space="0" w:color="auto"/>
              <w:right w:val="single" w:sz="8" w:space="0" w:color="000000" w:themeColor="text1"/>
            </w:tcBorders>
            <w:shd w:val="clear" w:color="auto" w:fill="auto"/>
            <w:tcMar>
              <w:top w:w="15" w:type="dxa"/>
              <w:left w:w="15" w:type="dxa"/>
              <w:bottom w:w="0" w:type="dxa"/>
              <w:right w:w="15" w:type="dxa"/>
            </w:tcMar>
          </w:tcPr>
          <w:p w14:paraId="0734A698" w14:textId="69ABB8A6" w:rsidR="00AA4CA3" w:rsidRDefault="0007072B">
            <w:pPr>
              <w:spacing w:before="0" w:after="0"/>
              <w:ind w:left="0" w:right="0"/>
              <w:jc w:val="right"/>
              <w:rPr>
                <w:rFonts w:ascii="Arial Narrow" w:hAnsi="Arial Narrow"/>
                <w:sz w:val="22"/>
                <w:szCs w:val="22"/>
              </w:rPr>
            </w:pPr>
            <w:r w:rsidRPr="2DD37415">
              <w:rPr>
                <w:rFonts w:ascii="Arial Narrow" w:hAnsi="Arial Narrow"/>
                <w:sz w:val="22"/>
                <w:szCs w:val="22"/>
              </w:rPr>
              <w:t>804,743,968.37</w:t>
            </w:r>
            <w:r w:rsidR="00F2093E" w:rsidRPr="2DD37415">
              <w:rPr>
                <w:rFonts w:ascii="Arial Narrow" w:hAnsi="Arial Narrow"/>
                <w:sz w:val="22"/>
                <w:szCs w:val="22"/>
              </w:rPr>
              <w:t xml:space="preserve">    </w:t>
            </w:r>
          </w:p>
        </w:tc>
      </w:tr>
      <w:tr w:rsidR="00AA4CA3" w14:paraId="5488BA8B" w14:textId="77777777" w:rsidTr="2DD37415">
        <w:trPr>
          <w:trHeight w:val="363"/>
        </w:trPr>
        <w:tc>
          <w:tcPr>
            <w:tcW w:w="2126" w:type="dxa"/>
            <w:tcBorders>
              <w:top w:val="single" w:sz="4" w:space="0" w:color="auto"/>
              <w:left w:val="single" w:sz="8" w:space="0" w:color="000000" w:themeColor="text1"/>
              <w:bottom w:val="single" w:sz="4" w:space="0" w:color="auto"/>
              <w:right w:val="single" w:sz="4" w:space="0" w:color="auto"/>
            </w:tcBorders>
            <w:shd w:val="clear" w:color="auto" w:fill="auto"/>
            <w:tcMar>
              <w:top w:w="15" w:type="dxa"/>
              <w:left w:w="15" w:type="dxa"/>
              <w:bottom w:w="0" w:type="dxa"/>
              <w:right w:w="15" w:type="dxa"/>
            </w:tcMar>
            <w:vAlign w:val="center"/>
          </w:tcPr>
          <w:p w14:paraId="1E192EAC" w14:textId="77777777" w:rsidR="00AA4CA3" w:rsidRDefault="00F2093E">
            <w:pPr>
              <w:spacing w:before="0" w:after="0"/>
              <w:ind w:left="0" w:right="0"/>
              <w:rPr>
                <w:rFonts w:ascii="Arial Narrow" w:eastAsia="仿宋_GB2312" w:hAnsi="Arial Narrow" w:cs="楷体"/>
                <w:color w:val="000000"/>
                <w:sz w:val="22"/>
                <w:szCs w:val="22"/>
              </w:rPr>
            </w:pPr>
            <w:r>
              <w:rPr>
                <w:rFonts w:ascii="Arial Narrow" w:eastAsia="仿宋_GB2312" w:hAnsi="Arial Narrow" w:cs="楷体"/>
                <w:color w:val="000000"/>
                <w:sz w:val="22"/>
                <w:szCs w:val="22"/>
              </w:rPr>
              <w:t>营业税金及附加</w:t>
            </w:r>
          </w:p>
        </w:tc>
        <w:tc>
          <w:tcPr>
            <w:tcW w:w="2462"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14:paraId="47203C9F" w14:textId="77777777" w:rsidR="00AA4CA3" w:rsidRDefault="00F2093E">
            <w:pPr>
              <w:spacing w:before="0" w:after="0"/>
              <w:ind w:left="0" w:right="0"/>
              <w:jc w:val="center"/>
              <w:rPr>
                <w:rFonts w:ascii="Arial Narrow" w:eastAsia="仿宋_GB2312" w:hAnsi="Arial Narrow" w:cs="楷体"/>
                <w:bCs/>
                <w:color w:val="000000"/>
                <w:sz w:val="22"/>
                <w:szCs w:val="22"/>
              </w:rPr>
            </w:pPr>
            <w:r>
              <w:rPr>
                <w:rFonts w:ascii="Arial Narrow" w:eastAsia="仿宋_GB2312" w:hAnsi="Arial Narrow" w:cs="楷体"/>
                <w:bCs/>
                <w:color w:val="000000"/>
                <w:sz w:val="22"/>
                <w:szCs w:val="22"/>
              </w:rPr>
              <w:t>c</w:t>
            </w:r>
          </w:p>
        </w:tc>
        <w:tc>
          <w:tcPr>
            <w:tcW w:w="2499" w:type="dxa"/>
            <w:tcBorders>
              <w:top w:val="single" w:sz="4" w:space="0" w:color="auto"/>
              <w:left w:val="single" w:sz="4" w:space="0" w:color="auto"/>
              <w:bottom w:val="single" w:sz="4" w:space="0" w:color="auto"/>
              <w:right w:val="single" w:sz="8" w:space="0" w:color="000000" w:themeColor="text1"/>
            </w:tcBorders>
            <w:shd w:val="clear" w:color="auto" w:fill="auto"/>
            <w:tcMar>
              <w:top w:w="15" w:type="dxa"/>
              <w:left w:w="15" w:type="dxa"/>
              <w:bottom w:w="0" w:type="dxa"/>
              <w:right w:w="15" w:type="dxa"/>
            </w:tcMar>
          </w:tcPr>
          <w:p w14:paraId="3AC28C2F" w14:textId="185E27B2" w:rsidR="00AA4CA3" w:rsidRDefault="0007072B">
            <w:pPr>
              <w:spacing w:before="0" w:after="0"/>
              <w:ind w:left="0" w:right="0"/>
              <w:jc w:val="right"/>
              <w:rPr>
                <w:rFonts w:ascii="Arial Narrow" w:hAnsi="Arial Narrow"/>
                <w:sz w:val="22"/>
                <w:szCs w:val="22"/>
              </w:rPr>
            </w:pPr>
            <w:r w:rsidRPr="2DD37415">
              <w:rPr>
                <w:rFonts w:ascii="Arial Narrow" w:hAnsi="Arial Narrow"/>
                <w:sz w:val="22"/>
                <w:szCs w:val="22"/>
              </w:rPr>
              <w:t>3,270,449.93</w:t>
            </w:r>
            <w:r w:rsidR="00F2093E" w:rsidRPr="2DD37415">
              <w:rPr>
                <w:rFonts w:ascii="Arial Narrow" w:hAnsi="Arial Narrow"/>
                <w:sz w:val="22"/>
                <w:szCs w:val="22"/>
              </w:rPr>
              <w:t xml:space="preserve"> </w:t>
            </w:r>
          </w:p>
        </w:tc>
      </w:tr>
      <w:tr w:rsidR="00AA4CA3" w14:paraId="7870715E" w14:textId="77777777" w:rsidTr="2DD37415">
        <w:trPr>
          <w:trHeight w:val="363"/>
        </w:trPr>
        <w:tc>
          <w:tcPr>
            <w:tcW w:w="2126" w:type="dxa"/>
            <w:tcBorders>
              <w:top w:val="single" w:sz="4" w:space="0" w:color="auto"/>
              <w:left w:val="single" w:sz="8" w:space="0" w:color="000000" w:themeColor="text1"/>
              <w:bottom w:val="single" w:sz="4" w:space="0" w:color="auto"/>
              <w:right w:val="single" w:sz="4" w:space="0" w:color="auto"/>
            </w:tcBorders>
            <w:shd w:val="clear" w:color="auto" w:fill="auto"/>
            <w:tcMar>
              <w:top w:w="15" w:type="dxa"/>
              <w:left w:w="15" w:type="dxa"/>
              <w:bottom w:w="0" w:type="dxa"/>
              <w:right w:w="15" w:type="dxa"/>
            </w:tcMar>
            <w:vAlign w:val="center"/>
          </w:tcPr>
          <w:p w14:paraId="1C694DAD" w14:textId="77777777" w:rsidR="00AA4CA3" w:rsidRDefault="00F2093E">
            <w:pPr>
              <w:spacing w:before="0" w:after="0"/>
              <w:ind w:left="0" w:right="0"/>
              <w:rPr>
                <w:rFonts w:ascii="Arial Narrow" w:eastAsia="仿宋_GB2312" w:hAnsi="Arial Narrow" w:cs="楷体"/>
                <w:color w:val="000000"/>
                <w:sz w:val="22"/>
                <w:szCs w:val="22"/>
              </w:rPr>
            </w:pPr>
            <w:r>
              <w:rPr>
                <w:rFonts w:ascii="Arial Narrow" w:eastAsia="仿宋_GB2312" w:hAnsi="Arial Narrow" w:cs="楷体"/>
                <w:color w:val="000000"/>
                <w:sz w:val="22"/>
                <w:szCs w:val="22"/>
              </w:rPr>
              <w:t>销售费用</w:t>
            </w:r>
          </w:p>
        </w:tc>
        <w:tc>
          <w:tcPr>
            <w:tcW w:w="2462"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14:paraId="0ED59DE6" w14:textId="77777777" w:rsidR="00AA4CA3" w:rsidRDefault="00F2093E">
            <w:pPr>
              <w:spacing w:before="0" w:after="0"/>
              <w:ind w:left="0" w:right="0"/>
              <w:jc w:val="center"/>
              <w:rPr>
                <w:rFonts w:ascii="Arial Narrow" w:eastAsia="仿宋_GB2312" w:hAnsi="Arial Narrow" w:cs="楷体"/>
                <w:bCs/>
                <w:color w:val="000000"/>
                <w:sz w:val="22"/>
                <w:szCs w:val="22"/>
              </w:rPr>
            </w:pPr>
            <w:r>
              <w:rPr>
                <w:rFonts w:ascii="Arial Narrow" w:eastAsia="仿宋_GB2312" w:hAnsi="Arial Narrow" w:cs="楷体"/>
                <w:bCs/>
                <w:color w:val="000000"/>
                <w:sz w:val="22"/>
                <w:szCs w:val="22"/>
              </w:rPr>
              <w:t>d</w:t>
            </w:r>
          </w:p>
        </w:tc>
        <w:tc>
          <w:tcPr>
            <w:tcW w:w="2499" w:type="dxa"/>
            <w:tcBorders>
              <w:top w:val="single" w:sz="4" w:space="0" w:color="auto"/>
              <w:left w:val="single" w:sz="4" w:space="0" w:color="auto"/>
              <w:bottom w:val="single" w:sz="4" w:space="0" w:color="auto"/>
              <w:right w:val="single" w:sz="8" w:space="0" w:color="000000" w:themeColor="text1"/>
            </w:tcBorders>
            <w:shd w:val="clear" w:color="auto" w:fill="auto"/>
            <w:tcMar>
              <w:top w:w="15" w:type="dxa"/>
              <w:left w:w="15" w:type="dxa"/>
              <w:bottom w:w="0" w:type="dxa"/>
              <w:right w:w="15" w:type="dxa"/>
            </w:tcMar>
          </w:tcPr>
          <w:p w14:paraId="34172EF0" w14:textId="666D0C3B" w:rsidR="00AA4CA3" w:rsidRDefault="0007072B">
            <w:pPr>
              <w:spacing w:before="0" w:after="0"/>
              <w:ind w:left="0" w:right="0"/>
              <w:jc w:val="right"/>
              <w:rPr>
                <w:rFonts w:ascii="Arial Narrow" w:hAnsi="Arial Narrow"/>
                <w:sz w:val="22"/>
                <w:szCs w:val="22"/>
              </w:rPr>
            </w:pPr>
            <w:r w:rsidRPr="2DD37415">
              <w:rPr>
                <w:rFonts w:ascii="Arial Narrow" w:hAnsi="Arial Narrow"/>
                <w:sz w:val="22"/>
                <w:szCs w:val="22"/>
              </w:rPr>
              <w:t>55,298,620.54</w:t>
            </w:r>
            <w:r w:rsidR="00F2093E" w:rsidRPr="2DD37415">
              <w:rPr>
                <w:rFonts w:ascii="Arial Narrow" w:hAnsi="Arial Narrow"/>
                <w:sz w:val="22"/>
                <w:szCs w:val="22"/>
              </w:rPr>
              <w:t xml:space="preserve"> </w:t>
            </w:r>
          </w:p>
        </w:tc>
      </w:tr>
      <w:tr w:rsidR="00AA4CA3" w14:paraId="3999A4AA" w14:textId="77777777" w:rsidTr="2DD37415">
        <w:trPr>
          <w:trHeight w:val="363"/>
        </w:trPr>
        <w:tc>
          <w:tcPr>
            <w:tcW w:w="2126" w:type="dxa"/>
            <w:tcBorders>
              <w:top w:val="single" w:sz="4" w:space="0" w:color="auto"/>
              <w:left w:val="single" w:sz="8" w:space="0" w:color="000000" w:themeColor="text1"/>
              <w:bottom w:val="single" w:sz="4" w:space="0" w:color="auto"/>
              <w:right w:val="single" w:sz="4" w:space="0" w:color="auto"/>
            </w:tcBorders>
            <w:shd w:val="clear" w:color="auto" w:fill="auto"/>
            <w:tcMar>
              <w:top w:w="15" w:type="dxa"/>
              <w:left w:w="15" w:type="dxa"/>
              <w:bottom w:w="0" w:type="dxa"/>
              <w:right w:w="15" w:type="dxa"/>
            </w:tcMar>
            <w:vAlign w:val="center"/>
          </w:tcPr>
          <w:p w14:paraId="0CBA2E98" w14:textId="77777777" w:rsidR="00AA4CA3" w:rsidRDefault="00F2093E">
            <w:pPr>
              <w:spacing w:before="0" w:after="0"/>
              <w:ind w:left="0" w:right="0"/>
              <w:rPr>
                <w:rFonts w:ascii="Arial Narrow" w:eastAsia="仿宋_GB2312" w:hAnsi="Arial Narrow" w:cs="楷体"/>
                <w:color w:val="000000"/>
                <w:sz w:val="22"/>
                <w:szCs w:val="22"/>
              </w:rPr>
            </w:pPr>
            <w:r>
              <w:rPr>
                <w:rFonts w:ascii="Arial Narrow" w:eastAsia="仿宋_GB2312" w:hAnsi="Arial Narrow" w:cs="楷体"/>
                <w:color w:val="000000"/>
                <w:sz w:val="22"/>
                <w:szCs w:val="22"/>
              </w:rPr>
              <w:t>管理费用</w:t>
            </w:r>
          </w:p>
        </w:tc>
        <w:tc>
          <w:tcPr>
            <w:tcW w:w="2462"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14:paraId="5D9A320B" w14:textId="77777777" w:rsidR="00AA4CA3" w:rsidRDefault="00F2093E">
            <w:pPr>
              <w:spacing w:before="0" w:after="0"/>
              <w:ind w:left="0" w:right="0"/>
              <w:jc w:val="center"/>
              <w:rPr>
                <w:rFonts w:ascii="Arial Narrow" w:eastAsia="仿宋_GB2312" w:hAnsi="Arial Narrow" w:cs="楷体"/>
                <w:bCs/>
                <w:color w:val="000000"/>
                <w:sz w:val="22"/>
                <w:szCs w:val="22"/>
              </w:rPr>
            </w:pPr>
            <w:r>
              <w:rPr>
                <w:rFonts w:ascii="Arial Narrow" w:eastAsia="仿宋_GB2312" w:hAnsi="Arial Narrow" w:cs="楷体"/>
                <w:bCs/>
                <w:color w:val="000000"/>
                <w:sz w:val="22"/>
                <w:szCs w:val="22"/>
              </w:rPr>
              <w:t>e</w:t>
            </w:r>
          </w:p>
        </w:tc>
        <w:tc>
          <w:tcPr>
            <w:tcW w:w="2499" w:type="dxa"/>
            <w:tcBorders>
              <w:top w:val="single" w:sz="4" w:space="0" w:color="auto"/>
              <w:left w:val="single" w:sz="4" w:space="0" w:color="auto"/>
              <w:bottom w:val="single" w:sz="4" w:space="0" w:color="auto"/>
              <w:right w:val="single" w:sz="8" w:space="0" w:color="000000" w:themeColor="text1"/>
            </w:tcBorders>
            <w:shd w:val="clear" w:color="auto" w:fill="auto"/>
            <w:tcMar>
              <w:top w:w="15" w:type="dxa"/>
              <w:left w:w="15" w:type="dxa"/>
              <w:bottom w:w="0" w:type="dxa"/>
              <w:right w:w="15" w:type="dxa"/>
            </w:tcMar>
          </w:tcPr>
          <w:p w14:paraId="7F7EAC01" w14:textId="22FEF655" w:rsidR="00AA4CA3" w:rsidRDefault="0007072B">
            <w:pPr>
              <w:spacing w:before="0" w:after="0"/>
              <w:ind w:left="0" w:right="0"/>
              <w:jc w:val="right"/>
              <w:rPr>
                <w:rFonts w:ascii="Arial Narrow" w:hAnsi="Arial Narrow"/>
                <w:sz w:val="22"/>
                <w:szCs w:val="22"/>
              </w:rPr>
            </w:pPr>
            <w:r w:rsidRPr="2DD37415">
              <w:rPr>
                <w:rFonts w:ascii="Arial Narrow" w:hAnsi="Arial Narrow"/>
                <w:sz w:val="22"/>
                <w:szCs w:val="22"/>
              </w:rPr>
              <w:t xml:space="preserve">85,657,237.96 </w:t>
            </w:r>
          </w:p>
        </w:tc>
      </w:tr>
      <w:tr w:rsidR="00C00B02" w14:paraId="39737BB9" w14:textId="77777777" w:rsidTr="2DD37415">
        <w:trPr>
          <w:trHeight w:val="363"/>
        </w:trPr>
        <w:tc>
          <w:tcPr>
            <w:tcW w:w="2126" w:type="dxa"/>
            <w:tcBorders>
              <w:top w:val="single" w:sz="4" w:space="0" w:color="auto"/>
              <w:left w:val="single" w:sz="8" w:space="0" w:color="000000" w:themeColor="text1"/>
              <w:bottom w:val="single" w:sz="4" w:space="0" w:color="auto"/>
              <w:right w:val="single" w:sz="4" w:space="0" w:color="auto"/>
            </w:tcBorders>
            <w:shd w:val="clear" w:color="auto" w:fill="auto"/>
            <w:tcMar>
              <w:top w:w="15" w:type="dxa"/>
              <w:left w:w="15" w:type="dxa"/>
              <w:bottom w:w="0" w:type="dxa"/>
              <w:right w:w="15" w:type="dxa"/>
            </w:tcMar>
            <w:vAlign w:val="center"/>
          </w:tcPr>
          <w:p w14:paraId="202D7002" w14:textId="6A57D68C" w:rsidR="00C00B02" w:rsidRDefault="00C00B02">
            <w:pPr>
              <w:spacing w:before="0" w:after="0"/>
              <w:ind w:left="0" w:right="0"/>
              <w:jc w:val="left"/>
              <w:rPr>
                <w:rFonts w:ascii="Arial Narrow" w:eastAsia="仿宋_GB2312" w:hAnsi="Arial Narrow" w:cs="楷体"/>
                <w:color w:val="000000"/>
                <w:sz w:val="22"/>
                <w:szCs w:val="22"/>
              </w:rPr>
            </w:pPr>
            <w:r w:rsidRPr="2DD37415">
              <w:rPr>
                <w:rFonts w:ascii="Arial Narrow" w:eastAsia="仿宋_GB2312" w:hAnsi="Arial Narrow" w:cs="楷体"/>
                <w:color w:val="000000" w:themeColor="text1"/>
                <w:sz w:val="22"/>
                <w:szCs w:val="22"/>
              </w:rPr>
              <w:t>资产减值损失</w:t>
            </w:r>
          </w:p>
        </w:tc>
        <w:tc>
          <w:tcPr>
            <w:tcW w:w="2462"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14:paraId="0A2EB5AD" w14:textId="03E64941" w:rsidR="00C00B02" w:rsidRDefault="00C00B02">
            <w:pPr>
              <w:spacing w:before="0" w:after="0"/>
              <w:ind w:left="0" w:right="0"/>
              <w:jc w:val="center"/>
              <w:rPr>
                <w:rFonts w:ascii="Arial Narrow" w:eastAsia="仿宋_GB2312" w:hAnsi="Arial Narrow" w:cs="楷体"/>
                <w:color w:val="000000"/>
                <w:sz w:val="22"/>
                <w:szCs w:val="22"/>
              </w:rPr>
            </w:pPr>
            <w:r w:rsidRPr="2DD37415">
              <w:rPr>
                <w:rFonts w:ascii="Arial Narrow" w:eastAsia="仿宋_GB2312" w:hAnsi="Arial Narrow" w:cs="楷体"/>
                <w:color w:val="000000" w:themeColor="text1"/>
                <w:sz w:val="22"/>
                <w:szCs w:val="22"/>
              </w:rPr>
              <w:t>f</w:t>
            </w:r>
          </w:p>
        </w:tc>
        <w:tc>
          <w:tcPr>
            <w:tcW w:w="2499" w:type="dxa"/>
            <w:tcBorders>
              <w:top w:val="single" w:sz="4" w:space="0" w:color="auto"/>
              <w:left w:val="single" w:sz="4" w:space="0" w:color="auto"/>
              <w:bottom w:val="single" w:sz="4" w:space="0" w:color="auto"/>
              <w:right w:val="single" w:sz="8" w:space="0" w:color="000000" w:themeColor="text1"/>
            </w:tcBorders>
            <w:shd w:val="clear" w:color="auto" w:fill="auto"/>
            <w:tcMar>
              <w:top w:w="15" w:type="dxa"/>
              <w:left w:w="15" w:type="dxa"/>
              <w:bottom w:w="0" w:type="dxa"/>
              <w:right w:w="15" w:type="dxa"/>
            </w:tcMar>
          </w:tcPr>
          <w:p w14:paraId="3CFC631F" w14:textId="64FD6773" w:rsidR="00C00B02" w:rsidRDefault="0007072B">
            <w:pPr>
              <w:spacing w:before="0" w:after="0"/>
              <w:ind w:left="0" w:right="0"/>
              <w:jc w:val="right"/>
              <w:rPr>
                <w:rFonts w:ascii="Arial Narrow" w:hAnsi="Arial Narrow"/>
                <w:sz w:val="22"/>
                <w:szCs w:val="22"/>
              </w:rPr>
            </w:pPr>
            <w:r w:rsidRPr="2DD37415">
              <w:rPr>
                <w:rFonts w:ascii="Arial Narrow" w:hAnsi="Arial Narrow"/>
                <w:sz w:val="22"/>
                <w:szCs w:val="22"/>
              </w:rPr>
              <w:t>-1,388,027.19</w:t>
            </w:r>
          </w:p>
        </w:tc>
      </w:tr>
      <w:tr w:rsidR="00AA4CA3" w14:paraId="66AE3C9C" w14:textId="77777777" w:rsidTr="2DD37415">
        <w:trPr>
          <w:trHeight w:val="363"/>
        </w:trPr>
        <w:tc>
          <w:tcPr>
            <w:tcW w:w="2126" w:type="dxa"/>
            <w:tcBorders>
              <w:top w:val="single" w:sz="4" w:space="0" w:color="auto"/>
              <w:left w:val="single" w:sz="8" w:space="0" w:color="000000" w:themeColor="text1"/>
              <w:bottom w:val="single" w:sz="4" w:space="0" w:color="auto"/>
              <w:right w:val="single" w:sz="4" w:space="0" w:color="auto"/>
            </w:tcBorders>
            <w:shd w:val="clear" w:color="auto" w:fill="auto"/>
            <w:tcMar>
              <w:top w:w="15" w:type="dxa"/>
              <w:left w:w="15" w:type="dxa"/>
              <w:bottom w:w="0" w:type="dxa"/>
              <w:right w:w="15" w:type="dxa"/>
            </w:tcMar>
            <w:vAlign w:val="center"/>
          </w:tcPr>
          <w:p w14:paraId="564EE2CD" w14:textId="77777777" w:rsidR="00AA4CA3" w:rsidRDefault="00F2093E">
            <w:pPr>
              <w:spacing w:before="0" w:after="0"/>
              <w:ind w:left="0" w:right="0"/>
              <w:jc w:val="left"/>
              <w:rPr>
                <w:rFonts w:ascii="Arial Narrow" w:eastAsia="仿宋_GB2312" w:hAnsi="Arial Narrow" w:cs="楷体"/>
                <w:color w:val="000000"/>
                <w:sz w:val="22"/>
                <w:szCs w:val="22"/>
              </w:rPr>
            </w:pPr>
            <w:r>
              <w:rPr>
                <w:rFonts w:ascii="Arial Narrow" w:eastAsia="仿宋_GB2312" w:hAnsi="Arial Narrow" w:cs="楷体" w:hint="eastAsia"/>
                <w:color w:val="000000"/>
                <w:sz w:val="22"/>
                <w:szCs w:val="22"/>
              </w:rPr>
              <w:t>总成本</w:t>
            </w:r>
          </w:p>
        </w:tc>
        <w:tc>
          <w:tcPr>
            <w:tcW w:w="2462"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14:paraId="2B5FB288" w14:textId="560C6D75" w:rsidR="00AA4CA3" w:rsidRDefault="00C00B02">
            <w:pPr>
              <w:spacing w:before="0" w:after="0"/>
              <w:ind w:left="0" w:right="0"/>
              <w:jc w:val="center"/>
              <w:rPr>
                <w:rFonts w:ascii="Arial Narrow" w:eastAsia="仿宋_GB2312" w:hAnsi="Arial Narrow" w:cs="楷体"/>
                <w:color w:val="000000"/>
                <w:sz w:val="22"/>
                <w:szCs w:val="22"/>
              </w:rPr>
            </w:pPr>
            <w:r w:rsidRPr="2DD37415">
              <w:rPr>
                <w:rFonts w:ascii="Arial Narrow" w:eastAsia="仿宋_GB2312" w:hAnsi="Arial Narrow" w:cs="楷体"/>
                <w:color w:val="000000" w:themeColor="text1"/>
                <w:sz w:val="22"/>
                <w:szCs w:val="22"/>
              </w:rPr>
              <w:t>g</w:t>
            </w:r>
            <w:r w:rsidR="00F2093E" w:rsidRPr="2DD37415">
              <w:rPr>
                <w:rFonts w:ascii="Arial Narrow" w:eastAsia="仿宋_GB2312" w:hAnsi="Arial Narrow" w:cs="楷体"/>
                <w:color w:val="000000" w:themeColor="text1"/>
                <w:sz w:val="22"/>
                <w:szCs w:val="22"/>
              </w:rPr>
              <w:t xml:space="preserve">= </w:t>
            </w:r>
            <w:proofErr w:type="spellStart"/>
            <w:r w:rsidR="00F2093E" w:rsidRPr="2DD37415">
              <w:rPr>
                <w:rFonts w:ascii="Arial Narrow" w:eastAsia="仿宋_GB2312" w:hAnsi="Arial Narrow" w:cs="楷体"/>
                <w:color w:val="000000" w:themeColor="text1"/>
                <w:sz w:val="22"/>
                <w:szCs w:val="22"/>
              </w:rPr>
              <w:t>b+c+d+e</w:t>
            </w:r>
            <w:r w:rsidRPr="2DD37415">
              <w:rPr>
                <w:rFonts w:ascii="Arial Narrow" w:eastAsia="仿宋_GB2312" w:hAnsi="Arial Narrow" w:cs="楷体"/>
                <w:color w:val="000000" w:themeColor="text1"/>
                <w:sz w:val="22"/>
                <w:szCs w:val="22"/>
              </w:rPr>
              <w:t>+f</w:t>
            </w:r>
            <w:proofErr w:type="spellEnd"/>
          </w:p>
        </w:tc>
        <w:tc>
          <w:tcPr>
            <w:tcW w:w="2499" w:type="dxa"/>
            <w:tcBorders>
              <w:top w:val="single" w:sz="4" w:space="0" w:color="auto"/>
              <w:left w:val="single" w:sz="4" w:space="0" w:color="auto"/>
              <w:bottom w:val="single" w:sz="4" w:space="0" w:color="auto"/>
              <w:right w:val="single" w:sz="8" w:space="0" w:color="000000" w:themeColor="text1"/>
            </w:tcBorders>
            <w:shd w:val="clear" w:color="auto" w:fill="auto"/>
            <w:tcMar>
              <w:top w:w="15" w:type="dxa"/>
              <w:left w:w="15" w:type="dxa"/>
              <w:bottom w:w="0" w:type="dxa"/>
              <w:right w:w="15" w:type="dxa"/>
            </w:tcMar>
          </w:tcPr>
          <w:p w14:paraId="1150E001" w14:textId="7B291E83" w:rsidR="00AA4CA3" w:rsidRDefault="0007072B">
            <w:pPr>
              <w:spacing w:before="0" w:after="0"/>
              <w:ind w:left="0" w:right="0"/>
              <w:jc w:val="right"/>
              <w:rPr>
                <w:rFonts w:ascii="Arial Narrow" w:hAnsi="Arial Narrow"/>
                <w:sz w:val="22"/>
                <w:szCs w:val="22"/>
              </w:rPr>
            </w:pPr>
            <w:r w:rsidRPr="2DD37415">
              <w:rPr>
                <w:rFonts w:ascii="Arial Narrow" w:hAnsi="Arial Narrow"/>
                <w:sz w:val="22"/>
                <w:szCs w:val="22"/>
              </w:rPr>
              <w:t>947,582,249.61</w:t>
            </w:r>
            <w:r w:rsidR="00F2093E" w:rsidRPr="2DD37415">
              <w:rPr>
                <w:rFonts w:ascii="Arial Narrow" w:hAnsi="Arial Narrow"/>
                <w:sz w:val="22"/>
                <w:szCs w:val="22"/>
              </w:rPr>
              <w:t xml:space="preserve">   </w:t>
            </w:r>
          </w:p>
        </w:tc>
      </w:tr>
      <w:tr w:rsidR="00AA4CA3" w14:paraId="517628E1" w14:textId="77777777" w:rsidTr="2DD37415">
        <w:trPr>
          <w:trHeight w:val="363"/>
        </w:trPr>
        <w:tc>
          <w:tcPr>
            <w:tcW w:w="2126" w:type="dxa"/>
            <w:tcBorders>
              <w:top w:val="single" w:sz="4" w:space="0" w:color="auto"/>
              <w:left w:val="single" w:sz="8" w:space="0" w:color="000000" w:themeColor="text1"/>
              <w:bottom w:val="single" w:sz="4" w:space="0" w:color="auto"/>
              <w:right w:val="single" w:sz="4" w:space="0" w:color="auto"/>
            </w:tcBorders>
            <w:shd w:val="clear" w:color="auto" w:fill="auto"/>
            <w:tcMar>
              <w:top w:w="15" w:type="dxa"/>
              <w:left w:w="15" w:type="dxa"/>
              <w:bottom w:w="0" w:type="dxa"/>
              <w:right w:w="15" w:type="dxa"/>
            </w:tcMar>
            <w:vAlign w:val="center"/>
          </w:tcPr>
          <w:p w14:paraId="455819FE" w14:textId="77777777" w:rsidR="00AA4CA3" w:rsidRDefault="00F2093E">
            <w:pPr>
              <w:spacing w:before="0" w:after="0"/>
              <w:ind w:left="0" w:right="0"/>
              <w:jc w:val="left"/>
              <w:rPr>
                <w:rFonts w:ascii="Arial Narrow" w:eastAsia="仿宋_GB2312" w:hAnsi="Arial Narrow" w:cs="楷体"/>
                <w:color w:val="000000"/>
                <w:sz w:val="22"/>
                <w:szCs w:val="22"/>
              </w:rPr>
            </w:pPr>
            <w:r>
              <w:rPr>
                <w:rFonts w:ascii="Arial Narrow" w:eastAsia="仿宋_GB2312" w:hAnsi="Arial Narrow" w:cs="楷体" w:hint="eastAsia"/>
                <w:color w:val="000000"/>
                <w:sz w:val="22"/>
                <w:szCs w:val="22"/>
              </w:rPr>
              <w:t>息税前利润</w:t>
            </w:r>
          </w:p>
        </w:tc>
        <w:tc>
          <w:tcPr>
            <w:tcW w:w="2462"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14:paraId="5FE9FFA3" w14:textId="2F68AE31" w:rsidR="00AA4CA3" w:rsidRDefault="00C00B02">
            <w:pPr>
              <w:spacing w:before="0" w:after="0"/>
              <w:ind w:left="0" w:right="0"/>
              <w:jc w:val="center"/>
              <w:rPr>
                <w:rFonts w:ascii="Arial Narrow" w:eastAsia="仿宋_GB2312" w:hAnsi="Arial Narrow" w:cs="楷体"/>
                <w:color w:val="000000"/>
                <w:sz w:val="22"/>
                <w:szCs w:val="22"/>
              </w:rPr>
            </w:pPr>
            <w:r w:rsidRPr="2DD37415">
              <w:rPr>
                <w:rFonts w:ascii="Arial Narrow" w:eastAsia="仿宋_GB2312" w:hAnsi="Arial Narrow" w:cs="楷体"/>
                <w:color w:val="000000" w:themeColor="text1"/>
                <w:sz w:val="22"/>
                <w:szCs w:val="22"/>
              </w:rPr>
              <w:t xml:space="preserve">h </w:t>
            </w:r>
            <w:r w:rsidR="00F2093E" w:rsidRPr="2DD37415">
              <w:rPr>
                <w:rFonts w:ascii="Arial Narrow" w:eastAsia="仿宋_GB2312" w:hAnsi="Arial Narrow" w:cs="楷体"/>
                <w:color w:val="000000" w:themeColor="text1"/>
                <w:sz w:val="22"/>
                <w:szCs w:val="22"/>
              </w:rPr>
              <w:t>= a-</w:t>
            </w:r>
            <w:r w:rsidRPr="2DD37415">
              <w:rPr>
                <w:rFonts w:ascii="Arial Narrow" w:eastAsia="仿宋_GB2312" w:hAnsi="Arial Narrow" w:cs="楷体"/>
                <w:color w:val="000000" w:themeColor="text1"/>
                <w:sz w:val="22"/>
                <w:szCs w:val="22"/>
              </w:rPr>
              <w:t>g</w:t>
            </w:r>
          </w:p>
        </w:tc>
        <w:tc>
          <w:tcPr>
            <w:tcW w:w="2499" w:type="dxa"/>
            <w:tcBorders>
              <w:top w:val="single" w:sz="4" w:space="0" w:color="auto"/>
              <w:left w:val="single" w:sz="4" w:space="0" w:color="auto"/>
              <w:bottom w:val="single" w:sz="4" w:space="0" w:color="auto"/>
              <w:right w:val="single" w:sz="8" w:space="0" w:color="000000" w:themeColor="text1"/>
            </w:tcBorders>
            <w:shd w:val="clear" w:color="auto" w:fill="auto"/>
            <w:tcMar>
              <w:top w:w="15" w:type="dxa"/>
              <w:left w:w="15" w:type="dxa"/>
              <w:bottom w:w="0" w:type="dxa"/>
              <w:right w:w="15" w:type="dxa"/>
            </w:tcMar>
          </w:tcPr>
          <w:p w14:paraId="2F00EC4E" w14:textId="25F6DBE9" w:rsidR="00AA4CA3" w:rsidRDefault="0007072B">
            <w:pPr>
              <w:spacing w:before="0" w:after="0"/>
              <w:ind w:left="0" w:right="0"/>
              <w:jc w:val="right"/>
              <w:rPr>
                <w:rFonts w:ascii="Arial Narrow" w:hAnsi="Arial Narrow"/>
                <w:sz w:val="22"/>
                <w:szCs w:val="22"/>
              </w:rPr>
            </w:pPr>
            <w:r w:rsidRPr="2DD37415">
              <w:rPr>
                <w:rFonts w:ascii="Arial Narrow" w:hAnsi="Arial Narrow"/>
                <w:sz w:val="22"/>
                <w:szCs w:val="22"/>
              </w:rPr>
              <w:t xml:space="preserve"> 612,666.6</w:t>
            </w:r>
            <w:r w:rsidR="2E11A60F" w:rsidRPr="2DD37415">
              <w:rPr>
                <w:rFonts w:ascii="Arial Narrow" w:hAnsi="Arial Narrow"/>
                <w:sz w:val="22"/>
                <w:szCs w:val="22"/>
              </w:rPr>
              <w:t>1</w:t>
            </w:r>
            <w:r w:rsidR="00F2093E" w:rsidRPr="2DD37415">
              <w:rPr>
                <w:rFonts w:ascii="Arial Narrow" w:hAnsi="Arial Narrow"/>
                <w:sz w:val="22"/>
                <w:szCs w:val="22"/>
              </w:rPr>
              <w:t xml:space="preserve">   </w:t>
            </w:r>
          </w:p>
        </w:tc>
      </w:tr>
      <w:tr w:rsidR="00AA4CA3" w14:paraId="2C96C33C" w14:textId="77777777" w:rsidTr="2DD37415">
        <w:trPr>
          <w:trHeight w:val="363"/>
        </w:trPr>
        <w:tc>
          <w:tcPr>
            <w:tcW w:w="2126" w:type="dxa"/>
            <w:tcBorders>
              <w:top w:val="single" w:sz="4" w:space="0" w:color="auto"/>
              <w:left w:val="single" w:sz="8" w:space="0" w:color="000000" w:themeColor="text1"/>
              <w:bottom w:val="single" w:sz="8" w:space="0" w:color="000000" w:themeColor="text1"/>
              <w:right w:val="single" w:sz="4" w:space="0" w:color="auto"/>
            </w:tcBorders>
            <w:shd w:val="clear" w:color="auto" w:fill="auto"/>
            <w:tcMar>
              <w:top w:w="15" w:type="dxa"/>
              <w:left w:w="15" w:type="dxa"/>
              <w:bottom w:w="0" w:type="dxa"/>
              <w:right w:w="15" w:type="dxa"/>
            </w:tcMar>
            <w:vAlign w:val="center"/>
          </w:tcPr>
          <w:p w14:paraId="3D0B1096" w14:textId="77777777" w:rsidR="00AA4CA3" w:rsidRDefault="00F2093E">
            <w:pPr>
              <w:spacing w:before="0" w:after="0"/>
              <w:ind w:left="0" w:right="0"/>
              <w:jc w:val="left"/>
              <w:rPr>
                <w:rFonts w:ascii="Arial Narrow" w:eastAsia="仿宋_GB2312" w:hAnsi="Arial Narrow" w:cs="楷体"/>
                <w:color w:val="000000"/>
                <w:sz w:val="22"/>
                <w:szCs w:val="22"/>
              </w:rPr>
            </w:pPr>
            <w:r>
              <w:rPr>
                <w:rFonts w:ascii="Arial Narrow" w:eastAsia="仿宋_GB2312" w:hAnsi="Arial Narrow" w:cs="楷体" w:hint="eastAsia"/>
                <w:color w:val="000000"/>
                <w:sz w:val="22"/>
                <w:szCs w:val="22"/>
              </w:rPr>
              <w:t>完全成本加成率</w:t>
            </w:r>
          </w:p>
        </w:tc>
        <w:tc>
          <w:tcPr>
            <w:tcW w:w="2462" w:type="dxa"/>
            <w:tcBorders>
              <w:top w:val="single" w:sz="4" w:space="0" w:color="auto"/>
              <w:left w:val="single" w:sz="4" w:space="0" w:color="auto"/>
              <w:bottom w:val="single" w:sz="8" w:space="0" w:color="000000" w:themeColor="text1"/>
              <w:right w:val="single" w:sz="4" w:space="0" w:color="auto"/>
            </w:tcBorders>
            <w:shd w:val="clear" w:color="auto" w:fill="auto"/>
            <w:tcMar>
              <w:top w:w="15" w:type="dxa"/>
              <w:left w:w="15" w:type="dxa"/>
              <w:bottom w:w="0" w:type="dxa"/>
              <w:right w:w="15" w:type="dxa"/>
            </w:tcMar>
            <w:vAlign w:val="center"/>
          </w:tcPr>
          <w:p w14:paraId="6C8823F4" w14:textId="6597FD93" w:rsidR="00AA4CA3" w:rsidRDefault="00C00B02">
            <w:pPr>
              <w:spacing w:before="0" w:after="0"/>
              <w:ind w:left="0" w:right="0"/>
              <w:jc w:val="center"/>
              <w:rPr>
                <w:rFonts w:ascii="Arial Narrow" w:eastAsia="仿宋_GB2312" w:hAnsi="Arial Narrow" w:cs="楷体"/>
                <w:color w:val="000000"/>
                <w:sz w:val="22"/>
                <w:szCs w:val="22"/>
              </w:rPr>
            </w:pPr>
            <w:proofErr w:type="spellStart"/>
            <w:r w:rsidRPr="2DD37415">
              <w:rPr>
                <w:rFonts w:ascii="Arial Narrow" w:eastAsia="仿宋_GB2312" w:hAnsi="Arial Narrow" w:cs="楷体"/>
                <w:color w:val="000000" w:themeColor="text1"/>
                <w:sz w:val="22"/>
                <w:szCs w:val="22"/>
              </w:rPr>
              <w:t>i</w:t>
            </w:r>
            <w:proofErr w:type="spellEnd"/>
            <w:r w:rsidR="00F2093E" w:rsidRPr="2DD37415">
              <w:rPr>
                <w:rFonts w:ascii="Arial Narrow" w:eastAsia="仿宋_GB2312" w:hAnsi="Arial Narrow" w:cs="楷体"/>
                <w:color w:val="000000" w:themeColor="text1"/>
                <w:sz w:val="22"/>
                <w:szCs w:val="22"/>
              </w:rPr>
              <w:t xml:space="preserve"> = </w:t>
            </w:r>
            <w:r w:rsidRPr="2DD37415">
              <w:rPr>
                <w:rFonts w:ascii="Arial Narrow" w:eastAsia="仿宋_GB2312" w:hAnsi="Arial Narrow" w:cs="楷体"/>
                <w:color w:val="000000" w:themeColor="text1"/>
                <w:sz w:val="22"/>
                <w:szCs w:val="22"/>
              </w:rPr>
              <w:t>h</w:t>
            </w:r>
            <w:r w:rsidR="00F2093E" w:rsidRPr="2DD37415">
              <w:rPr>
                <w:rFonts w:ascii="Arial Narrow" w:eastAsia="仿宋_GB2312" w:hAnsi="Arial Narrow" w:cs="楷体"/>
                <w:color w:val="000000" w:themeColor="text1"/>
                <w:sz w:val="22"/>
                <w:szCs w:val="22"/>
              </w:rPr>
              <w:t>/</w:t>
            </w:r>
            <w:r w:rsidRPr="2DD37415">
              <w:rPr>
                <w:rFonts w:ascii="Arial Narrow" w:eastAsia="仿宋_GB2312" w:hAnsi="Arial Narrow" w:cs="楷体"/>
                <w:color w:val="000000" w:themeColor="text1"/>
                <w:sz w:val="22"/>
                <w:szCs w:val="22"/>
              </w:rPr>
              <w:t>g</w:t>
            </w:r>
          </w:p>
        </w:tc>
        <w:tc>
          <w:tcPr>
            <w:tcW w:w="2499" w:type="dxa"/>
            <w:tcBorders>
              <w:top w:val="single" w:sz="4" w:space="0" w:color="auto"/>
              <w:left w:val="single" w:sz="4" w:space="0" w:color="auto"/>
              <w:bottom w:val="single" w:sz="8" w:space="0" w:color="000000" w:themeColor="text1"/>
              <w:right w:val="single" w:sz="8" w:space="0" w:color="000000" w:themeColor="text1"/>
            </w:tcBorders>
            <w:shd w:val="clear" w:color="auto" w:fill="auto"/>
            <w:tcMar>
              <w:top w:w="15" w:type="dxa"/>
              <w:left w:w="15" w:type="dxa"/>
              <w:bottom w:w="0" w:type="dxa"/>
              <w:right w:w="15" w:type="dxa"/>
            </w:tcMar>
          </w:tcPr>
          <w:p w14:paraId="3DD84333" w14:textId="3E57A4A7" w:rsidR="00AA4CA3" w:rsidRDefault="0007072B">
            <w:pPr>
              <w:spacing w:before="0" w:after="0"/>
              <w:ind w:left="0" w:right="0"/>
              <w:jc w:val="right"/>
              <w:rPr>
                <w:rFonts w:ascii="Arial Narrow" w:hAnsi="Arial Narrow"/>
                <w:sz w:val="22"/>
                <w:szCs w:val="22"/>
              </w:rPr>
            </w:pPr>
            <w:r w:rsidRPr="2DD37415">
              <w:rPr>
                <w:rFonts w:ascii="Arial Narrow" w:hAnsi="Arial Narrow"/>
                <w:sz w:val="22"/>
                <w:szCs w:val="22"/>
              </w:rPr>
              <w:t xml:space="preserve">0.06% </w:t>
            </w:r>
          </w:p>
        </w:tc>
      </w:tr>
    </w:tbl>
    <w:p w14:paraId="4F60C4E1" w14:textId="3219F674" w:rsidR="0007072B" w:rsidRDefault="00F2093E" w:rsidP="2DD37415">
      <w:pPr>
        <w:spacing w:before="0"/>
        <w:ind w:left="840"/>
        <w:rPr>
          <w:rFonts w:ascii="Arial Narrow" w:eastAsia="仿宋_GB2312" w:hAnsi="Arial Narrow" w:cs="STXihei,Italic"/>
          <w:i/>
          <w:iCs/>
          <w:sz w:val="16"/>
          <w:szCs w:val="16"/>
        </w:rPr>
      </w:pPr>
      <w:r w:rsidRPr="2DD37415">
        <w:rPr>
          <w:rFonts w:ascii="Arial Narrow" w:eastAsia="仿宋_GB2312" w:hAnsi="Arial Narrow" w:cs="STXihei,Italic"/>
          <w:i/>
          <w:iCs/>
          <w:sz w:val="16"/>
          <w:szCs w:val="16"/>
        </w:rPr>
        <w:t>信息来源：由</w:t>
      </w:r>
      <w:r w:rsidR="00C00B02" w:rsidRPr="2DD37415">
        <w:rPr>
          <w:rFonts w:ascii="Arial Narrow" w:eastAsia="仿宋_GB2312" w:hAnsi="Arial Narrow" w:cs="STXihei,Italic"/>
          <w:i/>
          <w:iCs/>
          <w:sz w:val="16"/>
          <w:szCs w:val="16"/>
        </w:rPr>
        <w:t>上海派智</w:t>
      </w:r>
      <w:r w:rsidRPr="2DD37415">
        <w:rPr>
          <w:rFonts w:ascii="Arial Narrow" w:eastAsia="仿宋_GB2312" w:hAnsi="Arial Narrow" w:cs="STXihei,Italic"/>
          <w:i/>
          <w:iCs/>
          <w:sz w:val="16"/>
          <w:szCs w:val="16"/>
        </w:rPr>
        <w:t>提供</w:t>
      </w:r>
    </w:p>
    <w:p w14:paraId="2FD9DD0C" w14:textId="453B9E21" w:rsidR="0007072B" w:rsidRPr="0007072B" w:rsidRDefault="0007072B" w:rsidP="0007072B">
      <w:pPr>
        <w:spacing w:beforeLines="50" w:before="163" w:afterLines="50" w:after="163" w:line="360" w:lineRule="auto"/>
        <w:ind w:firstLineChars="200" w:firstLine="440"/>
        <w:rPr>
          <w:rFonts w:ascii="Arial Narrow" w:eastAsia="仿宋_GB2312" w:hAnsi="Arial Narrow" w:cs="Arial Unicode MS"/>
          <w:sz w:val="22"/>
          <w:szCs w:val="22"/>
        </w:rPr>
      </w:pPr>
      <w:r w:rsidRPr="2DD37415">
        <w:rPr>
          <w:rFonts w:ascii="Arial Narrow" w:eastAsia="仿宋_GB2312" w:hAnsi="Arial Narrow" w:cs="Arial Unicode MS"/>
          <w:sz w:val="22"/>
          <w:szCs w:val="22"/>
        </w:rPr>
        <w:t>上海派智在</w:t>
      </w:r>
      <w:r w:rsidRPr="2DD37415">
        <w:rPr>
          <w:rFonts w:ascii="Arial Narrow" w:eastAsia="仿宋_GB2312" w:hAnsi="Arial Narrow" w:cs="Arial Unicode MS"/>
          <w:sz w:val="22"/>
          <w:szCs w:val="22"/>
        </w:rPr>
        <w:t>2023</w:t>
      </w:r>
      <w:r w:rsidRPr="2DD37415">
        <w:rPr>
          <w:rFonts w:ascii="Arial Narrow" w:eastAsia="仿宋_GB2312" w:hAnsi="Arial Narrow" w:cs="Arial Unicode MS"/>
          <w:sz w:val="22"/>
          <w:szCs w:val="22"/>
        </w:rPr>
        <w:t>年度</w:t>
      </w:r>
      <w:r w:rsidR="00A212EC" w:rsidRPr="2DD37415">
        <w:rPr>
          <w:rFonts w:ascii="Arial Narrow" w:eastAsia="仿宋_GB2312" w:hAnsi="Arial Narrow" w:cs="Arial Unicode MS"/>
          <w:sz w:val="22"/>
          <w:szCs w:val="22"/>
        </w:rPr>
        <w:t>不仅进行生产与销售业务，同时还向第三方客户销售其从第三方采购的原材料（</w:t>
      </w:r>
      <w:r w:rsidR="00A212EC" w:rsidRPr="2DD37415">
        <w:rPr>
          <w:rFonts w:ascii="Arial Narrow" w:eastAsia="仿宋_GB2312" w:hAnsi="Arial Narrow" w:cs="Arial Unicode MS"/>
          <w:sz w:val="22"/>
          <w:szCs w:val="22"/>
        </w:rPr>
        <w:t>“</w:t>
      </w:r>
      <w:r w:rsidR="00A212EC" w:rsidRPr="2DD37415">
        <w:rPr>
          <w:rFonts w:ascii="Arial Narrow" w:eastAsia="仿宋_GB2312" w:hAnsi="Arial Narrow" w:cs="Arial Unicode MS"/>
          <w:sz w:val="22"/>
          <w:szCs w:val="22"/>
        </w:rPr>
        <w:t>第三方原料分销</w:t>
      </w:r>
      <w:r w:rsidR="00A212EC" w:rsidRPr="2DD37415">
        <w:rPr>
          <w:rFonts w:ascii="Arial Narrow" w:eastAsia="仿宋_GB2312" w:hAnsi="Arial Narrow" w:cs="Arial Unicode MS"/>
          <w:sz w:val="22"/>
          <w:szCs w:val="22"/>
        </w:rPr>
        <w:t>”</w:t>
      </w:r>
      <w:r w:rsidR="00A212EC" w:rsidRPr="2DD37415">
        <w:rPr>
          <w:rFonts w:ascii="Arial Narrow" w:eastAsia="仿宋_GB2312" w:hAnsi="Arial Narrow" w:cs="Arial Unicode MS"/>
          <w:sz w:val="22"/>
          <w:szCs w:val="22"/>
        </w:rPr>
        <w:t>）</w:t>
      </w:r>
      <w:r w:rsidR="00C402EF" w:rsidRPr="2DD37415">
        <w:rPr>
          <w:rFonts w:ascii="Arial Narrow" w:eastAsia="仿宋_GB2312" w:hAnsi="Arial Narrow" w:cs="Arial Unicode MS"/>
          <w:sz w:val="22"/>
          <w:szCs w:val="22"/>
        </w:rPr>
        <w:t>，金额为</w:t>
      </w:r>
      <w:r w:rsidR="00C402EF" w:rsidRPr="2DD37415">
        <w:rPr>
          <w:rFonts w:ascii="Arial Narrow" w:eastAsia="仿宋_GB2312" w:hAnsi="Arial Narrow" w:cs="Arial Unicode MS"/>
          <w:sz w:val="22"/>
          <w:szCs w:val="22"/>
        </w:rPr>
        <w:t>267,037,913.78</w:t>
      </w:r>
      <w:r w:rsidR="00C402EF" w:rsidRPr="2DD37415">
        <w:rPr>
          <w:rFonts w:ascii="Arial Narrow" w:eastAsia="仿宋_GB2312" w:hAnsi="Arial Narrow" w:cs="Arial Unicode MS"/>
          <w:sz w:val="22"/>
          <w:szCs w:val="22"/>
        </w:rPr>
        <w:t>元</w:t>
      </w:r>
      <w:r w:rsidR="00A212EC" w:rsidRPr="2DD37415">
        <w:rPr>
          <w:rFonts w:ascii="Arial Narrow" w:eastAsia="仿宋_GB2312" w:hAnsi="Arial Narrow" w:cs="Arial Unicode MS"/>
          <w:sz w:val="22"/>
          <w:szCs w:val="22"/>
        </w:rPr>
        <w:t>。由于上述第三方原料分销业务与</w:t>
      </w:r>
      <w:r w:rsidRPr="2DD37415">
        <w:rPr>
          <w:rFonts w:ascii="Arial Narrow" w:eastAsia="仿宋_GB2312" w:hAnsi="Arial Narrow" w:cs="Arial Unicode MS"/>
          <w:sz w:val="22"/>
          <w:szCs w:val="22"/>
        </w:rPr>
        <w:t>关联交易</w:t>
      </w:r>
      <w:r w:rsidR="00A212EC" w:rsidRPr="2DD37415">
        <w:rPr>
          <w:rFonts w:ascii="Arial Narrow" w:eastAsia="仿宋_GB2312" w:hAnsi="Arial Narrow" w:cs="Arial Unicode MS"/>
          <w:sz w:val="22"/>
          <w:szCs w:val="22"/>
        </w:rPr>
        <w:t>无关，而</w:t>
      </w:r>
      <w:r w:rsidRPr="2DD37415">
        <w:rPr>
          <w:rFonts w:ascii="Arial Narrow" w:eastAsia="仿宋_GB2312" w:hAnsi="Arial Narrow" w:cs="Arial Unicode MS"/>
          <w:sz w:val="22"/>
          <w:szCs w:val="22"/>
        </w:rPr>
        <w:t>其</w:t>
      </w:r>
      <w:r w:rsidR="00A212EC" w:rsidRPr="2DD37415">
        <w:rPr>
          <w:rFonts w:ascii="Arial Narrow" w:eastAsia="仿宋_GB2312" w:hAnsi="Arial Narrow" w:cs="Arial Unicode MS"/>
          <w:sz w:val="22"/>
          <w:szCs w:val="22"/>
        </w:rPr>
        <w:t>与关联方的业务往来均与其</w:t>
      </w:r>
      <w:r w:rsidRPr="2DD37415">
        <w:rPr>
          <w:rFonts w:ascii="Arial Narrow" w:eastAsia="仿宋_GB2312" w:hAnsi="Arial Narrow" w:cs="Arial Unicode MS"/>
          <w:sz w:val="22"/>
          <w:szCs w:val="22"/>
        </w:rPr>
        <w:t>的</w:t>
      </w:r>
      <w:r w:rsidR="00A212EC" w:rsidRPr="2DD37415">
        <w:rPr>
          <w:rFonts w:ascii="Arial Narrow" w:eastAsia="仿宋_GB2312" w:hAnsi="Arial Narrow" w:cs="Arial Unicode MS"/>
          <w:sz w:val="22"/>
          <w:szCs w:val="22"/>
        </w:rPr>
        <w:t>生产销售业务</w:t>
      </w:r>
      <w:r w:rsidRPr="2DD37415">
        <w:rPr>
          <w:rFonts w:ascii="Arial Narrow" w:eastAsia="仿宋_GB2312" w:hAnsi="Arial Narrow" w:cs="Arial Unicode MS"/>
          <w:sz w:val="22"/>
          <w:szCs w:val="22"/>
        </w:rPr>
        <w:t>活</w:t>
      </w:r>
      <w:r w:rsidRPr="2DD37415">
        <w:rPr>
          <w:rFonts w:ascii="Arial Narrow" w:eastAsia="仿宋_GB2312" w:hAnsi="Arial Narrow" w:cs="Arial Unicode MS"/>
          <w:sz w:val="22"/>
          <w:szCs w:val="22"/>
        </w:rPr>
        <w:lastRenderedPageBreak/>
        <w:t>动密切相关且不可分割。因此，我们</w:t>
      </w:r>
      <w:r w:rsidR="00CD30B6" w:rsidRPr="2DD37415">
        <w:rPr>
          <w:rFonts w:ascii="Arial Narrow" w:eastAsia="仿宋_GB2312" w:hAnsi="Arial Narrow" w:cs="Arial Unicode MS"/>
          <w:sz w:val="22"/>
          <w:szCs w:val="22"/>
        </w:rPr>
        <w:t>主要</w:t>
      </w:r>
      <w:r w:rsidRPr="2DD37415">
        <w:rPr>
          <w:rFonts w:ascii="Arial Narrow" w:eastAsia="仿宋_GB2312" w:hAnsi="Arial Narrow" w:cs="Arial Unicode MS"/>
          <w:sz w:val="22"/>
          <w:szCs w:val="22"/>
        </w:rPr>
        <w:t>对</w:t>
      </w:r>
      <w:r w:rsidR="00A212EC" w:rsidRPr="2DD37415">
        <w:rPr>
          <w:rFonts w:ascii="Arial Narrow" w:eastAsia="仿宋_GB2312" w:hAnsi="Arial Narrow" w:cs="Arial Unicode MS"/>
          <w:sz w:val="22"/>
          <w:szCs w:val="22"/>
        </w:rPr>
        <w:t>其生产销售</w:t>
      </w:r>
      <w:r w:rsidRPr="2DD37415">
        <w:rPr>
          <w:rFonts w:ascii="Arial Narrow" w:eastAsia="仿宋_GB2312" w:hAnsi="Arial Narrow" w:cs="Arial Unicode MS"/>
          <w:sz w:val="22"/>
          <w:szCs w:val="22"/>
        </w:rPr>
        <w:t>业务</w:t>
      </w:r>
      <w:r w:rsidR="00A212EC" w:rsidRPr="2DD37415">
        <w:rPr>
          <w:rFonts w:ascii="Arial Narrow" w:eastAsia="仿宋_GB2312" w:hAnsi="Arial Narrow" w:cs="Arial Unicode MS"/>
          <w:sz w:val="22"/>
          <w:szCs w:val="22"/>
        </w:rPr>
        <w:t>相关（即受测关联交易）</w:t>
      </w:r>
      <w:r w:rsidRPr="2DD37415">
        <w:rPr>
          <w:rFonts w:ascii="Arial Narrow" w:eastAsia="仿宋_GB2312" w:hAnsi="Arial Narrow" w:cs="Arial Unicode MS"/>
          <w:sz w:val="22"/>
          <w:szCs w:val="22"/>
        </w:rPr>
        <w:t>的财务数据进行分析和验证，具体参见章节</w:t>
      </w:r>
      <w:r w:rsidRPr="2DD37415">
        <w:rPr>
          <w:rFonts w:ascii="Arial Narrow" w:eastAsia="仿宋_GB2312" w:hAnsi="Arial Narrow" w:cs="Arial Unicode MS"/>
          <w:sz w:val="22"/>
          <w:szCs w:val="22"/>
        </w:rPr>
        <w:t>7.4.2</w:t>
      </w:r>
      <w:r w:rsidRPr="2DD37415">
        <w:rPr>
          <w:rFonts w:ascii="Arial Narrow" w:eastAsia="仿宋_GB2312" w:hAnsi="Arial Narrow" w:cs="Arial Unicode MS"/>
          <w:sz w:val="22"/>
          <w:szCs w:val="22"/>
        </w:rPr>
        <w:t>的确定与受测关联交易相关的财务数据。</w:t>
      </w:r>
    </w:p>
    <w:p w14:paraId="3227055E" w14:textId="582941E4" w:rsidR="00AA4CA3" w:rsidRPr="00791C90" w:rsidRDefault="00F2093E">
      <w:pPr>
        <w:pStyle w:val="af9"/>
        <w:spacing w:before="163" w:after="163"/>
        <w:rPr>
          <w:rFonts w:ascii="Arial Narrow" w:eastAsia="仿宋_GB2312" w:hAnsi="Arial Narrow" w:cs="楷体"/>
          <w:color w:val="002060"/>
          <w:sz w:val="22"/>
          <w:szCs w:val="22"/>
        </w:rPr>
        <w:pPrChange w:id="636" w:author="Bao, Sean" w:date="2024-07-05T13:48:00Z">
          <w:pPr>
            <w:spacing w:beforeLines="50" w:before="163" w:afterLines="50" w:after="163" w:line="360" w:lineRule="auto"/>
            <w:ind w:firstLineChars="200" w:firstLine="440"/>
          </w:pPr>
        </w:pPrChange>
      </w:pPr>
      <w:bookmarkStart w:id="637" w:name="_Toc110439070"/>
      <w:bookmarkStart w:id="638" w:name="_Toc17979"/>
      <w:bookmarkStart w:id="639" w:name="_Toc9626"/>
      <w:bookmarkStart w:id="640" w:name="_Toc15935"/>
      <w:bookmarkStart w:id="641" w:name="_Toc171075984"/>
      <w:r w:rsidRPr="2DD37415">
        <w:rPr>
          <w:rFonts w:ascii="Arial Narrow" w:eastAsia="仿宋_GB2312" w:hAnsi="Arial Narrow" w:cs="楷体"/>
          <w:b w:val="0"/>
          <w:bCs w:val="0"/>
          <w:i w:val="0"/>
          <w:color w:val="002060"/>
          <w:sz w:val="22"/>
          <w:szCs w:val="22"/>
        </w:rPr>
        <w:t>2.4.</w:t>
      </w:r>
      <w:r w:rsidRPr="2DD37415">
        <w:rPr>
          <w:rFonts w:ascii="Arial Narrow" w:eastAsia="仿宋_GB2312" w:hAnsi="Arial Narrow" w:cs="楷体"/>
          <w:b w:val="0"/>
          <w:bCs w:val="0"/>
          <w:i w:val="0"/>
          <w:color w:val="002060"/>
          <w:sz w:val="22"/>
          <w:szCs w:val="22"/>
        </w:rPr>
        <w:t>对外投资</w:t>
      </w:r>
      <w:bookmarkEnd w:id="637"/>
      <w:bookmarkEnd w:id="638"/>
      <w:bookmarkEnd w:id="639"/>
      <w:bookmarkEnd w:id="640"/>
      <w:bookmarkEnd w:id="641"/>
    </w:p>
    <w:p w14:paraId="1E05BB4C" w14:textId="63ED3894" w:rsidR="00AA4CA3" w:rsidRDefault="00C00B02">
      <w:pPr>
        <w:spacing w:beforeLines="50" w:before="163" w:afterLines="50" w:after="163" w:line="360" w:lineRule="auto"/>
        <w:ind w:firstLineChars="200" w:firstLine="440"/>
        <w:rPr>
          <w:rFonts w:ascii="Arial Narrow" w:eastAsia="仿宋_GB2312" w:hAnsi="Arial Narrow" w:cs="Arial Unicode MS"/>
          <w:sz w:val="22"/>
          <w:szCs w:val="22"/>
        </w:rPr>
      </w:pPr>
      <w:r w:rsidRPr="2DD37415">
        <w:rPr>
          <w:rFonts w:ascii="Arial Narrow" w:eastAsia="仿宋_GB2312" w:hAnsi="Arial Narrow" w:cs="Arial Unicode MS"/>
          <w:sz w:val="22"/>
          <w:szCs w:val="22"/>
        </w:rPr>
        <w:t>下图表列示了上海派智的对外投资股权架构图。</w:t>
      </w:r>
      <w:r w:rsidR="00502102" w:rsidRPr="2DD37415">
        <w:rPr>
          <w:rFonts w:ascii="Arial Narrow" w:eastAsia="仿宋_GB2312" w:hAnsi="Arial Narrow" w:cs="Arial Unicode MS"/>
          <w:sz w:val="22"/>
          <w:szCs w:val="22"/>
        </w:rPr>
        <w:t>上海派智不对子公司的具体经营进行决策。</w:t>
      </w:r>
    </w:p>
    <w:p w14:paraId="410DE80E" w14:textId="77777777" w:rsidR="00C00B02" w:rsidRDefault="00C00B02" w:rsidP="2DD37415">
      <w:pPr>
        <w:spacing w:beforeLines="50" w:before="163" w:afterLines="50" w:after="163" w:line="360" w:lineRule="auto"/>
        <w:ind w:firstLineChars="200" w:firstLine="442"/>
        <w:jc w:val="center"/>
        <w:rPr>
          <w:rFonts w:ascii="Arial Narrow" w:eastAsia="仿宋_GB2312" w:hAnsi="Arial Narrow" w:cs="Arial Unicode MS"/>
          <w:b/>
          <w:bCs/>
          <w:kern w:val="2"/>
          <w:sz w:val="22"/>
          <w:szCs w:val="22"/>
        </w:rPr>
      </w:pPr>
      <w:r w:rsidRPr="2DD37415">
        <w:rPr>
          <w:rFonts w:ascii="仿宋_GB2312" w:eastAsia="仿宋_GB2312" w:hAnsi="Arial Narrow"/>
          <w:b/>
          <w:bCs/>
          <w:sz w:val="22"/>
          <w:szCs w:val="22"/>
        </w:rPr>
        <w:t>图表</w:t>
      </w:r>
      <w:r w:rsidRPr="2DD37415">
        <w:rPr>
          <w:rFonts w:ascii="Arial Narrow" w:eastAsia="仿宋_GB2312" w:hAnsi="Arial Narrow"/>
          <w:b/>
          <w:bCs/>
          <w:sz w:val="22"/>
          <w:szCs w:val="22"/>
        </w:rPr>
        <w:t xml:space="preserve"> 6</w:t>
      </w:r>
      <w:r w:rsidRPr="2DD37415">
        <w:rPr>
          <w:rFonts w:ascii="仿宋_GB2312" w:eastAsia="仿宋_GB2312" w:hAnsi="Arial Narrow" w:cs="Arial Unicode MS"/>
          <w:b/>
          <w:bCs/>
          <w:kern w:val="2"/>
          <w:sz w:val="22"/>
          <w:szCs w:val="22"/>
        </w:rPr>
        <w:t>：上海派智的对外投资股权架构图</w:t>
      </w:r>
    </w:p>
    <w:p w14:paraId="027EF48A" w14:textId="008CB262" w:rsidR="00C00B02" w:rsidRDefault="00C00B02">
      <w:pPr>
        <w:spacing w:beforeLines="50" w:before="163" w:afterLines="50" w:after="163" w:line="360" w:lineRule="auto"/>
        <w:ind w:firstLineChars="200" w:firstLine="504"/>
        <w:rPr>
          <w:rFonts w:ascii="Arial Narrow" w:eastAsia="仿宋_GB2312" w:hAnsi="Arial Narrow" w:cs="Arial Unicode MS"/>
          <w:sz w:val="22"/>
          <w:szCs w:val="22"/>
        </w:rPr>
      </w:pPr>
      <w:ins w:id="642" w:author="admin" w:date="2024-07-01T20:47:00Z">
        <w:r>
          <w:rPr>
            <w:noProof/>
          </w:rPr>
          <w:drawing>
            <wp:inline distT="0" distB="0" distL="0" distR="0" wp14:anchorId="10B13449" wp14:editId="2E09DF42">
              <wp:extent cx="4800600" cy="274955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pic:cNvPicPr/>
                    </pic:nvPicPr>
                    <pic:blipFill>
                      <a:blip r:embed="rId27" cstate="print">
                        <a:extLst>
                          <a:ext uri="{28A0092B-C50C-407E-A947-70E740481C1C}">
                            <a14:useLocalDpi xmlns:a14="http://schemas.microsoft.com/office/drawing/2010/main" val="0"/>
                          </a:ext>
                        </a:extLst>
                      </a:blip>
                      <a:srcRect l="1687" r="1639"/>
                      <a:stretch>
                        <a:fillRect/>
                      </a:stretch>
                    </pic:blipFill>
                    <pic:spPr>
                      <a:xfrm>
                        <a:off x="0" y="0"/>
                        <a:ext cx="4800600" cy="2749550"/>
                      </a:xfrm>
                      <a:prstGeom prst="rect">
                        <a:avLst/>
                      </a:prstGeom>
                    </pic:spPr>
                  </pic:pic>
                </a:graphicData>
              </a:graphic>
            </wp:inline>
          </w:drawing>
        </w:r>
      </w:ins>
    </w:p>
    <w:p w14:paraId="5CEF0569" w14:textId="12AEE788" w:rsidR="00AA4CA3" w:rsidRPr="00791C90" w:rsidRDefault="00F2093E">
      <w:pPr>
        <w:pStyle w:val="af9"/>
        <w:spacing w:before="163" w:after="163"/>
        <w:rPr>
          <w:rFonts w:ascii="Arial Narrow" w:eastAsia="仿宋_GB2312" w:hAnsi="Arial Narrow" w:cs="楷体"/>
          <w:color w:val="002060"/>
          <w:sz w:val="22"/>
          <w:szCs w:val="22"/>
        </w:rPr>
        <w:pPrChange w:id="643" w:author="Bao, Sean" w:date="2024-07-05T13:48:00Z">
          <w:pPr>
            <w:spacing w:beforeLines="50" w:before="163" w:afterLines="50" w:after="163" w:line="360" w:lineRule="auto"/>
            <w:ind w:firstLineChars="200" w:firstLine="440"/>
          </w:pPr>
        </w:pPrChange>
      </w:pPr>
      <w:bookmarkStart w:id="644" w:name="_Toc110439071"/>
      <w:bookmarkStart w:id="645" w:name="_Toc29257"/>
      <w:bookmarkStart w:id="646" w:name="_Toc22833"/>
      <w:bookmarkStart w:id="647" w:name="_Toc18379"/>
      <w:bookmarkStart w:id="648" w:name="_Toc171075985"/>
      <w:bookmarkStart w:id="649" w:name="_Toc522015193"/>
      <w:r w:rsidRPr="2DD37415">
        <w:rPr>
          <w:rFonts w:ascii="Arial Narrow" w:eastAsia="仿宋_GB2312" w:hAnsi="Arial Narrow" w:cs="楷体"/>
          <w:b w:val="0"/>
          <w:bCs w:val="0"/>
          <w:i w:val="0"/>
          <w:color w:val="002060"/>
          <w:sz w:val="22"/>
          <w:szCs w:val="22"/>
        </w:rPr>
        <w:t>2.5.</w:t>
      </w:r>
      <w:r w:rsidRPr="2DD37415">
        <w:rPr>
          <w:rFonts w:ascii="Arial Narrow" w:eastAsia="仿宋_GB2312" w:hAnsi="Arial Narrow" w:cs="楷体"/>
          <w:b w:val="0"/>
          <w:bCs w:val="0"/>
          <w:i w:val="0"/>
          <w:color w:val="002060"/>
          <w:sz w:val="22"/>
          <w:szCs w:val="22"/>
        </w:rPr>
        <w:t>本年度重大变化事项</w:t>
      </w:r>
      <w:bookmarkEnd w:id="644"/>
      <w:bookmarkEnd w:id="645"/>
      <w:bookmarkEnd w:id="646"/>
      <w:bookmarkEnd w:id="647"/>
      <w:bookmarkEnd w:id="648"/>
    </w:p>
    <w:p w14:paraId="58AF6CD4" w14:textId="40FCA8BD" w:rsidR="00AA4CA3" w:rsidRDefault="00F2093E">
      <w:pPr>
        <w:spacing w:beforeLines="50" w:before="163" w:afterLines="50" w:after="163" w:line="360" w:lineRule="auto"/>
        <w:ind w:firstLineChars="200" w:firstLine="440"/>
        <w:rPr>
          <w:rFonts w:ascii="Arial Narrow" w:eastAsia="仿宋_GB2312" w:hAnsi="Arial Narrow" w:cs="Arial Unicode MS"/>
          <w:sz w:val="22"/>
          <w:szCs w:val="22"/>
        </w:rPr>
        <w:sectPr w:rsidR="00AA4CA3">
          <w:pgSz w:w="11906" w:h="16838"/>
          <w:pgMar w:top="1440" w:right="1800" w:bottom="1440" w:left="1800" w:header="850" w:footer="992" w:gutter="0"/>
          <w:cols w:space="720"/>
          <w:docGrid w:type="lines" w:linePitch="326"/>
        </w:sectPr>
      </w:pPr>
      <w:r w:rsidRPr="2DD37415">
        <w:rPr>
          <w:rFonts w:ascii="Arial Narrow" w:eastAsia="仿宋_GB2312" w:hAnsi="Arial Narrow" w:cs="Arial Unicode MS"/>
          <w:sz w:val="22"/>
          <w:szCs w:val="22"/>
        </w:rPr>
        <w:t>评估期间，</w:t>
      </w:r>
      <w:r w:rsidR="00C00B02" w:rsidRPr="2DD37415">
        <w:rPr>
          <w:rFonts w:ascii="Arial Narrow" w:eastAsia="仿宋_GB2312" w:hAnsi="Arial Narrow" w:cs="Arial Unicode MS"/>
          <w:sz w:val="22"/>
          <w:szCs w:val="22"/>
        </w:rPr>
        <w:t>上海派智</w:t>
      </w:r>
      <w:r w:rsidRPr="2DD37415">
        <w:rPr>
          <w:rFonts w:ascii="Arial Narrow" w:eastAsia="仿宋_GB2312" w:hAnsi="Arial Narrow" w:cs="Arial Unicode MS"/>
          <w:sz w:val="22"/>
          <w:szCs w:val="22"/>
        </w:rPr>
        <w:t>未发生重组和无形资产转让的情况，也无关联股权转让。</w:t>
      </w:r>
    </w:p>
    <w:p w14:paraId="5CEED921" w14:textId="77777777" w:rsidR="00AA4CA3" w:rsidRDefault="00F2093E" w:rsidP="008755D6">
      <w:pPr>
        <w:pStyle w:val="ListParagraph1"/>
        <w:spacing w:before="0" w:after="0"/>
        <w:ind w:left="0" w:right="0" w:firstLineChars="0" w:firstLine="0"/>
        <w:outlineLvl w:val="0"/>
        <w:rPr>
          <w:rFonts w:ascii="Arial Narrow" w:eastAsia="仿宋_GB2312" w:hAnsi="Arial Narrow" w:cs="Arial Unicode MS"/>
          <w:color w:val="4F6228" w:themeColor="accent3" w:themeShade="80"/>
          <w:sz w:val="28"/>
          <w:szCs w:val="22"/>
        </w:rPr>
      </w:pPr>
      <w:bookmarkStart w:id="650" w:name="_Toc24662"/>
      <w:bookmarkStart w:id="651" w:name="_Toc110439072"/>
      <w:bookmarkStart w:id="652" w:name="_Toc453929653"/>
      <w:bookmarkStart w:id="653" w:name="_Toc522015194"/>
      <w:bookmarkStart w:id="654" w:name="_Toc11419"/>
      <w:bookmarkStart w:id="655" w:name="_Toc20126"/>
      <w:bookmarkStart w:id="656" w:name="_Toc171075986"/>
      <w:bookmarkEnd w:id="649"/>
      <w:r>
        <w:rPr>
          <w:rFonts w:ascii="Arial Narrow" w:eastAsia="仿宋_GB2312" w:hAnsi="Arial Narrow" w:cs="Arial Unicode MS"/>
          <w:color w:val="4F6228" w:themeColor="accent3" w:themeShade="80"/>
          <w:sz w:val="28"/>
          <w:szCs w:val="22"/>
        </w:rPr>
        <w:lastRenderedPageBreak/>
        <w:t>3.</w:t>
      </w:r>
      <w:r>
        <w:rPr>
          <w:rFonts w:ascii="Arial Narrow" w:eastAsia="仿宋_GB2312" w:hAnsi="Arial Narrow" w:cs="Arial Unicode MS"/>
          <w:color w:val="4F6228" w:themeColor="accent3" w:themeShade="80"/>
          <w:sz w:val="28"/>
          <w:szCs w:val="22"/>
        </w:rPr>
        <w:t>行业分析</w:t>
      </w:r>
      <w:bookmarkEnd w:id="650"/>
      <w:bookmarkEnd w:id="651"/>
      <w:bookmarkEnd w:id="652"/>
      <w:bookmarkEnd w:id="653"/>
      <w:bookmarkEnd w:id="654"/>
      <w:bookmarkEnd w:id="655"/>
      <w:bookmarkEnd w:id="656"/>
    </w:p>
    <w:p w14:paraId="520CB834" w14:textId="77777777" w:rsidR="00AA4CA3" w:rsidRDefault="00F2093E">
      <w:pPr>
        <w:spacing w:beforeLines="50" w:before="156" w:afterLines="50" w:after="156" w:line="360" w:lineRule="auto"/>
        <w:ind w:firstLineChars="200" w:firstLine="440"/>
        <w:rPr>
          <w:rFonts w:ascii="仿宋_GB2312" w:eastAsia="仿宋_GB2312" w:hAnsi="Arial Narrow" w:cs="Arial Unicode MS"/>
          <w:sz w:val="22"/>
          <w:szCs w:val="22"/>
        </w:rPr>
      </w:pPr>
      <w:r>
        <w:rPr>
          <w:rFonts w:ascii="Arial Narrow" w:eastAsia="仿宋_GB2312" w:hAnsi="Arial Narrow" w:cs="Arial" w:hint="eastAsia"/>
          <w:sz w:val="22"/>
          <w:szCs w:val="22"/>
        </w:rPr>
        <w:t>转让定价分析的一个关键问题是需要了解公司所在的特定行业。关联交易的转让定价受到行业结构、行业竞争、市场趋势等因素的影响，因此，行业分析对于合理解释受测关联交易的转让定价是否符合独立交易原则来说非常重要。</w:t>
      </w:r>
      <w:r>
        <w:rPr>
          <w:rFonts w:ascii="Arial Narrow" w:eastAsia="仿宋_GB2312" w:hAnsi="Arial Narrow" w:cs="Arial"/>
          <w:sz w:val="22"/>
          <w:szCs w:val="22"/>
        </w:rPr>
        <w:t>OECD</w:t>
      </w:r>
      <w:r>
        <w:rPr>
          <w:rFonts w:ascii="Arial Narrow" w:eastAsia="仿宋_GB2312" w:hAnsi="Arial Narrow" w:cs="Arial"/>
          <w:sz w:val="22"/>
          <w:szCs w:val="22"/>
        </w:rPr>
        <w:t>指南亦建议将行业分析作为转让定价分析的重要步骤。</w:t>
      </w:r>
      <w:r>
        <w:rPr>
          <w:rStyle w:val="aff4"/>
          <w:rFonts w:ascii="仿宋_GB2312" w:eastAsia="仿宋_GB2312" w:hAnsi="Arial Narrow" w:cs="Arial Unicode MS"/>
          <w:sz w:val="22"/>
          <w:szCs w:val="22"/>
        </w:rPr>
        <w:footnoteReference w:id="2"/>
      </w:r>
      <w:r>
        <w:rPr>
          <w:rFonts w:ascii="仿宋_GB2312" w:eastAsia="仿宋_GB2312" w:hAnsi="Arial Narrow" w:cs="Arial Unicode MS" w:hint="eastAsia"/>
          <w:sz w:val="22"/>
          <w:szCs w:val="22"/>
        </w:rPr>
        <w:t xml:space="preserve"> </w:t>
      </w:r>
    </w:p>
    <w:p w14:paraId="1C786537" w14:textId="3569498E" w:rsidR="00AA4CA3" w:rsidRDefault="00F2093E">
      <w:pPr>
        <w:spacing w:beforeLines="50" w:before="156" w:afterLines="50" w:after="156" w:line="360" w:lineRule="auto"/>
        <w:ind w:firstLineChars="200" w:firstLine="440"/>
        <w:rPr>
          <w:rFonts w:ascii="仿宋_GB2312" w:eastAsia="仿宋_GB2312" w:hAnsi="Arial Narrow" w:cs="Arial Unicode MS"/>
          <w:sz w:val="22"/>
          <w:szCs w:val="22"/>
        </w:rPr>
      </w:pPr>
      <w:r w:rsidRPr="2DD37415">
        <w:rPr>
          <w:rFonts w:ascii="仿宋_GB2312" w:eastAsia="仿宋_GB2312" w:hAnsi="Arial Narrow" w:cs="Arial Unicode MS"/>
          <w:sz w:val="22"/>
          <w:szCs w:val="22"/>
        </w:rPr>
        <w:t>因此，我们将对</w:t>
      </w:r>
      <w:r w:rsidR="002B7FB5" w:rsidRPr="2DD37415">
        <w:rPr>
          <w:rFonts w:ascii="仿宋_GB2312" w:eastAsia="仿宋_GB2312" w:hAnsi="Arial Narrow" w:cs="Arial Unicode MS"/>
          <w:sz w:val="22"/>
          <w:szCs w:val="22"/>
        </w:rPr>
        <w:t>上海派智</w:t>
      </w:r>
      <w:r w:rsidRPr="2DD37415">
        <w:rPr>
          <w:rFonts w:ascii="仿宋_GB2312" w:eastAsia="仿宋_GB2312" w:hAnsi="Arial Narrow" w:cs="Arial Unicode MS"/>
          <w:sz w:val="22"/>
          <w:szCs w:val="22"/>
        </w:rPr>
        <w:t>相关的行业领域，即锂电池行业进行分析。分析的具体方面如下：</w:t>
      </w:r>
    </w:p>
    <w:p w14:paraId="51CFBF01" w14:textId="77777777" w:rsidR="00AA4CA3" w:rsidRDefault="00F2093E">
      <w:pPr>
        <w:pStyle w:val="aff5"/>
        <w:numPr>
          <w:ilvl w:val="0"/>
          <w:numId w:val="14"/>
        </w:numPr>
        <w:spacing w:beforeLines="50" w:before="156" w:afterLines="50" w:after="156" w:line="360" w:lineRule="auto"/>
        <w:ind w:firstLineChars="0"/>
        <w:rPr>
          <w:rFonts w:ascii="仿宋_GB2312" w:eastAsia="仿宋_GB2312" w:hAnsi="Arial Narrow" w:cs="Arial Unicode MS"/>
          <w:sz w:val="22"/>
          <w:szCs w:val="22"/>
        </w:rPr>
      </w:pPr>
      <w:r>
        <w:rPr>
          <w:rFonts w:ascii="仿宋_GB2312" w:eastAsia="仿宋_GB2312" w:hAnsi="Arial Narrow" w:cs="Arial Unicode MS" w:hint="eastAsia"/>
          <w:sz w:val="22"/>
          <w:szCs w:val="22"/>
        </w:rPr>
        <w:t>行业概述；</w:t>
      </w:r>
    </w:p>
    <w:p w14:paraId="29DF62E7" w14:textId="77777777" w:rsidR="00AA4CA3" w:rsidRDefault="00F2093E">
      <w:pPr>
        <w:pStyle w:val="aff5"/>
        <w:numPr>
          <w:ilvl w:val="0"/>
          <w:numId w:val="14"/>
        </w:numPr>
        <w:spacing w:beforeLines="50" w:before="156" w:afterLines="50" w:after="156" w:line="360" w:lineRule="auto"/>
        <w:ind w:firstLineChars="0"/>
        <w:rPr>
          <w:rFonts w:ascii="仿宋_GB2312" w:eastAsia="仿宋_GB2312" w:hAnsi="Arial Narrow" w:cs="Arial Unicode MS"/>
          <w:sz w:val="22"/>
          <w:szCs w:val="22"/>
        </w:rPr>
      </w:pPr>
      <w:r>
        <w:rPr>
          <w:rFonts w:ascii="仿宋_GB2312" w:eastAsia="仿宋_GB2312" w:hAnsi="Arial Narrow" w:cs="Arial Unicode MS" w:hint="eastAsia"/>
          <w:sz w:val="22"/>
          <w:szCs w:val="22"/>
        </w:rPr>
        <w:t>行业规模；</w:t>
      </w:r>
    </w:p>
    <w:p w14:paraId="79E21414" w14:textId="77777777" w:rsidR="00AA4CA3" w:rsidRDefault="00F2093E">
      <w:pPr>
        <w:pStyle w:val="aff5"/>
        <w:numPr>
          <w:ilvl w:val="0"/>
          <w:numId w:val="14"/>
        </w:numPr>
        <w:spacing w:beforeLines="50" w:before="156" w:afterLines="50" w:after="156" w:line="360" w:lineRule="auto"/>
        <w:ind w:firstLineChars="0"/>
        <w:rPr>
          <w:rFonts w:ascii="仿宋_GB2312" w:eastAsia="仿宋_GB2312" w:hAnsi="Arial Narrow" w:cs="Arial Unicode MS"/>
          <w:sz w:val="22"/>
          <w:szCs w:val="22"/>
        </w:rPr>
      </w:pPr>
      <w:r>
        <w:rPr>
          <w:rFonts w:ascii="仿宋_GB2312" w:eastAsia="仿宋_GB2312" w:hAnsi="Arial Narrow" w:cs="Arial Unicode MS" w:hint="eastAsia"/>
          <w:sz w:val="22"/>
          <w:szCs w:val="22"/>
        </w:rPr>
        <w:t>行业政策；</w:t>
      </w:r>
    </w:p>
    <w:p w14:paraId="71292D23" w14:textId="77777777" w:rsidR="00AA4CA3" w:rsidRDefault="00F2093E">
      <w:pPr>
        <w:pStyle w:val="aff5"/>
        <w:numPr>
          <w:ilvl w:val="0"/>
          <w:numId w:val="14"/>
        </w:numPr>
        <w:spacing w:beforeLines="50" w:before="156" w:afterLines="50" w:after="156" w:line="360" w:lineRule="auto"/>
        <w:ind w:firstLineChars="0"/>
        <w:rPr>
          <w:rFonts w:ascii="仿宋_GB2312" w:eastAsia="仿宋_GB2312" w:hAnsi="Arial Narrow" w:cs="Arial Unicode MS"/>
          <w:sz w:val="22"/>
          <w:szCs w:val="22"/>
        </w:rPr>
      </w:pPr>
      <w:r>
        <w:rPr>
          <w:rFonts w:ascii="仿宋_GB2312" w:eastAsia="仿宋_GB2312" w:hAnsi="Arial Narrow" w:cs="Arial Unicode MS" w:hint="eastAsia"/>
          <w:sz w:val="22"/>
          <w:szCs w:val="22"/>
        </w:rPr>
        <w:t>行业前景预测；</w:t>
      </w:r>
    </w:p>
    <w:p w14:paraId="53B58AE1" w14:textId="77777777" w:rsidR="00AA4CA3" w:rsidRDefault="00F2093E">
      <w:pPr>
        <w:pStyle w:val="aff5"/>
        <w:numPr>
          <w:ilvl w:val="0"/>
          <w:numId w:val="14"/>
        </w:numPr>
        <w:spacing w:beforeLines="50" w:before="156" w:afterLines="50" w:after="156" w:line="360" w:lineRule="auto"/>
        <w:ind w:firstLineChars="0"/>
        <w:rPr>
          <w:rFonts w:ascii="仿宋_GB2312" w:eastAsia="仿宋_GB2312" w:hAnsi="Arial Narrow" w:cs="Arial Unicode MS"/>
          <w:sz w:val="22"/>
          <w:szCs w:val="22"/>
        </w:rPr>
      </w:pPr>
      <w:r>
        <w:rPr>
          <w:rFonts w:ascii="仿宋_GB2312" w:eastAsia="仿宋_GB2312" w:hAnsi="Arial Narrow" w:cs="Arial Unicode MS" w:hint="eastAsia"/>
          <w:sz w:val="22"/>
          <w:szCs w:val="22"/>
        </w:rPr>
        <w:t>结论。</w:t>
      </w:r>
    </w:p>
    <w:p w14:paraId="769DBA9E" w14:textId="77777777" w:rsidR="00AA4CA3" w:rsidRDefault="00F2093E">
      <w:pPr>
        <w:pStyle w:val="af9"/>
        <w:spacing w:before="156" w:after="156"/>
        <w:rPr>
          <w:rFonts w:ascii="Arial Narrow" w:eastAsia="仿宋_GB2312" w:hAnsi="Arial Narrow" w:cs="楷体"/>
          <w:b w:val="0"/>
          <w:i w:val="0"/>
          <w:color w:val="002060"/>
          <w:sz w:val="22"/>
          <w:szCs w:val="22"/>
        </w:rPr>
      </w:pPr>
      <w:bookmarkStart w:id="657" w:name="_Toc11477"/>
      <w:bookmarkStart w:id="658" w:name="_Toc19047"/>
      <w:bookmarkStart w:id="659" w:name="_Toc110439073"/>
      <w:bookmarkStart w:id="660" w:name="_Toc19251"/>
      <w:bookmarkStart w:id="661" w:name="_Toc171075987"/>
      <w:r>
        <w:rPr>
          <w:rFonts w:ascii="Arial Narrow" w:eastAsia="仿宋_GB2312" w:hAnsi="Arial Narrow" w:cs="楷体"/>
          <w:b w:val="0"/>
          <w:i w:val="0"/>
          <w:color w:val="002060"/>
          <w:sz w:val="22"/>
          <w:szCs w:val="22"/>
        </w:rPr>
        <w:t>3.1.</w:t>
      </w:r>
      <w:r>
        <w:rPr>
          <w:rFonts w:ascii="Arial Narrow" w:eastAsia="仿宋_GB2312" w:hAnsi="Arial Narrow" w:cs="楷体"/>
          <w:b w:val="0"/>
          <w:i w:val="0"/>
          <w:color w:val="002060"/>
          <w:sz w:val="22"/>
          <w:szCs w:val="22"/>
        </w:rPr>
        <w:t>行业概述</w:t>
      </w:r>
      <w:bookmarkEnd w:id="657"/>
      <w:bookmarkEnd w:id="658"/>
      <w:bookmarkEnd w:id="659"/>
      <w:bookmarkEnd w:id="660"/>
      <w:bookmarkEnd w:id="661"/>
    </w:p>
    <w:p w14:paraId="1C0D3A49" w14:textId="77777777" w:rsidR="00AA4CA3" w:rsidRDefault="00F2093E">
      <w:pPr>
        <w:spacing w:beforeLines="50" w:before="156" w:afterLines="50" w:after="156" w:line="360" w:lineRule="auto"/>
        <w:ind w:firstLineChars="200" w:firstLine="440"/>
        <w:rPr>
          <w:rFonts w:ascii="Arial Narrow" w:eastAsia="仿宋_GB2312" w:hAnsi="Arial Narrow" w:cs="Arial Unicode MS"/>
          <w:sz w:val="22"/>
          <w:szCs w:val="22"/>
        </w:rPr>
      </w:pPr>
      <w:bookmarkStart w:id="662" w:name="_Toc12285820"/>
      <w:bookmarkStart w:id="663" w:name="_Toc11181874"/>
      <w:bookmarkStart w:id="664" w:name="_Toc12285818"/>
      <w:bookmarkStart w:id="665" w:name="_Toc11181876"/>
      <w:bookmarkStart w:id="666" w:name="_Toc11244619"/>
      <w:bookmarkStart w:id="667" w:name="_Toc486592017"/>
      <w:bookmarkStart w:id="668" w:name="_Toc12351270"/>
      <w:bookmarkStart w:id="669" w:name="_Toc11250206"/>
      <w:bookmarkStart w:id="670" w:name="_Toc11139069"/>
      <w:bookmarkStart w:id="671" w:name="_Toc11139070"/>
      <w:bookmarkStart w:id="672" w:name="_Toc11139010"/>
      <w:bookmarkStart w:id="673" w:name="_Toc11139071"/>
      <w:bookmarkStart w:id="674" w:name="_Toc12351271"/>
      <w:bookmarkStart w:id="675" w:name="_Toc12351273"/>
      <w:bookmarkStart w:id="676" w:name="_Toc11244618"/>
      <w:bookmarkStart w:id="677" w:name="_Toc12285819"/>
      <w:bookmarkStart w:id="678" w:name="_Toc12351272"/>
      <w:bookmarkStart w:id="679" w:name="_Toc11181875"/>
      <w:bookmarkStart w:id="680" w:name="_Toc11250205"/>
      <w:bookmarkStart w:id="681" w:name="_Toc11244617"/>
      <w:bookmarkStart w:id="682" w:name="_Toc11250204"/>
      <w:bookmarkStart w:id="683" w:name="_Toc11139012"/>
      <w:bookmarkStart w:id="684" w:name="_Toc1113901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r>
        <w:rPr>
          <w:rFonts w:ascii="Arial Narrow" w:eastAsia="仿宋_GB2312" w:hAnsi="Arial Narrow" w:cs="Arial Unicode MS" w:hint="eastAsia"/>
          <w:sz w:val="22"/>
          <w:szCs w:val="22"/>
        </w:rPr>
        <w:t>锂离子电池是一种二次电池（充电电池），它主要依靠锂离子在正极和负极之间移动来工作。近年来，锂电池不仅广泛应用于新能源汽车、消费类电子产品、储能领域，而且受工业智能化、军事信息化、民用便利化以及互联网、物联网、智慧城市快速发展带动，应用场景日趋丰富、产品质量持续提升。</w:t>
      </w:r>
      <w:r>
        <w:rPr>
          <w:rStyle w:val="aff4"/>
          <w:rFonts w:ascii="Arial Narrow" w:eastAsia="仿宋_GB2312" w:hAnsi="Arial Narrow" w:cs="Arial Unicode MS"/>
          <w:sz w:val="22"/>
          <w:szCs w:val="22"/>
        </w:rPr>
        <w:footnoteReference w:id="3"/>
      </w:r>
    </w:p>
    <w:p w14:paraId="048ED08E" w14:textId="77777777" w:rsidR="00AA4CA3" w:rsidRDefault="00F2093E">
      <w:pPr>
        <w:spacing w:beforeLines="50" w:before="156" w:afterLines="50" w:after="156" w:line="360" w:lineRule="auto"/>
        <w:ind w:firstLineChars="200" w:firstLine="440"/>
        <w:rPr>
          <w:rFonts w:ascii="Arial Narrow" w:eastAsia="仿宋_GB2312" w:hAnsi="Arial Narrow" w:cs="Arial Unicode MS"/>
          <w:sz w:val="22"/>
          <w:szCs w:val="22"/>
        </w:rPr>
      </w:pPr>
      <w:r>
        <w:rPr>
          <w:rFonts w:ascii="Arial Narrow" w:eastAsia="仿宋_GB2312" w:hAnsi="Arial Narrow" w:cs="Arial Unicode MS" w:hint="eastAsia"/>
          <w:sz w:val="22"/>
          <w:szCs w:val="22"/>
        </w:rPr>
        <w:t>根据高工锂电产业研究所（</w:t>
      </w:r>
      <w:r>
        <w:rPr>
          <w:rFonts w:ascii="Arial Narrow" w:eastAsia="仿宋_GB2312" w:hAnsi="Arial Narrow" w:cs="Arial Unicode MS"/>
          <w:sz w:val="22"/>
          <w:szCs w:val="22"/>
        </w:rPr>
        <w:t>GGII</w:t>
      </w:r>
      <w:r>
        <w:rPr>
          <w:rFonts w:ascii="Arial Narrow" w:eastAsia="仿宋_GB2312" w:hAnsi="Arial Narrow" w:cs="Arial Unicode MS" w:hint="eastAsia"/>
          <w:sz w:val="22"/>
          <w:szCs w:val="22"/>
        </w:rPr>
        <w:t>）不完全统计，</w:t>
      </w:r>
      <w:r>
        <w:rPr>
          <w:rFonts w:ascii="Arial Narrow" w:eastAsia="仿宋_GB2312" w:hAnsi="Arial Narrow" w:cs="Arial Unicode MS" w:hint="eastAsia"/>
          <w:sz w:val="22"/>
          <w:szCs w:val="22"/>
        </w:rPr>
        <w:t>2023</w:t>
      </w:r>
      <w:r>
        <w:rPr>
          <w:rFonts w:ascii="Arial Narrow" w:eastAsia="仿宋_GB2312" w:hAnsi="Arial Narrow" w:cs="Arial Unicode MS" w:hint="eastAsia"/>
          <w:sz w:val="22"/>
          <w:szCs w:val="22"/>
        </w:rPr>
        <w:t>年中国锂电池及四大主材（不含铜箔、结构件等辅材）共有</w:t>
      </w:r>
      <w:r>
        <w:rPr>
          <w:rFonts w:ascii="Arial Narrow" w:eastAsia="仿宋_GB2312" w:hAnsi="Arial Narrow" w:cs="Arial Unicode MS" w:hint="eastAsia"/>
          <w:sz w:val="22"/>
          <w:szCs w:val="22"/>
        </w:rPr>
        <w:t>137</w:t>
      </w:r>
      <w:r>
        <w:rPr>
          <w:rFonts w:ascii="Arial Narrow" w:eastAsia="仿宋_GB2312" w:hAnsi="Arial Narrow" w:cs="Arial Unicode MS" w:hint="eastAsia"/>
          <w:sz w:val="22"/>
          <w:szCs w:val="22"/>
        </w:rPr>
        <w:t>个新增规划项目（只统计公告</w:t>
      </w:r>
      <w:r>
        <w:rPr>
          <w:rFonts w:ascii="Arial Narrow" w:eastAsia="仿宋_GB2312" w:hAnsi="Arial Narrow" w:cs="Arial Unicode MS" w:hint="eastAsia"/>
          <w:sz w:val="22"/>
          <w:szCs w:val="22"/>
        </w:rPr>
        <w:t>/</w:t>
      </w:r>
      <w:r>
        <w:rPr>
          <w:rFonts w:ascii="Arial Narrow" w:eastAsia="仿宋_GB2312" w:hAnsi="Arial Narrow" w:cs="Arial Unicode MS" w:hint="eastAsia"/>
          <w:sz w:val="22"/>
          <w:szCs w:val="22"/>
        </w:rPr>
        <w:t>签约项目，以下分析均指该数据），较</w:t>
      </w:r>
      <w:r>
        <w:rPr>
          <w:rFonts w:ascii="Arial Narrow" w:eastAsia="仿宋_GB2312" w:hAnsi="Arial Narrow" w:cs="Arial Unicode MS" w:hint="eastAsia"/>
          <w:sz w:val="22"/>
          <w:szCs w:val="22"/>
        </w:rPr>
        <w:t>2022</w:t>
      </w:r>
      <w:r>
        <w:rPr>
          <w:rFonts w:ascii="Arial Narrow" w:eastAsia="仿宋_GB2312" w:hAnsi="Arial Narrow" w:cs="Arial Unicode MS" w:hint="eastAsia"/>
          <w:sz w:val="22"/>
          <w:szCs w:val="22"/>
        </w:rPr>
        <w:t>年减少近一半。按公布投资金额的</w:t>
      </w:r>
      <w:r>
        <w:rPr>
          <w:rFonts w:ascii="Arial Narrow" w:eastAsia="仿宋_GB2312" w:hAnsi="Arial Narrow" w:cs="Arial Unicode MS" w:hint="eastAsia"/>
          <w:sz w:val="22"/>
          <w:szCs w:val="22"/>
        </w:rPr>
        <w:t>122</w:t>
      </w:r>
      <w:r>
        <w:rPr>
          <w:rFonts w:ascii="Arial Narrow" w:eastAsia="仿宋_GB2312" w:hAnsi="Arial Narrow" w:cs="Arial Unicode MS" w:hint="eastAsia"/>
          <w:sz w:val="22"/>
          <w:szCs w:val="22"/>
        </w:rPr>
        <w:t>个项目进行统计，</w:t>
      </w:r>
      <w:r>
        <w:rPr>
          <w:rFonts w:ascii="Arial Narrow" w:eastAsia="仿宋_GB2312" w:hAnsi="Arial Narrow" w:cs="Arial Unicode MS" w:hint="eastAsia"/>
          <w:sz w:val="22"/>
          <w:szCs w:val="22"/>
        </w:rPr>
        <w:t>2023</w:t>
      </w:r>
      <w:r>
        <w:rPr>
          <w:rFonts w:ascii="Arial Narrow" w:eastAsia="仿宋_GB2312" w:hAnsi="Arial Narrow" w:cs="Arial Unicode MS" w:hint="eastAsia"/>
          <w:sz w:val="22"/>
          <w:szCs w:val="22"/>
        </w:rPr>
        <w:t>年中国锂电产业拟</w:t>
      </w:r>
      <w:r w:rsidRPr="0026147B">
        <w:rPr>
          <w:rFonts w:ascii="仿宋" w:eastAsia="仿宋" w:hAnsi="仿宋" w:cs="Arial Unicode MS" w:hint="eastAsia"/>
          <w:sz w:val="22"/>
          <w:szCs w:val="22"/>
        </w:rPr>
        <w:t>投资总额</w:t>
      </w:r>
      <w:r>
        <w:rPr>
          <w:rFonts w:ascii="Arial Narrow" w:eastAsia="仿宋_GB2312" w:hAnsi="Arial Narrow" w:cs="Arial Unicode MS" w:hint="eastAsia"/>
          <w:sz w:val="22"/>
          <w:szCs w:val="22"/>
        </w:rPr>
        <w:t>约</w:t>
      </w:r>
      <w:r>
        <w:rPr>
          <w:rFonts w:ascii="Arial Narrow" w:eastAsia="仿宋_GB2312" w:hAnsi="Arial Narrow" w:cs="Arial Unicode MS" w:hint="eastAsia"/>
          <w:sz w:val="22"/>
          <w:szCs w:val="22"/>
        </w:rPr>
        <w:t>7500</w:t>
      </w:r>
      <w:r>
        <w:rPr>
          <w:rFonts w:ascii="Arial Narrow" w:eastAsia="仿宋_GB2312" w:hAnsi="Arial Narrow" w:cs="Arial Unicode MS" w:hint="eastAsia"/>
          <w:sz w:val="22"/>
          <w:szCs w:val="22"/>
        </w:rPr>
        <w:t>亿元，较</w:t>
      </w:r>
      <w:r>
        <w:rPr>
          <w:rFonts w:ascii="Arial Narrow" w:eastAsia="仿宋_GB2312" w:hAnsi="Arial Narrow" w:cs="Arial Unicode MS" w:hint="eastAsia"/>
          <w:sz w:val="22"/>
          <w:szCs w:val="22"/>
        </w:rPr>
        <w:t>2022</w:t>
      </w:r>
      <w:r>
        <w:rPr>
          <w:rFonts w:ascii="Arial Narrow" w:eastAsia="仿宋_GB2312" w:hAnsi="Arial Narrow" w:cs="Arial Unicode MS" w:hint="eastAsia"/>
          <w:sz w:val="22"/>
          <w:szCs w:val="22"/>
        </w:rPr>
        <w:t>年下降超</w:t>
      </w:r>
      <w:r>
        <w:rPr>
          <w:rFonts w:ascii="Arial Narrow" w:eastAsia="仿宋_GB2312" w:hAnsi="Arial Narrow" w:cs="Arial Unicode MS" w:hint="eastAsia"/>
          <w:sz w:val="22"/>
          <w:szCs w:val="22"/>
        </w:rPr>
        <w:t>46%</w:t>
      </w:r>
      <w:r>
        <w:rPr>
          <w:rFonts w:ascii="Arial Narrow" w:eastAsia="仿宋_GB2312" w:hAnsi="Arial Narrow" w:cs="Arial Unicode MS" w:hint="eastAsia"/>
          <w:sz w:val="22"/>
          <w:szCs w:val="22"/>
        </w:rPr>
        <w:t>，尤其是负极材料项目，新签约项目投资额仅为去年的</w:t>
      </w:r>
      <w:r>
        <w:rPr>
          <w:rFonts w:ascii="Arial Narrow" w:eastAsia="仿宋_GB2312" w:hAnsi="Arial Narrow" w:cs="Arial Unicode MS" w:hint="eastAsia"/>
          <w:sz w:val="22"/>
          <w:szCs w:val="22"/>
        </w:rPr>
        <w:t>18%</w:t>
      </w:r>
      <w:r>
        <w:rPr>
          <w:rFonts w:ascii="Arial Narrow" w:eastAsia="仿宋_GB2312" w:hAnsi="Arial Narrow" w:cs="Arial Unicode MS" w:hint="eastAsia"/>
          <w:sz w:val="22"/>
          <w:szCs w:val="22"/>
        </w:rPr>
        <w:t>。</w:t>
      </w:r>
      <w:r>
        <w:rPr>
          <w:rFonts w:ascii="Arial Narrow" w:hAnsi="Arial Narrow"/>
          <w:vertAlign w:val="superscript"/>
        </w:rPr>
        <w:footnoteReference w:id="4"/>
      </w:r>
    </w:p>
    <w:p w14:paraId="3560763A" w14:textId="77777777" w:rsidR="00AA4CA3" w:rsidRDefault="00F2093E">
      <w:pPr>
        <w:spacing w:beforeLines="50" w:before="156" w:afterLines="50" w:after="156" w:line="360" w:lineRule="auto"/>
        <w:ind w:firstLineChars="200" w:firstLine="440"/>
        <w:rPr>
          <w:rFonts w:ascii="Arial Narrow" w:eastAsia="仿宋_GB2312" w:hAnsi="Arial Narrow" w:cs="Arial Unicode MS"/>
          <w:sz w:val="22"/>
          <w:szCs w:val="22"/>
        </w:rPr>
      </w:pPr>
      <w:r>
        <w:rPr>
          <w:rFonts w:ascii="Arial Narrow" w:eastAsia="仿宋_GB2312" w:hAnsi="Arial Narrow" w:cs="Arial Unicode MS" w:hint="eastAsia"/>
          <w:sz w:val="22"/>
          <w:szCs w:val="22"/>
        </w:rPr>
        <w:lastRenderedPageBreak/>
        <w:t>根据前瞻产业研究院《</w:t>
      </w:r>
      <w:r>
        <w:rPr>
          <w:rFonts w:ascii="Arial Narrow" w:eastAsia="仿宋_GB2312" w:hAnsi="Arial Narrow" w:cs="Arial Unicode MS" w:hint="eastAsia"/>
          <w:sz w:val="22"/>
          <w:szCs w:val="22"/>
        </w:rPr>
        <w:t>2024</w:t>
      </w:r>
      <w:r>
        <w:rPr>
          <w:rFonts w:ascii="Arial Narrow" w:eastAsia="仿宋_GB2312" w:hAnsi="Arial Narrow" w:cs="Arial Unicode MS" w:hint="eastAsia"/>
          <w:sz w:val="22"/>
          <w:szCs w:val="22"/>
        </w:rPr>
        <w:t>年中国动力锂电池行业投融资现状及兼并重组分析</w:t>
      </w:r>
      <w:r>
        <w:rPr>
          <w:rFonts w:ascii="Arial Narrow" w:eastAsia="仿宋_GB2312" w:hAnsi="Arial Narrow" w:cs="Arial Unicode MS" w:hint="eastAsia"/>
          <w:sz w:val="22"/>
          <w:szCs w:val="22"/>
        </w:rPr>
        <w:t xml:space="preserve"> </w:t>
      </w:r>
      <w:r>
        <w:rPr>
          <w:rFonts w:ascii="Arial Narrow" w:eastAsia="仿宋_GB2312" w:hAnsi="Arial Narrow" w:cs="Arial Unicode MS" w:hint="eastAsia"/>
          <w:sz w:val="22"/>
          <w:szCs w:val="22"/>
        </w:rPr>
        <w:t>投融资热度下滑》，</w:t>
      </w:r>
      <w:r>
        <w:rPr>
          <w:rFonts w:ascii="Arial Narrow" w:eastAsia="仿宋_GB2312" w:hAnsi="Arial Narrow" w:cs="Arial Unicode MS" w:hint="eastAsia"/>
          <w:sz w:val="22"/>
          <w:szCs w:val="22"/>
        </w:rPr>
        <w:t>2015-2023</w:t>
      </w:r>
      <w:r>
        <w:rPr>
          <w:rFonts w:ascii="Arial Narrow" w:eastAsia="仿宋_GB2312" w:hAnsi="Arial Narrow" w:cs="Arial Unicode MS" w:hint="eastAsia"/>
          <w:sz w:val="22"/>
          <w:szCs w:val="22"/>
        </w:rPr>
        <w:t>年，我国动力锂电池行业融资事件数和金额呈波动趋势，融资事件数</w:t>
      </w:r>
      <w:r>
        <w:rPr>
          <w:rFonts w:ascii="Arial Narrow" w:eastAsia="仿宋_GB2312" w:hAnsi="Arial Narrow" w:cs="Arial Unicode MS" w:hint="eastAsia"/>
          <w:sz w:val="22"/>
          <w:szCs w:val="22"/>
        </w:rPr>
        <w:t>2022</w:t>
      </w:r>
      <w:r>
        <w:rPr>
          <w:rFonts w:ascii="Arial Narrow" w:eastAsia="仿宋_GB2312" w:hAnsi="Arial Narrow" w:cs="Arial Unicode MS" w:hint="eastAsia"/>
          <w:sz w:val="22"/>
          <w:szCs w:val="22"/>
        </w:rPr>
        <w:t>年达到顶点，为</w:t>
      </w:r>
      <w:r>
        <w:rPr>
          <w:rFonts w:ascii="Arial Narrow" w:eastAsia="仿宋_GB2312" w:hAnsi="Arial Narrow" w:cs="Arial Unicode MS" w:hint="eastAsia"/>
          <w:sz w:val="22"/>
          <w:szCs w:val="22"/>
        </w:rPr>
        <w:t>48</w:t>
      </w:r>
      <w:r>
        <w:rPr>
          <w:rFonts w:ascii="Arial Narrow" w:eastAsia="仿宋_GB2312" w:hAnsi="Arial Narrow" w:cs="Arial Unicode MS" w:hint="eastAsia"/>
          <w:sz w:val="22"/>
          <w:szCs w:val="22"/>
        </w:rPr>
        <w:t>起，融资金额</w:t>
      </w:r>
      <w:r>
        <w:rPr>
          <w:rFonts w:ascii="Arial Narrow" w:eastAsia="仿宋_GB2312" w:hAnsi="Arial Narrow" w:cs="Arial Unicode MS" w:hint="eastAsia"/>
          <w:sz w:val="22"/>
          <w:szCs w:val="22"/>
        </w:rPr>
        <w:t>2021</w:t>
      </w:r>
      <w:r>
        <w:rPr>
          <w:rFonts w:ascii="Arial Narrow" w:eastAsia="仿宋_GB2312" w:hAnsi="Arial Narrow" w:cs="Arial Unicode MS" w:hint="eastAsia"/>
          <w:sz w:val="22"/>
          <w:szCs w:val="22"/>
        </w:rPr>
        <w:t>年达到顶点，为</w:t>
      </w:r>
      <w:r>
        <w:rPr>
          <w:rFonts w:ascii="Arial Narrow" w:eastAsia="仿宋_GB2312" w:hAnsi="Arial Narrow" w:cs="Arial Unicode MS" w:hint="eastAsia"/>
          <w:sz w:val="22"/>
          <w:szCs w:val="22"/>
        </w:rPr>
        <w:t>409.2</w:t>
      </w:r>
      <w:r>
        <w:rPr>
          <w:rFonts w:ascii="Arial Narrow" w:eastAsia="仿宋_GB2312" w:hAnsi="Arial Narrow" w:cs="Arial Unicode MS" w:hint="eastAsia"/>
          <w:sz w:val="22"/>
          <w:szCs w:val="22"/>
        </w:rPr>
        <w:t>亿元。整体来看，</w:t>
      </w:r>
      <w:r>
        <w:rPr>
          <w:rFonts w:ascii="Arial Narrow" w:eastAsia="仿宋_GB2312" w:hAnsi="Arial Narrow" w:cs="Arial Unicode MS" w:hint="eastAsia"/>
          <w:sz w:val="22"/>
          <w:szCs w:val="22"/>
        </w:rPr>
        <w:t>2016</w:t>
      </w:r>
      <w:r>
        <w:rPr>
          <w:rFonts w:ascii="Arial Narrow" w:eastAsia="仿宋_GB2312" w:hAnsi="Arial Narrow" w:cs="Arial Unicode MS" w:hint="eastAsia"/>
          <w:sz w:val="22"/>
          <w:szCs w:val="22"/>
        </w:rPr>
        <w:t>年以来，我国动力锂电池行业融资事件数和金额均处于较高水平，我国动力锂电池行业融资较热。但</w:t>
      </w:r>
      <w:r>
        <w:rPr>
          <w:rFonts w:ascii="Arial Narrow" w:eastAsia="仿宋_GB2312" w:hAnsi="Arial Narrow" w:cs="Arial Unicode MS" w:hint="eastAsia"/>
          <w:sz w:val="22"/>
          <w:szCs w:val="22"/>
        </w:rPr>
        <w:t>2023</w:t>
      </w:r>
      <w:r>
        <w:rPr>
          <w:rFonts w:ascii="Arial Narrow" w:eastAsia="仿宋_GB2312" w:hAnsi="Arial Narrow" w:cs="Arial Unicode MS" w:hint="eastAsia"/>
          <w:sz w:val="22"/>
          <w:szCs w:val="22"/>
        </w:rPr>
        <w:t>年，我国动力锂电池行业融资事件数和融资金额均下降，分别为</w:t>
      </w:r>
      <w:r>
        <w:rPr>
          <w:rFonts w:ascii="Arial Narrow" w:eastAsia="仿宋_GB2312" w:hAnsi="Arial Narrow" w:cs="Arial Unicode MS" w:hint="eastAsia"/>
          <w:sz w:val="22"/>
          <w:szCs w:val="22"/>
        </w:rPr>
        <w:t>27</w:t>
      </w:r>
      <w:r>
        <w:rPr>
          <w:rFonts w:ascii="Arial Narrow" w:eastAsia="仿宋_GB2312" w:hAnsi="Arial Narrow" w:cs="Arial Unicode MS" w:hint="eastAsia"/>
          <w:sz w:val="22"/>
          <w:szCs w:val="22"/>
        </w:rPr>
        <w:t>起和</w:t>
      </w:r>
      <w:r>
        <w:rPr>
          <w:rFonts w:ascii="Arial Narrow" w:eastAsia="仿宋_GB2312" w:hAnsi="Arial Narrow" w:cs="Arial Unicode MS" w:hint="eastAsia"/>
          <w:sz w:val="22"/>
          <w:szCs w:val="22"/>
        </w:rPr>
        <w:t>139.4</w:t>
      </w:r>
      <w:r>
        <w:rPr>
          <w:rFonts w:ascii="Arial Narrow" w:eastAsia="仿宋_GB2312" w:hAnsi="Arial Narrow" w:cs="Arial Unicode MS" w:hint="eastAsia"/>
          <w:sz w:val="22"/>
          <w:szCs w:val="22"/>
        </w:rPr>
        <w:t>亿元，融资热度有所下滑。尽管</w:t>
      </w:r>
      <w:r>
        <w:rPr>
          <w:rFonts w:ascii="Arial Narrow" w:eastAsia="仿宋_GB2312" w:hAnsi="Arial Narrow" w:cs="Arial Unicode MS" w:hint="eastAsia"/>
          <w:sz w:val="22"/>
          <w:szCs w:val="22"/>
        </w:rPr>
        <w:t>2022</w:t>
      </w:r>
      <w:r>
        <w:rPr>
          <w:rFonts w:ascii="Arial Narrow" w:eastAsia="仿宋_GB2312" w:hAnsi="Arial Narrow" w:cs="Arial Unicode MS" w:hint="eastAsia"/>
          <w:sz w:val="22"/>
          <w:szCs w:val="22"/>
        </w:rPr>
        <w:t>年和</w:t>
      </w:r>
      <w:r>
        <w:rPr>
          <w:rFonts w:ascii="Arial Narrow" w:eastAsia="仿宋_GB2312" w:hAnsi="Arial Narrow" w:cs="Arial Unicode MS" w:hint="eastAsia"/>
          <w:sz w:val="22"/>
          <w:szCs w:val="22"/>
        </w:rPr>
        <w:t>2023</w:t>
      </w:r>
      <w:r>
        <w:rPr>
          <w:rFonts w:ascii="Arial Narrow" w:eastAsia="仿宋_GB2312" w:hAnsi="Arial Narrow" w:cs="Arial Unicode MS" w:hint="eastAsia"/>
          <w:sz w:val="22"/>
          <w:szCs w:val="22"/>
        </w:rPr>
        <w:t>年的融资金额和事件数有所下降，但仍然保持在较高水平，表明市场对锂电产业的关注度依然较高，但经过前几年的高速增长后逐步步入相对稳定的发展阶段。</w:t>
      </w:r>
    </w:p>
    <w:p w14:paraId="50A46038" w14:textId="51F66B7B" w:rsidR="00AA4CA3" w:rsidRDefault="00F2093E" w:rsidP="2DD37415">
      <w:pPr>
        <w:spacing w:beforeLines="50" w:before="156" w:afterLines="50" w:after="156" w:line="360" w:lineRule="auto"/>
        <w:ind w:left="0"/>
        <w:jc w:val="center"/>
        <w:rPr>
          <w:rFonts w:ascii="Arial Narrow" w:eastAsia="仿宋_GB2312" w:hAnsi="Arial Narrow" w:cs="Arial Unicode MS"/>
          <w:b/>
          <w:bCs/>
          <w:kern w:val="2"/>
          <w:sz w:val="22"/>
          <w:szCs w:val="22"/>
        </w:rPr>
      </w:pPr>
      <w:r w:rsidRPr="2DD37415">
        <w:rPr>
          <w:rFonts w:ascii="Arial Narrow" w:eastAsia="仿宋_GB2312" w:hAnsi="Arial Narrow" w:cs="Arial Unicode MS"/>
          <w:b/>
          <w:bCs/>
          <w:kern w:val="2"/>
          <w:sz w:val="22"/>
          <w:szCs w:val="22"/>
        </w:rPr>
        <w:t>图表</w:t>
      </w:r>
      <w:r w:rsidRPr="2DD37415">
        <w:rPr>
          <w:rFonts w:ascii="Arial Narrow" w:eastAsia="仿宋_GB2312" w:hAnsi="Arial Narrow" w:cs="Arial Unicode MS"/>
          <w:b/>
          <w:bCs/>
          <w:kern w:val="2"/>
          <w:sz w:val="22"/>
          <w:szCs w:val="22"/>
        </w:rPr>
        <w:t xml:space="preserve"> </w:t>
      </w:r>
      <w:r w:rsidR="004C55D4" w:rsidRPr="2DD37415">
        <w:rPr>
          <w:rFonts w:ascii="Arial Narrow" w:eastAsia="仿宋_GB2312" w:hAnsi="Arial Narrow" w:cs="Arial Unicode MS"/>
          <w:b/>
          <w:bCs/>
          <w:kern w:val="2"/>
          <w:sz w:val="22"/>
          <w:szCs w:val="22"/>
        </w:rPr>
        <w:t>7</w:t>
      </w:r>
      <w:r w:rsidRPr="2DD37415">
        <w:rPr>
          <w:rFonts w:ascii="Arial Narrow" w:eastAsia="仿宋_GB2312" w:hAnsi="Arial Narrow" w:cs="Arial Unicode MS"/>
          <w:b/>
          <w:bCs/>
          <w:kern w:val="2"/>
          <w:sz w:val="22"/>
          <w:szCs w:val="22"/>
        </w:rPr>
        <w:t>:2015-2023</w:t>
      </w:r>
      <w:r w:rsidRPr="2DD37415">
        <w:rPr>
          <w:rFonts w:ascii="Arial Narrow" w:eastAsia="仿宋_GB2312" w:hAnsi="Arial Narrow" w:cs="Arial Unicode MS"/>
          <w:b/>
          <w:bCs/>
          <w:kern w:val="2"/>
          <w:sz w:val="22"/>
          <w:szCs w:val="22"/>
        </w:rPr>
        <w:t>年中国动力锂电池行业融资整体情况（单位：亿元）</w:t>
      </w:r>
      <w:r>
        <w:rPr>
          <w:rStyle w:val="aff4"/>
          <w:rFonts w:ascii="仿宋" w:eastAsia="仿宋" w:hAnsi="仿宋" w:cs="仿宋"/>
        </w:rPr>
        <w:footnoteReference w:id="5"/>
      </w:r>
    </w:p>
    <w:p w14:paraId="634DF57F" w14:textId="77777777" w:rsidR="00AA4CA3" w:rsidRDefault="00F2093E">
      <w:pPr>
        <w:spacing w:beforeLines="50" w:before="156" w:afterLines="50" w:after="156" w:line="360" w:lineRule="auto"/>
        <w:ind w:left="0"/>
        <w:jc w:val="center"/>
        <w:rPr>
          <w:rFonts w:ascii="Arial Narrow" w:eastAsia="仿宋_GB2312" w:hAnsi="Arial Narrow" w:cs="Arial Unicode MS"/>
          <w:b/>
          <w:kern w:val="2"/>
          <w:sz w:val="22"/>
          <w:szCs w:val="20"/>
        </w:rPr>
      </w:pPr>
      <w:r>
        <w:rPr>
          <w:noProof/>
        </w:rPr>
        <w:drawing>
          <wp:inline distT="0" distB="0" distL="114300" distR="114300" wp14:anchorId="5F819F2A" wp14:editId="0AC40313">
            <wp:extent cx="5220335" cy="2833370"/>
            <wp:effectExtent l="0" t="0" r="18415" b="5080"/>
            <wp:docPr id="4" name="图表 3"/>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40CFF8A1" w14:textId="77777777" w:rsidR="00AA4CA3" w:rsidRDefault="00F2093E">
      <w:pPr>
        <w:pStyle w:val="af9"/>
        <w:spacing w:before="156" w:after="156"/>
        <w:rPr>
          <w:rFonts w:ascii="Arial Narrow" w:eastAsia="仿宋_GB2312" w:hAnsi="Arial Narrow" w:cs="楷体"/>
          <w:b w:val="0"/>
          <w:i w:val="0"/>
          <w:color w:val="002060"/>
          <w:sz w:val="22"/>
          <w:szCs w:val="22"/>
        </w:rPr>
      </w:pPr>
      <w:bookmarkStart w:id="685" w:name="_Toc14969"/>
      <w:bookmarkStart w:id="686" w:name="_Toc15038"/>
      <w:bookmarkStart w:id="687" w:name="_Toc171075988"/>
      <w:bookmarkStart w:id="688" w:name="_Toc14184"/>
      <w:bookmarkStart w:id="689" w:name="_Toc110439074"/>
      <w:r>
        <w:rPr>
          <w:rFonts w:ascii="Arial Narrow" w:eastAsia="仿宋_GB2312" w:hAnsi="Arial Narrow" w:cs="楷体"/>
          <w:b w:val="0"/>
          <w:i w:val="0"/>
          <w:color w:val="002060"/>
          <w:sz w:val="22"/>
          <w:szCs w:val="22"/>
        </w:rPr>
        <w:t>3.2.</w:t>
      </w:r>
      <w:bookmarkStart w:id="690" w:name="_Toc12351281"/>
      <w:bookmarkStart w:id="691" w:name="_Toc12351275"/>
      <w:bookmarkStart w:id="692" w:name="_Toc12285825"/>
      <w:bookmarkStart w:id="693" w:name="_Toc12351279"/>
      <w:bookmarkStart w:id="694" w:name="_Toc12351280"/>
      <w:bookmarkStart w:id="695" w:name="_Toc12285824"/>
      <w:bookmarkStart w:id="696" w:name="_Toc12351277"/>
      <w:bookmarkStart w:id="697" w:name="_Toc12285822"/>
      <w:bookmarkStart w:id="698" w:name="_Toc12351276"/>
      <w:bookmarkStart w:id="699" w:name="_Toc12285830"/>
      <w:bookmarkStart w:id="700" w:name="_Toc12351282"/>
      <w:bookmarkStart w:id="701" w:name="_Toc12351278"/>
      <w:bookmarkStart w:id="702" w:name="_Toc12285831"/>
      <w:bookmarkStart w:id="703" w:name="_Toc12285829"/>
      <w:bookmarkStart w:id="704" w:name="_Toc12285823"/>
      <w:bookmarkStart w:id="705" w:name="_Toc12351283"/>
      <w:bookmarkStart w:id="706" w:name="_Toc486592019"/>
      <w:bookmarkStart w:id="707" w:name="_Toc12285827"/>
      <w:bookmarkStart w:id="708" w:name="_Toc12351274"/>
      <w:bookmarkStart w:id="709" w:name="_Toc12285828"/>
      <w:bookmarkStart w:id="710" w:name="_Toc12285826"/>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r>
        <w:rPr>
          <w:rFonts w:ascii="Arial Narrow" w:eastAsia="仿宋_GB2312" w:hAnsi="Arial Narrow" w:cs="楷体" w:hint="eastAsia"/>
          <w:b w:val="0"/>
          <w:i w:val="0"/>
          <w:color w:val="002060"/>
          <w:sz w:val="22"/>
          <w:szCs w:val="22"/>
        </w:rPr>
        <w:t>行业规模</w:t>
      </w:r>
      <w:bookmarkEnd w:id="685"/>
      <w:bookmarkEnd w:id="686"/>
      <w:bookmarkEnd w:id="687"/>
    </w:p>
    <w:p w14:paraId="05821D1F" w14:textId="77777777" w:rsidR="00AA4CA3" w:rsidRDefault="00F2093E">
      <w:pPr>
        <w:pStyle w:val="af4"/>
        <w:spacing w:before="156" w:after="156"/>
        <w:rPr>
          <w:rFonts w:ascii="Arial Narrow" w:eastAsia="仿宋_GB2312" w:hAnsi="Arial Narrow" w:cs="楷体"/>
          <w:b w:val="0"/>
          <w:i w:val="0"/>
          <w:color w:val="002060"/>
          <w:sz w:val="22"/>
          <w:szCs w:val="22"/>
        </w:rPr>
      </w:pPr>
      <w:bookmarkStart w:id="711" w:name="_Toc21219"/>
      <w:bookmarkStart w:id="712" w:name="_Toc13015"/>
      <w:bookmarkStart w:id="713" w:name="_Toc142398867"/>
      <w:r>
        <w:rPr>
          <w:rFonts w:ascii="Arial Narrow" w:eastAsia="仿宋_GB2312" w:hAnsi="Arial Narrow" w:cs="楷体"/>
          <w:b w:val="0"/>
          <w:i w:val="0"/>
          <w:color w:val="002060"/>
          <w:sz w:val="22"/>
          <w:szCs w:val="22"/>
        </w:rPr>
        <w:t>3.2.1</w:t>
      </w:r>
      <w:r>
        <w:rPr>
          <w:rFonts w:ascii="Arial Narrow" w:eastAsia="仿宋_GB2312" w:hAnsi="Arial Narrow" w:cs="楷体" w:hint="eastAsia"/>
          <w:b w:val="0"/>
          <w:i w:val="0"/>
          <w:color w:val="002060"/>
          <w:sz w:val="22"/>
          <w:szCs w:val="22"/>
        </w:rPr>
        <w:t>全球锂电池行业规模</w:t>
      </w:r>
      <w:bookmarkEnd w:id="711"/>
      <w:bookmarkEnd w:id="712"/>
      <w:bookmarkEnd w:id="713"/>
    </w:p>
    <w:p w14:paraId="6BA3DF90" w14:textId="77777777" w:rsidR="00AA4CA3" w:rsidRDefault="00F2093E">
      <w:pPr>
        <w:pStyle w:val="a3"/>
        <w:spacing w:beforeLines="50" w:before="156" w:afterLines="50" w:after="156" w:line="360" w:lineRule="auto"/>
        <w:ind w:firstLineChars="200" w:firstLine="440"/>
        <w:jc w:val="both"/>
        <w:rPr>
          <w:rFonts w:ascii="Arial Narrow" w:eastAsia="仿宋_GB2312" w:hAnsi="Arial Narrow" w:cs="Arial Unicode MS"/>
          <w:sz w:val="22"/>
          <w:szCs w:val="22"/>
        </w:rPr>
      </w:pPr>
      <w:r>
        <w:rPr>
          <w:rFonts w:ascii="Arial Narrow" w:eastAsia="仿宋_GB2312" w:hAnsi="Arial Narrow" w:cs="Arial Unicode MS" w:hint="eastAsia"/>
          <w:b w:val="0"/>
          <w:bCs w:val="0"/>
          <w:kern w:val="0"/>
          <w:sz w:val="22"/>
          <w:szCs w:val="22"/>
        </w:rPr>
        <w:t>从全球锂电池出货量情况来看，根据研究机构</w:t>
      </w:r>
      <w:proofErr w:type="spellStart"/>
      <w:r>
        <w:rPr>
          <w:rFonts w:ascii="Arial Narrow" w:eastAsia="仿宋_GB2312" w:hAnsi="Arial Narrow" w:cs="Arial Unicode MS" w:hint="eastAsia"/>
          <w:b w:val="0"/>
          <w:bCs w:val="0"/>
          <w:kern w:val="0"/>
          <w:sz w:val="22"/>
          <w:szCs w:val="22"/>
        </w:rPr>
        <w:t>EVTank</w:t>
      </w:r>
      <w:proofErr w:type="spellEnd"/>
      <w:r>
        <w:rPr>
          <w:rFonts w:ascii="Arial Narrow" w:eastAsia="仿宋_GB2312" w:hAnsi="Arial Narrow" w:cs="Arial Unicode MS" w:hint="eastAsia"/>
          <w:b w:val="0"/>
          <w:bCs w:val="0"/>
          <w:kern w:val="0"/>
          <w:sz w:val="22"/>
          <w:szCs w:val="22"/>
        </w:rPr>
        <w:t>、伊维经济研究院联合中国电池产业研究院共同发布了《中国锂离子电池行业发展白皮书</w:t>
      </w:r>
      <w:r>
        <w:rPr>
          <w:rFonts w:ascii="Arial Narrow" w:eastAsia="仿宋_GB2312" w:hAnsi="Arial Narrow" w:cs="Arial Unicode MS" w:hint="eastAsia"/>
          <w:b w:val="0"/>
          <w:bCs w:val="0"/>
          <w:kern w:val="0"/>
          <w:sz w:val="22"/>
          <w:szCs w:val="22"/>
        </w:rPr>
        <w:t>(2024</w:t>
      </w:r>
      <w:r>
        <w:rPr>
          <w:rFonts w:ascii="Arial Narrow" w:eastAsia="仿宋_GB2312" w:hAnsi="Arial Narrow" w:cs="Arial Unicode MS" w:hint="eastAsia"/>
          <w:b w:val="0"/>
          <w:bCs w:val="0"/>
          <w:kern w:val="0"/>
          <w:sz w:val="22"/>
          <w:szCs w:val="22"/>
        </w:rPr>
        <w:t>年</w:t>
      </w:r>
      <w:r>
        <w:rPr>
          <w:rFonts w:ascii="Arial Narrow" w:eastAsia="仿宋_GB2312" w:hAnsi="Arial Narrow" w:cs="Arial Unicode MS" w:hint="eastAsia"/>
          <w:b w:val="0"/>
          <w:bCs w:val="0"/>
          <w:kern w:val="0"/>
          <w:sz w:val="22"/>
          <w:szCs w:val="22"/>
        </w:rPr>
        <w:t>)</w:t>
      </w:r>
      <w:r>
        <w:rPr>
          <w:rFonts w:ascii="Arial Narrow" w:eastAsia="仿宋_GB2312" w:hAnsi="Arial Narrow" w:cs="Arial Unicode MS" w:hint="eastAsia"/>
          <w:b w:val="0"/>
          <w:bCs w:val="0"/>
          <w:kern w:val="0"/>
          <w:sz w:val="22"/>
          <w:szCs w:val="22"/>
        </w:rPr>
        <w:t>》数据显示，</w:t>
      </w:r>
      <w:r>
        <w:rPr>
          <w:rFonts w:ascii="Arial Narrow" w:eastAsia="仿宋_GB2312" w:hAnsi="Arial Narrow" w:cs="Arial Unicode MS" w:hint="eastAsia"/>
          <w:b w:val="0"/>
          <w:bCs w:val="0"/>
          <w:kern w:val="0"/>
          <w:sz w:val="22"/>
          <w:szCs w:val="22"/>
        </w:rPr>
        <w:t>2023</w:t>
      </w:r>
      <w:r>
        <w:rPr>
          <w:rFonts w:ascii="Arial Narrow" w:eastAsia="仿宋_GB2312" w:hAnsi="Arial Narrow" w:cs="Arial Unicode MS" w:hint="eastAsia"/>
          <w:b w:val="0"/>
          <w:bCs w:val="0"/>
          <w:kern w:val="0"/>
          <w:sz w:val="22"/>
          <w:szCs w:val="22"/>
        </w:rPr>
        <w:t>年，全球锂离子电池总体出货量</w:t>
      </w:r>
      <w:r>
        <w:rPr>
          <w:rFonts w:ascii="Arial Narrow" w:eastAsia="仿宋_GB2312" w:hAnsi="Arial Narrow" w:cs="Arial Unicode MS" w:hint="eastAsia"/>
          <w:b w:val="0"/>
          <w:bCs w:val="0"/>
          <w:kern w:val="0"/>
          <w:sz w:val="22"/>
          <w:szCs w:val="22"/>
        </w:rPr>
        <w:t>1202.6GWh</w:t>
      </w:r>
      <w:r>
        <w:rPr>
          <w:rFonts w:ascii="Arial Narrow" w:eastAsia="仿宋_GB2312" w:hAnsi="Arial Narrow" w:cs="Arial Unicode MS" w:hint="eastAsia"/>
          <w:b w:val="0"/>
          <w:bCs w:val="0"/>
          <w:kern w:val="0"/>
          <w:sz w:val="22"/>
          <w:szCs w:val="22"/>
        </w:rPr>
        <w:t>，同比增长</w:t>
      </w:r>
      <w:r>
        <w:rPr>
          <w:rFonts w:ascii="Arial Narrow" w:eastAsia="仿宋_GB2312" w:hAnsi="Arial Narrow" w:cs="Arial Unicode MS" w:hint="eastAsia"/>
          <w:b w:val="0"/>
          <w:bCs w:val="0"/>
          <w:kern w:val="0"/>
          <w:sz w:val="22"/>
          <w:szCs w:val="22"/>
        </w:rPr>
        <w:t>25.6%</w:t>
      </w:r>
      <w:r>
        <w:rPr>
          <w:rFonts w:ascii="Arial Narrow" w:eastAsia="仿宋_GB2312" w:hAnsi="Arial Narrow" w:cs="Arial Unicode MS" w:hint="eastAsia"/>
          <w:b w:val="0"/>
          <w:bCs w:val="0"/>
          <w:kern w:val="0"/>
          <w:sz w:val="22"/>
          <w:szCs w:val="22"/>
        </w:rPr>
        <w:t>，增幅相对于</w:t>
      </w:r>
      <w:r>
        <w:rPr>
          <w:rFonts w:ascii="Arial Narrow" w:eastAsia="仿宋_GB2312" w:hAnsi="Arial Narrow" w:cs="Arial Unicode MS" w:hint="eastAsia"/>
          <w:b w:val="0"/>
          <w:bCs w:val="0"/>
          <w:kern w:val="0"/>
          <w:sz w:val="22"/>
          <w:szCs w:val="22"/>
        </w:rPr>
        <w:t>2022</w:t>
      </w:r>
      <w:r>
        <w:rPr>
          <w:rFonts w:ascii="Arial Narrow" w:eastAsia="仿宋_GB2312" w:hAnsi="Arial Narrow" w:cs="Arial Unicode MS" w:hint="eastAsia"/>
          <w:b w:val="0"/>
          <w:bCs w:val="0"/>
          <w:kern w:val="0"/>
          <w:sz w:val="22"/>
          <w:szCs w:val="22"/>
        </w:rPr>
        <w:t>年已经呈现大幅度下滑。</w:t>
      </w:r>
      <w:r>
        <w:rPr>
          <w:rStyle w:val="aff4"/>
          <w:rFonts w:ascii="Arial Narrow" w:eastAsia="仿宋_GB2312" w:hAnsi="Arial Narrow" w:cs="Arial Unicode MS"/>
          <w:b w:val="0"/>
          <w:bCs w:val="0"/>
          <w:kern w:val="0"/>
          <w:sz w:val="22"/>
          <w:szCs w:val="22"/>
        </w:rPr>
        <w:footnoteReference w:id="6"/>
      </w:r>
    </w:p>
    <w:p w14:paraId="76325483" w14:textId="758635E8" w:rsidR="00AA4CA3" w:rsidRDefault="00F2093E" w:rsidP="2DD37415">
      <w:pPr>
        <w:spacing w:before="0" w:after="0"/>
        <w:ind w:left="0" w:right="0"/>
        <w:jc w:val="center"/>
        <w:rPr>
          <w:rFonts w:ascii="Arial Narrow" w:eastAsia="仿宋_GB2312" w:hAnsi="Arial Narrow" w:cs="Arial Unicode MS"/>
          <w:b/>
          <w:bCs/>
          <w:kern w:val="2"/>
          <w:sz w:val="22"/>
          <w:szCs w:val="22"/>
        </w:rPr>
      </w:pPr>
      <w:r w:rsidRPr="2DD37415">
        <w:rPr>
          <w:rFonts w:ascii="Arial Narrow" w:eastAsia="仿宋_GB2312" w:hAnsi="Arial Narrow" w:cs="Arial Unicode MS"/>
          <w:b/>
          <w:bCs/>
          <w:kern w:val="2"/>
          <w:sz w:val="22"/>
          <w:szCs w:val="22"/>
        </w:rPr>
        <w:lastRenderedPageBreak/>
        <w:t>图表</w:t>
      </w:r>
      <w:r w:rsidRPr="2DD37415">
        <w:rPr>
          <w:rFonts w:ascii="Arial Narrow" w:eastAsia="仿宋_GB2312" w:hAnsi="Arial Narrow" w:cs="Arial Unicode MS"/>
          <w:b/>
          <w:bCs/>
          <w:kern w:val="2"/>
          <w:sz w:val="22"/>
          <w:szCs w:val="22"/>
        </w:rPr>
        <w:t xml:space="preserve"> </w:t>
      </w:r>
      <w:r w:rsidR="004C55D4" w:rsidRPr="2DD37415">
        <w:rPr>
          <w:rFonts w:ascii="Arial Narrow" w:eastAsia="仿宋_GB2312" w:hAnsi="Arial Narrow" w:cs="Arial Unicode MS"/>
          <w:b/>
          <w:bCs/>
          <w:kern w:val="2"/>
          <w:sz w:val="22"/>
          <w:szCs w:val="22"/>
        </w:rPr>
        <w:t>8</w:t>
      </w:r>
      <w:r w:rsidRPr="2DD37415">
        <w:rPr>
          <w:rFonts w:ascii="Arial Narrow" w:eastAsia="仿宋_GB2312" w:hAnsi="Arial Narrow" w:cs="Arial Unicode MS"/>
          <w:b/>
          <w:bCs/>
          <w:kern w:val="2"/>
          <w:sz w:val="22"/>
          <w:szCs w:val="22"/>
        </w:rPr>
        <w:t>：</w:t>
      </w:r>
      <w:r w:rsidRPr="2DD37415">
        <w:rPr>
          <w:rFonts w:ascii="Arial Narrow" w:eastAsia="仿宋_GB2312" w:hAnsi="Arial Narrow" w:cs="Arial Unicode MS"/>
          <w:b/>
          <w:bCs/>
          <w:kern w:val="2"/>
          <w:sz w:val="22"/>
          <w:szCs w:val="22"/>
        </w:rPr>
        <w:t>2014</w:t>
      </w:r>
      <w:r w:rsidRPr="2DD37415">
        <w:rPr>
          <w:rFonts w:ascii="Arial Narrow" w:eastAsia="仿宋_GB2312" w:hAnsi="Arial Narrow" w:cs="Arial Unicode MS"/>
          <w:b/>
          <w:bCs/>
          <w:kern w:val="2"/>
          <w:sz w:val="22"/>
          <w:szCs w:val="22"/>
        </w:rPr>
        <w:t>年</w:t>
      </w:r>
      <w:r w:rsidRPr="2DD37415">
        <w:rPr>
          <w:rFonts w:ascii="Arial Narrow" w:eastAsia="仿宋_GB2312" w:hAnsi="Arial Narrow" w:cs="Arial Unicode MS"/>
          <w:b/>
          <w:bCs/>
          <w:kern w:val="2"/>
          <w:sz w:val="22"/>
          <w:szCs w:val="22"/>
        </w:rPr>
        <w:t>-2023</w:t>
      </w:r>
      <w:r w:rsidRPr="2DD37415">
        <w:rPr>
          <w:rFonts w:ascii="Arial Narrow" w:eastAsia="仿宋_GB2312" w:hAnsi="Arial Narrow" w:cs="Arial Unicode MS"/>
          <w:b/>
          <w:bCs/>
          <w:kern w:val="2"/>
          <w:sz w:val="22"/>
          <w:szCs w:val="22"/>
        </w:rPr>
        <w:t>年全球锂电子出货量</w:t>
      </w:r>
    </w:p>
    <w:p w14:paraId="03E11649" w14:textId="77777777" w:rsidR="00AA4CA3" w:rsidRDefault="00F2093E">
      <w:pPr>
        <w:spacing w:before="156" w:after="156" w:line="360" w:lineRule="auto"/>
        <w:ind w:firstLineChars="200" w:firstLine="440"/>
        <w:rPr>
          <w:rFonts w:ascii="Arial Narrow" w:eastAsia="仿宋_GB2312" w:hAnsi="Arial Narrow" w:cs="Arial Unicode MS"/>
          <w:sz w:val="22"/>
          <w:szCs w:val="22"/>
        </w:rPr>
      </w:pPr>
      <w:r>
        <w:rPr>
          <w:rFonts w:ascii="Arial Narrow" w:eastAsia="仿宋_GB2312" w:hAnsi="Arial Narrow" w:cs="Arial Unicode MS" w:hint="eastAsia"/>
          <w:noProof/>
          <w:sz w:val="22"/>
          <w:szCs w:val="22"/>
        </w:rPr>
        <w:drawing>
          <wp:anchor distT="0" distB="0" distL="114300" distR="114300" simplePos="0" relativeHeight="251664384" behindDoc="0" locked="0" layoutInCell="1" allowOverlap="1" wp14:anchorId="1CB6AA33" wp14:editId="26AC2625">
            <wp:simplePos x="0" y="0"/>
            <wp:positionH relativeFrom="column">
              <wp:posOffset>353695</wp:posOffset>
            </wp:positionH>
            <wp:positionV relativeFrom="paragraph">
              <wp:posOffset>95885</wp:posOffset>
            </wp:positionV>
            <wp:extent cx="4556760" cy="2367915"/>
            <wp:effectExtent l="0" t="0" r="15240" b="13335"/>
            <wp:wrapTopAndBottom/>
            <wp:docPr id="14" name="图表 14"/>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anchor>
        </w:drawing>
      </w:r>
      <w:bookmarkStart w:id="714" w:name="_Toc12285833"/>
      <w:bookmarkStart w:id="715" w:name="_Toc12351285"/>
      <w:bookmarkEnd w:id="688"/>
      <w:bookmarkEnd w:id="689"/>
      <w:r>
        <w:rPr>
          <w:rFonts w:ascii="Arial Narrow" w:eastAsia="仿宋_GB2312" w:hAnsi="Arial Narrow" w:cs="Arial Unicode MS" w:hint="eastAsia"/>
          <w:sz w:val="22"/>
          <w:szCs w:val="22"/>
        </w:rPr>
        <w:t>从出货结构来看，</w:t>
      </w:r>
      <w:r>
        <w:rPr>
          <w:rFonts w:ascii="Arial Narrow" w:eastAsia="仿宋_GB2312" w:hAnsi="Arial Narrow" w:cs="Arial Unicode MS" w:hint="eastAsia"/>
          <w:sz w:val="22"/>
          <w:szCs w:val="22"/>
        </w:rPr>
        <w:t>2023</w:t>
      </w:r>
      <w:r>
        <w:rPr>
          <w:rFonts w:ascii="Arial Narrow" w:eastAsia="仿宋_GB2312" w:hAnsi="Arial Narrow" w:cs="Arial Unicode MS" w:hint="eastAsia"/>
          <w:sz w:val="22"/>
          <w:szCs w:val="22"/>
        </w:rPr>
        <w:t>年，全球汽车动力电池（</w:t>
      </w:r>
      <w:r>
        <w:rPr>
          <w:rFonts w:ascii="Arial Narrow" w:eastAsia="仿宋_GB2312" w:hAnsi="Arial Narrow" w:cs="Arial Unicode MS" w:hint="eastAsia"/>
          <w:sz w:val="22"/>
          <w:szCs w:val="22"/>
        </w:rPr>
        <w:t>EV LIB</w:t>
      </w:r>
      <w:r>
        <w:rPr>
          <w:rFonts w:ascii="Arial Narrow" w:eastAsia="仿宋_GB2312" w:hAnsi="Arial Narrow" w:cs="Arial Unicode MS" w:hint="eastAsia"/>
          <w:sz w:val="22"/>
          <w:szCs w:val="22"/>
        </w:rPr>
        <w:t>）出货量为</w:t>
      </w:r>
      <w:r>
        <w:rPr>
          <w:rFonts w:ascii="Arial Narrow" w:eastAsia="仿宋_GB2312" w:hAnsi="Arial Narrow" w:cs="Arial Unicode MS" w:hint="eastAsia"/>
          <w:sz w:val="22"/>
          <w:szCs w:val="22"/>
        </w:rPr>
        <w:t>865.2GWh</w:t>
      </w:r>
      <w:r>
        <w:rPr>
          <w:rFonts w:ascii="Arial Narrow" w:eastAsia="仿宋_GB2312" w:hAnsi="Arial Narrow" w:cs="Arial Unicode MS" w:hint="eastAsia"/>
          <w:sz w:val="22"/>
          <w:szCs w:val="22"/>
        </w:rPr>
        <w:t>，同比增长</w:t>
      </w:r>
      <w:r>
        <w:rPr>
          <w:rFonts w:ascii="Arial Narrow" w:eastAsia="仿宋_GB2312" w:hAnsi="Arial Narrow" w:cs="Arial Unicode MS" w:hint="eastAsia"/>
          <w:sz w:val="22"/>
          <w:szCs w:val="22"/>
        </w:rPr>
        <w:t>26.5%</w:t>
      </w:r>
      <w:r>
        <w:rPr>
          <w:rFonts w:ascii="Arial Narrow" w:eastAsia="仿宋_GB2312" w:hAnsi="Arial Narrow" w:cs="Arial Unicode MS" w:hint="eastAsia"/>
          <w:sz w:val="22"/>
          <w:szCs w:val="22"/>
        </w:rPr>
        <w:t>；储能电池（</w:t>
      </w:r>
      <w:r>
        <w:rPr>
          <w:rFonts w:ascii="Arial Narrow" w:eastAsia="仿宋_GB2312" w:hAnsi="Arial Narrow" w:cs="Arial Unicode MS" w:hint="eastAsia"/>
          <w:sz w:val="22"/>
          <w:szCs w:val="22"/>
        </w:rPr>
        <w:t>ESS LIB</w:t>
      </w:r>
      <w:r>
        <w:rPr>
          <w:rFonts w:ascii="Arial Narrow" w:eastAsia="仿宋_GB2312" w:hAnsi="Arial Narrow" w:cs="Arial Unicode MS" w:hint="eastAsia"/>
          <w:sz w:val="22"/>
          <w:szCs w:val="22"/>
        </w:rPr>
        <w:t>）出货量</w:t>
      </w:r>
      <w:r>
        <w:rPr>
          <w:rFonts w:ascii="Arial Narrow" w:eastAsia="仿宋_GB2312" w:hAnsi="Arial Narrow" w:cs="Arial Unicode MS" w:hint="eastAsia"/>
          <w:sz w:val="22"/>
          <w:szCs w:val="22"/>
        </w:rPr>
        <w:t>224.2GWh</w:t>
      </w:r>
      <w:r>
        <w:rPr>
          <w:rFonts w:ascii="Arial Narrow" w:eastAsia="仿宋_GB2312" w:hAnsi="Arial Narrow" w:cs="Arial Unicode MS" w:hint="eastAsia"/>
          <w:sz w:val="22"/>
          <w:szCs w:val="22"/>
        </w:rPr>
        <w:t>，同比增长</w:t>
      </w:r>
      <w:r>
        <w:rPr>
          <w:rFonts w:ascii="Arial Narrow" w:eastAsia="仿宋_GB2312" w:hAnsi="Arial Narrow" w:cs="Arial Unicode MS" w:hint="eastAsia"/>
          <w:sz w:val="22"/>
          <w:szCs w:val="22"/>
        </w:rPr>
        <w:t>40.7%</w:t>
      </w:r>
      <w:r>
        <w:rPr>
          <w:rFonts w:ascii="Arial Narrow" w:eastAsia="仿宋_GB2312" w:hAnsi="Arial Narrow" w:cs="Arial Unicode MS" w:hint="eastAsia"/>
          <w:sz w:val="22"/>
          <w:szCs w:val="22"/>
        </w:rPr>
        <w:t>；小型电池（</w:t>
      </w:r>
      <w:r>
        <w:rPr>
          <w:rFonts w:ascii="Arial Narrow" w:eastAsia="仿宋_GB2312" w:hAnsi="Arial Narrow" w:cs="Arial Unicode MS" w:hint="eastAsia"/>
          <w:sz w:val="22"/>
          <w:szCs w:val="22"/>
        </w:rPr>
        <w:t>SMALL LIB</w:t>
      </w:r>
      <w:r>
        <w:rPr>
          <w:rFonts w:ascii="Arial Narrow" w:eastAsia="仿宋_GB2312" w:hAnsi="Arial Narrow" w:cs="Arial Unicode MS" w:hint="eastAsia"/>
          <w:sz w:val="22"/>
          <w:szCs w:val="22"/>
        </w:rPr>
        <w:t>）出货量</w:t>
      </w:r>
      <w:r>
        <w:rPr>
          <w:rFonts w:ascii="Arial Narrow" w:eastAsia="仿宋_GB2312" w:hAnsi="Arial Narrow" w:cs="Arial Unicode MS" w:hint="eastAsia"/>
          <w:sz w:val="22"/>
          <w:szCs w:val="22"/>
        </w:rPr>
        <w:t>113.2GWh</w:t>
      </w:r>
      <w:r>
        <w:rPr>
          <w:rFonts w:ascii="Arial Narrow" w:eastAsia="仿宋_GB2312" w:hAnsi="Arial Narrow" w:cs="Arial Unicode MS" w:hint="eastAsia"/>
          <w:sz w:val="22"/>
          <w:szCs w:val="22"/>
        </w:rPr>
        <w:t>，同比下滑</w:t>
      </w:r>
      <w:r>
        <w:rPr>
          <w:rFonts w:ascii="Arial Narrow" w:eastAsia="仿宋_GB2312" w:hAnsi="Arial Narrow" w:cs="Arial Unicode MS" w:hint="eastAsia"/>
          <w:sz w:val="22"/>
          <w:szCs w:val="22"/>
        </w:rPr>
        <w:t>0.9%</w:t>
      </w:r>
      <w:r>
        <w:rPr>
          <w:rFonts w:ascii="Arial Narrow" w:eastAsia="仿宋_GB2312" w:hAnsi="Arial Narrow" w:cs="Arial Unicode MS" w:hint="eastAsia"/>
          <w:sz w:val="22"/>
          <w:szCs w:val="22"/>
        </w:rPr>
        <w:t>。</w:t>
      </w:r>
    </w:p>
    <w:p w14:paraId="6D20A930" w14:textId="38CEF886" w:rsidR="00AA4CA3" w:rsidRDefault="00F2093E" w:rsidP="2DD37415">
      <w:pPr>
        <w:spacing w:beforeLines="50" w:before="156" w:afterLines="50" w:after="156" w:line="360" w:lineRule="auto"/>
        <w:ind w:left="0" w:right="0"/>
        <w:jc w:val="center"/>
        <w:rPr>
          <w:rFonts w:ascii="Arial Narrow" w:eastAsia="仿宋_GB2312" w:hAnsi="Arial Narrow" w:cs="Arial Unicode MS"/>
          <w:b/>
          <w:bCs/>
          <w:kern w:val="2"/>
          <w:sz w:val="22"/>
          <w:szCs w:val="22"/>
        </w:rPr>
      </w:pPr>
      <w:r>
        <w:rPr>
          <w:rFonts w:ascii="Arial Narrow" w:eastAsia="仿宋_GB2312" w:hAnsi="Arial Narrow" w:cs="Arial Unicode MS" w:hint="eastAsia"/>
          <w:noProof/>
          <w:sz w:val="22"/>
          <w:szCs w:val="22"/>
        </w:rPr>
        <w:drawing>
          <wp:anchor distT="0" distB="0" distL="114300" distR="114300" simplePos="0" relativeHeight="251665408" behindDoc="0" locked="0" layoutInCell="1" allowOverlap="1" wp14:anchorId="35401516" wp14:editId="7675B6F2">
            <wp:simplePos x="0" y="0"/>
            <wp:positionH relativeFrom="column">
              <wp:posOffset>407670</wp:posOffset>
            </wp:positionH>
            <wp:positionV relativeFrom="paragraph">
              <wp:posOffset>307975</wp:posOffset>
            </wp:positionV>
            <wp:extent cx="4658995" cy="2095500"/>
            <wp:effectExtent l="0" t="0" r="8255" b="0"/>
            <wp:wrapTopAndBottom/>
            <wp:docPr id="15" name="图表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anchor>
        </w:drawing>
      </w:r>
      <w:r w:rsidRPr="2DD37415">
        <w:rPr>
          <w:rFonts w:ascii="Arial Narrow" w:eastAsia="仿宋_GB2312" w:hAnsi="Arial Narrow" w:cs="Arial Unicode MS"/>
          <w:b/>
          <w:bCs/>
          <w:kern w:val="2"/>
          <w:sz w:val="22"/>
          <w:szCs w:val="22"/>
        </w:rPr>
        <w:t>图表</w:t>
      </w:r>
      <w:r w:rsidRPr="2DD37415">
        <w:rPr>
          <w:rFonts w:ascii="Arial Narrow" w:eastAsia="仿宋_GB2312" w:hAnsi="Arial Narrow" w:cs="Arial Unicode MS"/>
          <w:b/>
          <w:bCs/>
          <w:kern w:val="2"/>
          <w:sz w:val="22"/>
          <w:szCs w:val="22"/>
        </w:rPr>
        <w:t xml:space="preserve"> </w:t>
      </w:r>
      <w:r w:rsidR="004C55D4" w:rsidRPr="2DD37415">
        <w:rPr>
          <w:rFonts w:ascii="Arial Narrow" w:eastAsia="仿宋_GB2312" w:hAnsi="Arial Narrow" w:cs="Arial Unicode MS"/>
          <w:b/>
          <w:bCs/>
          <w:kern w:val="2"/>
          <w:sz w:val="22"/>
          <w:szCs w:val="22"/>
        </w:rPr>
        <w:t>9</w:t>
      </w:r>
      <w:r w:rsidRPr="2DD37415">
        <w:rPr>
          <w:rFonts w:ascii="Arial Narrow" w:eastAsia="仿宋_GB2312" w:hAnsi="Arial Narrow" w:cs="Arial Unicode MS"/>
          <w:b/>
          <w:bCs/>
          <w:kern w:val="2"/>
          <w:sz w:val="22"/>
          <w:szCs w:val="22"/>
        </w:rPr>
        <w:t>：</w:t>
      </w:r>
      <w:r w:rsidRPr="2DD37415">
        <w:rPr>
          <w:rFonts w:ascii="Arial Narrow" w:eastAsia="仿宋_GB2312" w:hAnsi="Arial Narrow" w:cs="Arial Unicode MS"/>
          <w:b/>
          <w:bCs/>
          <w:kern w:val="2"/>
          <w:sz w:val="22"/>
          <w:szCs w:val="22"/>
        </w:rPr>
        <w:t>2023</w:t>
      </w:r>
      <w:r w:rsidRPr="2DD37415">
        <w:rPr>
          <w:rFonts w:ascii="Arial Narrow" w:eastAsia="仿宋_GB2312" w:hAnsi="Arial Narrow" w:cs="Arial Unicode MS"/>
          <w:b/>
          <w:bCs/>
          <w:kern w:val="2"/>
          <w:sz w:val="22"/>
          <w:szCs w:val="22"/>
        </w:rPr>
        <w:t>年全球锂电池行业出货量结构占比情况</w:t>
      </w:r>
    </w:p>
    <w:p w14:paraId="190778E5" w14:textId="77777777" w:rsidR="00AA4CA3" w:rsidRDefault="00F2093E">
      <w:pPr>
        <w:pStyle w:val="af4"/>
        <w:spacing w:before="156" w:after="156"/>
        <w:rPr>
          <w:rFonts w:ascii="Arial Narrow" w:eastAsia="仿宋_GB2312" w:hAnsi="Arial Narrow" w:cs="楷体"/>
          <w:b w:val="0"/>
          <w:i w:val="0"/>
          <w:color w:val="002060"/>
          <w:sz w:val="22"/>
          <w:szCs w:val="22"/>
        </w:rPr>
      </w:pPr>
      <w:bookmarkStart w:id="716" w:name="_Toc15441"/>
      <w:bookmarkStart w:id="717" w:name="_Toc142398868"/>
      <w:bookmarkStart w:id="718" w:name="_Toc22291"/>
      <w:r>
        <w:rPr>
          <w:rFonts w:ascii="Arial Narrow" w:eastAsia="仿宋_GB2312" w:hAnsi="Arial Narrow" w:cs="楷体"/>
          <w:b w:val="0"/>
          <w:i w:val="0"/>
          <w:color w:val="002060"/>
          <w:sz w:val="22"/>
          <w:szCs w:val="22"/>
        </w:rPr>
        <w:t>3.2.</w:t>
      </w:r>
      <w:r>
        <w:rPr>
          <w:rFonts w:ascii="Arial Narrow" w:eastAsia="仿宋_GB2312" w:hAnsi="Arial Narrow" w:cs="楷体" w:hint="eastAsia"/>
          <w:b w:val="0"/>
          <w:i w:val="0"/>
          <w:color w:val="002060"/>
          <w:sz w:val="22"/>
          <w:szCs w:val="22"/>
        </w:rPr>
        <w:t>2</w:t>
      </w:r>
      <w:r>
        <w:rPr>
          <w:rFonts w:ascii="Arial Narrow" w:eastAsia="仿宋_GB2312" w:hAnsi="Arial Narrow" w:cs="楷体" w:hint="eastAsia"/>
          <w:b w:val="0"/>
          <w:i w:val="0"/>
          <w:color w:val="002060"/>
          <w:sz w:val="22"/>
          <w:szCs w:val="22"/>
        </w:rPr>
        <w:t>中国</w:t>
      </w:r>
      <w:r>
        <w:rPr>
          <w:rFonts w:ascii="Arial Narrow" w:eastAsia="仿宋_GB2312" w:hAnsi="Arial Narrow" w:cs="楷体"/>
          <w:b w:val="0"/>
          <w:i w:val="0"/>
          <w:color w:val="002060"/>
          <w:sz w:val="22"/>
          <w:szCs w:val="22"/>
        </w:rPr>
        <w:t>锂电池行业</w:t>
      </w:r>
      <w:r>
        <w:rPr>
          <w:rFonts w:ascii="Arial Narrow" w:eastAsia="仿宋_GB2312" w:hAnsi="Arial Narrow" w:cs="楷体" w:hint="eastAsia"/>
          <w:b w:val="0"/>
          <w:i w:val="0"/>
          <w:color w:val="002060"/>
          <w:sz w:val="22"/>
          <w:szCs w:val="22"/>
        </w:rPr>
        <w:t>规模</w:t>
      </w:r>
      <w:bookmarkEnd w:id="716"/>
      <w:bookmarkEnd w:id="717"/>
      <w:bookmarkEnd w:id="718"/>
    </w:p>
    <w:p w14:paraId="4EB5B6BE" w14:textId="77777777" w:rsidR="00AA4CA3" w:rsidRDefault="00F2093E">
      <w:pPr>
        <w:pStyle w:val="a3"/>
        <w:spacing w:beforeLines="50" w:before="156" w:afterLines="50" w:after="156" w:line="360" w:lineRule="auto"/>
        <w:ind w:right="119" w:firstLineChars="200" w:firstLine="440"/>
        <w:jc w:val="both"/>
        <w:rPr>
          <w:rFonts w:ascii="Arial Narrow" w:eastAsia="仿宋" w:hAnsi="Arial Narrow" w:cs="仿宋"/>
          <w:sz w:val="22"/>
          <w:szCs w:val="22"/>
        </w:rPr>
      </w:pPr>
      <w:r>
        <w:rPr>
          <w:rFonts w:ascii="Arial Narrow" w:eastAsia="仿宋" w:hAnsi="Arial Narrow" w:cs="仿宋"/>
          <w:b w:val="0"/>
          <w:bCs w:val="0"/>
          <w:sz w:val="22"/>
          <w:szCs w:val="22"/>
        </w:rPr>
        <w:t>近年来，中国锂电池出货量不断增长。中商产业研究院发布的《</w:t>
      </w:r>
      <w:r>
        <w:rPr>
          <w:rFonts w:ascii="Arial Narrow" w:eastAsia="仿宋" w:hAnsi="Arial Narrow" w:cs="仿宋"/>
          <w:b w:val="0"/>
          <w:bCs w:val="0"/>
          <w:sz w:val="22"/>
          <w:szCs w:val="22"/>
        </w:rPr>
        <w:t>2023-2028</w:t>
      </w:r>
      <w:r>
        <w:rPr>
          <w:rFonts w:ascii="Arial Narrow" w:eastAsia="仿宋" w:hAnsi="Arial Narrow" w:cs="仿宋"/>
          <w:b w:val="0"/>
          <w:bCs w:val="0"/>
          <w:sz w:val="22"/>
          <w:szCs w:val="22"/>
        </w:rPr>
        <w:t>年中国锂电池行业市场前景预测及未来发展趋势研究报告》显示，</w:t>
      </w:r>
      <w:r>
        <w:rPr>
          <w:rFonts w:ascii="Arial Narrow" w:eastAsia="仿宋" w:hAnsi="Arial Narrow" w:cs="仿宋"/>
          <w:b w:val="0"/>
          <w:bCs w:val="0"/>
          <w:sz w:val="22"/>
          <w:szCs w:val="22"/>
        </w:rPr>
        <w:t>2023</w:t>
      </w:r>
      <w:r>
        <w:rPr>
          <w:rFonts w:ascii="Arial Narrow" w:eastAsia="仿宋" w:hAnsi="Arial Narrow" w:cs="仿宋"/>
          <w:b w:val="0"/>
          <w:bCs w:val="0"/>
          <w:sz w:val="22"/>
          <w:szCs w:val="22"/>
        </w:rPr>
        <w:t>年，中国锂离子电池出货量达到</w:t>
      </w:r>
      <w:r>
        <w:rPr>
          <w:rFonts w:ascii="Arial Narrow" w:eastAsia="仿宋" w:hAnsi="Arial Narrow" w:cs="仿宋"/>
          <w:b w:val="0"/>
          <w:bCs w:val="0"/>
          <w:sz w:val="22"/>
          <w:szCs w:val="22"/>
        </w:rPr>
        <w:t>887.4GWh</w:t>
      </w:r>
      <w:r>
        <w:rPr>
          <w:rFonts w:ascii="Arial Narrow" w:eastAsia="仿宋" w:hAnsi="Arial Narrow" w:cs="仿宋"/>
          <w:b w:val="0"/>
          <w:bCs w:val="0"/>
          <w:sz w:val="22"/>
          <w:szCs w:val="22"/>
        </w:rPr>
        <w:t>，同比增长</w:t>
      </w:r>
      <w:r>
        <w:rPr>
          <w:rFonts w:ascii="Arial Narrow" w:eastAsia="仿宋" w:hAnsi="Arial Narrow" w:cs="仿宋"/>
          <w:b w:val="0"/>
          <w:bCs w:val="0"/>
          <w:sz w:val="22"/>
          <w:szCs w:val="22"/>
        </w:rPr>
        <w:t>34.3%</w:t>
      </w:r>
      <w:r>
        <w:rPr>
          <w:rFonts w:ascii="Arial Narrow" w:eastAsia="仿宋" w:hAnsi="Arial Narrow" w:cs="仿宋"/>
          <w:b w:val="0"/>
          <w:bCs w:val="0"/>
          <w:sz w:val="22"/>
          <w:szCs w:val="22"/>
        </w:rPr>
        <w:t>，在全球锂离子电池总体出货量的占比达到</w:t>
      </w:r>
      <w:r>
        <w:rPr>
          <w:rFonts w:ascii="Arial Narrow" w:eastAsia="仿宋" w:hAnsi="Arial Narrow" w:cs="仿宋"/>
          <w:b w:val="0"/>
          <w:bCs w:val="0"/>
          <w:sz w:val="22"/>
          <w:szCs w:val="22"/>
        </w:rPr>
        <w:t>73.8%</w:t>
      </w:r>
      <w:r>
        <w:rPr>
          <w:rFonts w:ascii="Arial Narrow" w:eastAsia="仿宋" w:hAnsi="Arial Narrow" w:cs="仿宋"/>
          <w:b w:val="0"/>
          <w:bCs w:val="0"/>
          <w:sz w:val="22"/>
          <w:szCs w:val="22"/>
        </w:rPr>
        <w:t>，出货量占比继续提升。中商产业研究院分析师预测，</w:t>
      </w:r>
      <w:r>
        <w:rPr>
          <w:rFonts w:ascii="Arial Narrow" w:eastAsia="仿宋" w:hAnsi="Arial Narrow" w:cs="仿宋"/>
          <w:b w:val="0"/>
          <w:bCs w:val="0"/>
          <w:sz w:val="22"/>
          <w:szCs w:val="22"/>
        </w:rPr>
        <w:t>2024</w:t>
      </w:r>
      <w:r>
        <w:rPr>
          <w:rFonts w:ascii="Arial Narrow" w:eastAsia="仿宋" w:hAnsi="Arial Narrow" w:cs="仿宋"/>
          <w:b w:val="0"/>
          <w:bCs w:val="0"/>
          <w:sz w:val="22"/>
          <w:szCs w:val="22"/>
        </w:rPr>
        <w:t>年中国锂电池出货量将超过</w:t>
      </w:r>
      <w:r>
        <w:rPr>
          <w:rFonts w:ascii="Arial Narrow" w:eastAsia="仿宋" w:hAnsi="Arial Narrow" w:cs="仿宋"/>
          <w:b w:val="0"/>
          <w:bCs w:val="0"/>
          <w:sz w:val="22"/>
          <w:szCs w:val="22"/>
        </w:rPr>
        <w:t>1000GWh</w:t>
      </w:r>
      <w:r>
        <w:rPr>
          <w:rFonts w:ascii="Arial Narrow" w:eastAsia="仿宋" w:hAnsi="Arial Narrow" w:cs="仿宋"/>
          <w:b w:val="0"/>
          <w:bCs w:val="0"/>
          <w:sz w:val="22"/>
          <w:szCs w:val="22"/>
        </w:rPr>
        <w:t>。</w:t>
      </w:r>
      <w:r>
        <w:rPr>
          <w:rStyle w:val="aff4"/>
          <w:rFonts w:ascii="Arial Narrow" w:eastAsia="仿宋" w:hAnsi="Arial Narrow" w:cs="仿宋"/>
          <w:b w:val="0"/>
          <w:bCs w:val="0"/>
          <w:sz w:val="22"/>
          <w:szCs w:val="22"/>
        </w:rPr>
        <w:footnoteReference w:id="7"/>
      </w:r>
    </w:p>
    <w:p w14:paraId="5963C016" w14:textId="456097E4" w:rsidR="00AA4CA3" w:rsidRDefault="00F2093E" w:rsidP="2DD37415">
      <w:pPr>
        <w:spacing w:beforeLines="50" w:before="156" w:afterLines="50" w:after="156" w:line="360" w:lineRule="auto"/>
        <w:ind w:left="0" w:right="0"/>
        <w:jc w:val="center"/>
        <w:rPr>
          <w:rFonts w:ascii="Arial Narrow" w:eastAsia="仿宋_GB2312" w:hAnsi="Arial Narrow" w:cs="Arial Unicode MS"/>
          <w:b/>
          <w:bCs/>
          <w:kern w:val="2"/>
          <w:sz w:val="22"/>
          <w:szCs w:val="22"/>
        </w:rPr>
      </w:pPr>
      <w:r>
        <w:rPr>
          <w:rFonts w:ascii="Arial Narrow" w:eastAsia="仿宋_GB2312" w:hAnsi="Arial Narrow" w:cs="Arial Unicode MS" w:hint="eastAsia"/>
          <w:noProof/>
          <w:sz w:val="22"/>
          <w:szCs w:val="22"/>
        </w:rPr>
        <w:lastRenderedPageBreak/>
        <w:drawing>
          <wp:anchor distT="0" distB="0" distL="114300" distR="114300" simplePos="0" relativeHeight="251668480" behindDoc="0" locked="0" layoutInCell="1" allowOverlap="1" wp14:anchorId="1CF84678" wp14:editId="7BB43A70">
            <wp:simplePos x="0" y="0"/>
            <wp:positionH relativeFrom="margin">
              <wp:align>center</wp:align>
            </wp:positionH>
            <wp:positionV relativeFrom="paragraph">
              <wp:posOffset>318770</wp:posOffset>
            </wp:positionV>
            <wp:extent cx="4679950" cy="2503170"/>
            <wp:effectExtent l="0" t="0" r="6350" b="11430"/>
            <wp:wrapTopAndBottom/>
            <wp:docPr id="16" name="图表 16"/>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anchor>
        </w:drawing>
      </w:r>
      <w:r w:rsidRPr="2DD37415">
        <w:rPr>
          <w:rFonts w:ascii="Arial Narrow" w:eastAsia="仿宋_GB2312" w:hAnsi="Arial Narrow" w:cs="Arial Unicode MS"/>
          <w:b/>
          <w:bCs/>
          <w:kern w:val="2"/>
          <w:sz w:val="22"/>
          <w:szCs w:val="22"/>
        </w:rPr>
        <w:t>图表</w:t>
      </w:r>
      <w:r w:rsidRPr="2DD37415">
        <w:rPr>
          <w:rFonts w:ascii="Arial Narrow" w:eastAsia="仿宋_GB2312" w:hAnsi="Arial Narrow" w:cs="Arial Unicode MS"/>
          <w:b/>
          <w:bCs/>
          <w:kern w:val="2"/>
          <w:sz w:val="22"/>
          <w:szCs w:val="22"/>
        </w:rPr>
        <w:t xml:space="preserve"> </w:t>
      </w:r>
      <w:r w:rsidR="004C55D4" w:rsidRPr="2DD37415">
        <w:rPr>
          <w:rFonts w:ascii="Arial Narrow" w:eastAsia="仿宋_GB2312" w:hAnsi="Arial Narrow" w:cs="Arial Unicode MS"/>
          <w:b/>
          <w:bCs/>
          <w:kern w:val="2"/>
          <w:sz w:val="22"/>
          <w:szCs w:val="22"/>
        </w:rPr>
        <w:t>10</w:t>
      </w:r>
      <w:r w:rsidRPr="2DD37415">
        <w:rPr>
          <w:rFonts w:ascii="Arial Narrow" w:eastAsia="仿宋_GB2312" w:hAnsi="Arial Narrow" w:cs="Arial Unicode MS"/>
          <w:b/>
          <w:bCs/>
          <w:kern w:val="2"/>
          <w:sz w:val="22"/>
          <w:szCs w:val="22"/>
        </w:rPr>
        <w:t>：</w:t>
      </w:r>
      <w:r w:rsidRPr="2DD37415">
        <w:rPr>
          <w:rFonts w:ascii="Arial Narrow" w:eastAsia="仿宋_GB2312" w:hAnsi="Arial Narrow" w:cs="Arial Unicode MS"/>
          <w:b/>
          <w:bCs/>
          <w:kern w:val="2"/>
          <w:sz w:val="22"/>
          <w:szCs w:val="22"/>
        </w:rPr>
        <w:t>2019-2024</w:t>
      </w:r>
      <w:r w:rsidRPr="2DD37415">
        <w:rPr>
          <w:rFonts w:ascii="Arial Narrow" w:eastAsia="仿宋_GB2312" w:hAnsi="Arial Narrow" w:cs="Arial Unicode MS"/>
          <w:b/>
          <w:bCs/>
          <w:kern w:val="2"/>
          <w:sz w:val="22"/>
          <w:szCs w:val="22"/>
        </w:rPr>
        <w:t>中国锂电池出货量预测趋势图</w:t>
      </w:r>
    </w:p>
    <w:p w14:paraId="62CCE980" w14:textId="77777777" w:rsidR="00AA4CA3" w:rsidRDefault="00F2093E">
      <w:pPr>
        <w:spacing w:beforeLines="50" w:before="156" w:afterLines="50" w:after="156" w:line="360" w:lineRule="auto"/>
        <w:ind w:right="119" w:firstLineChars="200" w:firstLine="440"/>
        <w:rPr>
          <w:rFonts w:ascii="Arial Narrow" w:eastAsia="仿宋_GB2312" w:hAnsi="Arial Narrow" w:cs="Arial Unicode MS"/>
          <w:sz w:val="22"/>
          <w:szCs w:val="22"/>
        </w:rPr>
      </w:pPr>
      <w:r>
        <w:rPr>
          <w:rFonts w:ascii="Arial Narrow" w:eastAsia="仿宋_GB2312" w:hAnsi="Arial Narrow" w:cs="Arial Unicode MS" w:hint="eastAsia"/>
          <w:sz w:val="22"/>
          <w:szCs w:val="22"/>
        </w:rPr>
        <w:t>2023</w:t>
      </w:r>
      <w:r>
        <w:rPr>
          <w:rFonts w:ascii="Arial Narrow" w:eastAsia="仿宋_GB2312" w:hAnsi="Arial Narrow" w:cs="Arial Unicode MS" w:hint="eastAsia"/>
          <w:sz w:val="22"/>
          <w:szCs w:val="22"/>
        </w:rPr>
        <w:t>年我国锂离子电池产业延续增长态势，根据锂电池行业规范公告企业信息和行业协会测算，全国锂电池总产量超过</w:t>
      </w:r>
      <w:r>
        <w:rPr>
          <w:rFonts w:ascii="Arial Narrow" w:eastAsia="仿宋_GB2312" w:hAnsi="Arial Narrow" w:cs="Arial Unicode MS" w:hint="eastAsia"/>
          <w:sz w:val="22"/>
          <w:szCs w:val="22"/>
        </w:rPr>
        <w:t>940GWh</w:t>
      </w:r>
      <w:r>
        <w:rPr>
          <w:rFonts w:ascii="Arial Narrow" w:eastAsia="仿宋_GB2312" w:hAnsi="Arial Narrow" w:cs="Arial Unicode MS" w:hint="eastAsia"/>
          <w:sz w:val="22"/>
          <w:szCs w:val="22"/>
        </w:rPr>
        <w:t>，同比增长</w:t>
      </w:r>
      <w:r>
        <w:rPr>
          <w:rFonts w:ascii="Arial Narrow" w:eastAsia="仿宋_GB2312" w:hAnsi="Arial Narrow" w:cs="Arial Unicode MS" w:hint="eastAsia"/>
          <w:sz w:val="22"/>
          <w:szCs w:val="22"/>
        </w:rPr>
        <w:t>25%</w:t>
      </w:r>
      <w:r>
        <w:rPr>
          <w:rFonts w:ascii="Arial Narrow" w:eastAsia="仿宋_GB2312" w:hAnsi="Arial Narrow" w:cs="Arial Unicode MS" w:hint="eastAsia"/>
          <w:sz w:val="22"/>
          <w:szCs w:val="22"/>
        </w:rPr>
        <w:t>，行业总产值超过</w:t>
      </w:r>
      <w:r>
        <w:rPr>
          <w:rFonts w:ascii="Arial Narrow" w:eastAsia="仿宋_GB2312" w:hAnsi="Arial Narrow" w:cs="Arial Unicode MS" w:hint="eastAsia"/>
          <w:sz w:val="22"/>
          <w:szCs w:val="22"/>
        </w:rPr>
        <w:t>1.4</w:t>
      </w:r>
      <w:r>
        <w:rPr>
          <w:rFonts w:ascii="Arial Narrow" w:eastAsia="仿宋_GB2312" w:hAnsi="Arial Narrow" w:cs="Arial Unicode MS" w:hint="eastAsia"/>
          <w:sz w:val="22"/>
          <w:szCs w:val="22"/>
        </w:rPr>
        <w:t>万亿元。</w:t>
      </w:r>
      <w:r>
        <w:rPr>
          <w:rStyle w:val="aff4"/>
          <w:rFonts w:ascii="Arial Narrow" w:eastAsia="仿宋_GB2312" w:hAnsi="Arial Narrow" w:cs="Arial Unicode MS"/>
          <w:sz w:val="22"/>
          <w:szCs w:val="22"/>
        </w:rPr>
        <w:footnoteReference w:id="8"/>
      </w:r>
    </w:p>
    <w:p w14:paraId="6CC886C1" w14:textId="25AFD7E0" w:rsidR="00AA4CA3" w:rsidRDefault="00F2093E" w:rsidP="2DD37415">
      <w:pPr>
        <w:spacing w:beforeLines="50" w:before="156" w:afterLines="50" w:after="156" w:line="360" w:lineRule="auto"/>
        <w:ind w:left="0" w:right="0"/>
        <w:jc w:val="center"/>
        <w:rPr>
          <w:rFonts w:ascii="Arial Narrow" w:eastAsia="仿宋_GB2312" w:hAnsi="Arial Narrow" w:cs="Arial Unicode MS"/>
          <w:b/>
          <w:bCs/>
          <w:kern w:val="2"/>
          <w:sz w:val="22"/>
          <w:szCs w:val="22"/>
        </w:rPr>
      </w:pPr>
      <w:r>
        <w:rPr>
          <w:rFonts w:ascii="Arial Narrow" w:eastAsia="仿宋_GB2312" w:hAnsi="Arial Narrow" w:cs="Arial Unicode MS" w:hint="eastAsia"/>
          <w:noProof/>
          <w:kern w:val="2"/>
          <w:sz w:val="22"/>
          <w:szCs w:val="22"/>
        </w:rPr>
        <w:drawing>
          <wp:anchor distT="0" distB="0" distL="114300" distR="114300" simplePos="0" relativeHeight="251669504" behindDoc="0" locked="0" layoutInCell="1" allowOverlap="1" wp14:anchorId="4C32DA84" wp14:editId="55F5CF4C">
            <wp:simplePos x="0" y="0"/>
            <wp:positionH relativeFrom="column">
              <wp:posOffset>276860</wp:posOffset>
            </wp:positionH>
            <wp:positionV relativeFrom="paragraph">
              <wp:posOffset>304800</wp:posOffset>
            </wp:positionV>
            <wp:extent cx="4679950" cy="2541270"/>
            <wp:effectExtent l="0" t="0" r="6350" b="11430"/>
            <wp:wrapTopAndBottom/>
            <wp:docPr id="17" name="图表 17"/>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anchor>
        </w:drawing>
      </w:r>
      <w:r w:rsidRPr="2DD37415">
        <w:rPr>
          <w:rFonts w:ascii="Arial Narrow" w:eastAsia="仿宋_GB2312" w:hAnsi="Arial Narrow" w:cs="Arial Unicode MS"/>
          <w:b/>
          <w:bCs/>
          <w:kern w:val="2"/>
          <w:sz w:val="22"/>
          <w:szCs w:val="22"/>
        </w:rPr>
        <w:t>图表</w:t>
      </w:r>
      <w:r w:rsidRPr="2DD37415">
        <w:rPr>
          <w:rFonts w:ascii="Arial Narrow" w:eastAsia="仿宋_GB2312" w:hAnsi="Arial Narrow" w:cs="Arial Unicode MS"/>
          <w:b/>
          <w:bCs/>
          <w:kern w:val="2"/>
          <w:sz w:val="22"/>
          <w:szCs w:val="22"/>
        </w:rPr>
        <w:t xml:space="preserve"> 1</w:t>
      </w:r>
      <w:r w:rsidR="004C55D4" w:rsidRPr="2DD37415">
        <w:rPr>
          <w:rFonts w:ascii="Arial Narrow" w:eastAsia="仿宋_GB2312" w:hAnsi="Arial Narrow" w:cs="Arial Unicode MS"/>
          <w:b/>
          <w:bCs/>
          <w:kern w:val="2"/>
          <w:sz w:val="22"/>
          <w:szCs w:val="22"/>
        </w:rPr>
        <w:t>1</w:t>
      </w:r>
      <w:r w:rsidRPr="2DD37415">
        <w:rPr>
          <w:rFonts w:ascii="Arial Narrow" w:eastAsia="仿宋_GB2312" w:hAnsi="Arial Narrow" w:cs="Arial Unicode MS"/>
          <w:b/>
          <w:bCs/>
          <w:kern w:val="2"/>
          <w:sz w:val="22"/>
          <w:szCs w:val="22"/>
        </w:rPr>
        <w:t>：</w:t>
      </w:r>
      <w:r w:rsidRPr="2DD37415">
        <w:rPr>
          <w:rFonts w:ascii="Arial Narrow" w:eastAsia="仿宋_GB2312" w:hAnsi="Arial Narrow" w:cs="Arial Unicode MS"/>
          <w:b/>
          <w:bCs/>
          <w:kern w:val="2"/>
          <w:sz w:val="22"/>
          <w:szCs w:val="22"/>
        </w:rPr>
        <w:t>2018</w:t>
      </w:r>
      <w:r w:rsidRPr="2DD37415">
        <w:rPr>
          <w:rFonts w:ascii="Arial Narrow" w:eastAsia="仿宋_GB2312" w:hAnsi="Arial Narrow" w:cs="Arial Unicode MS"/>
          <w:b/>
          <w:bCs/>
          <w:kern w:val="2"/>
          <w:sz w:val="22"/>
          <w:szCs w:val="22"/>
        </w:rPr>
        <w:t>年</w:t>
      </w:r>
      <w:r w:rsidRPr="2DD37415">
        <w:rPr>
          <w:rFonts w:ascii="Arial Narrow" w:eastAsia="仿宋_GB2312" w:hAnsi="Arial Narrow" w:cs="Arial Unicode MS"/>
          <w:b/>
          <w:bCs/>
          <w:kern w:val="2"/>
          <w:sz w:val="22"/>
          <w:szCs w:val="22"/>
        </w:rPr>
        <w:t>-2023</w:t>
      </w:r>
      <w:r w:rsidRPr="2DD37415">
        <w:rPr>
          <w:rFonts w:ascii="Arial Narrow" w:eastAsia="仿宋_GB2312" w:hAnsi="Arial Narrow" w:cs="Arial Unicode MS"/>
          <w:b/>
          <w:bCs/>
          <w:kern w:val="2"/>
          <w:sz w:val="22"/>
          <w:szCs w:val="22"/>
        </w:rPr>
        <w:t>年我国锂离子电池行业规模及增速</w:t>
      </w:r>
    </w:p>
    <w:p w14:paraId="63E67AB2" w14:textId="77777777" w:rsidR="00AA4CA3" w:rsidRDefault="00F2093E">
      <w:pPr>
        <w:pStyle w:val="a3"/>
        <w:spacing w:beforeLines="50" w:before="156" w:afterLines="50" w:after="156" w:line="360" w:lineRule="auto"/>
        <w:ind w:right="119" w:firstLineChars="200" w:firstLine="440"/>
        <w:jc w:val="both"/>
        <w:rPr>
          <w:rFonts w:ascii="Arial Narrow" w:eastAsia="仿宋_GB2312" w:hAnsi="Arial Narrow" w:cs="Arial Unicode MS"/>
          <w:b w:val="0"/>
          <w:sz w:val="22"/>
          <w:szCs w:val="22"/>
        </w:rPr>
      </w:pPr>
      <w:r>
        <w:rPr>
          <w:rFonts w:ascii="Arial Narrow" w:eastAsia="仿宋_GB2312" w:hAnsi="Arial Narrow" w:cs="Arial Unicode MS" w:hint="eastAsia"/>
          <w:b w:val="0"/>
          <w:kern w:val="0"/>
          <w:sz w:val="22"/>
          <w:szCs w:val="22"/>
        </w:rPr>
        <w:t>从</w:t>
      </w:r>
      <w:r>
        <w:rPr>
          <w:rFonts w:ascii="Arial Narrow" w:eastAsia="仿宋_GB2312" w:hAnsi="Arial Narrow" w:cs="Arial Unicode MS" w:hint="eastAsia"/>
          <w:b w:val="0"/>
          <w:kern w:val="0"/>
          <w:sz w:val="22"/>
          <w:szCs w:val="22"/>
        </w:rPr>
        <w:t>2015</w:t>
      </w:r>
      <w:r>
        <w:rPr>
          <w:rFonts w:ascii="Arial Narrow" w:eastAsia="仿宋_GB2312" w:hAnsi="Arial Narrow" w:cs="Arial Unicode MS" w:hint="eastAsia"/>
          <w:b w:val="0"/>
          <w:kern w:val="0"/>
          <w:sz w:val="22"/>
          <w:szCs w:val="22"/>
        </w:rPr>
        <w:t>年到</w:t>
      </w:r>
      <w:r>
        <w:rPr>
          <w:rFonts w:ascii="Arial Narrow" w:eastAsia="仿宋_GB2312" w:hAnsi="Arial Narrow" w:cs="Arial Unicode MS" w:hint="eastAsia"/>
          <w:b w:val="0"/>
          <w:kern w:val="0"/>
          <w:sz w:val="22"/>
          <w:szCs w:val="22"/>
        </w:rPr>
        <w:t>2023</w:t>
      </w:r>
      <w:r>
        <w:rPr>
          <w:rFonts w:ascii="Arial Narrow" w:eastAsia="仿宋_GB2312" w:hAnsi="Arial Narrow" w:cs="Arial Unicode MS" w:hint="eastAsia"/>
          <w:b w:val="0"/>
          <w:kern w:val="0"/>
          <w:sz w:val="22"/>
          <w:szCs w:val="22"/>
        </w:rPr>
        <w:t>年间，全国锂离子电池行业规模实现逐年攀升。虽然个别年份出现增长波动，但总体来看，中国锂电池行业的增长仍然非常迅速，正迈入行业发展的快车道。</w:t>
      </w:r>
    </w:p>
    <w:p w14:paraId="1BFDDDC0" w14:textId="77777777" w:rsidR="00AA4CA3" w:rsidRDefault="00F2093E">
      <w:pPr>
        <w:spacing w:beforeLines="50" w:before="156" w:afterLines="50" w:after="156" w:line="360" w:lineRule="auto"/>
        <w:ind w:left="0" w:right="119" w:firstLineChars="200" w:firstLine="440"/>
        <w:jc w:val="left"/>
        <w:rPr>
          <w:rFonts w:ascii="Arial Narrow" w:eastAsia="仿宋_GB2312" w:hAnsi="Arial Narrow" w:cs="Arial Unicode MS"/>
          <w:sz w:val="22"/>
          <w:szCs w:val="22"/>
        </w:rPr>
      </w:pPr>
      <w:r>
        <w:rPr>
          <w:rFonts w:ascii="Arial Narrow" w:eastAsia="仿宋_GB2312" w:hAnsi="Arial Narrow" w:cs="Arial Unicode MS" w:hint="eastAsia"/>
          <w:sz w:val="22"/>
          <w:szCs w:val="22"/>
        </w:rPr>
        <w:t>另一方面，新能源汽车市场的持续火爆推动锂离子电池行业快速发展。市场需求逐年攀升，而关于锂离子电池的需求量也在不断增大。新能源汽车作为锂离子电池技</w:t>
      </w:r>
      <w:r>
        <w:rPr>
          <w:rFonts w:ascii="Arial Narrow" w:eastAsia="仿宋_GB2312" w:hAnsi="Arial Narrow" w:cs="Arial Unicode MS" w:hint="eastAsia"/>
          <w:sz w:val="22"/>
          <w:szCs w:val="22"/>
        </w:rPr>
        <w:lastRenderedPageBreak/>
        <w:t>术重点应用领域，在低碳环保、技术创新、性能安全上都对其提出了更高的要求。长期来看，锂离子电池行业将形成全产业联动式发展模式，涌现一批技术实力过硬、产业布局能力较强的企业。</w:t>
      </w:r>
    </w:p>
    <w:p w14:paraId="7530D57B" w14:textId="77777777" w:rsidR="00AA4CA3" w:rsidRDefault="00F2093E">
      <w:pPr>
        <w:pStyle w:val="af9"/>
        <w:spacing w:before="156" w:after="156"/>
        <w:rPr>
          <w:rFonts w:ascii="Arial Narrow" w:eastAsia="仿宋_GB2312" w:hAnsi="Arial Narrow" w:cs="楷体"/>
          <w:b w:val="0"/>
          <w:i w:val="0"/>
          <w:color w:val="002060"/>
          <w:sz w:val="22"/>
          <w:szCs w:val="22"/>
        </w:rPr>
      </w:pPr>
      <w:bookmarkStart w:id="719" w:name="_Toc28134"/>
      <w:bookmarkStart w:id="720" w:name="_Toc14530"/>
      <w:bookmarkStart w:id="721" w:name="_Toc171075989"/>
      <w:r>
        <w:rPr>
          <w:rFonts w:ascii="Arial Narrow" w:eastAsia="仿宋_GB2312" w:hAnsi="Arial Narrow" w:cs="楷体"/>
          <w:b w:val="0"/>
          <w:i w:val="0"/>
          <w:color w:val="002060"/>
          <w:sz w:val="22"/>
          <w:szCs w:val="22"/>
        </w:rPr>
        <w:t>3.</w:t>
      </w:r>
      <w:r>
        <w:rPr>
          <w:rFonts w:ascii="Arial Narrow" w:eastAsia="仿宋_GB2312" w:hAnsi="Arial Narrow" w:cs="楷体" w:hint="eastAsia"/>
          <w:b w:val="0"/>
          <w:i w:val="0"/>
          <w:color w:val="002060"/>
          <w:sz w:val="22"/>
          <w:szCs w:val="22"/>
        </w:rPr>
        <w:t>3</w:t>
      </w:r>
      <w:r>
        <w:rPr>
          <w:rFonts w:ascii="Arial Narrow" w:eastAsia="仿宋_GB2312" w:hAnsi="Arial Narrow" w:cs="楷体"/>
          <w:b w:val="0"/>
          <w:i w:val="0"/>
          <w:color w:val="002060"/>
          <w:sz w:val="22"/>
          <w:szCs w:val="22"/>
        </w:rPr>
        <w:t>.</w:t>
      </w:r>
      <w:r>
        <w:rPr>
          <w:rFonts w:ascii="Arial Narrow" w:eastAsia="仿宋_GB2312" w:hAnsi="Arial Narrow" w:cs="楷体" w:hint="eastAsia"/>
          <w:b w:val="0"/>
          <w:i w:val="0"/>
          <w:color w:val="002060"/>
          <w:sz w:val="22"/>
          <w:szCs w:val="22"/>
        </w:rPr>
        <w:t>行业政策</w:t>
      </w:r>
      <w:bookmarkEnd w:id="719"/>
      <w:bookmarkEnd w:id="720"/>
      <w:bookmarkEnd w:id="721"/>
    </w:p>
    <w:p w14:paraId="18782C64" w14:textId="77777777" w:rsidR="00AA4CA3" w:rsidRDefault="00F2093E">
      <w:pPr>
        <w:spacing w:beforeLines="50" w:before="156" w:afterLines="50" w:after="156" w:line="360" w:lineRule="auto"/>
        <w:ind w:right="119" w:firstLineChars="200" w:firstLine="440"/>
        <w:jc w:val="left"/>
        <w:rPr>
          <w:rFonts w:ascii="Arial Narrow" w:eastAsia="仿宋_GB2312" w:hAnsi="Arial Narrow" w:cs="Arial Unicode MS"/>
          <w:sz w:val="22"/>
          <w:szCs w:val="22"/>
        </w:rPr>
      </w:pPr>
      <w:r>
        <w:rPr>
          <w:rFonts w:ascii="Arial Narrow" w:eastAsia="仿宋_GB2312" w:hAnsi="Arial Narrow" w:cs="Arial Unicode MS"/>
          <w:sz w:val="22"/>
          <w:szCs w:val="22"/>
        </w:rPr>
        <w:t>2020</w:t>
      </w:r>
      <w:r>
        <w:rPr>
          <w:rFonts w:ascii="Arial Narrow" w:eastAsia="仿宋_GB2312" w:hAnsi="Arial Narrow" w:cs="Arial Unicode MS" w:hint="eastAsia"/>
          <w:sz w:val="22"/>
          <w:szCs w:val="22"/>
        </w:rPr>
        <w:t>年</w:t>
      </w:r>
      <w:r>
        <w:rPr>
          <w:rFonts w:ascii="Arial Narrow" w:eastAsia="仿宋_GB2312" w:hAnsi="Arial Narrow" w:cs="Arial Unicode MS"/>
          <w:sz w:val="22"/>
          <w:szCs w:val="22"/>
        </w:rPr>
        <w:t>9</w:t>
      </w:r>
      <w:r>
        <w:rPr>
          <w:rFonts w:ascii="Arial Narrow" w:eastAsia="仿宋_GB2312" w:hAnsi="Arial Narrow" w:cs="Arial Unicode MS" w:hint="eastAsia"/>
          <w:sz w:val="22"/>
          <w:szCs w:val="22"/>
        </w:rPr>
        <w:t>月</w:t>
      </w:r>
      <w:r>
        <w:rPr>
          <w:rFonts w:ascii="Arial Narrow" w:eastAsia="仿宋_GB2312" w:hAnsi="Arial Narrow" w:cs="Arial Unicode MS"/>
          <w:sz w:val="22"/>
          <w:szCs w:val="22"/>
        </w:rPr>
        <w:t>22</w:t>
      </w:r>
      <w:r>
        <w:rPr>
          <w:rFonts w:ascii="Arial Narrow" w:eastAsia="仿宋_GB2312" w:hAnsi="Arial Narrow" w:cs="Arial Unicode MS" w:hint="eastAsia"/>
          <w:sz w:val="22"/>
          <w:szCs w:val="22"/>
        </w:rPr>
        <w:t>日，我国提出了全面切实做好应对气候变化各项工作的新目标，包括在</w:t>
      </w:r>
      <w:r>
        <w:rPr>
          <w:rFonts w:ascii="Arial Narrow" w:eastAsia="仿宋_GB2312" w:hAnsi="Arial Narrow" w:cs="Arial Unicode MS"/>
          <w:sz w:val="22"/>
          <w:szCs w:val="22"/>
        </w:rPr>
        <w:t>2060</w:t>
      </w:r>
      <w:r>
        <w:rPr>
          <w:rFonts w:ascii="Arial Narrow" w:eastAsia="仿宋_GB2312" w:hAnsi="Arial Narrow" w:cs="Arial Unicode MS" w:hint="eastAsia"/>
          <w:sz w:val="22"/>
          <w:szCs w:val="22"/>
        </w:rPr>
        <w:t>年前实现“碳中和”。此后，政府陆续出台了一系列政策措施，加强碳排放控制和可持续发展等方面的工作，并一直致力于推动全球应对气候变化的协同发展。如减免企业所得税、城市公交、物流车、公务车推广试点等，这些政策为锂电行业带来了巨大的投资机会和市场需求，也推动着锂电技术的进步和发展。</w:t>
      </w:r>
    </w:p>
    <w:p w14:paraId="554BBACA" w14:textId="65F9823E" w:rsidR="00AA4CA3" w:rsidRDefault="00F2093E">
      <w:pPr>
        <w:spacing w:before="0" w:after="0"/>
        <w:ind w:left="0" w:right="0"/>
        <w:jc w:val="center"/>
        <w:rPr>
          <w:rFonts w:ascii="Arial Narrow" w:eastAsia="仿宋_GB2312" w:hAnsi="Arial Narrow" w:cs="Arial Unicode MS"/>
          <w:sz w:val="22"/>
          <w:szCs w:val="22"/>
        </w:rPr>
      </w:pPr>
      <w:r w:rsidRPr="2DD37415">
        <w:rPr>
          <w:rFonts w:ascii="Arial Narrow" w:eastAsia="仿宋_GB2312" w:hAnsi="Arial Narrow" w:cs="Arial Unicode MS"/>
          <w:b/>
          <w:bCs/>
          <w:kern w:val="2"/>
          <w:sz w:val="22"/>
          <w:szCs w:val="22"/>
        </w:rPr>
        <w:t>图表</w:t>
      </w:r>
      <w:r w:rsidRPr="2DD37415">
        <w:rPr>
          <w:rFonts w:ascii="Arial Narrow" w:eastAsia="仿宋_GB2312" w:hAnsi="Arial Narrow" w:cs="Arial Unicode MS"/>
          <w:b/>
          <w:bCs/>
          <w:kern w:val="2"/>
          <w:sz w:val="22"/>
          <w:szCs w:val="22"/>
        </w:rPr>
        <w:t xml:space="preserve"> 1</w:t>
      </w:r>
      <w:r w:rsidR="004C55D4" w:rsidRPr="2DD37415">
        <w:rPr>
          <w:rFonts w:ascii="Arial Narrow" w:eastAsia="仿宋_GB2312" w:hAnsi="Arial Narrow" w:cs="Arial Unicode MS"/>
          <w:b/>
          <w:bCs/>
          <w:kern w:val="2"/>
          <w:sz w:val="22"/>
          <w:szCs w:val="22"/>
        </w:rPr>
        <w:t>2</w:t>
      </w:r>
      <w:r w:rsidRPr="2DD37415">
        <w:rPr>
          <w:rFonts w:ascii="Arial Narrow" w:eastAsia="仿宋_GB2312" w:hAnsi="Arial Narrow" w:cs="Arial Unicode MS"/>
          <w:b/>
          <w:bCs/>
          <w:kern w:val="2"/>
          <w:sz w:val="22"/>
          <w:szCs w:val="22"/>
        </w:rPr>
        <w:t>：锂电池行业相关政策</w:t>
      </w:r>
    </w:p>
    <w:tbl>
      <w:tblPr>
        <w:tblW w:w="8335" w:type="dxa"/>
        <w:tblInd w:w="98" w:type="dxa"/>
        <w:tblLayout w:type="fixed"/>
        <w:tblLook w:val="04A0" w:firstRow="1" w:lastRow="0" w:firstColumn="1" w:lastColumn="0" w:noHBand="0" w:noVBand="1"/>
      </w:tblPr>
      <w:tblGrid>
        <w:gridCol w:w="2024"/>
        <w:gridCol w:w="1559"/>
        <w:gridCol w:w="3260"/>
        <w:gridCol w:w="1492"/>
      </w:tblGrid>
      <w:tr w:rsidR="00AA4CA3" w14:paraId="0A7D9015" w14:textId="77777777">
        <w:trPr>
          <w:trHeight w:val="295"/>
          <w:tblHeader/>
        </w:trPr>
        <w:tc>
          <w:tcPr>
            <w:tcW w:w="2024" w:type="dxa"/>
            <w:tcBorders>
              <w:top w:val="single" w:sz="4" w:space="0" w:color="000000"/>
              <w:left w:val="single" w:sz="4" w:space="0" w:color="000000"/>
              <w:bottom w:val="single" w:sz="4" w:space="0" w:color="000000"/>
              <w:right w:val="single" w:sz="4" w:space="0" w:color="000000"/>
            </w:tcBorders>
            <w:shd w:val="clear" w:color="auto" w:fill="002060"/>
            <w:vAlign w:val="center"/>
          </w:tcPr>
          <w:p w14:paraId="5549B5A4" w14:textId="77777777" w:rsidR="00AA4CA3" w:rsidRDefault="00F2093E">
            <w:pPr>
              <w:jc w:val="center"/>
              <w:textAlignment w:val="center"/>
              <w:rPr>
                <w:rFonts w:ascii="Arial Narrow" w:eastAsia="仿宋_GB2312" w:hAnsi="Arial Narrow" w:cs="仿宋"/>
                <w:b/>
                <w:bCs/>
                <w:color w:val="FFFFFF"/>
                <w:sz w:val="20"/>
                <w:szCs w:val="20"/>
              </w:rPr>
            </w:pPr>
            <w:r>
              <w:rPr>
                <w:rFonts w:ascii="Arial Narrow" w:eastAsia="仿宋_GB2312" w:hAnsi="Arial Narrow" w:cs="仿宋"/>
                <w:b/>
                <w:bCs/>
                <w:color w:val="FFFFFF"/>
                <w:sz w:val="20"/>
                <w:szCs w:val="20"/>
                <w:lang w:bidi="ar"/>
              </w:rPr>
              <w:t>政策名称</w:t>
            </w:r>
          </w:p>
        </w:tc>
        <w:tc>
          <w:tcPr>
            <w:tcW w:w="1559" w:type="dxa"/>
            <w:tcBorders>
              <w:top w:val="single" w:sz="4" w:space="0" w:color="000000"/>
              <w:left w:val="single" w:sz="4" w:space="0" w:color="000000"/>
              <w:bottom w:val="single" w:sz="4" w:space="0" w:color="000000"/>
              <w:right w:val="single" w:sz="4" w:space="0" w:color="000000"/>
            </w:tcBorders>
            <w:shd w:val="clear" w:color="auto" w:fill="002060"/>
            <w:vAlign w:val="center"/>
          </w:tcPr>
          <w:p w14:paraId="07CA41C1" w14:textId="77777777" w:rsidR="00AA4CA3" w:rsidRDefault="00F2093E">
            <w:pPr>
              <w:jc w:val="center"/>
              <w:textAlignment w:val="center"/>
              <w:rPr>
                <w:rFonts w:ascii="Arial Narrow" w:eastAsia="仿宋_GB2312" w:hAnsi="Arial Narrow" w:cs="仿宋"/>
                <w:b/>
                <w:bCs/>
                <w:color w:val="FFFFFF"/>
                <w:sz w:val="20"/>
                <w:szCs w:val="20"/>
              </w:rPr>
            </w:pPr>
            <w:r>
              <w:rPr>
                <w:rFonts w:ascii="Arial Narrow" w:eastAsia="仿宋_GB2312" w:hAnsi="Arial Narrow" w:cs="仿宋"/>
                <w:b/>
                <w:bCs/>
                <w:color w:val="FFFFFF"/>
                <w:sz w:val="20"/>
                <w:szCs w:val="20"/>
                <w:lang w:bidi="ar"/>
              </w:rPr>
              <w:t>发布部门</w:t>
            </w:r>
          </w:p>
        </w:tc>
        <w:tc>
          <w:tcPr>
            <w:tcW w:w="3260" w:type="dxa"/>
            <w:tcBorders>
              <w:top w:val="single" w:sz="4" w:space="0" w:color="000000"/>
              <w:left w:val="single" w:sz="4" w:space="0" w:color="000000"/>
              <w:bottom w:val="single" w:sz="4" w:space="0" w:color="000000"/>
              <w:right w:val="single" w:sz="4" w:space="0" w:color="000000"/>
            </w:tcBorders>
            <w:shd w:val="clear" w:color="auto" w:fill="002060"/>
            <w:vAlign w:val="center"/>
          </w:tcPr>
          <w:p w14:paraId="75492F2D" w14:textId="77777777" w:rsidR="00AA4CA3" w:rsidRDefault="00F2093E">
            <w:pPr>
              <w:jc w:val="center"/>
              <w:textAlignment w:val="center"/>
              <w:rPr>
                <w:rFonts w:ascii="Arial Narrow" w:eastAsia="仿宋_GB2312" w:hAnsi="Arial Narrow" w:cs="仿宋"/>
                <w:b/>
                <w:bCs/>
                <w:color w:val="FFFFFF"/>
                <w:sz w:val="20"/>
                <w:szCs w:val="20"/>
              </w:rPr>
            </w:pPr>
            <w:r>
              <w:rPr>
                <w:rFonts w:ascii="Arial Narrow" w:eastAsia="仿宋_GB2312" w:hAnsi="Arial Narrow" w:cs="仿宋"/>
                <w:b/>
                <w:bCs/>
                <w:color w:val="FFFFFF"/>
                <w:sz w:val="20"/>
                <w:szCs w:val="20"/>
                <w:lang w:bidi="ar"/>
              </w:rPr>
              <w:t>相关内容</w:t>
            </w:r>
          </w:p>
        </w:tc>
        <w:tc>
          <w:tcPr>
            <w:tcW w:w="1492" w:type="dxa"/>
            <w:tcBorders>
              <w:top w:val="single" w:sz="4" w:space="0" w:color="000000"/>
              <w:left w:val="single" w:sz="4" w:space="0" w:color="000000"/>
              <w:bottom w:val="single" w:sz="4" w:space="0" w:color="000000"/>
              <w:right w:val="single" w:sz="4" w:space="0" w:color="000000"/>
            </w:tcBorders>
            <w:shd w:val="clear" w:color="auto" w:fill="002060"/>
            <w:vAlign w:val="center"/>
          </w:tcPr>
          <w:p w14:paraId="13A3B5AE" w14:textId="77777777" w:rsidR="00AA4CA3" w:rsidRDefault="00F2093E">
            <w:pPr>
              <w:jc w:val="center"/>
              <w:textAlignment w:val="center"/>
              <w:rPr>
                <w:rFonts w:ascii="Arial Narrow" w:eastAsia="仿宋_GB2312" w:hAnsi="Arial Narrow" w:cs="仿宋"/>
                <w:color w:val="FFFFFF"/>
                <w:sz w:val="20"/>
                <w:szCs w:val="20"/>
              </w:rPr>
            </w:pPr>
            <w:r>
              <w:rPr>
                <w:rFonts w:ascii="Arial Narrow" w:eastAsia="仿宋_GB2312" w:hAnsi="Arial Narrow" w:cs="仿宋"/>
                <w:b/>
                <w:bCs/>
                <w:color w:val="FFFFFF"/>
                <w:sz w:val="20"/>
                <w:szCs w:val="20"/>
                <w:lang w:bidi="ar"/>
              </w:rPr>
              <w:t>发布时间</w:t>
            </w:r>
          </w:p>
        </w:tc>
      </w:tr>
      <w:tr w:rsidR="00AA4CA3" w14:paraId="59951876" w14:textId="77777777">
        <w:trPr>
          <w:trHeight w:val="650"/>
        </w:trPr>
        <w:tc>
          <w:tcPr>
            <w:tcW w:w="202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E0D2E21" w14:textId="77777777" w:rsidR="00AA4CA3" w:rsidRDefault="00F2093E">
            <w:pPr>
              <w:spacing w:before="60" w:after="60"/>
              <w:ind w:left="28" w:right="28"/>
              <w:jc w:val="left"/>
              <w:textAlignment w:val="center"/>
              <w:rPr>
                <w:rFonts w:ascii="Arial Narrow" w:eastAsia="仿宋_GB2312" w:hAnsi="Arial Narrow" w:cs="仿宋"/>
                <w:color w:val="000000"/>
                <w:sz w:val="22"/>
                <w:szCs w:val="22"/>
                <w:lang w:bidi="ar"/>
              </w:rPr>
            </w:pPr>
            <w:r>
              <w:rPr>
                <w:rFonts w:ascii="Arial Narrow" w:eastAsia="仿宋_GB2312" w:hAnsi="Arial Narrow" w:cs="仿宋" w:hint="eastAsia"/>
                <w:color w:val="000000"/>
                <w:sz w:val="22"/>
                <w:szCs w:val="22"/>
                <w:lang w:bidi="ar"/>
              </w:rPr>
              <w:t>《锂电池行业规范条件</w:t>
            </w:r>
            <w:r>
              <w:rPr>
                <w:rFonts w:ascii="Arial Narrow" w:eastAsia="仿宋_GB2312" w:hAnsi="Arial Narrow" w:cs="仿宋" w:hint="eastAsia"/>
                <w:color w:val="000000"/>
                <w:sz w:val="22"/>
                <w:szCs w:val="22"/>
                <w:lang w:bidi="ar"/>
              </w:rPr>
              <w:t>(2024</w:t>
            </w:r>
            <w:r>
              <w:rPr>
                <w:rFonts w:ascii="Arial Narrow" w:eastAsia="仿宋_GB2312" w:hAnsi="Arial Narrow" w:cs="仿宋" w:hint="eastAsia"/>
                <w:color w:val="000000"/>
                <w:sz w:val="22"/>
                <w:szCs w:val="22"/>
                <w:lang w:bidi="ar"/>
              </w:rPr>
              <w:t>年本</w:t>
            </w:r>
            <w:r>
              <w:rPr>
                <w:rFonts w:ascii="Arial Narrow" w:eastAsia="仿宋_GB2312" w:hAnsi="Arial Narrow" w:cs="仿宋" w:hint="eastAsia"/>
                <w:color w:val="000000"/>
                <w:sz w:val="22"/>
                <w:szCs w:val="22"/>
                <w:lang w:bidi="ar"/>
              </w:rPr>
              <w:t>)</w:t>
            </w:r>
            <w:r>
              <w:rPr>
                <w:rFonts w:ascii="Arial Narrow" w:eastAsia="仿宋_GB2312" w:hAnsi="Arial Narrow" w:cs="仿宋" w:hint="eastAsia"/>
                <w:color w:val="000000"/>
                <w:sz w:val="22"/>
                <w:szCs w:val="22"/>
                <w:lang w:bidi="ar"/>
              </w:rPr>
              <w:t>》</w:t>
            </w:r>
            <w:r>
              <w:rPr>
                <w:rFonts w:ascii="Arial Narrow" w:eastAsia="仿宋_GB2312" w:hAnsi="Arial Narrow" w:cs="仿宋" w:hint="eastAsia"/>
                <w:color w:val="000000"/>
                <w:sz w:val="22"/>
                <w:szCs w:val="22"/>
                <w:lang w:bidi="ar"/>
              </w:rPr>
              <w:t>(</w:t>
            </w:r>
            <w:r>
              <w:rPr>
                <w:rFonts w:ascii="Arial Narrow" w:eastAsia="仿宋_GB2312" w:hAnsi="Arial Narrow" w:cs="仿宋" w:hint="eastAsia"/>
                <w:color w:val="000000"/>
                <w:sz w:val="22"/>
                <w:szCs w:val="22"/>
                <w:lang w:bidi="ar"/>
              </w:rPr>
              <w:t>征求意见稿</w:t>
            </w:r>
            <w:r>
              <w:rPr>
                <w:rFonts w:ascii="Arial Narrow" w:eastAsia="仿宋_GB2312" w:hAnsi="Arial Narrow" w:cs="仿宋" w:hint="eastAsia"/>
                <w:color w:val="000000"/>
                <w:sz w:val="22"/>
                <w:szCs w:val="22"/>
                <w:lang w:bidi="ar"/>
              </w:rPr>
              <w:t>)</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AAF59D1" w14:textId="77777777" w:rsidR="00AA4CA3" w:rsidRDefault="00F2093E">
            <w:pPr>
              <w:spacing w:before="60" w:after="60"/>
              <w:ind w:left="28" w:right="28"/>
              <w:jc w:val="left"/>
              <w:textAlignment w:val="center"/>
              <w:rPr>
                <w:rFonts w:ascii="Arial Narrow" w:eastAsia="仿宋_GB2312" w:hAnsi="Arial Narrow" w:cs="仿宋"/>
                <w:color w:val="000000"/>
                <w:sz w:val="22"/>
                <w:szCs w:val="22"/>
                <w:lang w:bidi="ar"/>
              </w:rPr>
            </w:pPr>
            <w:r>
              <w:rPr>
                <w:rFonts w:ascii="Arial Narrow" w:eastAsia="仿宋_GB2312" w:hAnsi="Arial Narrow" w:cs="仿宋" w:hint="eastAsia"/>
                <w:color w:val="000000"/>
                <w:sz w:val="22"/>
                <w:szCs w:val="22"/>
                <w:lang w:bidi="ar"/>
              </w:rPr>
              <w:t>工信部</w:t>
            </w:r>
          </w:p>
        </w:tc>
        <w:tc>
          <w:tcPr>
            <w:tcW w:w="326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41578C0" w14:textId="77777777" w:rsidR="00AA4CA3" w:rsidRDefault="00F2093E">
            <w:pPr>
              <w:spacing w:before="60" w:after="60"/>
              <w:ind w:left="28" w:right="28"/>
              <w:jc w:val="left"/>
              <w:textAlignment w:val="center"/>
              <w:rPr>
                <w:rFonts w:ascii="Arial Narrow" w:eastAsia="仿宋_GB2312" w:hAnsi="Arial Narrow" w:cs="仿宋"/>
                <w:color w:val="000000"/>
                <w:sz w:val="22"/>
                <w:szCs w:val="22"/>
                <w:lang w:bidi="ar"/>
              </w:rPr>
            </w:pPr>
            <w:r>
              <w:rPr>
                <w:rFonts w:ascii="Arial Narrow" w:eastAsia="仿宋_GB2312" w:hAnsi="Arial Narrow" w:cs="仿宋" w:hint="eastAsia"/>
                <w:color w:val="000000"/>
                <w:sz w:val="22"/>
                <w:szCs w:val="22"/>
                <w:lang w:bidi="ar"/>
              </w:rPr>
              <w:t>锂电池企业及项目应符合国家资源开发利用、生态环境保护、节能管理、安全生产等法律法规要求，符合国家产业政策和相关产业规划及布局要求，符合当地国土空间规划和生态环境保护专项规划等要求，符合“三线一单”生态环境分区管控要求。引导企业减少单纯扩大产能的制造项目，加强技术创新、提高产品质量、降低生产成本。</w:t>
            </w:r>
          </w:p>
        </w:tc>
        <w:tc>
          <w:tcPr>
            <w:tcW w:w="149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6C61EB6" w14:textId="77777777" w:rsidR="00AA4CA3" w:rsidRDefault="00F2093E">
            <w:pPr>
              <w:spacing w:before="60" w:after="60"/>
              <w:ind w:left="28" w:right="28"/>
              <w:jc w:val="center"/>
              <w:textAlignment w:val="center"/>
              <w:rPr>
                <w:rFonts w:ascii="Arial Narrow" w:eastAsia="仿宋_GB2312" w:hAnsi="Arial Narrow" w:cs="仿宋"/>
                <w:color w:val="000000"/>
                <w:sz w:val="22"/>
                <w:szCs w:val="22"/>
                <w:lang w:bidi="ar"/>
              </w:rPr>
            </w:pPr>
            <w:r>
              <w:rPr>
                <w:rFonts w:ascii="Arial Narrow" w:eastAsia="仿宋_GB2312" w:hAnsi="Arial Narrow" w:cs="仿宋" w:hint="eastAsia"/>
                <w:color w:val="000000"/>
                <w:sz w:val="22"/>
                <w:szCs w:val="22"/>
                <w:lang w:bidi="ar"/>
              </w:rPr>
              <w:t>2024</w:t>
            </w:r>
            <w:r>
              <w:rPr>
                <w:rFonts w:ascii="Arial Narrow" w:eastAsia="仿宋_GB2312" w:hAnsi="Arial Narrow" w:cs="仿宋" w:hint="eastAsia"/>
                <w:color w:val="000000"/>
                <w:sz w:val="22"/>
                <w:szCs w:val="22"/>
                <w:lang w:bidi="ar"/>
              </w:rPr>
              <w:t>年</w:t>
            </w:r>
            <w:r>
              <w:rPr>
                <w:rFonts w:ascii="Arial Narrow" w:eastAsia="仿宋_GB2312" w:hAnsi="Arial Narrow" w:cs="仿宋" w:hint="eastAsia"/>
                <w:color w:val="000000"/>
                <w:sz w:val="22"/>
                <w:szCs w:val="22"/>
                <w:lang w:bidi="ar"/>
              </w:rPr>
              <w:t>5</w:t>
            </w:r>
            <w:r>
              <w:rPr>
                <w:rFonts w:ascii="Arial Narrow" w:eastAsia="仿宋_GB2312" w:hAnsi="Arial Narrow" w:cs="仿宋" w:hint="eastAsia"/>
                <w:color w:val="000000"/>
                <w:sz w:val="22"/>
                <w:szCs w:val="22"/>
                <w:lang w:bidi="ar"/>
              </w:rPr>
              <w:t>月</w:t>
            </w:r>
          </w:p>
        </w:tc>
      </w:tr>
      <w:tr w:rsidR="00AA4CA3" w14:paraId="58E2F2B6" w14:textId="77777777">
        <w:trPr>
          <w:trHeight w:val="650"/>
        </w:trPr>
        <w:tc>
          <w:tcPr>
            <w:tcW w:w="202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7D859BB" w14:textId="77777777" w:rsidR="00AA4CA3" w:rsidRDefault="00F2093E">
            <w:pPr>
              <w:spacing w:before="60" w:after="60"/>
              <w:ind w:left="28" w:right="28"/>
              <w:jc w:val="left"/>
              <w:textAlignment w:val="center"/>
              <w:rPr>
                <w:rFonts w:ascii="Arial Narrow" w:eastAsia="仿宋_GB2312" w:hAnsi="Arial Narrow" w:cs="仿宋"/>
                <w:color w:val="000000"/>
                <w:sz w:val="22"/>
                <w:szCs w:val="22"/>
                <w:lang w:bidi="ar"/>
              </w:rPr>
            </w:pPr>
            <w:r>
              <w:rPr>
                <w:rFonts w:ascii="Arial Narrow" w:eastAsia="仿宋_GB2312" w:hAnsi="Arial Narrow" w:cs="仿宋" w:hint="eastAsia"/>
                <w:color w:val="000000"/>
                <w:sz w:val="22"/>
                <w:szCs w:val="22"/>
                <w:lang w:bidi="ar"/>
              </w:rPr>
              <w:t>《锂电池行业规范公告管理办法</w:t>
            </w:r>
            <w:r>
              <w:rPr>
                <w:rFonts w:ascii="Arial Narrow" w:eastAsia="仿宋_GB2312" w:hAnsi="Arial Narrow" w:cs="仿宋" w:hint="eastAsia"/>
                <w:color w:val="000000"/>
                <w:sz w:val="22"/>
                <w:szCs w:val="22"/>
                <w:lang w:bidi="ar"/>
              </w:rPr>
              <w:t>(2024</w:t>
            </w:r>
            <w:r>
              <w:rPr>
                <w:rFonts w:ascii="Arial Narrow" w:eastAsia="仿宋_GB2312" w:hAnsi="Arial Narrow" w:cs="仿宋" w:hint="eastAsia"/>
                <w:color w:val="000000"/>
                <w:sz w:val="22"/>
                <w:szCs w:val="22"/>
                <w:lang w:bidi="ar"/>
              </w:rPr>
              <w:t>年本</w:t>
            </w:r>
            <w:r>
              <w:rPr>
                <w:rFonts w:ascii="Arial Narrow" w:eastAsia="仿宋_GB2312" w:hAnsi="Arial Narrow" w:cs="仿宋" w:hint="eastAsia"/>
                <w:color w:val="000000"/>
                <w:sz w:val="22"/>
                <w:szCs w:val="22"/>
                <w:lang w:bidi="ar"/>
              </w:rPr>
              <w:t>)</w:t>
            </w:r>
            <w:r>
              <w:rPr>
                <w:rFonts w:ascii="Arial Narrow" w:eastAsia="仿宋_GB2312" w:hAnsi="Arial Narrow" w:cs="仿宋" w:hint="eastAsia"/>
                <w:color w:val="000000"/>
                <w:sz w:val="22"/>
                <w:szCs w:val="22"/>
                <w:lang w:bidi="ar"/>
              </w:rPr>
              <w:t>》</w:t>
            </w:r>
            <w:r>
              <w:rPr>
                <w:rFonts w:ascii="Arial Narrow" w:eastAsia="仿宋_GB2312" w:hAnsi="Arial Narrow" w:cs="仿宋" w:hint="eastAsia"/>
                <w:color w:val="000000"/>
                <w:sz w:val="22"/>
                <w:szCs w:val="22"/>
                <w:lang w:bidi="ar"/>
              </w:rPr>
              <w:t>(</w:t>
            </w:r>
            <w:r>
              <w:rPr>
                <w:rFonts w:ascii="Arial Narrow" w:eastAsia="仿宋_GB2312" w:hAnsi="Arial Narrow" w:cs="仿宋" w:hint="eastAsia"/>
                <w:color w:val="000000"/>
                <w:sz w:val="22"/>
                <w:szCs w:val="22"/>
                <w:lang w:bidi="ar"/>
              </w:rPr>
              <w:t>征求意见稿</w:t>
            </w:r>
            <w:r>
              <w:rPr>
                <w:rFonts w:ascii="Arial Narrow" w:eastAsia="仿宋_GB2312" w:hAnsi="Arial Narrow" w:cs="仿宋" w:hint="eastAsia"/>
                <w:color w:val="000000"/>
                <w:sz w:val="22"/>
                <w:szCs w:val="22"/>
                <w:lang w:bidi="ar"/>
              </w:rPr>
              <w:t>)</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1F7463B" w14:textId="77777777" w:rsidR="00AA4CA3" w:rsidRDefault="00F2093E">
            <w:pPr>
              <w:spacing w:before="60" w:after="60"/>
              <w:ind w:left="28" w:right="28"/>
              <w:jc w:val="left"/>
              <w:textAlignment w:val="center"/>
              <w:rPr>
                <w:rFonts w:ascii="Arial Narrow" w:eastAsia="仿宋_GB2312" w:hAnsi="Arial Narrow" w:cs="仿宋"/>
                <w:color w:val="000000"/>
                <w:sz w:val="22"/>
                <w:szCs w:val="22"/>
                <w:lang w:bidi="ar"/>
              </w:rPr>
            </w:pPr>
            <w:r>
              <w:rPr>
                <w:rFonts w:ascii="Arial Narrow" w:eastAsia="仿宋_GB2312" w:hAnsi="Arial Narrow" w:cs="仿宋" w:hint="eastAsia"/>
                <w:color w:val="000000"/>
                <w:sz w:val="22"/>
                <w:szCs w:val="22"/>
                <w:lang w:bidi="ar"/>
              </w:rPr>
              <w:t>工信部</w:t>
            </w:r>
          </w:p>
        </w:tc>
        <w:tc>
          <w:tcPr>
            <w:tcW w:w="326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64E2379" w14:textId="0F31D38E" w:rsidR="00AA4CA3" w:rsidRDefault="00F2093E">
            <w:pPr>
              <w:spacing w:before="60" w:after="60"/>
              <w:ind w:left="28" w:right="28"/>
              <w:jc w:val="left"/>
              <w:textAlignment w:val="center"/>
              <w:rPr>
                <w:rFonts w:ascii="Arial Narrow" w:eastAsia="仿宋_GB2312" w:hAnsi="Arial Narrow" w:cs="仿宋"/>
                <w:color w:val="000000"/>
                <w:sz w:val="22"/>
                <w:szCs w:val="22"/>
                <w:lang w:bidi="ar"/>
              </w:rPr>
            </w:pPr>
            <w:r>
              <w:rPr>
                <w:rFonts w:ascii="Arial Narrow" w:eastAsia="仿宋_GB2312" w:hAnsi="Arial Narrow" w:cs="仿宋" w:hint="eastAsia"/>
                <w:color w:val="000000"/>
                <w:sz w:val="22"/>
                <w:szCs w:val="22"/>
                <w:lang w:bidi="ar"/>
              </w:rPr>
              <w:t>引导企业减少单纯扩大产能的制造项目，加强技术创新、提高产品质量、降低生产成本。</w:t>
            </w:r>
          </w:p>
        </w:tc>
        <w:tc>
          <w:tcPr>
            <w:tcW w:w="149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EB38ADC" w14:textId="77777777" w:rsidR="00AA4CA3" w:rsidRDefault="00F2093E">
            <w:pPr>
              <w:spacing w:before="60" w:after="60"/>
              <w:ind w:left="28" w:right="28"/>
              <w:jc w:val="center"/>
              <w:textAlignment w:val="center"/>
              <w:rPr>
                <w:rFonts w:ascii="Arial Narrow" w:eastAsia="仿宋_GB2312" w:hAnsi="Arial Narrow" w:cs="仿宋"/>
                <w:color w:val="000000"/>
                <w:sz w:val="22"/>
                <w:szCs w:val="22"/>
                <w:lang w:bidi="ar"/>
              </w:rPr>
            </w:pPr>
            <w:r>
              <w:rPr>
                <w:rFonts w:ascii="Arial Narrow" w:eastAsia="仿宋_GB2312" w:hAnsi="Arial Narrow" w:cs="仿宋" w:hint="eastAsia"/>
                <w:color w:val="000000"/>
                <w:sz w:val="22"/>
                <w:szCs w:val="22"/>
                <w:lang w:bidi="ar"/>
              </w:rPr>
              <w:t>2024</w:t>
            </w:r>
            <w:r>
              <w:rPr>
                <w:rFonts w:ascii="Arial Narrow" w:eastAsia="仿宋_GB2312" w:hAnsi="Arial Narrow" w:cs="仿宋" w:hint="eastAsia"/>
                <w:color w:val="000000"/>
                <w:sz w:val="22"/>
                <w:szCs w:val="22"/>
                <w:lang w:bidi="ar"/>
              </w:rPr>
              <w:t>年</w:t>
            </w:r>
            <w:r>
              <w:rPr>
                <w:rFonts w:ascii="Arial Narrow" w:eastAsia="仿宋_GB2312" w:hAnsi="Arial Narrow" w:cs="仿宋" w:hint="eastAsia"/>
                <w:color w:val="000000"/>
                <w:sz w:val="22"/>
                <w:szCs w:val="22"/>
                <w:lang w:bidi="ar"/>
              </w:rPr>
              <w:t>5</w:t>
            </w:r>
            <w:r>
              <w:rPr>
                <w:rFonts w:ascii="Arial Narrow" w:eastAsia="仿宋_GB2312" w:hAnsi="Arial Narrow" w:cs="仿宋" w:hint="eastAsia"/>
                <w:color w:val="000000"/>
                <w:sz w:val="22"/>
                <w:szCs w:val="22"/>
                <w:lang w:bidi="ar"/>
              </w:rPr>
              <w:t>月</w:t>
            </w:r>
          </w:p>
        </w:tc>
      </w:tr>
      <w:tr w:rsidR="00AA4CA3" w14:paraId="0E6D2BD8" w14:textId="77777777">
        <w:trPr>
          <w:trHeight w:val="650"/>
        </w:trPr>
        <w:tc>
          <w:tcPr>
            <w:tcW w:w="202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5861353" w14:textId="77777777" w:rsidR="00AA4CA3" w:rsidRDefault="00F2093E">
            <w:pPr>
              <w:spacing w:before="60" w:after="60"/>
              <w:ind w:left="28" w:right="28"/>
              <w:jc w:val="left"/>
              <w:textAlignment w:val="center"/>
              <w:rPr>
                <w:rFonts w:ascii="Arial Narrow" w:eastAsia="仿宋_GB2312" w:hAnsi="Arial Narrow" w:cs="仿宋"/>
                <w:color w:val="000000"/>
                <w:sz w:val="22"/>
                <w:szCs w:val="22"/>
                <w:lang w:bidi="ar"/>
              </w:rPr>
            </w:pPr>
            <w:r>
              <w:rPr>
                <w:rFonts w:ascii="Arial Narrow" w:eastAsia="仿宋_GB2312" w:hAnsi="Arial Narrow" w:cs="仿宋" w:hint="eastAsia"/>
                <w:color w:val="000000"/>
                <w:sz w:val="22"/>
                <w:szCs w:val="22"/>
                <w:lang w:bidi="ar"/>
              </w:rPr>
              <w:t>《关于加强新能源汽车与电网融合互动的实施意见》</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3A01D82" w14:textId="77777777" w:rsidR="00AA4CA3" w:rsidRDefault="00F2093E">
            <w:pPr>
              <w:spacing w:before="60" w:after="60"/>
              <w:ind w:left="28" w:right="28"/>
              <w:jc w:val="left"/>
              <w:textAlignment w:val="center"/>
              <w:rPr>
                <w:rFonts w:ascii="Arial Narrow" w:eastAsia="仿宋_GB2312" w:hAnsi="Arial Narrow" w:cs="仿宋"/>
                <w:color w:val="000000"/>
                <w:sz w:val="22"/>
                <w:szCs w:val="22"/>
                <w:lang w:bidi="ar"/>
              </w:rPr>
            </w:pPr>
            <w:r>
              <w:rPr>
                <w:rFonts w:ascii="Arial Narrow" w:eastAsia="仿宋_GB2312" w:hAnsi="Arial Narrow" w:cs="仿宋" w:hint="eastAsia"/>
                <w:color w:val="000000"/>
                <w:sz w:val="22"/>
                <w:szCs w:val="22"/>
                <w:lang w:bidi="ar"/>
              </w:rPr>
              <w:t>国家发展改革委等部门</w:t>
            </w:r>
          </w:p>
        </w:tc>
        <w:tc>
          <w:tcPr>
            <w:tcW w:w="326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098F392" w14:textId="77777777" w:rsidR="00AA4CA3" w:rsidRDefault="00F2093E">
            <w:pPr>
              <w:spacing w:before="60" w:after="60"/>
              <w:ind w:left="28" w:right="28"/>
              <w:jc w:val="left"/>
              <w:textAlignment w:val="center"/>
              <w:rPr>
                <w:rFonts w:ascii="Arial Narrow" w:eastAsia="仿宋_GB2312" w:hAnsi="Arial Narrow" w:cs="仿宋"/>
                <w:color w:val="000000"/>
                <w:sz w:val="22"/>
                <w:szCs w:val="22"/>
                <w:lang w:bidi="ar"/>
              </w:rPr>
            </w:pPr>
            <w:r>
              <w:rPr>
                <w:rFonts w:ascii="Arial Narrow" w:eastAsia="仿宋_GB2312" w:hAnsi="Arial Narrow" w:cs="仿宋" w:hint="eastAsia"/>
                <w:color w:val="000000"/>
                <w:sz w:val="22"/>
                <w:szCs w:val="22"/>
                <w:lang w:bidi="ar"/>
              </w:rPr>
              <w:t>加大动力电池关键技术攻关，在不明显增加成本基础上将动力电池循环寿命提升至</w:t>
            </w:r>
            <w:r>
              <w:rPr>
                <w:rFonts w:ascii="Arial Narrow" w:eastAsia="仿宋_GB2312" w:hAnsi="Arial Narrow" w:cs="仿宋" w:hint="eastAsia"/>
                <w:color w:val="000000"/>
                <w:sz w:val="22"/>
                <w:szCs w:val="22"/>
                <w:lang w:bidi="ar"/>
              </w:rPr>
              <w:t>3000</w:t>
            </w:r>
            <w:r>
              <w:rPr>
                <w:rFonts w:ascii="Arial Narrow" w:eastAsia="仿宋_GB2312" w:hAnsi="Arial Narrow" w:cs="仿宋" w:hint="eastAsia"/>
                <w:color w:val="000000"/>
                <w:sz w:val="22"/>
                <w:szCs w:val="22"/>
                <w:lang w:bidi="ar"/>
              </w:rPr>
              <w:t>次及以上，攻克高频度双向充放电工况下的电池安全防控技术。</w:t>
            </w:r>
          </w:p>
        </w:tc>
        <w:tc>
          <w:tcPr>
            <w:tcW w:w="149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6C4FEBB" w14:textId="77777777" w:rsidR="00AA4CA3" w:rsidRDefault="00F2093E">
            <w:pPr>
              <w:spacing w:before="60" w:after="60"/>
              <w:ind w:left="28" w:right="28"/>
              <w:jc w:val="center"/>
              <w:textAlignment w:val="center"/>
              <w:rPr>
                <w:rFonts w:ascii="Arial Narrow" w:eastAsia="仿宋_GB2312" w:hAnsi="Arial Narrow" w:cs="仿宋"/>
                <w:color w:val="000000"/>
                <w:sz w:val="22"/>
                <w:szCs w:val="22"/>
                <w:lang w:bidi="ar"/>
              </w:rPr>
            </w:pPr>
            <w:r>
              <w:rPr>
                <w:rFonts w:ascii="Arial Narrow" w:eastAsia="仿宋_GB2312" w:hAnsi="Arial Narrow" w:cs="仿宋" w:hint="eastAsia"/>
                <w:color w:val="000000"/>
                <w:sz w:val="22"/>
                <w:szCs w:val="22"/>
                <w:lang w:bidi="ar"/>
              </w:rPr>
              <w:t>2023</w:t>
            </w:r>
            <w:r>
              <w:rPr>
                <w:rFonts w:ascii="Arial Narrow" w:eastAsia="仿宋_GB2312" w:hAnsi="Arial Narrow" w:cs="仿宋" w:hint="eastAsia"/>
                <w:color w:val="000000"/>
                <w:sz w:val="22"/>
                <w:szCs w:val="22"/>
                <w:lang w:bidi="ar"/>
              </w:rPr>
              <w:t>年</w:t>
            </w:r>
            <w:r>
              <w:rPr>
                <w:rFonts w:ascii="Arial Narrow" w:eastAsia="仿宋_GB2312" w:hAnsi="Arial Narrow" w:cs="仿宋" w:hint="eastAsia"/>
                <w:color w:val="000000"/>
                <w:sz w:val="22"/>
                <w:szCs w:val="22"/>
                <w:lang w:bidi="ar"/>
              </w:rPr>
              <w:t>12</w:t>
            </w:r>
            <w:r>
              <w:rPr>
                <w:rFonts w:ascii="Arial Narrow" w:eastAsia="仿宋_GB2312" w:hAnsi="Arial Narrow" w:cs="仿宋" w:hint="eastAsia"/>
                <w:color w:val="000000"/>
                <w:sz w:val="22"/>
                <w:szCs w:val="22"/>
                <w:lang w:bidi="ar"/>
              </w:rPr>
              <w:t>月</w:t>
            </w:r>
          </w:p>
        </w:tc>
      </w:tr>
      <w:tr w:rsidR="00AA4CA3" w14:paraId="4111E48C" w14:textId="77777777">
        <w:trPr>
          <w:trHeight w:val="650"/>
        </w:trPr>
        <w:tc>
          <w:tcPr>
            <w:tcW w:w="202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C9B6518" w14:textId="77777777" w:rsidR="00AA4CA3" w:rsidRDefault="00F2093E">
            <w:pPr>
              <w:spacing w:before="60" w:after="60"/>
              <w:ind w:left="28" w:right="28"/>
              <w:jc w:val="left"/>
              <w:textAlignment w:val="center"/>
              <w:rPr>
                <w:rFonts w:ascii="Arial Narrow" w:eastAsia="仿宋_GB2312" w:hAnsi="Arial Narrow" w:cs="仿宋"/>
                <w:color w:val="000000"/>
                <w:sz w:val="22"/>
                <w:szCs w:val="22"/>
                <w:lang w:bidi="ar"/>
              </w:rPr>
            </w:pPr>
            <w:r>
              <w:rPr>
                <w:rFonts w:ascii="Arial Narrow" w:eastAsia="仿宋_GB2312" w:hAnsi="Arial Narrow" w:cs="仿宋" w:hint="eastAsia"/>
                <w:color w:val="000000"/>
                <w:sz w:val="22"/>
                <w:szCs w:val="22"/>
                <w:lang w:bidi="ar"/>
              </w:rPr>
              <w:t>《关于进一步构建高质量充电基</w:t>
            </w:r>
            <w:r>
              <w:rPr>
                <w:rFonts w:ascii="Arial Narrow" w:eastAsia="仿宋_GB2312" w:hAnsi="Arial Narrow" w:cs="仿宋" w:hint="eastAsia"/>
                <w:color w:val="000000"/>
                <w:sz w:val="22"/>
                <w:szCs w:val="22"/>
                <w:lang w:bidi="ar"/>
              </w:rPr>
              <w:lastRenderedPageBreak/>
              <w:t>础设施体系的指导意见》</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082176C" w14:textId="77777777" w:rsidR="00AA4CA3" w:rsidRDefault="00F2093E">
            <w:pPr>
              <w:rPr>
                <w:rFonts w:ascii="Arial Narrow" w:eastAsia="仿宋_GB2312" w:hAnsi="Arial Narrow" w:cs="仿宋"/>
                <w:color w:val="000000"/>
                <w:sz w:val="22"/>
                <w:szCs w:val="22"/>
                <w:lang w:bidi="ar"/>
              </w:rPr>
            </w:pPr>
            <w:r>
              <w:rPr>
                <w:rFonts w:ascii="Arial Narrow" w:eastAsia="仿宋_GB2312" w:hAnsi="Arial Narrow" w:cs="仿宋" w:hint="eastAsia"/>
                <w:color w:val="000000"/>
                <w:sz w:val="22"/>
                <w:szCs w:val="22"/>
                <w:lang w:bidi="ar"/>
              </w:rPr>
              <w:lastRenderedPageBreak/>
              <w:t>国务院</w:t>
            </w:r>
          </w:p>
        </w:tc>
        <w:tc>
          <w:tcPr>
            <w:tcW w:w="326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9C94B92" w14:textId="77777777" w:rsidR="00AA4CA3" w:rsidRDefault="00F2093E">
            <w:pPr>
              <w:spacing w:before="60" w:after="60"/>
              <w:ind w:left="28" w:right="28"/>
              <w:jc w:val="left"/>
              <w:textAlignment w:val="center"/>
              <w:rPr>
                <w:rFonts w:ascii="Arial Narrow" w:eastAsia="仿宋_GB2312" w:hAnsi="Arial Narrow" w:cs="仿宋"/>
                <w:color w:val="000000"/>
                <w:sz w:val="22"/>
                <w:szCs w:val="22"/>
                <w:lang w:bidi="ar"/>
              </w:rPr>
            </w:pPr>
            <w:r>
              <w:rPr>
                <w:rFonts w:ascii="Arial Narrow" w:eastAsia="仿宋_GB2312" w:hAnsi="Arial Narrow" w:cs="仿宋" w:hint="eastAsia"/>
                <w:color w:val="000000"/>
                <w:sz w:val="22"/>
                <w:szCs w:val="22"/>
                <w:lang w:bidi="ar"/>
              </w:rPr>
              <w:t>压实电动汽车、动力电池和充电基础设施生产企业产品质量安全责任，严格充电基础设施</w:t>
            </w:r>
            <w:r>
              <w:rPr>
                <w:rFonts w:ascii="Arial Narrow" w:eastAsia="仿宋_GB2312" w:hAnsi="Arial Narrow" w:cs="仿宋" w:hint="eastAsia"/>
                <w:color w:val="000000"/>
                <w:sz w:val="22"/>
                <w:szCs w:val="22"/>
                <w:lang w:bidi="ar"/>
              </w:rPr>
              <w:lastRenderedPageBreak/>
              <w:t>建设、安装质量安全管理，建立火灾、爆炸事故责任倒查制度。持续优化电动汽车电池技术性能，加强新体系动力电池、电池梯次利用等技术研究。</w:t>
            </w:r>
          </w:p>
        </w:tc>
        <w:tc>
          <w:tcPr>
            <w:tcW w:w="149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A6508DD" w14:textId="77777777" w:rsidR="00AA4CA3" w:rsidRDefault="00F2093E">
            <w:pPr>
              <w:spacing w:before="60" w:after="60"/>
              <w:ind w:left="28" w:right="28"/>
              <w:jc w:val="center"/>
              <w:textAlignment w:val="center"/>
              <w:rPr>
                <w:rFonts w:ascii="Arial Narrow" w:eastAsia="仿宋_GB2312" w:hAnsi="Arial Narrow" w:cs="仿宋"/>
                <w:color w:val="000000"/>
                <w:sz w:val="22"/>
                <w:szCs w:val="22"/>
                <w:lang w:bidi="ar"/>
              </w:rPr>
            </w:pPr>
            <w:r>
              <w:rPr>
                <w:rFonts w:ascii="Arial Narrow" w:eastAsia="仿宋_GB2312" w:hAnsi="Arial Narrow" w:cs="仿宋" w:hint="eastAsia"/>
                <w:color w:val="000000"/>
                <w:sz w:val="22"/>
                <w:szCs w:val="22"/>
                <w:lang w:bidi="ar"/>
              </w:rPr>
              <w:lastRenderedPageBreak/>
              <w:t>2023</w:t>
            </w:r>
            <w:r>
              <w:rPr>
                <w:rFonts w:ascii="Arial Narrow" w:eastAsia="仿宋_GB2312" w:hAnsi="Arial Narrow" w:cs="仿宋" w:hint="eastAsia"/>
                <w:color w:val="000000"/>
                <w:sz w:val="22"/>
                <w:szCs w:val="22"/>
                <w:lang w:bidi="ar"/>
              </w:rPr>
              <w:t>年</w:t>
            </w:r>
            <w:r>
              <w:rPr>
                <w:rFonts w:ascii="Arial Narrow" w:eastAsia="仿宋_GB2312" w:hAnsi="Arial Narrow" w:cs="仿宋" w:hint="eastAsia"/>
                <w:color w:val="000000"/>
                <w:sz w:val="22"/>
                <w:szCs w:val="22"/>
                <w:lang w:bidi="ar"/>
              </w:rPr>
              <w:t>6</w:t>
            </w:r>
            <w:r>
              <w:rPr>
                <w:rFonts w:ascii="Arial Narrow" w:eastAsia="仿宋_GB2312" w:hAnsi="Arial Narrow" w:cs="仿宋" w:hint="eastAsia"/>
                <w:color w:val="000000"/>
                <w:sz w:val="22"/>
                <w:szCs w:val="22"/>
                <w:lang w:bidi="ar"/>
              </w:rPr>
              <w:t>月</w:t>
            </w:r>
          </w:p>
        </w:tc>
      </w:tr>
      <w:tr w:rsidR="00AA4CA3" w14:paraId="008C1B54" w14:textId="77777777">
        <w:trPr>
          <w:trHeight w:val="650"/>
        </w:trPr>
        <w:tc>
          <w:tcPr>
            <w:tcW w:w="2024" w:type="dxa"/>
            <w:tcBorders>
              <w:top w:val="single" w:sz="4" w:space="0" w:color="000000"/>
              <w:left w:val="single" w:sz="4" w:space="0" w:color="000000"/>
              <w:bottom w:val="single" w:sz="4" w:space="0" w:color="000000"/>
              <w:right w:val="single" w:sz="4" w:space="0" w:color="000000"/>
            </w:tcBorders>
            <w:shd w:val="clear" w:color="auto" w:fill="auto"/>
          </w:tcPr>
          <w:p w14:paraId="5B14347B" w14:textId="77777777" w:rsidR="00AA4CA3" w:rsidRDefault="00F2093E">
            <w:pPr>
              <w:spacing w:before="60" w:after="60"/>
              <w:ind w:left="28" w:right="28"/>
              <w:jc w:val="left"/>
              <w:textAlignment w:val="center"/>
              <w:rPr>
                <w:rFonts w:ascii="Arial Narrow" w:eastAsia="仿宋_GB2312" w:hAnsi="Arial Narrow" w:cs="仿宋"/>
                <w:color w:val="000000"/>
                <w:sz w:val="22"/>
                <w:szCs w:val="22"/>
                <w:lang w:bidi="ar"/>
              </w:rPr>
            </w:pPr>
            <w:r>
              <w:rPr>
                <w:rFonts w:ascii="Arial Narrow" w:eastAsia="仿宋_GB2312" w:hAnsi="Arial Narrow" w:cs="仿宋" w:hint="eastAsia"/>
                <w:color w:val="000000"/>
                <w:sz w:val="22"/>
                <w:szCs w:val="22"/>
                <w:lang w:bidi="ar"/>
              </w:rPr>
              <w:t>《关于做好锂离子电池产业链供应链协同稳定发展工作的通知》</w:t>
            </w:r>
          </w:p>
        </w:tc>
        <w:tc>
          <w:tcPr>
            <w:tcW w:w="1559" w:type="dxa"/>
            <w:tcBorders>
              <w:top w:val="single" w:sz="4" w:space="0" w:color="000000"/>
              <w:left w:val="single" w:sz="4" w:space="0" w:color="000000"/>
              <w:bottom w:val="single" w:sz="4" w:space="0" w:color="000000"/>
              <w:right w:val="single" w:sz="4" w:space="0" w:color="000000"/>
            </w:tcBorders>
            <w:shd w:val="clear" w:color="auto" w:fill="auto"/>
          </w:tcPr>
          <w:p w14:paraId="312E4A7F" w14:textId="77777777" w:rsidR="00AA4CA3" w:rsidRDefault="00F2093E">
            <w:pPr>
              <w:spacing w:before="60" w:after="60"/>
              <w:ind w:left="28" w:right="28"/>
              <w:jc w:val="left"/>
              <w:textAlignment w:val="center"/>
              <w:rPr>
                <w:rFonts w:ascii="Arial Narrow" w:eastAsia="仿宋_GB2312" w:hAnsi="Arial Narrow" w:cs="仿宋"/>
                <w:color w:val="000000"/>
                <w:sz w:val="22"/>
                <w:szCs w:val="22"/>
                <w:lang w:bidi="ar"/>
              </w:rPr>
            </w:pPr>
            <w:r>
              <w:rPr>
                <w:rFonts w:ascii="Arial Narrow" w:eastAsia="仿宋_GB2312" w:hAnsi="Arial Narrow" w:cs="仿宋" w:hint="eastAsia"/>
                <w:color w:val="000000"/>
                <w:sz w:val="22"/>
                <w:szCs w:val="22"/>
                <w:lang w:bidi="ar"/>
              </w:rPr>
              <w:t>工信部、市场监管总局</w:t>
            </w:r>
          </w:p>
        </w:tc>
        <w:tc>
          <w:tcPr>
            <w:tcW w:w="3260" w:type="dxa"/>
            <w:tcBorders>
              <w:top w:val="single" w:sz="4" w:space="0" w:color="000000"/>
              <w:left w:val="single" w:sz="4" w:space="0" w:color="000000"/>
              <w:bottom w:val="single" w:sz="4" w:space="0" w:color="000000"/>
              <w:right w:val="single" w:sz="4" w:space="0" w:color="000000"/>
            </w:tcBorders>
            <w:shd w:val="clear" w:color="auto" w:fill="auto"/>
          </w:tcPr>
          <w:p w14:paraId="57ECAE9F" w14:textId="77777777" w:rsidR="00AA4CA3" w:rsidRDefault="00F2093E">
            <w:pPr>
              <w:spacing w:before="60" w:after="60"/>
              <w:ind w:left="28" w:right="28"/>
              <w:jc w:val="left"/>
              <w:textAlignment w:val="center"/>
              <w:rPr>
                <w:rFonts w:ascii="Arial Narrow" w:eastAsia="仿宋_GB2312" w:hAnsi="Arial Narrow" w:cs="仿宋"/>
                <w:color w:val="000000"/>
                <w:sz w:val="22"/>
                <w:szCs w:val="22"/>
                <w:lang w:bidi="ar"/>
              </w:rPr>
            </w:pPr>
            <w:r>
              <w:rPr>
                <w:rFonts w:ascii="Arial Narrow" w:eastAsia="仿宋_GB2312" w:hAnsi="Arial Narrow" w:cs="仿宋" w:hint="eastAsia"/>
                <w:color w:val="000000"/>
                <w:sz w:val="22"/>
                <w:szCs w:val="22"/>
                <w:lang w:bidi="ar"/>
              </w:rPr>
              <w:t>鼓励锂电池生产商、锂电池材料生产商、上游矿产资源企业、锂电池回收企业等协调配合，共同引导上下游参与者稳定市场期望、明确供需及价格并确保稳定供应。</w:t>
            </w:r>
          </w:p>
        </w:tc>
        <w:tc>
          <w:tcPr>
            <w:tcW w:w="1492" w:type="dxa"/>
            <w:tcBorders>
              <w:top w:val="single" w:sz="4" w:space="0" w:color="000000"/>
              <w:left w:val="single" w:sz="4" w:space="0" w:color="000000"/>
              <w:bottom w:val="single" w:sz="4" w:space="0" w:color="000000"/>
              <w:right w:val="single" w:sz="4" w:space="0" w:color="000000"/>
            </w:tcBorders>
            <w:shd w:val="clear" w:color="auto" w:fill="auto"/>
          </w:tcPr>
          <w:p w14:paraId="2DF3E45A" w14:textId="77777777" w:rsidR="00AA4CA3" w:rsidRDefault="00F2093E">
            <w:pPr>
              <w:spacing w:before="60" w:after="60"/>
              <w:ind w:left="28" w:right="28"/>
              <w:jc w:val="center"/>
              <w:textAlignment w:val="center"/>
              <w:rPr>
                <w:rFonts w:ascii="Arial Narrow" w:eastAsia="仿宋_GB2312" w:hAnsi="Arial Narrow" w:cs="仿宋"/>
                <w:color w:val="000000"/>
                <w:sz w:val="22"/>
                <w:szCs w:val="22"/>
                <w:lang w:bidi="ar"/>
              </w:rPr>
            </w:pPr>
            <w:r>
              <w:rPr>
                <w:rFonts w:ascii="Arial Narrow" w:eastAsia="仿宋_GB2312" w:hAnsi="Arial Narrow" w:cs="仿宋" w:hint="eastAsia"/>
                <w:color w:val="000000"/>
                <w:sz w:val="22"/>
                <w:szCs w:val="22"/>
                <w:lang w:bidi="ar"/>
              </w:rPr>
              <w:t>2022</w:t>
            </w:r>
            <w:r>
              <w:rPr>
                <w:rFonts w:ascii="Arial Narrow" w:eastAsia="仿宋_GB2312" w:hAnsi="Arial Narrow" w:cs="仿宋" w:hint="eastAsia"/>
                <w:color w:val="000000"/>
                <w:sz w:val="22"/>
                <w:szCs w:val="22"/>
                <w:lang w:bidi="ar"/>
              </w:rPr>
              <w:t>年</w:t>
            </w:r>
            <w:r>
              <w:rPr>
                <w:rFonts w:ascii="Arial Narrow" w:eastAsia="仿宋_GB2312" w:hAnsi="Arial Narrow" w:cs="仿宋" w:hint="eastAsia"/>
                <w:color w:val="000000"/>
                <w:sz w:val="22"/>
                <w:szCs w:val="22"/>
                <w:lang w:bidi="ar"/>
              </w:rPr>
              <w:t>11</w:t>
            </w:r>
            <w:r>
              <w:rPr>
                <w:rFonts w:ascii="Arial Narrow" w:eastAsia="仿宋_GB2312" w:hAnsi="Arial Narrow" w:cs="仿宋" w:hint="eastAsia"/>
                <w:color w:val="000000"/>
                <w:sz w:val="22"/>
                <w:szCs w:val="22"/>
                <w:lang w:bidi="ar"/>
              </w:rPr>
              <w:t>月</w:t>
            </w:r>
          </w:p>
        </w:tc>
      </w:tr>
      <w:tr w:rsidR="00AA4CA3" w14:paraId="3C91C38E" w14:textId="77777777">
        <w:trPr>
          <w:trHeight w:val="650"/>
        </w:trPr>
        <w:tc>
          <w:tcPr>
            <w:tcW w:w="2024" w:type="dxa"/>
            <w:tcBorders>
              <w:top w:val="single" w:sz="4" w:space="0" w:color="000000"/>
              <w:left w:val="single" w:sz="4" w:space="0" w:color="000000"/>
              <w:bottom w:val="single" w:sz="4" w:space="0" w:color="000000"/>
              <w:right w:val="single" w:sz="4" w:space="0" w:color="000000"/>
            </w:tcBorders>
            <w:shd w:val="clear" w:color="auto" w:fill="auto"/>
          </w:tcPr>
          <w:p w14:paraId="39306C57" w14:textId="77777777" w:rsidR="00AA4CA3" w:rsidRDefault="00F2093E">
            <w:pPr>
              <w:spacing w:before="60" w:after="60"/>
              <w:ind w:left="28" w:right="28"/>
              <w:jc w:val="left"/>
              <w:textAlignment w:val="center"/>
              <w:rPr>
                <w:rFonts w:ascii="Arial Narrow" w:eastAsia="仿宋_GB2312" w:hAnsi="Arial Narrow" w:cs="仿宋"/>
                <w:color w:val="000000"/>
                <w:sz w:val="22"/>
                <w:szCs w:val="22"/>
                <w:lang w:bidi="ar"/>
              </w:rPr>
            </w:pPr>
            <w:r>
              <w:rPr>
                <w:rFonts w:ascii="Arial Narrow" w:eastAsia="仿宋_GB2312" w:hAnsi="Arial Narrow" w:cs="仿宋" w:hint="eastAsia"/>
                <w:color w:val="000000"/>
                <w:sz w:val="22"/>
                <w:szCs w:val="22"/>
                <w:lang w:bidi="ar"/>
              </w:rPr>
              <w:t>《科技支撑破达峰碳中和实施方案</w:t>
            </w:r>
            <w:r>
              <w:rPr>
                <w:rFonts w:ascii="Arial Narrow" w:eastAsia="仿宋_GB2312" w:hAnsi="Arial Narrow" w:cs="仿宋" w:hint="eastAsia"/>
                <w:color w:val="000000"/>
                <w:sz w:val="22"/>
                <w:szCs w:val="22"/>
                <w:lang w:bidi="ar"/>
              </w:rPr>
              <w:t>(2022-2030</w:t>
            </w:r>
            <w:r>
              <w:rPr>
                <w:rFonts w:ascii="Arial Narrow" w:eastAsia="仿宋_GB2312" w:hAnsi="Arial Narrow" w:cs="仿宋" w:hint="eastAsia"/>
                <w:color w:val="000000"/>
                <w:sz w:val="22"/>
                <w:szCs w:val="22"/>
                <w:lang w:bidi="ar"/>
              </w:rPr>
              <w:t>年</w:t>
            </w:r>
            <w:r>
              <w:rPr>
                <w:rFonts w:ascii="Arial Narrow" w:eastAsia="仿宋_GB2312" w:hAnsi="Arial Narrow" w:cs="仿宋" w:hint="eastAsia"/>
                <w:color w:val="000000"/>
                <w:sz w:val="22"/>
                <w:szCs w:val="22"/>
                <w:lang w:bidi="ar"/>
              </w:rPr>
              <w:t>)</w:t>
            </w:r>
            <w:r>
              <w:rPr>
                <w:rFonts w:ascii="Arial Narrow" w:eastAsia="仿宋_GB2312" w:hAnsi="Arial Narrow" w:cs="仿宋" w:hint="eastAsia"/>
                <w:color w:val="000000"/>
                <w:sz w:val="22"/>
                <w:szCs w:val="22"/>
                <w:lang w:bidi="ar"/>
              </w:rPr>
              <w:t>》</w:t>
            </w:r>
          </w:p>
        </w:tc>
        <w:tc>
          <w:tcPr>
            <w:tcW w:w="1559" w:type="dxa"/>
            <w:tcBorders>
              <w:top w:val="single" w:sz="4" w:space="0" w:color="000000"/>
              <w:left w:val="single" w:sz="4" w:space="0" w:color="000000"/>
              <w:bottom w:val="single" w:sz="4" w:space="0" w:color="000000"/>
              <w:right w:val="single" w:sz="4" w:space="0" w:color="000000"/>
            </w:tcBorders>
            <w:shd w:val="clear" w:color="auto" w:fill="auto"/>
          </w:tcPr>
          <w:p w14:paraId="11B91D80" w14:textId="77777777" w:rsidR="00AA4CA3" w:rsidRDefault="00F2093E">
            <w:pPr>
              <w:spacing w:before="60" w:after="60"/>
              <w:ind w:left="28" w:right="28"/>
              <w:jc w:val="left"/>
              <w:textAlignment w:val="center"/>
              <w:rPr>
                <w:rFonts w:ascii="Arial Narrow" w:eastAsia="仿宋_GB2312" w:hAnsi="Arial Narrow" w:cs="仿宋"/>
                <w:color w:val="000000"/>
                <w:sz w:val="22"/>
                <w:szCs w:val="22"/>
                <w:lang w:bidi="ar"/>
              </w:rPr>
            </w:pPr>
            <w:r>
              <w:rPr>
                <w:rFonts w:ascii="Arial Narrow" w:eastAsia="仿宋_GB2312" w:hAnsi="Arial Narrow" w:cs="仿宋" w:hint="eastAsia"/>
                <w:color w:val="000000"/>
                <w:sz w:val="22"/>
                <w:szCs w:val="22"/>
                <w:lang w:bidi="ar"/>
              </w:rPr>
              <w:t>科技部、工信部、国家发改委等</w:t>
            </w:r>
            <w:r>
              <w:rPr>
                <w:rFonts w:ascii="Arial Narrow" w:eastAsia="仿宋_GB2312" w:hAnsi="Arial Narrow" w:cs="仿宋" w:hint="eastAsia"/>
                <w:color w:val="000000"/>
                <w:sz w:val="22"/>
                <w:szCs w:val="22"/>
                <w:lang w:bidi="ar"/>
              </w:rPr>
              <w:t>9</w:t>
            </w:r>
            <w:r>
              <w:rPr>
                <w:rFonts w:ascii="Arial Narrow" w:eastAsia="仿宋_GB2312" w:hAnsi="Arial Narrow" w:cs="仿宋" w:hint="eastAsia"/>
                <w:color w:val="000000"/>
                <w:sz w:val="22"/>
                <w:szCs w:val="22"/>
                <w:lang w:bidi="ar"/>
              </w:rPr>
              <w:t>部门</w:t>
            </w:r>
          </w:p>
        </w:tc>
        <w:tc>
          <w:tcPr>
            <w:tcW w:w="3260" w:type="dxa"/>
            <w:tcBorders>
              <w:top w:val="single" w:sz="4" w:space="0" w:color="000000"/>
              <w:left w:val="single" w:sz="4" w:space="0" w:color="000000"/>
              <w:bottom w:val="single" w:sz="4" w:space="0" w:color="000000"/>
              <w:right w:val="single" w:sz="4" w:space="0" w:color="000000"/>
            </w:tcBorders>
            <w:shd w:val="clear" w:color="auto" w:fill="auto"/>
          </w:tcPr>
          <w:p w14:paraId="05AD6D74" w14:textId="77777777" w:rsidR="00AA4CA3" w:rsidRDefault="00F2093E">
            <w:pPr>
              <w:spacing w:before="60" w:after="60"/>
              <w:ind w:left="28" w:right="28"/>
              <w:jc w:val="left"/>
              <w:textAlignment w:val="center"/>
              <w:rPr>
                <w:rFonts w:ascii="Arial Narrow" w:eastAsia="仿宋_GB2312" w:hAnsi="Arial Narrow" w:cs="仿宋"/>
                <w:color w:val="000000"/>
                <w:sz w:val="22"/>
                <w:szCs w:val="22"/>
                <w:lang w:bidi="ar"/>
              </w:rPr>
            </w:pPr>
            <w:r>
              <w:rPr>
                <w:rFonts w:ascii="Arial Narrow" w:eastAsia="仿宋_GB2312" w:hAnsi="Arial Narrow" w:cs="仿宋" w:hint="eastAsia"/>
                <w:color w:val="000000"/>
                <w:sz w:val="22"/>
                <w:szCs w:val="22"/>
                <w:lang w:bidi="ar"/>
              </w:rPr>
              <w:t>力争到</w:t>
            </w:r>
            <w:r>
              <w:rPr>
                <w:rFonts w:ascii="Arial Narrow" w:eastAsia="仿宋_GB2312" w:hAnsi="Arial Narrow" w:cs="仿宋" w:hint="eastAsia"/>
                <w:color w:val="000000"/>
                <w:sz w:val="22"/>
                <w:szCs w:val="22"/>
                <w:lang w:bidi="ar"/>
              </w:rPr>
              <w:t>2030</w:t>
            </w:r>
            <w:r>
              <w:rPr>
                <w:rFonts w:ascii="Arial Narrow" w:eastAsia="仿宋_GB2312" w:hAnsi="Arial Narrow" w:cs="仿宋" w:hint="eastAsia"/>
                <w:color w:val="000000"/>
                <w:sz w:val="22"/>
                <w:szCs w:val="22"/>
                <w:lang w:bidi="ar"/>
              </w:rPr>
              <w:t>年，动力电池、驱动电机、车用操作系统等关键技术取得重大突破，新能源汽车安全水平全面提升，纯电动乘用车新车平均电耗大幅下降。</w:t>
            </w:r>
          </w:p>
        </w:tc>
        <w:tc>
          <w:tcPr>
            <w:tcW w:w="1492" w:type="dxa"/>
            <w:tcBorders>
              <w:top w:val="single" w:sz="4" w:space="0" w:color="000000"/>
              <w:left w:val="single" w:sz="4" w:space="0" w:color="000000"/>
              <w:bottom w:val="single" w:sz="4" w:space="0" w:color="000000"/>
              <w:right w:val="single" w:sz="4" w:space="0" w:color="000000"/>
            </w:tcBorders>
            <w:shd w:val="clear" w:color="auto" w:fill="auto"/>
          </w:tcPr>
          <w:p w14:paraId="694CA639" w14:textId="77777777" w:rsidR="00AA4CA3" w:rsidRDefault="00F2093E">
            <w:pPr>
              <w:spacing w:before="60" w:after="60"/>
              <w:ind w:left="28" w:right="28"/>
              <w:jc w:val="center"/>
              <w:textAlignment w:val="center"/>
              <w:rPr>
                <w:rFonts w:ascii="Arial Narrow" w:eastAsia="仿宋_GB2312" w:hAnsi="Arial Narrow" w:cs="仿宋"/>
                <w:color w:val="000000"/>
                <w:sz w:val="22"/>
                <w:szCs w:val="22"/>
                <w:lang w:bidi="ar"/>
              </w:rPr>
            </w:pPr>
            <w:r>
              <w:rPr>
                <w:rFonts w:ascii="Arial Narrow" w:eastAsia="仿宋_GB2312" w:hAnsi="Arial Narrow" w:cs="仿宋" w:hint="eastAsia"/>
                <w:color w:val="000000"/>
                <w:sz w:val="22"/>
                <w:szCs w:val="22"/>
                <w:lang w:bidi="ar"/>
              </w:rPr>
              <w:t>2022</w:t>
            </w:r>
            <w:r>
              <w:rPr>
                <w:rFonts w:ascii="Arial Narrow" w:eastAsia="仿宋_GB2312" w:hAnsi="Arial Narrow" w:cs="仿宋" w:hint="eastAsia"/>
                <w:color w:val="000000"/>
                <w:sz w:val="22"/>
                <w:szCs w:val="22"/>
                <w:lang w:bidi="ar"/>
              </w:rPr>
              <w:t>年</w:t>
            </w:r>
            <w:r>
              <w:rPr>
                <w:rFonts w:ascii="Arial Narrow" w:eastAsia="仿宋_GB2312" w:hAnsi="Arial Narrow" w:cs="仿宋" w:hint="eastAsia"/>
                <w:color w:val="000000"/>
                <w:sz w:val="22"/>
                <w:szCs w:val="22"/>
                <w:lang w:bidi="ar"/>
              </w:rPr>
              <w:t>8</w:t>
            </w:r>
            <w:r>
              <w:rPr>
                <w:rFonts w:ascii="Arial Narrow" w:eastAsia="仿宋_GB2312" w:hAnsi="Arial Narrow" w:cs="仿宋" w:hint="eastAsia"/>
                <w:color w:val="000000"/>
                <w:sz w:val="22"/>
                <w:szCs w:val="22"/>
                <w:lang w:bidi="ar"/>
              </w:rPr>
              <w:t>月</w:t>
            </w:r>
          </w:p>
        </w:tc>
      </w:tr>
      <w:tr w:rsidR="00AA4CA3" w14:paraId="09326488" w14:textId="77777777">
        <w:trPr>
          <w:trHeight w:val="650"/>
        </w:trPr>
        <w:tc>
          <w:tcPr>
            <w:tcW w:w="202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F07F92D" w14:textId="77777777" w:rsidR="00AA4CA3" w:rsidRDefault="00F2093E">
            <w:pPr>
              <w:spacing w:before="60" w:after="60"/>
              <w:ind w:left="28" w:right="28"/>
              <w:jc w:val="left"/>
              <w:textAlignment w:val="center"/>
              <w:rPr>
                <w:rFonts w:ascii="Arial Narrow" w:eastAsia="仿宋_GB2312" w:hAnsi="Arial Narrow" w:cs="仿宋"/>
                <w:color w:val="000000"/>
                <w:sz w:val="22"/>
                <w:szCs w:val="22"/>
              </w:rPr>
            </w:pPr>
            <w:r>
              <w:rPr>
                <w:rFonts w:ascii="Arial Narrow" w:eastAsia="仿宋_GB2312" w:hAnsi="Arial Narrow" w:cs="仿宋"/>
                <w:color w:val="000000"/>
                <w:sz w:val="22"/>
                <w:szCs w:val="22"/>
                <w:lang w:bidi="ar"/>
              </w:rPr>
              <w:t>《关于推动轻工业高质量发展的指导意见》</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FEEFDFA" w14:textId="77777777" w:rsidR="00AA4CA3" w:rsidRDefault="00F2093E">
            <w:pPr>
              <w:spacing w:before="60" w:after="60"/>
              <w:ind w:left="28" w:right="28"/>
              <w:jc w:val="left"/>
              <w:textAlignment w:val="center"/>
              <w:rPr>
                <w:rFonts w:ascii="Arial Narrow" w:eastAsia="仿宋_GB2312" w:hAnsi="Arial Narrow" w:cs="仿宋"/>
                <w:color w:val="000000"/>
                <w:sz w:val="22"/>
                <w:szCs w:val="22"/>
              </w:rPr>
            </w:pPr>
            <w:r>
              <w:rPr>
                <w:rFonts w:ascii="Arial Narrow" w:eastAsia="仿宋_GB2312" w:hAnsi="Arial Narrow" w:cs="仿宋"/>
                <w:color w:val="000000"/>
                <w:sz w:val="22"/>
                <w:szCs w:val="22"/>
                <w:lang w:bidi="ar"/>
              </w:rPr>
              <w:t>工业和信息化等五部门</w:t>
            </w:r>
          </w:p>
        </w:tc>
        <w:tc>
          <w:tcPr>
            <w:tcW w:w="326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E92365C" w14:textId="77777777" w:rsidR="00AA4CA3" w:rsidRDefault="00F2093E">
            <w:pPr>
              <w:spacing w:before="60" w:after="60"/>
              <w:ind w:left="28" w:right="28"/>
              <w:jc w:val="left"/>
              <w:textAlignment w:val="center"/>
              <w:rPr>
                <w:rFonts w:ascii="Arial Narrow" w:eastAsia="仿宋_GB2312" w:hAnsi="Arial Narrow" w:cs="仿宋"/>
                <w:color w:val="000000"/>
                <w:sz w:val="22"/>
                <w:szCs w:val="22"/>
              </w:rPr>
            </w:pPr>
            <w:r>
              <w:rPr>
                <w:rFonts w:ascii="Arial Narrow" w:eastAsia="仿宋_GB2312" w:hAnsi="Arial Narrow" w:cs="仿宋"/>
                <w:color w:val="000000"/>
                <w:sz w:val="22"/>
                <w:szCs w:val="22"/>
                <w:lang w:bidi="ar"/>
              </w:rPr>
              <w:t>指出高能效锂电池安全技术是关键研发技术之一</w:t>
            </w:r>
            <w:r>
              <w:rPr>
                <w:rFonts w:ascii="Arial Narrow" w:eastAsia="仿宋_GB2312" w:hAnsi="Arial Narrow" w:cs="仿宋"/>
                <w:color w:val="000000"/>
                <w:sz w:val="22"/>
                <w:szCs w:val="22"/>
                <w:lang w:bidi="ar"/>
              </w:rPr>
              <w:t xml:space="preserve">    </w:t>
            </w:r>
          </w:p>
        </w:tc>
        <w:tc>
          <w:tcPr>
            <w:tcW w:w="149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A3C5FC2" w14:textId="77777777" w:rsidR="00AA4CA3" w:rsidRDefault="00F2093E">
            <w:pPr>
              <w:spacing w:before="60" w:after="60"/>
              <w:ind w:left="28" w:right="28"/>
              <w:jc w:val="center"/>
              <w:textAlignment w:val="center"/>
              <w:rPr>
                <w:rFonts w:ascii="Arial Narrow" w:eastAsia="仿宋_GB2312" w:hAnsi="Arial Narrow" w:cs="仿宋"/>
                <w:color w:val="000000"/>
                <w:sz w:val="22"/>
                <w:szCs w:val="22"/>
              </w:rPr>
            </w:pPr>
            <w:r>
              <w:rPr>
                <w:rFonts w:ascii="Arial Narrow" w:eastAsia="仿宋_GB2312" w:hAnsi="Arial Narrow" w:cs="仿宋"/>
                <w:color w:val="000000"/>
                <w:sz w:val="22"/>
                <w:szCs w:val="22"/>
                <w:lang w:bidi="ar"/>
              </w:rPr>
              <w:t>2022</w:t>
            </w:r>
            <w:r>
              <w:rPr>
                <w:rFonts w:ascii="Arial Narrow" w:eastAsia="仿宋_GB2312" w:hAnsi="Arial Narrow" w:cs="仿宋"/>
                <w:color w:val="000000"/>
                <w:sz w:val="22"/>
                <w:szCs w:val="22"/>
                <w:lang w:bidi="ar"/>
              </w:rPr>
              <w:t>年</w:t>
            </w:r>
            <w:r>
              <w:rPr>
                <w:rFonts w:ascii="Arial Narrow" w:eastAsia="仿宋_GB2312" w:hAnsi="Arial Narrow" w:cs="仿宋"/>
                <w:color w:val="000000"/>
                <w:sz w:val="22"/>
                <w:szCs w:val="22"/>
                <w:lang w:bidi="ar"/>
              </w:rPr>
              <w:t>6</w:t>
            </w:r>
            <w:r>
              <w:rPr>
                <w:rFonts w:ascii="Arial Narrow" w:eastAsia="仿宋_GB2312" w:hAnsi="Arial Narrow" w:cs="仿宋"/>
                <w:color w:val="000000"/>
                <w:sz w:val="22"/>
                <w:szCs w:val="22"/>
                <w:lang w:bidi="ar"/>
              </w:rPr>
              <w:t>月</w:t>
            </w:r>
          </w:p>
        </w:tc>
      </w:tr>
      <w:tr w:rsidR="00AA4CA3" w14:paraId="3F427219" w14:textId="77777777">
        <w:trPr>
          <w:trHeight w:val="620"/>
        </w:trPr>
        <w:tc>
          <w:tcPr>
            <w:tcW w:w="202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4E6F11E" w14:textId="77777777" w:rsidR="00AA4CA3" w:rsidRDefault="00F2093E">
            <w:pPr>
              <w:spacing w:before="60" w:after="60"/>
              <w:ind w:left="28" w:right="28"/>
              <w:jc w:val="left"/>
              <w:textAlignment w:val="center"/>
              <w:rPr>
                <w:rFonts w:ascii="Arial Narrow" w:eastAsia="仿宋_GB2312" w:hAnsi="Arial Narrow" w:cs="仿宋"/>
                <w:color w:val="000000"/>
                <w:sz w:val="22"/>
                <w:szCs w:val="22"/>
              </w:rPr>
            </w:pPr>
            <w:r>
              <w:rPr>
                <w:rFonts w:ascii="Arial Narrow" w:eastAsia="仿宋_GB2312" w:hAnsi="Arial Narrow" w:cs="仿宋"/>
                <w:color w:val="000000"/>
                <w:sz w:val="22"/>
                <w:szCs w:val="22"/>
                <w:lang w:bidi="ar"/>
              </w:rPr>
              <w:t>《关于加强产业融合推动工业绿色发展的指导意见》</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ABCE07F" w14:textId="77777777" w:rsidR="00AA4CA3" w:rsidRDefault="00F2093E">
            <w:pPr>
              <w:spacing w:before="60" w:after="60"/>
              <w:ind w:left="28" w:right="28"/>
              <w:jc w:val="left"/>
              <w:textAlignment w:val="center"/>
              <w:rPr>
                <w:rFonts w:ascii="Arial Narrow" w:eastAsia="仿宋_GB2312" w:hAnsi="Arial Narrow" w:cs="仿宋"/>
                <w:color w:val="000000"/>
                <w:sz w:val="22"/>
                <w:szCs w:val="22"/>
              </w:rPr>
            </w:pPr>
            <w:r>
              <w:rPr>
                <w:rFonts w:ascii="Arial Narrow" w:eastAsia="仿宋_GB2312" w:hAnsi="Arial Narrow" w:cs="仿宋"/>
                <w:color w:val="000000"/>
                <w:sz w:val="22"/>
                <w:szCs w:val="22"/>
                <w:lang w:bidi="ar"/>
              </w:rPr>
              <w:t>工业和信息化等四部门</w:t>
            </w:r>
          </w:p>
        </w:tc>
        <w:tc>
          <w:tcPr>
            <w:tcW w:w="326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AFD1E62" w14:textId="77777777" w:rsidR="00AA4CA3" w:rsidRDefault="00F2093E">
            <w:pPr>
              <w:spacing w:before="60" w:after="60"/>
              <w:ind w:left="28" w:right="28"/>
              <w:jc w:val="left"/>
              <w:textAlignment w:val="center"/>
              <w:rPr>
                <w:rFonts w:ascii="Arial Narrow" w:eastAsia="仿宋_GB2312" w:hAnsi="Arial Narrow" w:cs="仿宋"/>
                <w:color w:val="000000"/>
                <w:sz w:val="22"/>
                <w:szCs w:val="22"/>
              </w:rPr>
            </w:pPr>
            <w:r>
              <w:rPr>
                <w:rFonts w:ascii="Arial Narrow" w:eastAsia="仿宋_GB2312" w:hAnsi="Arial Narrow" w:cs="仿宋"/>
                <w:color w:val="000000"/>
                <w:sz w:val="22"/>
                <w:szCs w:val="22"/>
                <w:lang w:bidi="ar"/>
              </w:rPr>
              <w:t>指出要提升新能源汽车等产业链水平，加快充电桩、换电站等基础设施建设运营，推动新能源汽车动力电池回收利用体系建设</w:t>
            </w:r>
          </w:p>
        </w:tc>
        <w:tc>
          <w:tcPr>
            <w:tcW w:w="149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B8382EC" w14:textId="77777777" w:rsidR="00AA4CA3" w:rsidRDefault="00F2093E">
            <w:pPr>
              <w:spacing w:before="60" w:after="60"/>
              <w:ind w:left="28" w:right="28"/>
              <w:jc w:val="center"/>
              <w:textAlignment w:val="center"/>
              <w:rPr>
                <w:rFonts w:ascii="Arial Narrow" w:eastAsia="仿宋_GB2312" w:hAnsi="Arial Narrow" w:cs="仿宋"/>
                <w:color w:val="000000"/>
                <w:sz w:val="22"/>
                <w:szCs w:val="22"/>
              </w:rPr>
            </w:pPr>
            <w:r>
              <w:rPr>
                <w:rFonts w:ascii="Arial Narrow" w:eastAsia="仿宋_GB2312" w:hAnsi="Arial Narrow" w:cs="仿宋"/>
                <w:color w:val="000000"/>
                <w:sz w:val="22"/>
                <w:szCs w:val="22"/>
                <w:lang w:bidi="ar"/>
              </w:rPr>
              <w:t>2021</w:t>
            </w:r>
            <w:r>
              <w:rPr>
                <w:rFonts w:ascii="Arial Narrow" w:eastAsia="仿宋_GB2312" w:hAnsi="Arial Narrow" w:cs="仿宋"/>
                <w:color w:val="000000"/>
                <w:sz w:val="22"/>
                <w:szCs w:val="22"/>
                <w:lang w:bidi="ar"/>
              </w:rPr>
              <w:t>年</w:t>
            </w:r>
            <w:r>
              <w:rPr>
                <w:rStyle w:val="font71"/>
                <w:rFonts w:eastAsia="仿宋_GB2312" w:cs="仿宋"/>
                <w:sz w:val="22"/>
                <w:szCs w:val="22"/>
                <w:lang w:bidi="ar"/>
              </w:rPr>
              <w:t>9</w:t>
            </w:r>
            <w:r>
              <w:rPr>
                <w:rFonts w:ascii="Arial Narrow" w:eastAsia="仿宋_GB2312" w:hAnsi="Arial Narrow" w:cs="仿宋"/>
                <w:color w:val="000000"/>
                <w:sz w:val="22"/>
                <w:szCs w:val="22"/>
                <w:lang w:bidi="ar"/>
              </w:rPr>
              <w:t>月</w:t>
            </w:r>
          </w:p>
        </w:tc>
      </w:tr>
    </w:tbl>
    <w:p w14:paraId="268BB0D1" w14:textId="4A3144C1" w:rsidR="00AA4CA3" w:rsidDel="008755D6" w:rsidRDefault="00F2093E" w:rsidP="008755D6">
      <w:pPr>
        <w:spacing w:beforeLines="50" w:before="156" w:afterLines="50" w:after="156" w:line="360" w:lineRule="auto"/>
        <w:ind w:right="119" w:firstLineChars="200" w:firstLine="440"/>
        <w:rPr>
          <w:del w:id="722" w:author="admin" w:date="2024-07-08T16:24:00Z"/>
          <w:rFonts w:ascii="Arial Narrow" w:eastAsia="仿宋_GB2312" w:hAnsi="Arial Narrow" w:cs="仿宋"/>
          <w:sz w:val="22"/>
          <w:szCs w:val="22"/>
        </w:rPr>
      </w:pPr>
      <w:r>
        <w:rPr>
          <w:rFonts w:ascii="Arial Narrow" w:eastAsia="仿宋_GB2312" w:hAnsi="Arial Narrow" w:cs="仿宋"/>
          <w:sz w:val="22"/>
          <w:szCs w:val="22"/>
        </w:rPr>
        <w:t>2020</w:t>
      </w:r>
      <w:r>
        <w:rPr>
          <w:rFonts w:ascii="Arial Narrow" w:eastAsia="仿宋_GB2312" w:hAnsi="Arial Narrow" w:cs="仿宋"/>
          <w:sz w:val="22"/>
          <w:szCs w:val="22"/>
        </w:rPr>
        <w:t>年</w:t>
      </w:r>
      <w:r>
        <w:rPr>
          <w:rFonts w:ascii="Arial Narrow" w:eastAsia="仿宋_GB2312" w:hAnsi="Arial Narrow" w:cs="仿宋" w:hint="eastAsia"/>
          <w:sz w:val="22"/>
          <w:szCs w:val="22"/>
        </w:rPr>
        <w:t>以来</w:t>
      </w:r>
      <w:r>
        <w:rPr>
          <w:rFonts w:ascii="Arial Narrow" w:eastAsia="仿宋_GB2312" w:hAnsi="Arial Narrow" w:cs="仿宋"/>
          <w:sz w:val="22"/>
          <w:szCs w:val="22"/>
        </w:rPr>
        <w:t>，</w:t>
      </w:r>
      <w:r>
        <w:rPr>
          <w:rFonts w:ascii="Arial Narrow" w:eastAsia="仿宋_GB2312" w:hAnsi="Arial Narrow" w:cs="仿宋" w:hint="eastAsia"/>
          <w:sz w:val="22"/>
          <w:szCs w:val="22"/>
        </w:rPr>
        <w:t>面对电动汽车市场蓬勃发展，锂电产业链上中高端市场的格局被清晰地呈现出来，高新材料的研发、电芯工艺技术的提升、设备制造的创新三个领域成为中国锂电产业下一步发力重点。同时，政府也相继出台扶持新能源产业发展的政策支持，促进锂电产业的升级和转型。</w:t>
      </w:r>
      <w:r>
        <w:rPr>
          <w:rStyle w:val="aff4"/>
          <w:rFonts w:ascii="Arial Narrow" w:eastAsia="仿宋_GB2312" w:hAnsi="Arial Narrow" w:cs="仿宋"/>
          <w:sz w:val="22"/>
          <w:szCs w:val="22"/>
        </w:rPr>
        <w:footnoteReference w:id="9"/>
      </w:r>
    </w:p>
    <w:p w14:paraId="5F276E30" w14:textId="77777777" w:rsidR="008755D6" w:rsidRDefault="008755D6">
      <w:pPr>
        <w:spacing w:beforeLines="50" w:before="156" w:afterLines="50" w:after="156" w:line="360" w:lineRule="auto"/>
        <w:ind w:right="119" w:firstLineChars="200" w:firstLine="440"/>
        <w:rPr>
          <w:ins w:id="723" w:author="admin" w:date="2024-07-08T16:24:00Z"/>
          <w:rFonts w:ascii="Arial Narrow" w:eastAsia="仿宋_GB2312" w:hAnsi="Arial Narrow" w:cs="仿宋"/>
          <w:sz w:val="22"/>
          <w:szCs w:val="22"/>
        </w:rPr>
      </w:pPr>
    </w:p>
    <w:p w14:paraId="3CA82636" w14:textId="77777777" w:rsidR="00AA4CA3" w:rsidRDefault="00F2093E" w:rsidP="008755D6">
      <w:pPr>
        <w:spacing w:beforeLines="50" w:before="156" w:afterLines="50" w:after="156" w:line="360" w:lineRule="auto"/>
        <w:ind w:right="119" w:firstLineChars="200" w:firstLine="440"/>
        <w:rPr>
          <w:rFonts w:ascii="Arial Narrow" w:eastAsia="仿宋_GB2312" w:hAnsi="Arial Narrow" w:cs="仿宋"/>
          <w:sz w:val="22"/>
          <w:szCs w:val="22"/>
        </w:rPr>
      </w:pPr>
      <w:r>
        <w:rPr>
          <w:rFonts w:ascii="Arial Narrow" w:eastAsia="仿宋_GB2312" w:hAnsi="Arial Narrow" w:cs="仿宋" w:hint="eastAsia"/>
          <w:sz w:val="22"/>
          <w:szCs w:val="22"/>
        </w:rPr>
        <w:lastRenderedPageBreak/>
        <w:t>未来，随着技术不断进步，中国锂电行业发展将进入以政策为主导、以技术创新为驱动，逐步拓宽锂离子电池在品质、安全、环保等方面的市场竞争力，迎来更广泛应用空间和发展机会。</w:t>
      </w:r>
    </w:p>
    <w:p w14:paraId="19CEC920" w14:textId="77777777" w:rsidR="00AA4CA3" w:rsidRDefault="00F2093E" w:rsidP="00891D9B">
      <w:pPr>
        <w:pStyle w:val="af9"/>
        <w:spacing w:before="156" w:after="156" w:line="360" w:lineRule="auto"/>
        <w:ind w:right="119"/>
        <w:rPr>
          <w:rFonts w:ascii="Arial Narrow" w:eastAsia="仿宋_GB2312" w:hAnsi="Arial Narrow" w:cs="楷体"/>
          <w:color w:val="002060"/>
          <w:sz w:val="22"/>
          <w:szCs w:val="22"/>
        </w:rPr>
      </w:pPr>
      <w:bookmarkStart w:id="724" w:name="_Toc171075990"/>
      <w:r>
        <w:rPr>
          <w:rFonts w:ascii="Arial Narrow" w:eastAsia="仿宋_GB2312" w:hAnsi="Arial Narrow" w:cs="楷体"/>
          <w:b w:val="0"/>
          <w:i w:val="0"/>
          <w:color w:val="002060"/>
          <w:sz w:val="22"/>
          <w:szCs w:val="22"/>
        </w:rPr>
        <w:t>3.4.</w:t>
      </w:r>
      <w:r>
        <w:rPr>
          <w:rFonts w:ascii="Arial Narrow" w:eastAsia="仿宋_GB2312" w:hAnsi="Arial Narrow" w:cs="楷体" w:hint="eastAsia"/>
          <w:b w:val="0"/>
          <w:i w:val="0"/>
          <w:color w:val="002060"/>
          <w:sz w:val="22"/>
          <w:szCs w:val="22"/>
        </w:rPr>
        <w:t>市场竞争情况</w:t>
      </w:r>
      <w:bookmarkEnd w:id="724"/>
    </w:p>
    <w:p w14:paraId="2D068C7F" w14:textId="77777777" w:rsidR="00AA4CA3" w:rsidRDefault="00F2093E">
      <w:pPr>
        <w:spacing w:beforeLines="50" w:before="156" w:afterLines="50" w:after="156" w:line="360" w:lineRule="auto"/>
        <w:ind w:left="0" w:right="119" w:firstLineChars="200" w:firstLine="460"/>
        <w:rPr>
          <w:rFonts w:ascii="Arial Narrow" w:eastAsia="仿宋_GB2312" w:hAnsi="Arial Narrow" w:cs="仿宋"/>
          <w:sz w:val="22"/>
          <w:szCs w:val="22"/>
        </w:rPr>
      </w:pPr>
      <w:r>
        <w:rPr>
          <w:rFonts w:ascii="Arial Narrow" w:eastAsia="仿宋_GB2312" w:hAnsi="Arial Narrow" w:cs="仿宋" w:hint="eastAsia"/>
          <w:spacing w:val="5"/>
          <w:sz w:val="22"/>
          <w:szCs w:val="22"/>
        </w:rPr>
        <w:t>锂</w:t>
      </w:r>
      <w:r>
        <w:rPr>
          <w:rFonts w:ascii="Arial Narrow" w:eastAsia="仿宋_GB2312" w:hAnsi="Arial Narrow" w:cs="仿宋" w:hint="eastAsia"/>
          <w:sz w:val="22"/>
          <w:szCs w:val="22"/>
        </w:rPr>
        <w:t>离子</w:t>
      </w:r>
      <w:r>
        <w:rPr>
          <w:rFonts w:ascii="Arial Narrow" w:eastAsia="仿宋_GB2312" w:hAnsi="Arial Narrow" w:cs="仿宋" w:hint="eastAsia"/>
          <w:spacing w:val="5"/>
          <w:sz w:val="22"/>
          <w:szCs w:val="22"/>
        </w:rPr>
        <w:t>电池行业具有较高的技术壁垒，经过多年的发展，市场主要的锂</w:t>
      </w:r>
      <w:r>
        <w:rPr>
          <w:rFonts w:ascii="Arial Narrow" w:eastAsia="仿宋_GB2312" w:hAnsi="Arial Narrow" w:cs="仿宋" w:hint="eastAsia"/>
          <w:sz w:val="22"/>
          <w:szCs w:val="22"/>
        </w:rPr>
        <w:t>离子</w:t>
      </w:r>
      <w:r>
        <w:rPr>
          <w:rFonts w:ascii="Arial Narrow" w:eastAsia="仿宋_GB2312" w:hAnsi="Arial Narrow" w:cs="仿宋" w:hint="eastAsia"/>
          <w:spacing w:val="5"/>
          <w:sz w:val="22"/>
          <w:szCs w:val="22"/>
        </w:rPr>
        <w:t>电池制造商数量相对固定，市场集中度较高，其中，前十大锂</w:t>
      </w:r>
      <w:r>
        <w:rPr>
          <w:rFonts w:ascii="Arial Narrow" w:eastAsia="仿宋_GB2312" w:hAnsi="Arial Narrow" w:cs="仿宋" w:hint="eastAsia"/>
          <w:sz w:val="22"/>
          <w:szCs w:val="22"/>
        </w:rPr>
        <w:t>离子</w:t>
      </w:r>
      <w:r>
        <w:rPr>
          <w:rFonts w:ascii="Arial Narrow" w:eastAsia="仿宋_GB2312" w:hAnsi="Arial Narrow" w:cs="仿宋" w:hint="eastAsia"/>
          <w:spacing w:val="5"/>
          <w:sz w:val="22"/>
          <w:szCs w:val="22"/>
        </w:rPr>
        <w:t>电池制造商占据全球超过</w:t>
      </w:r>
      <w:r>
        <w:rPr>
          <w:rFonts w:ascii="Arial Narrow" w:eastAsia="仿宋_GB2312" w:hAnsi="Arial Narrow" w:cs="仿宋"/>
          <w:spacing w:val="5"/>
          <w:sz w:val="22"/>
          <w:szCs w:val="22"/>
        </w:rPr>
        <w:t>50%</w:t>
      </w:r>
      <w:r>
        <w:rPr>
          <w:rFonts w:ascii="Arial Narrow" w:eastAsia="仿宋_GB2312" w:hAnsi="Arial Narrow" w:cs="仿宋"/>
          <w:spacing w:val="5"/>
          <w:sz w:val="22"/>
          <w:szCs w:val="22"/>
        </w:rPr>
        <w:t>的市场份额。</w:t>
      </w:r>
    </w:p>
    <w:p w14:paraId="6F489CA1" w14:textId="77777777" w:rsidR="00AA4CA3" w:rsidRDefault="00F2093E">
      <w:pPr>
        <w:spacing w:beforeLines="50" w:before="156" w:afterLines="50" w:after="156" w:line="360" w:lineRule="auto"/>
        <w:ind w:left="0" w:right="119" w:firstLineChars="200" w:firstLine="460"/>
        <w:rPr>
          <w:rFonts w:ascii="Arial Narrow" w:eastAsia="仿宋_GB2312" w:hAnsi="Arial Narrow" w:cs="仿宋"/>
          <w:spacing w:val="5"/>
          <w:sz w:val="22"/>
          <w:szCs w:val="22"/>
        </w:rPr>
      </w:pPr>
      <w:r>
        <w:rPr>
          <w:rFonts w:ascii="Arial Narrow" w:eastAsia="仿宋_GB2312" w:hAnsi="Arial Narrow" w:cs="仿宋" w:hint="eastAsia"/>
          <w:spacing w:val="5"/>
          <w:sz w:val="22"/>
          <w:szCs w:val="22"/>
        </w:rPr>
        <w:t>国际上，中国、日本和韩国是全球锂离子电池的主要生产国，三国总产量占比达</w:t>
      </w:r>
      <w:r>
        <w:rPr>
          <w:rFonts w:ascii="Arial Narrow" w:eastAsia="仿宋_GB2312" w:hAnsi="Arial Narrow" w:cs="仿宋"/>
          <w:spacing w:val="5"/>
          <w:sz w:val="22"/>
          <w:szCs w:val="22"/>
        </w:rPr>
        <w:t>90%</w:t>
      </w:r>
      <w:r>
        <w:rPr>
          <w:rFonts w:ascii="Arial Narrow" w:eastAsia="仿宋_GB2312" w:hAnsi="Arial Narrow" w:cs="仿宋"/>
          <w:spacing w:val="5"/>
          <w:sz w:val="22"/>
          <w:szCs w:val="22"/>
        </w:rPr>
        <w:t>以上。其中，日本主要为松下、索尼，韩国主要为三星</w:t>
      </w:r>
      <w:r>
        <w:rPr>
          <w:rFonts w:ascii="Arial Narrow" w:eastAsia="仿宋_GB2312" w:hAnsi="Arial Narrow" w:cs="仿宋"/>
          <w:spacing w:val="5"/>
          <w:sz w:val="22"/>
          <w:szCs w:val="22"/>
        </w:rPr>
        <w:t>SDI</w:t>
      </w:r>
      <w:r>
        <w:rPr>
          <w:rFonts w:ascii="Arial Narrow" w:eastAsia="仿宋_GB2312" w:hAnsi="Arial Narrow" w:cs="仿宋"/>
          <w:spacing w:val="5"/>
          <w:sz w:val="22"/>
          <w:szCs w:val="22"/>
        </w:rPr>
        <w:t>、</w:t>
      </w:r>
      <w:r>
        <w:rPr>
          <w:rFonts w:ascii="Arial Narrow" w:eastAsia="仿宋_GB2312" w:hAnsi="Arial Narrow" w:cs="仿宋"/>
          <w:spacing w:val="5"/>
          <w:sz w:val="22"/>
          <w:szCs w:val="22"/>
        </w:rPr>
        <w:t>LG</w:t>
      </w:r>
      <w:r>
        <w:rPr>
          <w:rFonts w:ascii="Arial Narrow" w:eastAsia="仿宋_GB2312" w:hAnsi="Arial Narrow" w:cs="仿宋"/>
          <w:spacing w:val="5"/>
          <w:sz w:val="22"/>
          <w:szCs w:val="22"/>
        </w:rPr>
        <w:t>化学等。日本松下、索尼等厂商在规模、技术各方面占据主导地位，韩国电子产品迅速崛起，锂离子电池厂商快速成长，目前已是全球领先的锂离子电池生产国。近年来，中国厂商在锂离子电池的产能和技术等方面不断提升，宁德时代、比亚迪、亿纬锂能等陆续崛起，使得中国成为全球锂离子电池生产制造的重要参与者。</w:t>
      </w:r>
    </w:p>
    <w:p w14:paraId="4FADCB0B" w14:textId="77777777" w:rsidR="00AA4CA3" w:rsidRDefault="00F2093E">
      <w:pPr>
        <w:spacing w:beforeLines="50" w:before="156" w:afterLines="50" w:after="156" w:line="360" w:lineRule="auto"/>
        <w:ind w:left="0" w:right="119" w:firstLineChars="200" w:firstLine="460"/>
        <w:rPr>
          <w:rFonts w:ascii="Arial Narrow" w:eastAsia="仿宋_GB2312" w:hAnsi="Arial Narrow" w:cs="仿宋"/>
          <w:sz w:val="22"/>
          <w:szCs w:val="22"/>
        </w:rPr>
      </w:pPr>
      <w:r>
        <w:rPr>
          <w:rFonts w:ascii="Arial Narrow" w:eastAsia="仿宋_GB2312" w:hAnsi="Arial Narrow" w:cs="仿宋" w:hint="eastAsia"/>
          <w:spacing w:val="5"/>
          <w:sz w:val="22"/>
          <w:szCs w:val="22"/>
        </w:rPr>
        <w:t>经过数年发展，我国锂离子电池行业集中度不断提高。国内主要的锂离子电池企业为宁德时代、比亚迪、亿纬锂能、中创新航、国轩高科、欣旺达、蜂巢能源、孚能科技、鹏辉能源等。国内市场上还有数量众多的中小型厂商，由于自身规模、研发实力不足，不能自主生产电芯，而主要采用进口或外购国内大型厂商电芯来组装生产电池产品。随着行业环保要求的日益严格以及市场对产品技术和质量要求的不断提高，小型企业生存空间将逐步压缩，而行业领先企业将凭借技术、质量、规模和环保治理等优势逐步扩大市场份额，行业集中度将进一步提高。</w:t>
      </w:r>
      <w:r>
        <w:rPr>
          <w:rStyle w:val="aff4"/>
          <w:rFonts w:ascii="Arial Narrow" w:eastAsia="仿宋_GB2312" w:hAnsi="Arial Narrow" w:cs="仿宋" w:hint="eastAsia"/>
          <w:sz w:val="22"/>
          <w:szCs w:val="22"/>
        </w:rPr>
        <w:footnoteReference w:id="10"/>
      </w:r>
    </w:p>
    <w:p w14:paraId="686DB71F" w14:textId="77777777" w:rsidR="00AA4CA3" w:rsidRDefault="00F2093E">
      <w:pPr>
        <w:pStyle w:val="af9"/>
        <w:spacing w:before="156" w:after="156"/>
        <w:rPr>
          <w:rFonts w:ascii="Arial Narrow" w:eastAsia="仿宋_GB2312" w:hAnsi="Arial Narrow" w:cs="楷体"/>
          <w:b w:val="0"/>
          <w:i w:val="0"/>
          <w:color w:val="002060"/>
          <w:sz w:val="22"/>
          <w:szCs w:val="22"/>
        </w:rPr>
      </w:pPr>
      <w:bookmarkStart w:id="725" w:name="_Toc23608"/>
      <w:bookmarkStart w:id="726" w:name="_Toc28228"/>
      <w:bookmarkStart w:id="727" w:name="_Toc171075991"/>
      <w:r>
        <w:rPr>
          <w:rFonts w:ascii="Arial Narrow" w:eastAsia="仿宋_GB2312" w:hAnsi="Arial Narrow" w:cs="楷体"/>
          <w:b w:val="0"/>
          <w:i w:val="0"/>
          <w:color w:val="002060"/>
          <w:sz w:val="22"/>
          <w:szCs w:val="22"/>
        </w:rPr>
        <w:t>3.5.</w:t>
      </w:r>
      <w:r>
        <w:rPr>
          <w:rFonts w:ascii="Arial Narrow" w:eastAsia="仿宋_GB2312" w:hAnsi="Arial Narrow" w:cs="楷体" w:hint="eastAsia"/>
          <w:b w:val="0"/>
          <w:i w:val="0"/>
          <w:color w:val="002060"/>
          <w:sz w:val="22"/>
          <w:szCs w:val="22"/>
        </w:rPr>
        <w:t>行业前景预测</w:t>
      </w:r>
      <w:bookmarkEnd w:id="725"/>
      <w:bookmarkEnd w:id="726"/>
      <w:bookmarkEnd w:id="727"/>
    </w:p>
    <w:p w14:paraId="5417087C" w14:textId="77777777" w:rsidR="00AA4CA3" w:rsidRDefault="00F2093E">
      <w:pPr>
        <w:spacing w:beforeLines="50" w:before="156" w:afterLines="50" w:after="156" w:line="360" w:lineRule="auto"/>
        <w:ind w:right="119" w:firstLineChars="200" w:firstLine="440"/>
        <w:jc w:val="left"/>
        <w:rPr>
          <w:rFonts w:ascii="Arial Narrow" w:eastAsia="仿宋_GB2312" w:hAnsi="Arial Narrow" w:cs="仿宋"/>
          <w:sz w:val="22"/>
          <w:szCs w:val="22"/>
        </w:rPr>
      </w:pPr>
      <w:r>
        <w:rPr>
          <w:rFonts w:ascii="Arial Narrow" w:eastAsia="仿宋_GB2312" w:hAnsi="Arial Narrow" w:cs="仿宋" w:hint="eastAsia"/>
          <w:sz w:val="22"/>
          <w:szCs w:val="22"/>
        </w:rPr>
        <w:t>锂电技术是未来新能源领域的重要技术之一，它不仅具有高能量密度、安全可靠等优点，广泛应用于电动汽车、储能、消费电子等领域，也是未来的主流能源之一。分析来看，锂离子电池行业发展呈现出以下发展态势：</w:t>
      </w:r>
    </w:p>
    <w:p w14:paraId="12AD704A" w14:textId="77777777" w:rsidR="00AA4CA3" w:rsidRDefault="00F2093E">
      <w:pPr>
        <w:pStyle w:val="aff5"/>
        <w:numPr>
          <w:ilvl w:val="0"/>
          <w:numId w:val="15"/>
        </w:numPr>
        <w:spacing w:beforeLines="50" w:before="156" w:afterLines="50" w:after="156" w:line="360" w:lineRule="auto"/>
        <w:ind w:right="119" w:firstLineChars="0"/>
        <w:rPr>
          <w:rFonts w:ascii="Arial Narrow" w:eastAsia="仿宋_GB2312" w:hAnsi="Arial Narrow" w:cs="仿宋"/>
          <w:spacing w:val="5"/>
          <w:sz w:val="22"/>
          <w:szCs w:val="22"/>
        </w:rPr>
      </w:pPr>
      <w:r>
        <w:rPr>
          <w:rFonts w:ascii="Arial Narrow" w:eastAsia="仿宋_GB2312" w:hAnsi="Arial Narrow" w:cs="仿宋" w:hint="eastAsia"/>
          <w:spacing w:val="5"/>
          <w:sz w:val="22"/>
          <w:szCs w:val="22"/>
        </w:rPr>
        <w:t>政策利好行业发展</w:t>
      </w:r>
    </w:p>
    <w:p w14:paraId="22B9884C" w14:textId="77777777" w:rsidR="00AA4CA3" w:rsidRDefault="00F2093E">
      <w:pPr>
        <w:spacing w:beforeLines="50" w:before="156" w:afterLines="50" w:after="156" w:line="360" w:lineRule="auto"/>
        <w:ind w:right="119" w:firstLineChars="200" w:firstLine="440"/>
        <w:jc w:val="left"/>
        <w:rPr>
          <w:rFonts w:ascii="Arial Narrow" w:eastAsia="仿宋_GB2312" w:hAnsi="Arial Narrow" w:cs="仿宋"/>
          <w:sz w:val="22"/>
          <w:szCs w:val="22"/>
        </w:rPr>
      </w:pPr>
      <w:r>
        <w:rPr>
          <w:rFonts w:ascii="Arial Narrow" w:eastAsia="仿宋_GB2312" w:hAnsi="Arial Narrow" w:cs="仿宋" w:hint="eastAsia"/>
          <w:sz w:val="22"/>
          <w:szCs w:val="22"/>
        </w:rPr>
        <w:lastRenderedPageBreak/>
        <w:t>近年来，我国政府相关部门出台了一系列政策，支持锂电池产业的发展。</w:t>
      </w:r>
      <w:r>
        <w:rPr>
          <w:rFonts w:ascii="Arial Narrow" w:eastAsia="仿宋_GB2312" w:hAnsi="Arial Narrow" w:cs="仿宋" w:hint="eastAsia"/>
          <w:sz w:val="22"/>
          <w:szCs w:val="22"/>
        </w:rPr>
        <w:t>2024</w:t>
      </w:r>
      <w:r>
        <w:rPr>
          <w:rFonts w:ascii="Arial Narrow" w:eastAsia="仿宋_GB2312" w:hAnsi="Arial Narrow" w:cs="仿宋" w:hint="eastAsia"/>
          <w:sz w:val="22"/>
          <w:szCs w:val="22"/>
        </w:rPr>
        <w:t>年</w:t>
      </w:r>
      <w:r>
        <w:rPr>
          <w:rFonts w:ascii="Arial Narrow" w:eastAsia="仿宋_GB2312" w:hAnsi="Arial Narrow" w:cs="仿宋" w:hint="eastAsia"/>
          <w:sz w:val="22"/>
          <w:szCs w:val="22"/>
        </w:rPr>
        <w:t>5</w:t>
      </w:r>
      <w:r>
        <w:rPr>
          <w:rFonts w:ascii="Arial Narrow" w:eastAsia="仿宋_GB2312" w:hAnsi="Arial Narrow" w:cs="仿宋" w:hint="eastAsia"/>
          <w:sz w:val="22"/>
          <w:szCs w:val="22"/>
        </w:rPr>
        <w:t>月工信部对《锂离子电池行业规范条件</w:t>
      </w:r>
      <w:r>
        <w:rPr>
          <w:rFonts w:ascii="Arial Narrow" w:eastAsia="仿宋_GB2312" w:hAnsi="Arial Narrow" w:cs="仿宋" w:hint="eastAsia"/>
          <w:sz w:val="22"/>
          <w:szCs w:val="22"/>
        </w:rPr>
        <w:t>(2021</w:t>
      </w:r>
      <w:r>
        <w:rPr>
          <w:rFonts w:ascii="Arial Narrow" w:eastAsia="仿宋_GB2312" w:hAnsi="Arial Narrow" w:cs="仿宋" w:hint="eastAsia"/>
          <w:sz w:val="22"/>
          <w:szCs w:val="22"/>
        </w:rPr>
        <w:t>年本</w:t>
      </w:r>
      <w:r>
        <w:rPr>
          <w:rFonts w:ascii="Arial Narrow" w:eastAsia="仿宋_GB2312" w:hAnsi="Arial Narrow" w:cs="仿宋" w:hint="eastAsia"/>
          <w:sz w:val="22"/>
          <w:szCs w:val="22"/>
        </w:rPr>
        <w:t>)</w:t>
      </w:r>
      <w:r>
        <w:rPr>
          <w:rFonts w:ascii="Arial Narrow" w:eastAsia="仿宋_GB2312" w:hAnsi="Arial Narrow" w:cs="仿宋" w:hint="eastAsia"/>
          <w:sz w:val="22"/>
          <w:szCs w:val="22"/>
        </w:rPr>
        <w:t>》《锂离子电池行业规范公告管理办法</w:t>
      </w:r>
      <w:r>
        <w:rPr>
          <w:rFonts w:ascii="Arial Narrow" w:eastAsia="仿宋_GB2312" w:hAnsi="Arial Narrow" w:cs="仿宋" w:hint="eastAsia"/>
          <w:sz w:val="22"/>
          <w:szCs w:val="22"/>
        </w:rPr>
        <w:t>(2021</w:t>
      </w:r>
      <w:r>
        <w:rPr>
          <w:rFonts w:ascii="Arial Narrow" w:eastAsia="仿宋_GB2312" w:hAnsi="Arial Narrow" w:cs="仿宋" w:hint="eastAsia"/>
          <w:sz w:val="22"/>
          <w:szCs w:val="22"/>
        </w:rPr>
        <w:t>年本</w:t>
      </w:r>
      <w:r>
        <w:rPr>
          <w:rFonts w:ascii="Arial Narrow" w:eastAsia="仿宋_GB2312" w:hAnsi="Arial Narrow" w:cs="仿宋" w:hint="eastAsia"/>
          <w:sz w:val="22"/>
          <w:szCs w:val="22"/>
        </w:rPr>
        <w:t>)</w:t>
      </w:r>
      <w:r>
        <w:rPr>
          <w:rFonts w:ascii="Arial Narrow" w:eastAsia="仿宋_GB2312" w:hAnsi="Arial Narrow" w:cs="仿宋" w:hint="eastAsia"/>
          <w:sz w:val="22"/>
          <w:szCs w:val="22"/>
        </w:rPr>
        <w:t>》进行修订，而形成《锂电池行业规范条件</w:t>
      </w:r>
      <w:r>
        <w:rPr>
          <w:rFonts w:ascii="Arial Narrow" w:eastAsia="仿宋_GB2312" w:hAnsi="Arial Narrow" w:cs="仿宋" w:hint="eastAsia"/>
          <w:sz w:val="22"/>
          <w:szCs w:val="22"/>
        </w:rPr>
        <w:t>(2024</w:t>
      </w:r>
      <w:r>
        <w:rPr>
          <w:rFonts w:ascii="Arial Narrow" w:eastAsia="仿宋_GB2312" w:hAnsi="Arial Narrow" w:cs="仿宋" w:hint="eastAsia"/>
          <w:sz w:val="22"/>
          <w:szCs w:val="22"/>
        </w:rPr>
        <w:t>年本</w:t>
      </w:r>
      <w:r>
        <w:rPr>
          <w:rFonts w:ascii="Arial Narrow" w:eastAsia="仿宋_GB2312" w:hAnsi="Arial Narrow" w:cs="仿宋" w:hint="eastAsia"/>
          <w:sz w:val="22"/>
          <w:szCs w:val="22"/>
        </w:rPr>
        <w:t>)</w:t>
      </w:r>
      <w:r>
        <w:rPr>
          <w:rFonts w:ascii="Arial Narrow" w:eastAsia="仿宋_GB2312" w:hAnsi="Arial Narrow" w:cs="仿宋" w:hint="eastAsia"/>
          <w:sz w:val="22"/>
          <w:szCs w:val="22"/>
        </w:rPr>
        <w:t>》《锂电池行业规范公告管理办法</w:t>
      </w:r>
      <w:r>
        <w:rPr>
          <w:rFonts w:ascii="Arial Narrow" w:eastAsia="仿宋_GB2312" w:hAnsi="Arial Narrow" w:cs="仿宋" w:hint="eastAsia"/>
          <w:sz w:val="22"/>
          <w:szCs w:val="22"/>
        </w:rPr>
        <w:t>(2024</w:t>
      </w:r>
      <w:r>
        <w:rPr>
          <w:rFonts w:ascii="Arial Narrow" w:eastAsia="仿宋_GB2312" w:hAnsi="Arial Narrow" w:cs="仿宋" w:hint="eastAsia"/>
          <w:sz w:val="22"/>
          <w:szCs w:val="22"/>
        </w:rPr>
        <w:t>年本</w:t>
      </w:r>
      <w:r>
        <w:rPr>
          <w:rFonts w:ascii="Arial Narrow" w:eastAsia="仿宋_GB2312" w:hAnsi="Arial Narrow" w:cs="仿宋" w:hint="eastAsia"/>
          <w:sz w:val="22"/>
          <w:szCs w:val="22"/>
        </w:rPr>
        <w:t>)</w:t>
      </w:r>
      <w:r>
        <w:rPr>
          <w:rFonts w:ascii="Arial Narrow" w:eastAsia="仿宋_GB2312" w:hAnsi="Arial Narrow" w:cs="仿宋" w:hint="eastAsia"/>
          <w:sz w:val="22"/>
          <w:szCs w:val="22"/>
        </w:rPr>
        <w:t>》</w:t>
      </w:r>
      <w:r>
        <w:rPr>
          <w:rFonts w:ascii="Arial Narrow" w:eastAsia="仿宋_GB2312" w:hAnsi="Arial Narrow" w:cs="仿宋" w:hint="eastAsia"/>
          <w:sz w:val="22"/>
          <w:szCs w:val="22"/>
        </w:rPr>
        <w:t>(</w:t>
      </w:r>
      <w:r>
        <w:rPr>
          <w:rFonts w:ascii="Arial Narrow" w:eastAsia="仿宋_GB2312" w:hAnsi="Arial Narrow" w:cs="仿宋" w:hint="eastAsia"/>
          <w:sz w:val="22"/>
          <w:szCs w:val="22"/>
        </w:rPr>
        <w:t>征求意见稿</w:t>
      </w:r>
      <w:r>
        <w:rPr>
          <w:rFonts w:ascii="Arial Narrow" w:eastAsia="仿宋_GB2312" w:hAnsi="Arial Narrow" w:cs="仿宋" w:hint="eastAsia"/>
          <w:sz w:val="22"/>
          <w:szCs w:val="22"/>
        </w:rPr>
        <w:t>)</w:t>
      </w:r>
      <w:r>
        <w:rPr>
          <w:rFonts w:ascii="Arial Narrow" w:eastAsia="仿宋_GB2312" w:hAnsi="Arial Narrow" w:cs="仿宋" w:hint="eastAsia"/>
          <w:sz w:val="22"/>
          <w:szCs w:val="22"/>
        </w:rPr>
        <w:t>，本次征求意见稿对锂电企业的产业布局和项目设立、生产经营和工艺水平、产品性能、安全和质量管理等多方面提出了要求。政策的发布为锂电池行业的发展提供了明确、广阔的市场前景，为企业提供了良好的生产经营环境。</w:t>
      </w:r>
    </w:p>
    <w:p w14:paraId="42AE950A" w14:textId="77777777" w:rsidR="00AA4CA3" w:rsidRDefault="00F2093E">
      <w:pPr>
        <w:pStyle w:val="aff5"/>
        <w:numPr>
          <w:ilvl w:val="0"/>
          <w:numId w:val="15"/>
        </w:numPr>
        <w:spacing w:beforeLines="50" w:before="156" w:afterLines="50" w:after="156" w:line="360" w:lineRule="auto"/>
        <w:ind w:right="119" w:firstLineChars="0"/>
        <w:rPr>
          <w:rFonts w:ascii="Arial Narrow" w:eastAsia="仿宋_GB2312" w:hAnsi="Arial Narrow" w:cs="仿宋"/>
          <w:spacing w:val="5"/>
          <w:sz w:val="22"/>
          <w:szCs w:val="22"/>
        </w:rPr>
      </w:pPr>
      <w:r>
        <w:rPr>
          <w:rFonts w:ascii="Arial Narrow" w:eastAsia="仿宋_GB2312" w:hAnsi="Arial Narrow" w:cs="仿宋" w:hint="eastAsia"/>
          <w:spacing w:val="5"/>
          <w:sz w:val="22"/>
          <w:szCs w:val="22"/>
        </w:rPr>
        <w:t>技术进步驱动行业发展</w:t>
      </w:r>
    </w:p>
    <w:p w14:paraId="3E987AC6" w14:textId="77777777" w:rsidR="00AA4CA3" w:rsidRDefault="00F2093E">
      <w:pPr>
        <w:spacing w:beforeLines="50" w:before="156" w:afterLines="50" w:after="156" w:line="360" w:lineRule="auto"/>
        <w:ind w:right="119" w:firstLineChars="200" w:firstLine="440"/>
        <w:jc w:val="left"/>
        <w:rPr>
          <w:rFonts w:ascii="Arial Narrow" w:eastAsia="仿宋_GB2312" w:hAnsi="Arial Narrow" w:cs="仿宋"/>
          <w:sz w:val="22"/>
          <w:szCs w:val="22"/>
        </w:rPr>
      </w:pPr>
      <w:r>
        <w:rPr>
          <w:rFonts w:ascii="Arial Narrow" w:eastAsia="仿宋_GB2312" w:hAnsi="Arial Narrow" w:cs="仿宋" w:hint="eastAsia"/>
          <w:sz w:val="22"/>
          <w:szCs w:val="22"/>
        </w:rPr>
        <w:t>随着科技的不断发展，锂电池在材料、工艺、性能以及安全性等方面取得了显著的进步。通过研发新型的正负极材料和电解质，锂电池的能量密度得到了显著提升；优化电池的内部结构，提高电池的效率和寿命；引入智能传感器和云计算等技术，实现对电池的实时监控和预测性维护。在技术进步的推动下，锂电池的应用领域也在不断拓展，新的应用领域为锂电池行业带来了巨大的市场空间和发展机遇。</w:t>
      </w:r>
    </w:p>
    <w:p w14:paraId="7AAAC51C" w14:textId="77777777" w:rsidR="00AA4CA3" w:rsidRDefault="00F2093E">
      <w:pPr>
        <w:pStyle w:val="aff5"/>
        <w:numPr>
          <w:ilvl w:val="0"/>
          <w:numId w:val="15"/>
        </w:numPr>
        <w:spacing w:beforeLines="50" w:before="156" w:afterLines="50" w:after="156" w:line="360" w:lineRule="auto"/>
        <w:ind w:right="119" w:firstLineChars="0"/>
        <w:rPr>
          <w:rFonts w:ascii="Arial Narrow" w:eastAsia="仿宋_GB2312" w:hAnsi="Arial Narrow" w:cs="仿宋"/>
          <w:spacing w:val="5"/>
          <w:sz w:val="22"/>
          <w:szCs w:val="22"/>
        </w:rPr>
      </w:pPr>
      <w:r>
        <w:rPr>
          <w:rFonts w:ascii="Arial Narrow" w:eastAsia="仿宋_GB2312" w:hAnsi="Arial Narrow" w:cs="仿宋" w:hint="eastAsia"/>
          <w:spacing w:val="5"/>
          <w:sz w:val="22"/>
          <w:szCs w:val="22"/>
        </w:rPr>
        <w:t>下游需求增加推动行业发展</w:t>
      </w:r>
    </w:p>
    <w:p w14:paraId="0458B272" w14:textId="77777777" w:rsidR="00AA4CA3" w:rsidRDefault="00F2093E">
      <w:pPr>
        <w:spacing w:beforeLines="50" w:before="156" w:afterLines="50" w:after="156" w:line="360" w:lineRule="auto"/>
        <w:ind w:right="119" w:firstLineChars="200" w:firstLine="440"/>
        <w:jc w:val="left"/>
        <w:rPr>
          <w:rFonts w:ascii="Arial Narrow" w:eastAsia="仿宋_GB2312" w:hAnsi="Arial Narrow" w:cs="仿宋"/>
          <w:sz w:val="22"/>
          <w:szCs w:val="22"/>
        </w:rPr>
      </w:pPr>
      <w:r>
        <w:rPr>
          <w:rFonts w:ascii="Arial Narrow" w:eastAsia="仿宋_GB2312" w:hAnsi="Arial Narrow" w:cs="仿宋" w:hint="eastAsia"/>
          <w:sz w:val="22"/>
          <w:szCs w:val="22"/>
        </w:rPr>
        <w:t>随着新能源汽车和储能市场的持续增长，锂电池行业预计将继续保持增长势头，中国已经连续五年成为全球最大的锂电池消费市场，且市场规模仍在不断扩大。得益于新能源汽车产业的发展，市场上对优质动力电池企业的需求不断增加。新能源汽车的高速发展带动锂离子电池需求的增加，目前锂离子动力电池的供应不能满足市场上的相关需求。</w:t>
      </w:r>
      <w:r>
        <w:rPr>
          <w:rStyle w:val="aff4"/>
          <w:rFonts w:ascii="Arial Narrow" w:eastAsia="仿宋_GB2312" w:hAnsi="Arial Narrow" w:cs="仿宋"/>
          <w:sz w:val="22"/>
          <w:szCs w:val="22"/>
        </w:rPr>
        <w:footnoteReference w:id="11"/>
      </w:r>
    </w:p>
    <w:p w14:paraId="123D37D5" w14:textId="77777777" w:rsidR="00AA4CA3" w:rsidRDefault="00F2093E">
      <w:pPr>
        <w:spacing w:before="0" w:after="0"/>
        <w:ind w:left="0" w:right="0"/>
        <w:jc w:val="left"/>
        <w:rPr>
          <w:rFonts w:ascii="Arial Narrow" w:eastAsia="仿宋_GB2312" w:hAnsi="Arial Narrow" w:cs="仿宋"/>
          <w:sz w:val="22"/>
          <w:szCs w:val="22"/>
        </w:rPr>
      </w:pPr>
      <w:r>
        <w:rPr>
          <w:rFonts w:ascii="Arial Narrow" w:eastAsia="仿宋_GB2312" w:hAnsi="Arial Narrow" w:cs="仿宋"/>
          <w:sz w:val="22"/>
          <w:szCs w:val="22"/>
        </w:rPr>
        <w:br w:type="page"/>
      </w:r>
    </w:p>
    <w:p w14:paraId="5193A88A" w14:textId="77777777" w:rsidR="00AA4CA3" w:rsidRDefault="00F2093E">
      <w:pPr>
        <w:pStyle w:val="af9"/>
        <w:spacing w:before="156" w:after="156"/>
        <w:rPr>
          <w:rFonts w:ascii="Arial Narrow" w:eastAsia="仿宋_GB2312" w:hAnsi="Arial Narrow" w:cs="楷体"/>
          <w:b w:val="0"/>
          <w:i w:val="0"/>
          <w:color w:val="002060"/>
          <w:sz w:val="22"/>
          <w:szCs w:val="22"/>
        </w:rPr>
      </w:pPr>
      <w:bookmarkStart w:id="728" w:name="_Toc12871158"/>
      <w:bookmarkStart w:id="729" w:name="_Toc110439075"/>
      <w:bookmarkStart w:id="730" w:name="_Toc12728"/>
      <w:bookmarkStart w:id="731" w:name="_Toc11503"/>
      <w:bookmarkStart w:id="732" w:name="_Toc25112"/>
      <w:bookmarkStart w:id="733" w:name="_Toc171075992"/>
      <w:bookmarkEnd w:id="714"/>
      <w:bookmarkEnd w:id="715"/>
      <w:r>
        <w:rPr>
          <w:rFonts w:ascii="Arial Narrow" w:eastAsia="仿宋_GB2312" w:hAnsi="Arial Narrow" w:cs="楷体"/>
          <w:b w:val="0"/>
          <w:i w:val="0"/>
          <w:color w:val="002060"/>
          <w:sz w:val="22"/>
          <w:szCs w:val="22"/>
        </w:rPr>
        <w:lastRenderedPageBreak/>
        <w:t>3.</w:t>
      </w:r>
      <w:r>
        <w:rPr>
          <w:rFonts w:ascii="Arial Narrow" w:eastAsia="仿宋_GB2312" w:hAnsi="Arial Narrow" w:cs="楷体" w:hint="eastAsia"/>
          <w:b w:val="0"/>
          <w:i w:val="0"/>
          <w:color w:val="002060"/>
          <w:sz w:val="22"/>
          <w:szCs w:val="22"/>
        </w:rPr>
        <w:t>6</w:t>
      </w:r>
      <w:r>
        <w:rPr>
          <w:rFonts w:ascii="Arial Narrow" w:eastAsia="仿宋_GB2312" w:hAnsi="Arial Narrow" w:cs="楷体"/>
          <w:b w:val="0"/>
          <w:i w:val="0"/>
          <w:color w:val="002060"/>
          <w:sz w:val="22"/>
          <w:szCs w:val="22"/>
        </w:rPr>
        <w:t>.</w:t>
      </w:r>
      <w:bookmarkEnd w:id="728"/>
      <w:r>
        <w:rPr>
          <w:rFonts w:ascii="Arial Narrow" w:eastAsia="仿宋_GB2312" w:hAnsi="Arial Narrow" w:cs="楷体" w:hint="eastAsia"/>
          <w:b w:val="0"/>
          <w:i w:val="0"/>
          <w:color w:val="002060"/>
          <w:sz w:val="22"/>
          <w:szCs w:val="22"/>
        </w:rPr>
        <w:t>结论</w:t>
      </w:r>
      <w:bookmarkEnd w:id="729"/>
      <w:bookmarkEnd w:id="730"/>
      <w:bookmarkEnd w:id="731"/>
      <w:bookmarkEnd w:id="732"/>
      <w:bookmarkEnd w:id="733"/>
    </w:p>
    <w:p w14:paraId="5830BC9E" w14:textId="312B3B0A" w:rsidR="00AA4CA3" w:rsidRDefault="00F2093E">
      <w:pPr>
        <w:spacing w:beforeLines="50" w:before="156" w:afterLines="50" w:after="156" w:line="360" w:lineRule="auto"/>
        <w:ind w:right="119" w:firstLineChars="200" w:firstLine="440"/>
        <w:rPr>
          <w:rFonts w:ascii="Arial Narrow" w:eastAsia="仿宋_GB2312" w:hAnsi="Arial Narrow" w:cs="Arial Unicode MS"/>
          <w:sz w:val="22"/>
          <w:szCs w:val="22"/>
        </w:rPr>
      </w:pPr>
      <w:r>
        <w:rPr>
          <w:rFonts w:ascii="Arial Narrow" w:eastAsia="仿宋_GB2312" w:hAnsi="Arial Narrow" w:cs="Arial Unicode MS" w:hint="eastAsia"/>
          <w:sz w:val="22"/>
          <w:szCs w:val="22"/>
        </w:rPr>
        <w:t>中国作为全球最大锂电池的生产国和市场，拥有巨大的发展潜力。随着电动汽车、储能等领域的不断发展，对锂电池的需求将持续增加。锂电行业近几年在技术和产品发展上进步显著，国内产业链不断优化，设备智能化和工艺水平不断改进，多数锂电制造企业不断加大研发投入，为行业产品更新换代助力。我国的锂电企业通过自主创新和吸收引进相结合的方式，在部分细分领域实现了突破和发展，技术水平不断提升。</w:t>
      </w:r>
      <w:r>
        <w:rPr>
          <w:rStyle w:val="aff4"/>
          <w:rFonts w:ascii="Arial Narrow" w:eastAsia="仿宋_GB2312" w:hAnsi="Arial Narrow" w:cs="仿宋"/>
          <w:sz w:val="22"/>
          <w:szCs w:val="22"/>
        </w:rPr>
        <w:footnoteReference w:id="12"/>
      </w:r>
    </w:p>
    <w:p w14:paraId="60C0EBD0" w14:textId="77777777" w:rsidR="00AA4CA3" w:rsidRDefault="00F2093E">
      <w:pPr>
        <w:spacing w:beforeLines="50" w:before="156" w:afterLines="50" w:after="156" w:line="360" w:lineRule="auto"/>
        <w:ind w:right="119" w:firstLineChars="200" w:firstLine="440"/>
        <w:rPr>
          <w:rFonts w:ascii="Arial Narrow" w:eastAsia="仿宋_GB2312" w:hAnsi="Arial Narrow" w:cs="Arial Unicode MS"/>
          <w:sz w:val="22"/>
          <w:szCs w:val="22"/>
        </w:rPr>
      </w:pPr>
      <w:r>
        <w:rPr>
          <w:rFonts w:ascii="Arial Narrow" w:eastAsia="仿宋_GB2312" w:hAnsi="Arial Narrow" w:cs="Arial Unicode MS" w:hint="eastAsia"/>
          <w:sz w:val="22"/>
          <w:szCs w:val="22"/>
        </w:rPr>
        <w:t>目前虽然我国锂电池行业增长率较高，但市场集中度高，导致中小型企业竞争激烈。市场上占据主导地位的大型企业，如宁德时代、比亚迪等，拥有强大的研发能力和雄厚的资金支持，使其在技术创新、生产规模和市场占有率方面占据优势。这些龙头企业能够通过规模效应降低生产成本，提高产品竞争力，并在市场上形成较强的品牌效应。而随着动力电池市场竞争进一步加剧，龙头企业优势不断放大，行业集中度持续提升。</w:t>
      </w:r>
    </w:p>
    <w:p w14:paraId="1006C64D" w14:textId="5B69DC96" w:rsidR="00AA4CA3" w:rsidRDefault="00F2093E">
      <w:pPr>
        <w:spacing w:beforeLines="50" w:before="156" w:afterLines="50" w:after="156" w:line="360" w:lineRule="auto"/>
        <w:ind w:right="119" w:firstLineChars="200" w:firstLine="440"/>
        <w:rPr>
          <w:rFonts w:ascii="Arial Narrow" w:eastAsia="仿宋_GB2312" w:hAnsi="Arial Narrow" w:cs="Arial Unicode MS"/>
          <w:sz w:val="22"/>
          <w:szCs w:val="22"/>
        </w:rPr>
      </w:pPr>
      <w:r>
        <w:rPr>
          <w:rFonts w:ascii="Arial Narrow" w:eastAsia="仿宋_GB2312" w:hAnsi="Arial Narrow" w:cs="Arial Unicode MS" w:hint="eastAsia"/>
          <w:sz w:val="22"/>
          <w:szCs w:val="22"/>
        </w:rPr>
        <w:t>因此，中小型企业在这种高市场集中度的环境中面临着诸多挑战。首先是资金和资源的限制，这使得它们在技术研发和规模扩展上处于劣势。其次，大型企业在供应链管理和客户资源方面具有更强的控制力，使得中小型企业难以在市场上获得稳定的原材料供应和客户订单。</w:t>
      </w:r>
    </w:p>
    <w:p w14:paraId="5E7C09CA" w14:textId="6B29EE81" w:rsidR="00AA4CA3" w:rsidRDefault="00F2093E">
      <w:pPr>
        <w:spacing w:beforeLines="50" w:before="156" w:afterLines="50" w:after="156" w:line="360" w:lineRule="auto"/>
        <w:ind w:right="119" w:firstLineChars="200" w:firstLine="440"/>
        <w:jc w:val="left"/>
        <w:rPr>
          <w:rFonts w:ascii="Arial Narrow" w:eastAsia="仿宋_GB2312" w:hAnsi="Arial Narrow" w:cs="Arial Unicode MS"/>
          <w:sz w:val="22"/>
          <w:szCs w:val="22"/>
        </w:rPr>
      </w:pPr>
      <w:r w:rsidRPr="2DD37415">
        <w:rPr>
          <w:rFonts w:ascii="Arial Narrow" w:eastAsia="仿宋_GB2312" w:hAnsi="Arial Narrow" w:cs="Arial Unicode MS"/>
          <w:sz w:val="22"/>
          <w:szCs w:val="22"/>
        </w:rPr>
        <w:t>总的来说，随着技术的进步和政策的支持，预计中国锂电池产业将继续保持快速增长，并在全球锂电池市场中发挥重要作用。但由于激烈的竞争环境，</w:t>
      </w:r>
      <w:r w:rsidR="0052738A" w:rsidRPr="2DD37415">
        <w:rPr>
          <w:rFonts w:ascii="Arial Narrow" w:eastAsia="仿宋_GB2312" w:hAnsi="Arial Narrow" w:cs="Arial Unicode MS"/>
          <w:sz w:val="22"/>
          <w:szCs w:val="22"/>
        </w:rPr>
        <w:t>上海派智</w:t>
      </w:r>
      <w:r w:rsidRPr="2DD37415">
        <w:rPr>
          <w:rFonts w:ascii="Arial Narrow" w:eastAsia="仿宋_GB2312" w:hAnsi="Arial Narrow" w:cs="Arial Unicode MS"/>
          <w:sz w:val="22"/>
          <w:szCs w:val="22"/>
        </w:rPr>
        <w:t>的发展也面临着一些挑战。</w:t>
      </w:r>
      <w:r w:rsidRPr="2DD37415">
        <w:rPr>
          <w:rFonts w:ascii="Arial Narrow" w:eastAsia="仿宋_GB2312" w:hAnsi="Arial Narrow" w:cs="Arial Unicode MS"/>
          <w:sz w:val="22"/>
          <w:szCs w:val="22"/>
        </w:rPr>
        <w:br w:type="page"/>
      </w:r>
    </w:p>
    <w:p w14:paraId="57906C03" w14:textId="77777777" w:rsidR="00AA4CA3" w:rsidRDefault="00F2093E" w:rsidP="008755D6">
      <w:pPr>
        <w:pStyle w:val="ListParagraph1"/>
        <w:spacing w:before="0" w:after="0"/>
        <w:ind w:left="0" w:right="0" w:firstLineChars="0" w:firstLine="0"/>
        <w:outlineLvl w:val="0"/>
        <w:rPr>
          <w:rFonts w:ascii="Arial Narrow" w:eastAsia="仿宋_GB2312" w:hAnsi="Arial Narrow" w:cs="Arial Unicode MS"/>
          <w:color w:val="4F6228" w:themeColor="accent3" w:themeShade="80"/>
          <w:sz w:val="28"/>
          <w:szCs w:val="22"/>
        </w:rPr>
      </w:pPr>
      <w:bookmarkStart w:id="734" w:name="_Toc29764"/>
      <w:bookmarkStart w:id="735" w:name="_Toc25189"/>
      <w:bookmarkStart w:id="736" w:name="_Toc110439076"/>
      <w:bookmarkStart w:id="737" w:name="_Toc522015202"/>
      <w:bookmarkStart w:id="738" w:name="_Toc27475"/>
      <w:bookmarkStart w:id="739" w:name="_Toc30204"/>
      <w:bookmarkStart w:id="740" w:name="_Toc171075993"/>
      <w:r>
        <w:rPr>
          <w:rFonts w:ascii="Arial Narrow" w:eastAsia="仿宋_GB2312" w:hAnsi="Arial Narrow" w:cs="Arial Unicode MS"/>
          <w:color w:val="4F6228" w:themeColor="accent3" w:themeShade="80"/>
          <w:sz w:val="28"/>
          <w:szCs w:val="22"/>
        </w:rPr>
        <w:lastRenderedPageBreak/>
        <w:t>4.</w:t>
      </w:r>
      <w:r>
        <w:rPr>
          <w:rFonts w:ascii="Arial Narrow" w:eastAsia="仿宋_GB2312" w:hAnsi="Arial Narrow" w:cs="Arial Unicode MS"/>
          <w:color w:val="4F6228" w:themeColor="accent3" w:themeShade="80"/>
          <w:sz w:val="28"/>
          <w:szCs w:val="22"/>
        </w:rPr>
        <w:t>关联交易</w:t>
      </w:r>
      <w:bookmarkEnd w:id="734"/>
      <w:bookmarkEnd w:id="735"/>
      <w:bookmarkEnd w:id="736"/>
      <w:bookmarkEnd w:id="737"/>
      <w:bookmarkEnd w:id="738"/>
      <w:bookmarkEnd w:id="739"/>
      <w:bookmarkEnd w:id="740"/>
    </w:p>
    <w:p w14:paraId="5A8CA2ED" w14:textId="77777777" w:rsidR="00AA4CA3" w:rsidRDefault="00F2093E">
      <w:pPr>
        <w:pStyle w:val="af9"/>
        <w:spacing w:before="156" w:after="156"/>
        <w:rPr>
          <w:rFonts w:ascii="Arial Narrow" w:eastAsia="仿宋_GB2312" w:hAnsi="Arial Narrow" w:cs="楷体"/>
          <w:b w:val="0"/>
          <w:i w:val="0"/>
          <w:color w:val="002060"/>
          <w:sz w:val="22"/>
          <w:szCs w:val="22"/>
        </w:rPr>
      </w:pPr>
      <w:bookmarkStart w:id="741" w:name="_Toc27142"/>
      <w:bookmarkStart w:id="742" w:name="_Toc29045"/>
      <w:bookmarkStart w:id="743" w:name="_Toc110439077"/>
      <w:bookmarkStart w:id="744" w:name="_Toc24166"/>
      <w:bookmarkStart w:id="745" w:name="_Toc171075994"/>
      <w:bookmarkStart w:id="746" w:name="_Toc25956"/>
      <w:bookmarkStart w:id="747" w:name="_Toc522015204"/>
      <w:r>
        <w:rPr>
          <w:rFonts w:ascii="Arial Narrow" w:eastAsia="仿宋_GB2312" w:hAnsi="Arial Narrow" w:cs="楷体"/>
          <w:b w:val="0"/>
          <w:i w:val="0"/>
          <w:color w:val="002060"/>
          <w:sz w:val="22"/>
          <w:szCs w:val="22"/>
        </w:rPr>
        <w:t>4.1.</w:t>
      </w:r>
      <w:r>
        <w:rPr>
          <w:rFonts w:ascii="Arial Narrow" w:eastAsia="仿宋_GB2312" w:hAnsi="Arial Narrow" w:cs="楷体"/>
          <w:b w:val="0"/>
          <w:i w:val="0"/>
          <w:color w:val="002060"/>
          <w:sz w:val="22"/>
          <w:szCs w:val="22"/>
        </w:rPr>
        <w:t>关联方信息</w:t>
      </w:r>
      <w:bookmarkEnd w:id="741"/>
      <w:bookmarkEnd w:id="742"/>
      <w:bookmarkEnd w:id="743"/>
      <w:bookmarkEnd w:id="744"/>
      <w:bookmarkEnd w:id="745"/>
    </w:p>
    <w:p w14:paraId="60535741" w14:textId="05EA8C3A" w:rsidR="00AA4CA3" w:rsidRDefault="002B7FB5">
      <w:pPr>
        <w:spacing w:beforeLines="50" w:before="156" w:afterLines="50" w:after="156" w:line="360" w:lineRule="auto"/>
        <w:ind w:firstLineChars="200" w:firstLine="440"/>
        <w:rPr>
          <w:rFonts w:ascii="Arial Narrow" w:eastAsia="仿宋_GB2312" w:hAnsi="Arial Narrow" w:cs="Arial Unicode MS"/>
          <w:sz w:val="22"/>
          <w:szCs w:val="22"/>
        </w:rPr>
      </w:pPr>
      <w:r w:rsidRPr="2DD37415">
        <w:rPr>
          <w:rFonts w:ascii="Arial Narrow" w:eastAsia="仿宋_GB2312" w:hAnsi="Arial Narrow" w:cs="Arial Unicode MS"/>
          <w:sz w:val="22"/>
          <w:szCs w:val="22"/>
        </w:rPr>
        <w:t>上海派智</w:t>
      </w:r>
      <w:r w:rsidR="00F2093E" w:rsidRPr="2DD37415">
        <w:rPr>
          <w:rFonts w:ascii="Arial Narrow" w:eastAsia="仿宋_GB2312" w:hAnsi="Arial Narrow" w:cs="Arial Unicode MS"/>
          <w:sz w:val="22"/>
          <w:szCs w:val="22"/>
        </w:rPr>
        <w:t>2023</w:t>
      </w:r>
      <w:r w:rsidR="00F2093E" w:rsidRPr="2DD37415">
        <w:rPr>
          <w:rFonts w:ascii="Arial Narrow" w:eastAsia="仿宋_GB2312" w:hAnsi="Arial Narrow" w:cs="Arial Unicode MS"/>
          <w:sz w:val="22"/>
          <w:szCs w:val="22"/>
        </w:rPr>
        <w:t>年度主要关联方的基本信息如下所示：</w:t>
      </w:r>
    </w:p>
    <w:p w14:paraId="78474DCC" w14:textId="3195CDA1" w:rsidR="00AA4CA3" w:rsidRDefault="002B7FB5" w:rsidP="2DD37415">
      <w:pPr>
        <w:pStyle w:val="aff5"/>
        <w:numPr>
          <w:ilvl w:val="0"/>
          <w:numId w:val="16"/>
        </w:numPr>
        <w:spacing w:beforeLines="50" w:before="156" w:afterLines="50" w:after="156" w:line="360" w:lineRule="auto"/>
        <w:ind w:firstLineChars="0"/>
        <w:rPr>
          <w:rFonts w:ascii="Arial Narrow" w:eastAsia="仿宋_GB2312" w:hAnsi="Arial Narrow"/>
          <w:sz w:val="22"/>
          <w:szCs w:val="22"/>
        </w:rPr>
      </w:pPr>
      <w:r w:rsidRPr="2DD37415">
        <w:rPr>
          <w:rFonts w:ascii="Arial Narrow" w:eastAsia="仿宋_GB2312" w:hAnsi="Arial Narrow" w:cs="Arial Unicode MS"/>
          <w:sz w:val="22"/>
          <w:szCs w:val="22"/>
        </w:rPr>
        <w:t>上海派智</w:t>
      </w:r>
      <w:r w:rsidR="00F2093E" w:rsidRPr="2DD37415">
        <w:rPr>
          <w:rFonts w:ascii="Arial Narrow" w:eastAsia="仿宋_GB2312" w:hAnsi="Arial Narrow" w:cs="Arial Unicode MS"/>
          <w:sz w:val="22"/>
          <w:szCs w:val="22"/>
        </w:rPr>
        <w:t>的</w:t>
      </w:r>
      <w:r w:rsidR="4A58BDAB" w:rsidRPr="2DD37415">
        <w:rPr>
          <w:rFonts w:ascii="Arial Narrow" w:eastAsia="仿宋_GB2312" w:hAnsi="Arial Narrow" w:cs="Arial Unicode MS"/>
          <w:sz w:val="22"/>
          <w:szCs w:val="22"/>
        </w:rPr>
        <w:t>主要</w:t>
      </w:r>
      <w:r w:rsidR="00F2093E" w:rsidRPr="2DD37415">
        <w:rPr>
          <w:rFonts w:ascii="Arial Narrow" w:eastAsia="仿宋_GB2312" w:hAnsi="Arial Narrow" w:cs="Arial Unicode MS"/>
          <w:sz w:val="22"/>
          <w:szCs w:val="22"/>
        </w:rPr>
        <w:t>投资方情况</w:t>
      </w:r>
      <w:r w:rsidR="1A27D49A" w:rsidRPr="2DD37415">
        <w:rPr>
          <w:rFonts w:ascii="Arial Narrow" w:eastAsia="仿宋_GB2312" w:hAnsi="Arial Narrow" w:cs="Arial Unicode MS"/>
          <w:sz w:val="22"/>
          <w:szCs w:val="22"/>
        </w:rPr>
        <w:t>（持股比例超过</w:t>
      </w:r>
      <w:r w:rsidR="1A27D49A" w:rsidRPr="2DD37415">
        <w:rPr>
          <w:rFonts w:ascii="Arial Narrow" w:eastAsia="仿宋_GB2312" w:hAnsi="Arial Narrow" w:cs="Arial Unicode MS"/>
          <w:sz w:val="22"/>
          <w:szCs w:val="22"/>
        </w:rPr>
        <w:t>25%</w:t>
      </w:r>
      <w:r w:rsidR="1A27D49A" w:rsidRPr="2DD37415">
        <w:rPr>
          <w:rFonts w:ascii="Arial Narrow" w:eastAsia="仿宋_GB2312" w:hAnsi="Arial Narrow" w:cs="Arial Unicode MS"/>
          <w:sz w:val="22"/>
          <w:szCs w:val="22"/>
        </w:rPr>
        <w:t>）</w:t>
      </w:r>
    </w:p>
    <w:p w14:paraId="62808E9B" w14:textId="237BD829" w:rsidR="00AA4CA3" w:rsidRDefault="00F2093E" w:rsidP="2DD37415">
      <w:pPr>
        <w:pStyle w:val="a3"/>
        <w:ind w:left="420" w:hanging="420"/>
        <w:jc w:val="center"/>
        <w:rPr>
          <w:rFonts w:ascii="Arial Narrow" w:eastAsia="仿宋_GB2312" w:hAnsi="Arial Narrow"/>
          <w:sz w:val="22"/>
          <w:szCs w:val="22"/>
        </w:rPr>
      </w:pPr>
      <w:r w:rsidRPr="2DD37415">
        <w:rPr>
          <w:rFonts w:ascii="Arial Narrow" w:eastAsia="仿宋_GB2312" w:hAnsi="Arial Narrow"/>
          <w:sz w:val="22"/>
          <w:szCs w:val="22"/>
        </w:rPr>
        <w:t>图表</w:t>
      </w:r>
      <w:r w:rsidRPr="2DD37415">
        <w:rPr>
          <w:rFonts w:ascii="Arial Narrow" w:eastAsia="仿宋_GB2312" w:hAnsi="Arial Narrow"/>
          <w:sz w:val="22"/>
          <w:szCs w:val="22"/>
        </w:rPr>
        <w:t xml:space="preserve"> 1</w:t>
      </w:r>
      <w:r w:rsidR="004C55D4" w:rsidRPr="2DD37415">
        <w:rPr>
          <w:rFonts w:ascii="Arial Narrow" w:eastAsia="仿宋_GB2312" w:hAnsi="Arial Narrow"/>
          <w:sz w:val="22"/>
          <w:szCs w:val="22"/>
        </w:rPr>
        <w:t>3</w:t>
      </w:r>
      <w:r w:rsidRPr="2DD37415">
        <w:rPr>
          <w:rFonts w:ascii="Arial Narrow" w:eastAsia="仿宋_GB2312" w:hAnsi="Arial Narrow"/>
          <w:sz w:val="22"/>
          <w:szCs w:val="22"/>
        </w:rPr>
        <w:t>：本公司的</w:t>
      </w:r>
      <w:r w:rsidR="5940EFF3" w:rsidRPr="2DD37415">
        <w:rPr>
          <w:rFonts w:ascii="Arial Narrow" w:eastAsia="仿宋_GB2312" w:hAnsi="Arial Narrow"/>
          <w:sz w:val="22"/>
          <w:szCs w:val="22"/>
        </w:rPr>
        <w:t>主要</w:t>
      </w:r>
      <w:r w:rsidRPr="2DD37415">
        <w:rPr>
          <w:rFonts w:ascii="Arial Narrow" w:eastAsia="仿宋_GB2312" w:hAnsi="Arial Narrow"/>
          <w:sz w:val="22"/>
          <w:szCs w:val="22"/>
        </w:rPr>
        <w:t>投资方基本信息</w:t>
      </w:r>
    </w:p>
    <w:tbl>
      <w:tblPr>
        <w:tblW w:w="865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972"/>
        <w:gridCol w:w="1560"/>
        <w:gridCol w:w="2121"/>
      </w:tblGrid>
      <w:tr w:rsidR="00502102" w14:paraId="49CCD91A" w14:textId="77777777" w:rsidTr="00891D9B">
        <w:trPr>
          <w:trHeight w:val="454"/>
          <w:jc w:val="center"/>
        </w:trPr>
        <w:tc>
          <w:tcPr>
            <w:tcW w:w="4972" w:type="dxa"/>
            <w:shd w:val="clear" w:color="auto" w:fill="002060"/>
            <w:vAlign w:val="center"/>
          </w:tcPr>
          <w:p w14:paraId="78EBC81E" w14:textId="77777777" w:rsidR="00502102" w:rsidRDefault="00502102">
            <w:pPr>
              <w:spacing w:before="0" w:after="0"/>
              <w:ind w:left="0" w:right="0"/>
              <w:jc w:val="center"/>
              <w:rPr>
                <w:rFonts w:ascii="仿宋_GB2312" w:eastAsia="仿宋" w:hAnsi="仿宋_GB2312" w:cs="楷体" w:hint="eastAsia"/>
                <w:b/>
                <w:bCs/>
                <w:color w:val="FFFFFF" w:themeColor="background1"/>
                <w:sz w:val="22"/>
                <w:szCs w:val="22"/>
              </w:rPr>
            </w:pPr>
            <w:r>
              <w:rPr>
                <w:rFonts w:ascii="仿宋_GB2312" w:eastAsia="仿宋" w:hAnsi="仿宋_GB2312" w:cs="楷体"/>
                <w:b/>
                <w:color w:val="FFFFFF" w:themeColor="background1"/>
                <w:sz w:val="22"/>
                <w:szCs w:val="22"/>
              </w:rPr>
              <w:t>公司名称</w:t>
            </w:r>
          </w:p>
        </w:tc>
        <w:tc>
          <w:tcPr>
            <w:tcW w:w="1560" w:type="dxa"/>
            <w:shd w:val="clear" w:color="auto" w:fill="002060"/>
            <w:vAlign w:val="center"/>
          </w:tcPr>
          <w:p w14:paraId="086911C0" w14:textId="77777777" w:rsidR="00502102" w:rsidRDefault="00502102">
            <w:pPr>
              <w:spacing w:before="0" w:after="0"/>
              <w:ind w:left="0" w:right="0"/>
              <w:jc w:val="center"/>
              <w:rPr>
                <w:rFonts w:ascii="仿宋_GB2312" w:eastAsia="仿宋" w:hAnsi="仿宋_GB2312" w:cs="楷体" w:hint="eastAsia"/>
                <w:b/>
                <w:bCs/>
                <w:color w:val="FFFFFF" w:themeColor="background1"/>
                <w:sz w:val="22"/>
                <w:szCs w:val="22"/>
              </w:rPr>
            </w:pPr>
            <w:r>
              <w:rPr>
                <w:rFonts w:ascii="仿宋_GB2312" w:eastAsia="仿宋" w:hAnsi="仿宋_GB2312" w:cs="楷体"/>
                <w:b/>
                <w:color w:val="FFFFFF" w:themeColor="background1"/>
                <w:sz w:val="22"/>
                <w:szCs w:val="22"/>
              </w:rPr>
              <w:t>地区</w:t>
            </w:r>
            <w:r>
              <w:rPr>
                <w:rFonts w:ascii="仿宋_GB2312" w:eastAsia="仿宋" w:hAnsi="仿宋_GB2312" w:cs="楷体"/>
                <w:b/>
                <w:color w:val="FFFFFF" w:themeColor="background1"/>
                <w:sz w:val="22"/>
                <w:szCs w:val="22"/>
              </w:rPr>
              <w:t>/</w:t>
            </w:r>
            <w:r>
              <w:rPr>
                <w:rFonts w:ascii="仿宋_GB2312" w:eastAsia="仿宋" w:hAnsi="仿宋_GB2312" w:cs="楷体"/>
                <w:b/>
                <w:color w:val="FFFFFF" w:themeColor="background1"/>
                <w:sz w:val="22"/>
                <w:szCs w:val="22"/>
              </w:rPr>
              <w:t>国家</w:t>
            </w:r>
          </w:p>
        </w:tc>
        <w:tc>
          <w:tcPr>
            <w:tcW w:w="2121" w:type="dxa"/>
            <w:shd w:val="clear" w:color="auto" w:fill="002060"/>
            <w:vAlign w:val="center"/>
          </w:tcPr>
          <w:p w14:paraId="7C4A4F30" w14:textId="77777777" w:rsidR="00502102" w:rsidRDefault="00502102">
            <w:pPr>
              <w:spacing w:before="0" w:after="0"/>
              <w:ind w:left="0" w:right="0"/>
              <w:jc w:val="center"/>
              <w:rPr>
                <w:rFonts w:ascii="仿宋_GB2312" w:eastAsia="仿宋" w:hAnsi="仿宋_GB2312" w:cs="楷体" w:hint="eastAsia"/>
                <w:b/>
                <w:color w:val="FFFFFF" w:themeColor="background1"/>
                <w:sz w:val="22"/>
                <w:szCs w:val="22"/>
              </w:rPr>
            </w:pPr>
            <w:r>
              <w:rPr>
                <w:rFonts w:ascii="仿宋_GB2312" w:eastAsia="仿宋" w:hAnsi="仿宋_GB2312" w:cs="楷体" w:hint="eastAsia"/>
                <w:b/>
                <w:color w:val="FFFFFF" w:themeColor="background1"/>
                <w:sz w:val="22"/>
                <w:szCs w:val="22"/>
              </w:rPr>
              <w:t>持股比例</w:t>
            </w:r>
          </w:p>
        </w:tc>
      </w:tr>
      <w:tr w:rsidR="00502102" w14:paraId="2C88B426" w14:textId="77777777" w:rsidTr="00891D9B">
        <w:trPr>
          <w:trHeight w:val="454"/>
          <w:jc w:val="center"/>
        </w:trPr>
        <w:tc>
          <w:tcPr>
            <w:tcW w:w="4972" w:type="dxa"/>
            <w:vAlign w:val="center"/>
          </w:tcPr>
          <w:p w14:paraId="52B18D3E" w14:textId="2FC6ABD3" w:rsidR="00502102" w:rsidRDefault="00502102" w:rsidP="2DD37415">
            <w:pPr>
              <w:spacing w:before="0" w:after="0"/>
              <w:ind w:left="0" w:right="0"/>
              <w:jc w:val="left"/>
              <w:rPr>
                <w:rFonts w:ascii="仿宋_GB2312" w:eastAsia="仿宋" w:hAnsi="仿宋_GB2312" w:cs="楷体" w:hint="eastAsia"/>
                <w:sz w:val="22"/>
                <w:szCs w:val="22"/>
              </w:rPr>
            </w:pPr>
            <w:r w:rsidRPr="2DD37415">
              <w:rPr>
                <w:rFonts w:ascii="仿宋" w:eastAsia="仿宋" w:hAnsi="仿宋" w:cs="楷体"/>
                <w:sz w:val="22"/>
                <w:szCs w:val="22"/>
              </w:rPr>
              <w:t>上海畹町市场营销策划中心（有限合伙）</w:t>
            </w:r>
          </w:p>
        </w:tc>
        <w:tc>
          <w:tcPr>
            <w:tcW w:w="1560" w:type="dxa"/>
            <w:vAlign w:val="center"/>
          </w:tcPr>
          <w:p w14:paraId="0084525A" w14:textId="2629E500" w:rsidR="00502102" w:rsidRDefault="00502102" w:rsidP="2DD37415">
            <w:pPr>
              <w:spacing w:before="0" w:after="0"/>
              <w:ind w:left="0" w:right="0"/>
              <w:jc w:val="center"/>
              <w:rPr>
                <w:rFonts w:ascii="仿宋_GB2312" w:eastAsia="仿宋" w:hAnsi="仿宋_GB2312" w:cs="楷体" w:hint="eastAsia"/>
                <w:sz w:val="22"/>
                <w:szCs w:val="22"/>
              </w:rPr>
            </w:pPr>
            <w:r w:rsidRPr="2DD37415">
              <w:rPr>
                <w:rFonts w:ascii="仿宋" w:eastAsia="仿宋" w:hAnsi="仿宋" w:cs="楷体"/>
                <w:sz w:val="22"/>
                <w:szCs w:val="22"/>
              </w:rPr>
              <w:t>中国</w:t>
            </w:r>
          </w:p>
        </w:tc>
        <w:tc>
          <w:tcPr>
            <w:tcW w:w="2121" w:type="dxa"/>
            <w:vAlign w:val="center"/>
          </w:tcPr>
          <w:p w14:paraId="1DA3B5F8" w14:textId="7B6CADF1" w:rsidR="00502102" w:rsidRDefault="00502102" w:rsidP="2DD37415">
            <w:pPr>
              <w:spacing w:before="0" w:after="0"/>
              <w:ind w:left="0" w:right="0"/>
              <w:jc w:val="center"/>
              <w:rPr>
                <w:rFonts w:ascii="Arial Narrow" w:eastAsia="仿宋" w:hAnsi="Arial Narrow" w:cs="楷体"/>
                <w:sz w:val="22"/>
                <w:szCs w:val="22"/>
              </w:rPr>
            </w:pPr>
            <w:r w:rsidRPr="2DD37415">
              <w:rPr>
                <w:rFonts w:ascii="Arial Narrow" w:eastAsia="仿宋" w:hAnsi="Arial Narrow" w:cs="楷体"/>
                <w:sz w:val="22"/>
                <w:szCs w:val="22"/>
              </w:rPr>
              <w:t>32.5013%</w:t>
            </w:r>
          </w:p>
        </w:tc>
      </w:tr>
      <w:tr w:rsidR="00502102" w14:paraId="38913F39" w14:textId="77777777" w:rsidTr="00891D9B">
        <w:trPr>
          <w:trHeight w:val="454"/>
          <w:jc w:val="center"/>
        </w:trPr>
        <w:tc>
          <w:tcPr>
            <w:tcW w:w="4972" w:type="dxa"/>
            <w:vAlign w:val="center"/>
          </w:tcPr>
          <w:p w14:paraId="1373F378" w14:textId="29A492C1" w:rsidR="00502102" w:rsidRDefault="00502102" w:rsidP="00E12EE8">
            <w:pPr>
              <w:spacing w:before="0" w:after="0"/>
              <w:ind w:left="0" w:right="0"/>
              <w:jc w:val="left"/>
              <w:rPr>
                <w:rFonts w:ascii="仿宋_GB2312" w:eastAsia="仿宋" w:hAnsi="仿宋_GB2312" w:cs="楷体" w:hint="eastAsia"/>
                <w:sz w:val="22"/>
                <w:szCs w:val="22"/>
              </w:rPr>
            </w:pPr>
            <w:r w:rsidRPr="2DD37415">
              <w:rPr>
                <w:rFonts w:ascii="仿宋" w:eastAsia="仿宋" w:hAnsi="仿宋" w:cs="楷体"/>
                <w:sz w:val="22"/>
                <w:szCs w:val="22"/>
              </w:rPr>
              <w:t>上海派智电子科技有限公司</w:t>
            </w:r>
          </w:p>
        </w:tc>
        <w:tc>
          <w:tcPr>
            <w:tcW w:w="1560" w:type="dxa"/>
            <w:vAlign w:val="center"/>
          </w:tcPr>
          <w:p w14:paraId="624FF804" w14:textId="0049C578" w:rsidR="00502102" w:rsidRDefault="00502102" w:rsidP="00E12EE8">
            <w:pPr>
              <w:spacing w:before="0" w:after="0"/>
              <w:ind w:left="0" w:right="0"/>
              <w:jc w:val="center"/>
              <w:rPr>
                <w:rFonts w:ascii="仿宋_GB2312" w:eastAsia="仿宋" w:hAnsi="仿宋_GB2312" w:cs="楷体" w:hint="eastAsia"/>
                <w:sz w:val="22"/>
                <w:szCs w:val="22"/>
              </w:rPr>
            </w:pPr>
            <w:r w:rsidRPr="2DD37415">
              <w:rPr>
                <w:rFonts w:ascii="仿宋" w:eastAsia="仿宋" w:hAnsi="仿宋" w:cs="楷体"/>
                <w:sz w:val="22"/>
                <w:szCs w:val="22"/>
              </w:rPr>
              <w:t>中国</w:t>
            </w:r>
          </w:p>
        </w:tc>
        <w:tc>
          <w:tcPr>
            <w:tcW w:w="2121" w:type="dxa"/>
            <w:vAlign w:val="center"/>
          </w:tcPr>
          <w:p w14:paraId="33DCCC2A" w14:textId="25385106" w:rsidR="00502102" w:rsidRDefault="00502102" w:rsidP="00E12EE8">
            <w:pPr>
              <w:spacing w:before="0" w:after="0"/>
              <w:ind w:left="0" w:right="0"/>
              <w:jc w:val="center"/>
              <w:rPr>
                <w:rFonts w:ascii="Arial Narrow" w:eastAsia="仿宋" w:hAnsi="Arial Narrow" w:cs="楷体"/>
                <w:sz w:val="22"/>
                <w:szCs w:val="22"/>
              </w:rPr>
            </w:pPr>
            <w:r w:rsidRPr="2DD37415">
              <w:rPr>
                <w:rFonts w:ascii="Arial Narrow" w:eastAsia="仿宋" w:hAnsi="Arial Narrow" w:cs="楷体"/>
                <w:sz w:val="22"/>
                <w:szCs w:val="22"/>
              </w:rPr>
              <w:t>26.4472%</w:t>
            </w:r>
          </w:p>
        </w:tc>
      </w:tr>
    </w:tbl>
    <w:p w14:paraId="64793B55" w14:textId="05F14193" w:rsidR="2DD37415" w:rsidDel="00891D9B" w:rsidRDefault="2DD37415">
      <w:pPr>
        <w:rPr>
          <w:del w:id="748" w:author="admin" w:date="2024-07-08T15:59:00Z"/>
        </w:rPr>
      </w:pPr>
    </w:p>
    <w:p w14:paraId="7113B615" w14:textId="69447BD3" w:rsidR="2DD37415" w:rsidDel="00891D9B" w:rsidRDefault="2DD37415" w:rsidP="00891D9B">
      <w:pPr>
        <w:ind w:left="0"/>
        <w:rPr>
          <w:del w:id="749" w:author="admin" w:date="2024-07-08T15:59:00Z"/>
        </w:rPr>
      </w:pPr>
    </w:p>
    <w:p w14:paraId="0E0F21DD" w14:textId="034F2EC3" w:rsidR="2DD37415" w:rsidDel="00891D9B" w:rsidRDefault="2DD37415" w:rsidP="00891D9B">
      <w:pPr>
        <w:ind w:left="0"/>
        <w:rPr>
          <w:del w:id="750" w:author="admin" w:date="2024-07-08T15:59:00Z"/>
        </w:rPr>
      </w:pPr>
    </w:p>
    <w:p w14:paraId="658C17A7" w14:textId="0FC1B1E7" w:rsidR="2DD37415" w:rsidDel="00891D9B" w:rsidRDefault="2DD37415" w:rsidP="00891D9B">
      <w:pPr>
        <w:ind w:left="0"/>
        <w:rPr>
          <w:del w:id="751" w:author="admin" w:date="2024-07-08T15:59:00Z"/>
        </w:rPr>
      </w:pPr>
    </w:p>
    <w:p w14:paraId="642D1366" w14:textId="14D2B434" w:rsidR="2DD37415" w:rsidDel="00891D9B" w:rsidRDefault="2DD37415" w:rsidP="00891D9B">
      <w:pPr>
        <w:ind w:left="0"/>
        <w:rPr>
          <w:del w:id="752" w:author="admin" w:date="2024-07-08T15:59:00Z"/>
        </w:rPr>
      </w:pPr>
    </w:p>
    <w:p w14:paraId="0842BB99" w14:textId="7257EBBB" w:rsidR="2DD37415" w:rsidDel="00891D9B" w:rsidRDefault="2DD37415" w:rsidP="00891D9B">
      <w:pPr>
        <w:ind w:left="0"/>
        <w:rPr>
          <w:del w:id="753" w:author="admin" w:date="2024-07-08T15:59:00Z"/>
        </w:rPr>
      </w:pPr>
    </w:p>
    <w:p w14:paraId="4AE0A594" w14:textId="3FB6D029" w:rsidR="2DD37415" w:rsidDel="00891D9B" w:rsidRDefault="2DD37415" w:rsidP="00891D9B">
      <w:pPr>
        <w:ind w:left="0"/>
        <w:rPr>
          <w:del w:id="754" w:author="admin" w:date="2024-07-08T15:59:00Z"/>
        </w:rPr>
      </w:pPr>
    </w:p>
    <w:p w14:paraId="46B6C73C" w14:textId="2A3C9BA6" w:rsidR="00AA4CA3" w:rsidRDefault="00F2093E" w:rsidP="2DD37415">
      <w:pPr>
        <w:spacing w:before="0"/>
        <w:ind w:left="0"/>
        <w:rPr>
          <w:rFonts w:ascii="Arial Narrow" w:eastAsia="仿宋_GB2312" w:hAnsi="Arial Narrow" w:cs="STXihei,Italic"/>
          <w:i/>
          <w:iCs/>
          <w:sz w:val="16"/>
          <w:szCs w:val="16"/>
        </w:rPr>
      </w:pPr>
      <w:r w:rsidRPr="2DD37415">
        <w:rPr>
          <w:rFonts w:ascii="Arial Narrow" w:eastAsia="仿宋_GB2312" w:hAnsi="Arial Narrow" w:cs="STXihei,Italic"/>
          <w:i/>
          <w:iCs/>
          <w:sz w:val="16"/>
          <w:szCs w:val="16"/>
        </w:rPr>
        <w:t>信息来源：由</w:t>
      </w:r>
      <w:r w:rsidR="00E12EE8" w:rsidRPr="2DD37415">
        <w:rPr>
          <w:rFonts w:ascii="Arial Narrow" w:eastAsia="仿宋_GB2312" w:hAnsi="Arial Narrow" w:cs="STXihei,Italic"/>
          <w:i/>
          <w:iCs/>
          <w:sz w:val="16"/>
          <w:szCs w:val="16"/>
        </w:rPr>
        <w:t>上海派智</w:t>
      </w:r>
      <w:r w:rsidRPr="2DD37415">
        <w:rPr>
          <w:rFonts w:ascii="Arial Narrow" w:eastAsia="仿宋_GB2312" w:hAnsi="Arial Narrow" w:cs="STXihei,Italic"/>
          <w:i/>
          <w:iCs/>
          <w:sz w:val="16"/>
          <w:szCs w:val="16"/>
        </w:rPr>
        <w:t>提供</w:t>
      </w:r>
    </w:p>
    <w:p w14:paraId="6D063404" w14:textId="07F7BA0E" w:rsidR="00AA4CA3" w:rsidRDefault="00F2093E">
      <w:pPr>
        <w:spacing w:beforeLines="50" w:before="156" w:afterLines="50" w:after="156" w:line="360" w:lineRule="auto"/>
        <w:ind w:firstLineChars="200" w:firstLine="440"/>
        <w:rPr>
          <w:rFonts w:ascii="Arial Narrow" w:eastAsia="仿宋_GB2312" w:hAnsi="Arial Narrow" w:cs="Arial Unicode MS"/>
          <w:sz w:val="22"/>
          <w:szCs w:val="22"/>
        </w:rPr>
      </w:pPr>
      <w:r w:rsidRPr="2DD37415">
        <w:rPr>
          <w:rFonts w:ascii="Arial Narrow" w:eastAsia="仿宋_GB2312" w:hAnsi="Arial Narrow" w:cs="Arial Unicode MS"/>
          <w:sz w:val="22"/>
          <w:szCs w:val="22"/>
        </w:rPr>
        <w:t>2</w:t>
      </w:r>
      <w:r w:rsidRPr="2DD37415">
        <w:rPr>
          <w:rFonts w:ascii="Arial Narrow" w:eastAsia="仿宋_GB2312" w:hAnsi="Arial Narrow" w:cs="Arial Unicode MS"/>
          <w:sz w:val="22"/>
          <w:szCs w:val="22"/>
        </w:rPr>
        <w:t>）</w:t>
      </w:r>
      <w:r w:rsidR="00E12EE8" w:rsidRPr="2DD37415">
        <w:rPr>
          <w:rFonts w:ascii="Arial Narrow" w:eastAsia="仿宋_GB2312" w:hAnsi="Arial Narrow" w:cs="Arial Unicode MS"/>
          <w:sz w:val="22"/>
          <w:szCs w:val="22"/>
        </w:rPr>
        <w:t>上海派智</w:t>
      </w:r>
      <w:r w:rsidRPr="2DD37415">
        <w:rPr>
          <w:rFonts w:ascii="Arial Narrow" w:eastAsia="仿宋_GB2312" w:hAnsi="Arial Narrow" w:cs="Arial Unicode MS"/>
          <w:sz w:val="22"/>
          <w:szCs w:val="22"/>
        </w:rPr>
        <w:t>的其他关联方情况如下：</w:t>
      </w:r>
    </w:p>
    <w:p w14:paraId="22067AE3" w14:textId="60F830F1" w:rsidR="00AA4CA3" w:rsidRDefault="00F2093E">
      <w:pPr>
        <w:spacing w:beforeLines="50" w:before="156" w:afterLines="50" w:after="156" w:line="360" w:lineRule="auto"/>
        <w:ind w:firstLineChars="200" w:firstLine="440"/>
        <w:rPr>
          <w:rFonts w:ascii="Arial Narrow" w:eastAsia="仿宋_GB2312" w:hAnsi="Arial Narrow" w:cs="楷体"/>
        </w:rPr>
      </w:pPr>
      <w:r w:rsidRPr="2DD37415">
        <w:rPr>
          <w:rFonts w:ascii="Arial Narrow" w:eastAsia="仿宋_GB2312" w:hAnsi="Arial Narrow" w:cs="Arial Unicode MS"/>
          <w:sz w:val="22"/>
          <w:szCs w:val="22"/>
        </w:rPr>
        <w:t>在</w:t>
      </w:r>
      <w:r w:rsidRPr="2DD37415">
        <w:rPr>
          <w:rFonts w:ascii="Arial Narrow" w:eastAsia="仿宋_GB2312" w:hAnsi="Arial Narrow" w:cs="Arial Unicode MS"/>
          <w:sz w:val="22"/>
          <w:szCs w:val="22"/>
        </w:rPr>
        <w:t>2023</w:t>
      </w:r>
      <w:r w:rsidRPr="2DD37415">
        <w:rPr>
          <w:rFonts w:ascii="Arial Narrow" w:eastAsia="仿宋_GB2312" w:hAnsi="Arial Narrow" w:cs="Arial Unicode MS"/>
          <w:sz w:val="22"/>
          <w:szCs w:val="22"/>
        </w:rPr>
        <w:t>年度，没有个人关联方直接或间接持有</w:t>
      </w:r>
      <w:r w:rsidR="00E12EE8" w:rsidRPr="2DD37415">
        <w:rPr>
          <w:rFonts w:ascii="Arial Narrow" w:eastAsia="仿宋_GB2312" w:hAnsi="Arial Narrow" w:cs="Arial Unicode MS"/>
          <w:sz w:val="22"/>
          <w:szCs w:val="22"/>
        </w:rPr>
        <w:t>上海派智</w:t>
      </w:r>
      <w:r w:rsidRPr="2DD37415">
        <w:rPr>
          <w:rFonts w:ascii="Arial Narrow" w:eastAsia="仿宋_GB2312" w:hAnsi="Arial Narrow" w:cs="Arial Unicode MS"/>
          <w:sz w:val="22"/>
          <w:szCs w:val="22"/>
        </w:rPr>
        <w:t>的股份</w:t>
      </w:r>
      <w:r w:rsidR="0036725D" w:rsidRPr="2DD37415">
        <w:rPr>
          <w:rFonts w:ascii="Arial Narrow" w:eastAsia="仿宋_GB2312" w:hAnsi="Arial Narrow" w:cs="Arial Unicode MS"/>
          <w:sz w:val="22"/>
          <w:szCs w:val="22"/>
        </w:rPr>
        <w:t>（</w:t>
      </w:r>
      <w:r w:rsidRPr="2DD37415">
        <w:rPr>
          <w:rFonts w:ascii="Arial Narrow" w:eastAsia="仿宋_GB2312" w:hAnsi="Arial Narrow" w:cs="Arial Unicode MS"/>
          <w:sz w:val="22"/>
          <w:szCs w:val="22"/>
        </w:rPr>
        <w:t>如：个人持有最终母公司超过</w:t>
      </w:r>
      <w:r w:rsidRPr="2DD37415">
        <w:rPr>
          <w:rFonts w:ascii="Arial Narrow" w:eastAsia="仿宋_GB2312" w:hAnsi="Arial Narrow" w:cs="Arial Unicode MS"/>
          <w:sz w:val="22"/>
          <w:szCs w:val="22"/>
        </w:rPr>
        <w:t>25%</w:t>
      </w:r>
      <w:r w:rsidRPr="2DD37415">
        <w:rPr>
          <w:rFonts w:ascii="Arial Narrow" w:eastAsia="仿宋_GB2312" w:hAnsi="Arial Narrow" w:cs="Arial Unicode MS"/>
          <w:sz w:val="22"/>
          <w:szCs w:val="22"/>
        </w:rPr>
        <w:t>的股份</w:t>
      </w:r>
      <w:r w:rsidR="0036725D" w:rsidRPr="2DD37415">
        <w:rPr>
          <w:rFonts w:ascii="Arial Narrow" w:eastAsia="仿宋_GB2312" w:hAnsi="Arial Narrow" w:cs="Arial Unicode MS"/>
          <w:sz w:val="22"/>
          <w:szCs w:val="22"/>
        </w:rPr>
        <w:t>）</w:t>
      </w:r>
      <w:r w:rsidRPr="2DD37415">
        <w:rPr>
          <w:rFonts w:ascii="Arial Narrow" w:eastAsia="仿宋_GB2312" w:hAnsi="Arial Narrow" w:cs="Arial Unicode MS"/>
          <w:sz w:val="22"/>
          <w:szCs w:val="22"/>
        </w:rPr>
        <w:t>或与</w:t>
      </w:r>
      <w:r w:rsidR="00E12EE8" w:rsidRPr="2DD37415">
        <w:rPr>
          <w:rFonts w:ascii="Arial Narrow" w:eastAsia="仿宋_GB2312" w:hAnsi="Arial Narrow" w:cs="Arial Unicode MS"/>
          <w:sz w:val="22"/>
          <w:szCs w:val="22"/>
        </w:rPr>
        <w:t>上海派智</w:t>
      </w:r>
      <w:r w:rsidRPr="2DD37415">
        <w:rPr>
          <w:rFonts w:ascii="Arial Narrow" w:eastAsia="仿宋_GB2312" w:hAnsi="Arial Narrow" w:cs="Arial Unicode MS"/>
          <w:sz w:val="22"/>
          <w:szCs w:val="22"/>
        </w:rPr>
        <w:t>发生关联交易。</w:t>
      </w:r>
    </w:p>
    <w:p w14:paraId="6DA50CA3" w14:textId="08C1067A" w:rsidR="00AA4CA3" w:rsidRDefault="00F2093E" w:rsidP="2DD37415">
      <w:pPr>
        <w:pStyle w:val="a3"/>
        <w:ind w:left="420" w:hanging="420"/>
        <w:jc w:val="center"/>
        <w:rPr>
          <w:rFonts w:ascii="Arial Narrow" w:eastAsia="仿宋_GB2312" w:hAnsi="Arial Narrow"/>
          <w:sz w:val="22"/>
          <w:szCs w:val="22"/>
        </w:rPr>
      </w:pPr>
      <w:r w:rsidRPr="2DD37415">
        <w:rPr>
          <w:rFonts w:ascii="Arial Narrow" w:eastAsia="仿宋_GB2312" w:hAnsi="Arial Narrow"/>
          <w:sz w:val="22"/>
          <w:szCs w:val="22"/>
        </w:rPr>
        <w:t>图表</w:t>
      </w:r>
      <w:r w:rsidRPr="2DD37415">
        <w:rPr>
          <w:rFonts w:ascii="Arial Narrow" w:eastAsia="仿宋_GB2312" w:hAnsi="Arial Narrow"/>
          <w:sz w:val="22"/>
          <w:szCs w:val="22"/>
        </w:rPr>
        <w:t>1</w:t>
      </w:r>
      <w:r w:rsidR="004C55D4" w:rsidRPr="2DD37415">
        <w:rPr>
          <w:rFonts w:ascii="Arial Narrow" w:eastAsia="仿宋_GB2312" w:hAnsi="Arial Narrow"/>
          <w:sz w:val="22"/>
          <w:szCs w:val="22"/>
        </w:rPr>
        <w:t>4</w:t>
      </w:r>
      <w:r w:rsidRPr="2DD37415">
        <w:rPr>
          <w:rFonts w:ascii="Arial Narrow" w:eastAsia="仿宋_GB2312" w:hAnsi="Arial Narrow"/>
          <w:sz w:val="22"/>
          <w:szCs w:val="22"/>
        </w:rPr>
        <w:t>：本公司的其他关联方的基本信息</w:t>
      </w:r>
    </w:p>
    <w:tbl>
      <w:tblPr>
        <w:tblW w:w="85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73"/>
        <w:gridCol w:w="1559"/>
        <w:gridCol w:w="2313"/>
      </w:tblGrid>
      <w:tr w:rsidR="00AA4CA3" w14:paraId="24DF6064" w14:textId="77777777" w:rsidTr="2DD37415">
        <w:trPr>
          <w:trHeight w:val="397"/>
          <w:tblHeader/>
          <w:jc w:val="center"/>
        </w:trPr>
        <w:tc>
          <w:tcPr>
            <w:tcW w:w="4673" w:type="dxa"/>
            <w:tcBorders>
              <w:top w:val="single" w:sz="4" w:space="0" w:color="auto"/>
              <w:left w:val="single" w:sz="4" w:space="0" w:color="auto"/>
              <w:bottom w:val="single" w:sz="4" w:space="0" w:color="auto"/>
              <w:right w:val="single" w:sz="4" w:space="0" w:color="auto"/>
            </w:tcBorders>
            <w:shd w:val="clear" w:color="auto" w:fill="002060"/>
            <w:vAlign w:val="center"/>
          </w:tcPr>
          <w:p w14:paraId="6FE2AF90" w14:textId="77777777" w:rsidR="00AA4CA3" w:rsidRDefault="00F2093E">
            <w:pPr>
              <w:spacing w:before="0" w:after="0"/>
              <w:ind w:left="0" w:right="0"/>
              <w:jc w:val="center"/>
              <w:rPr>
                <w:rFonts w:ascii="仿宋_GB2312" w:eastAsia="仿宋_GB2312" w:hAnsi="Arial Narrow" w:cs="楷体"/>
                <w:b/>
                <w:bCs/>
                <w:sz w:val="22"/>
                <w:szCs w:val="22"/>
              </w:rPr>
            </w:pPr>
            <w:r>
              <w:rPr>
                <w:rFonts w:ascii="仿宋_GB2312" w:eastAsia="仿宋_GB2312" w:hAnsi="Arial Narrow" w:cs="楷体" w:hint="eastAsia"/>
                <w:b/>
                <w:bCs/>
                <w:sz w:val="22"/>
                <w:szCs w:val="22"/>
              </w:rPr>
              <w:t>关联方名称</w:t>
            </w:r>
          </w:p>
        </w:tc>
        <w:tc>
          <w:tcPr>
            <w:tcW w:w="1559" w:type="dxa"/>
            <w:tcBorders>
              <w:top w:val="single" w:sz="4" w:space="0" w:color="auto"/>
              <w:left w:val="single" w:sz="4" w:space="0" w:color="auto"/>
              <w:bottom w:val="single" w:sz="4" w:space="0" w:color="auto"/>
              <w:right w:val="single" w:sz="4" w:space="0" w:color="auto"/>
            </w:tcBorders>
            <w:shd w:val="clear" w:color="auto" w:fill="002060"/>
            <w:vAlign w:val="center"/>
          </w:tcPr>
          <w:p w14:paraId="66762C4F" w14:textId="77777777" w:rsidR="00AA4CA3" w:rsidRDefault="00F2093E">
            <w:pPr>
              <w:spacing w:before="0" w:after="0"/>
              <w:ind w:left="0" w:right="0"/>
              <w:jc w:val="center"/>
              <w:rPr>
                <w:rFonts w:ascii="仿宋_GB2312" w:eastAsia="仿宋_GB2312" w:hAnsi="Arial Narrow" w:cs="楷体"/>
                <w:b/>
                <w:bCs/>
                <w:sz w:val="22"/>
                <w:szCs w:val="22"/>
              </w:rPr>
            </w:pPr>
            <w:r>
              <w:rPr>
                <w:rFonts w:ascii="仿宋_GB2312" w:eastAsia="仿宋_GB2312" w:hAnsi="Arial Narrow" w:cs="楷体" w:hint="eastAsia"/>
                <w:b/>
                <w:bCs/>
                <w:sz w:val="22"/>
                <w:szCs w:val="22"/>
              </w:rPr>
              <w:t>地区/国家</w:t>
            </w:r>
          </w:p>
        </w:tc>
        <w:tc>
          <w:tcPr>
            <w:tcW w:w="2313" w:type="dxa"/>
            <w:tcBorders>
              <w:top w:val="single" w:sz="4" w:space="0" w:color="auto"/>
              <w:left w:val="single" w:sz="4" w:space="0" w:color="auto"/>
              <w:bottom w:val="single" w:sz="4" w:space="0" w:color="auto"/>
              <w:right w:val="single" w:sz="4" w:space="0" w:color="auto"/>
            </w:tcBorders>
            <w:shd w:val="clear" w:color="auto" w:fill="002060"/>
            <w:vAlign w:val="center"/>
          </w:tcPr>
          <w:p w14:paraId="5E8EBC6C" w14:textId="77777777" w:rsidR="00AA4CA3" w:rsidRDefault="00F2093E">
            <w:pPr>
              <w:spacing w:before="0" w:after="0"/>
              <w:ind w:left="0" w:right="0"/>
              <w:jc w:val="center"/>
              <w:rPr>
                <w:rFonts w:ascii="仿宋_GB2312" w:eastAsia="仿宋_GB2312" w:hAnsi="Arial Narrow" w:cs="楷体"/>
                <w:b/>
                <w:bCs/>
                <w:sz w:val="22"/>
                <w:szCs w:val="22"/>
              </w:rPr>
            </w:pPr>
            <w:r>
              <w:rPr>
                <w:rFonts w:ascii="仿宋_GB2312" w:eastAsia="仿宋_GB2312" w:hAnsi="Arial Narrow" w:cs="楷体" w:hint="eastAsia"/>
                <w:b/>
                <w:bCs/>
                <w:sz w:val="22"/>
                <w:szCs w:val="22"/>
              </w:rPr>
              <w:t>与本公司关系</w:t>
            </w:r>
          </w:p>
        </w:tc>
      </w:tr>
      <w:tr w:rsidR="00E12EE8" w14:paraId="72A270ED" w14:textId="77777777" w:rsidTr="2DD37415">
        <w:trPr>
          <w:trHeight w:val="397"/>
          <w:jc w:val="center"/>
        </w:trPr>
        <w:tc>
          <w:tcPr>
            <w:tcW w:w="4673" w:type="dxa"/>
            <w:tcBorders>
              <w:top w:val="single" w:sz="4" w:space="0" w:color="auto"/>
              <w:left w:val="single" w:sz="4" w:space="0" w:color="auto"/>
              <w:bottom w:val="single" w:sz="4" w:space="0" w:color="auto"/>
              <w:right w:val="single" w:sz="4" w:space="0" w:color="auto"/>
            </w:tcBorders>
            <w:shd w:val="clear" w:color="auto" w:fill="auto"/>
            <w:vAlign w:val="center"/>
          </w:tcPr>
          <w:p w14:paraId="2881980C" w14:textId="024C80F3" w:rsidR="00E12EE8" w:rsidRDefault="00E12EE8" w:rsidP="00E12EE8">
            <w:pPr>
              <w:spacing w:before="0" w:after="0"/>
              <w:ind w:left="0" w:right="0"/>
              <w:rPr>
                <w:rFonts w:ascii="Arial Narrow" w:eastAsia="仿宋" w:hAnsi="Arial Narrow" w:cs="楷体"/>
                <w:sz w:val="22"/>
                <w:szCs w:val="22"/>
              </w:rPr>
            </w:pPr>
            <w:r w:rsidRPr="2DD37415">
              <w:rPr>
                <w:rFonts w:ascii="仿宋" w:eastAsia="仿宋" w:hAnsi="仿宋" w:cs="楷体"/>
                <w:sz w:val="22"/>
                <w:szCs w:val="22"/>
              </w:rPr>
              <w:t>山东派智电子有限公司</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14:paraId="0EB2D549" w14:textId="1CB262C5" w:rsidR="00E12EE8" w:rsidRDefault="00E12EE8" w:rsidP="00E12EE8">
            <w:pPr>
              <w:spacing w:before="0" w:after="0"/>
              <w:ind w:left="0" w:right="0"/>
              <w:jc w:val="center"/>
              <w:rPr>
                <w:rFonts w:ascii="Arial Narrow" w:eastAsia="仿宋" w:hAnsi="Arial Narrow" w:cs="楷体"/>
                <w:sz w:val="22"/>
                <w:szCs w:val="22"/>
              </w:rPr>
            </w:pPr>
            <w:r w:rsidRPr="2DD37415">
              <w:rPr>
                <w:rFonts w:ascii="仿宋" w:eastAsia="仿宋" w:hAnsi="仿宋" w:cs="楷体"/>
                <w:sz w:val="22"/>
                <w:szCs w:val="22"/>
              </w:rPr>
              <w:t>中国</w:t>
            </w:r>
          </w:p>
        </w:tc>
        <w:tc>
          <w:tcPr>
            <w:tcW w:w="2313" w:type="dxa"/>
            <w:tcBorders>
              <w:top w:val="single" w:sz="4" w:space="0" w:color="auto"/>
              <w:left w:val="single" w:sz="4" w:space="0" w:color="auto"/>
              <w:bottom w:val="single" w:sz="4" w:space="0" w:color="auto"/>
              <w:right w:val="single" w:sz="4" w:space="0" w:color="auto"/>
            </w:tcBorders>
            <w:shd w:val="clear" w:color="auto" w:fill="auto"/>
            <w:vAlign w:val="center"/>
          </w:tcPr>
          <w:p w14:paraId="7DAD0B96" w14:textId="2863BA72" w:rsidR="00E12EE8" w:rsidRDefault="00E12EE8" w:rsidP="00E12EE8">
            <w:pPr>
              <w:spacing w:before="0" w:after="0"/>
              <w:ind w:left="0" w:right="0"/>
              <w:jc w:val="center"/>
              <w:rPr>
                <w:rFonts w:ascii="Arial Narrow" w:eastAsia="仿宋" w:hAnsi="Arial Narrow" w:cs="楷体"/>
                <w:sz w:val="22"/>
                <w:szCs w:val="22"/>
              </w:rPr>
            </w:pPr>
            <w:r w:rsidRPr="2DD37415">
              <w:rPr>
                <w:rFonts w:ascii="仿宋" w:eastAsia="仿宋" w:hAnsi="仿宋" w:cs="楷体"/>
                <w:sz w:val="22"/>
                <w:szCs w:val="22"/>
              </w:rPr>
              <w:t>控股关系</w:t>
            </w:r>
          </w:p>
        </w:tc>
      </w:tr>
      <w:tr w:rsidR="00E12EE8" w14:paraId="428CE324" w14:textId="77777777" w:rsidTr="2DD37415">
        <w:trPr>
          <w:trHeight w:val="397"/>
          <w:jc w:val="center"/>
        </w:trPr>
        <w:tc>
          <w:tcPr>
            <w:tcW w:w="4673" w:type="dxa"/>
            <w:tcBorders>
              <w:top w:val="single" w:sz="4" w:space="0" w:color="auto"/>
              <w:left w:val="single" w:sz="4" w:space="0" w:color="auto"/>
              <w:bottom w:val="single" w:sz="4" w:space="0" w:color="auto"/>
              <w:right w:val="single" w:sz="4" w:space="0" w:color="auto"/>
            </w:tcBorders>
            <w:vAlign w:val="center"/>
          </w:tcPr>
          <w:p w14:paraId="5CD3229E" w14:textId="2C1E76FF" w:rsidR="00E12EE8" w:rsidRDefault="00E12EE8" w:rsidP="00E12EE8">
            <w:pPr>
              <w:spacing w:before="0" w:after="0"/>
              <w:ind w:left="0" w:right="0"/>
              <w:rPr>
                <w:rFonts w:ascii="Arial Narrow" w:eastAsia="仿宋" w:hAnsi="Arial Narrow" w:cs="楷体"/>
                <w:sz w:val="22"/>
                <w:szCs w:val="22"/>
              </w:rPr>
            </w:pPr>
            <w:r w:rsidRPr="2DD37415">
              <w:rPr>
                <w:rFonts w:ascii="仿宋" w:eastAsia="仿宋" w:hAnsi="仿宋" w:cs="楷体"/>
                <w:sz w:val="22"/>
                <w:szCs w:val="22"/>
              </w:rPr>
              <w:t>山东派智新能源科技有限公司</w:t>
            </w:r>
          </w:p>
        </w:tc>
        <w:tc>
          <w:tcPr>
            <w:tcW w:w="1559" w:type="dxa"/>
            <w:tcBorders>
              <w:top w:val="single" w:sz="4" w:space="0" w:color="auto"/>
              <w:left w:val="single" w:sz="4" w:space="0" w:color="auto"/>
              <w:bottom w:val="single" w:sz="4" w:space="0" w:color="auto"/>
              <w:right w:val="single" w:sz="4" w:space="0" w:color="auto"/>
            </w:tcBorders>
            <w:vAlign w:val="center"/>
          </w:tcPr>
          <w:p w14:paraId="2AE3DE3E" w14:textId="18259A51" w:rsidR="00E12EE8" w:rsidRDefault="00E12EE8" w:rsidP="00E12EE8">
            <w:pPr>
              <w:spacing w:before="0" w:after="0"/>
              <w:ind w:left="0" w:right="0"/>
              <w:jc w:val="center"/>
              <w:rPr>
                <w:rFonts w:ascii="Arial Narrow" w:eastAsia="仿宋" w:hAnsi="Arial Narrow" w:cs="楷体"/>
                <w:sz w:val="22"/>
                <w:szCs w:val="22"/>
              </w:rPr>
            </w:pPr>
            <w:r w:rsidRPr="2DD37415">
              <w:rPr>
                <w:rFonts w:ascii="仿宋" w:eastAsia="仿宋" w:hAnsi="仿宋" w:cs="楷体"/>
                <w:sz w:val="22"/>
                <w:szCs w:val="22"/>
              </w:rPr>
              <w:t>中国</w:t>
            </w:r>
          </w:p>
        </w:tc>
        <w:tc>
          <w:tcPr>
            <w:tcW w:w="2313" w:type="dxa"/>
            <w:tcBorders>
              <w:top w:val="single" w:sz="4" w:space="0" w:color="auto"/>
              <w:left w:val="single" w:sz="4" w:space="0" w:color="auto"/>
              <w:bottom w:val="single" w:sz="4" w:space="0" w:color="auto"/>
              <w:right w:val="single" w:sz="4" w:space="0" w:color="auto"/>
            </w:tcBorders>
            <w:vAlign w:val="center"/>
          </w:tcPr>
          <w:p w14:paraId="02D1B802" w14:textId="738A7CC5" w:rsidR="00E12EE8" w:rsidRDefault="00E12EE8" w:rsidP="00E12EE8">
            <w:pPr>
              <w:spacing w:before="0" w:after="0"/>
              <w:ind w:left="0" w:right="0"/>
              <w:jc w:val="center"/>
              <w:rPr>
                <w:rFonts w:ascii="Arial Narrow" w:eastAsia="仿宋" w:hAnsi="Arial Narrow" w:cs="楷体"/>
                <w:sz w:val="22"/>
                <w:szCs w:val="22"/>
              </w:rPr>
            </w:pPr>
            <w:r w:rsidRPr="2DD37415">
              <w:rPr>
                <w:rFonts w:ascii="仿宋" w:eastAsia="仿宋" w:hAnsi="仿宋" w:cs="楷体"/>
                <w:sz w:val="22"/>
                <w:szCs w:val="22"/>
              </w:rPr>
              <w:t>控股关系</w:t>
            </w:r>
          </w:p>
        </w:tc>
      </w:tr>
      <w:tr w:rsidR="00E12EE8" w14:paraId="0A94DC92" w14:textId="77777777" w:rsidTr="2DD37415">
        <w:trPr>
          <w:trHeight w:val="397"/>
          <w:jc w:val="center"/>
        </w:trPr>
        <w:tc>
          <w:tcPr>
            <w:tcW w:w="4673" w:type="dxa"/>
            <w:tcBorders>
              <w:top w:val="single" w:sz="4" w:space="0" w:color="auto"/>
              <w:left w:val="single" w:sz="4" w:space="0" w:color="auto"/>
              <w:bottom w:val="single" w:sz="4" w:space="0" w:color="auto"/>
              <w:right w:val="single" w:sz="4" w:space="0" w:color="auto"/>
            </w:tcBorders>
            <w:vAlign w:val="center"/>
          </w:tcPr>
          <w:p w14:paraId="7ACBE9DA" w14:textId="72BD90F1" w:rsidR="00E12EE8" w:rsidRDefault="00E12EE8" w:rsidP="00E12EE8">
            <w:pPr>
              <w:spacing w:before="0" w:after="0"/>
              <w:ind w:left="0" w:right="0"/>
              <w:rPr>
                <w:rFonts w:ascii="Arial Narrow" w:eastAsia="仿宋" w:hAnsi="Arial Narrow" w:cs="楷体"/>
                <w:sz w:val="22"/>
                <w:szCs w:val="22"/>
              </w:rPr>
            </w:pPr>
            <w:r w:rsidRPr="2DD37415">
              <w:rPr>
                <w:rFonts w:ascii="仿宋" w:eastAsia="仿宋" w:hAnsi="仿宋" w:cs="楷体"/>
                <w:sz w:val="22"/>
                <w:szCs w:val="22"/>
              </w:rPr>
              <w:t>上海能勤网络科技有限公司</w:t>
            </w:r>
          </w:p>
        </w:tc>
        <w:tc>
          <w:tcPr>
            <w:tcW w:w="1559" w:type="dxa"/>
            <w:tcBorders>
              <w:top w:val="single" w:sz="4" w:space="0" w:color="auto"/>
              <w:left w:val="single" w:sz="4" w:space="0" w:color="auto"/>
              <w:bottom w:val="single" w:sz="4" w:space="0" w:color="auto"/>
              <w:right w:val="single" w:sz="4" w:space="0" w:color="auto"/>
            </w:tcBorders>
            <w:vAlign w:val="center"/>
          </w:tcPr>
          <w:p w14:paraId="7BD742D5" w14:textId="6D6E5314" w:rsidR="00E12EE8" w:rsidRDefault="00E12EE8" w:rsidP="00E12EE8">
            <w:pPr>
              <w:spacing w:before="0" w:after="0"/>
              <w:ind w:left="0" w:right="0"/>
              <w:jc w:val="center"/>
              <w:rPr>
                <w:rFonts w:ascii="Arial Narrow" w:eastAsia="仿宋" w:hAnsi="Arial Narrow" w:cs="楷体"/>
                <w:sz w:val="22"/>
                <w:szCs w:val="22"/>
              </w:rPr>
            </w:pPr>
            <w:r w:rsidRPr="2DD37415">
              <w:rPr>
                <w:rFonts w:ascii="仿宋" w:eastAsia="仿宋" w:hAnsi="仿宋" w:cs="楷体"/>
                <w:sz w:val="22"/>
                <w:szCs w:val="22"/>
              </w:rPr>
              <w:t>中国</w:t>
            </w:r>
          </w:p>
        </w:tc>
        <w:tc>
          <w:tcPr>
            <w:tcW w:w="2313" w:type="dxa"/>
            <w:tcBorders>
              <w:top w:val="single" w:sz="4" w:space="0" w:color="auto"/>
              <w:left w:val="single" w:sz="4" w:space="0" w:color="auto"/>
              <w:bottom w:val="single" w:sz="4" w:space="0" w:color="auto"/>
              <w:right w:val="single" w:sz="4" w:space="0" w:color="auto"/>
            </w:tcBorders>
            <w:vAlign w:val="center"/>
          </w:tcPr>
          <w:p w14:paraId="0C2BE24A" w14:textId="3C7604E7" w:rsidR="00E12EE8" w:rsidRDefault="00E12EE8" w:rsidP="00E12EE8">
            <w:pPr>
              <w:spacing w:before="0" w:after="0"/>
              <w:ind w:left="0" w:right="0"/>
              <w:jc w:val="center"/>
              <w:rPr>
                <w:rFonts w:ascii="Arial Narrow" w:eastAsia="仿宋" w:hAnsi="Arial Narrow" w:cs="楷体"/>
                <w:sz w:val="22"/>
                <w:szCs w:val="22"/>
              </w:rPr>
            </w:pPr>
            <w:r w:rsidRPr="2DD37415">
              <w:rPr>
                <w:rFonts w:ascii="仿宋" w:eastAsia="仿宋" w:hAnsi="仿宋" w:cs="楷体"/>
                <w:sz w:val="22"/>
                <w:szCs w:val="22"/>
              </w:rPr>
              <w:t>控股关系</w:t>
            </w:r>
          </w:p>
        </w:tc>
      </w:tr>
      <w:tr w:rsidR="00E12EE8" w14:paraId="53EC436E" w14:textId="77777777" w:rsidTr="2DD37415">
        <w:trPr>
          <w:trHeight w:val="397"/>
          <w:jc w:val="center"/>
        </w:trPr>
        <w:tc>
          <w:tcPr>
            <w:tcW w:w="4673" w:type="dxa"/>
            <w:tcBorders>
              <w:top w:val="single" w:sz="4" w:space="0" w:color="auto"/>
              <w:left w:val="single" w:sz="4" w:space="0" w:color="auto"/>
              <w:bottom w:val="single" w:sz="4" w:space="0" w:color="auto"/>
              <w:right w:val="single" w:sz="4" w:space="0" w:color="auto"/>
            </w:tcBorders>
            <w:vAlign w:val="center"/>
          </w:tcPr>
          <w:p w14:paraId="0BDE7C8C" w14:textId="16A6D548" w:rsidR="00E12EE8" w:rsidRDefault="00E12EE8" w:rsidP="00E12EE8">
            <w:pPr>
              <w:spacing w:before="0" w:after="0"/>
              <w:ind w:left="0" w:right="0"/>
              <w:rPr>
                <w:rFonts w:ascii="Arial Narrow" w:eastAsia="仿宋" w:hAnsi="Arial Narrow" w:cs="楷体"/>
                <w:sz w:val="22"/>
                <w:szCs w:val="22"/>
              </w:rPr>
            </w:pPr>
            <w:r w:rsidRPr="2DD37415">
              <w:rPr>
                <w:rFonts w:ascii="Arial Narrow" w:eastAsia="仿宋" w:hAnsi="Arial Narrow" w:cs="楷体"/>
                <w:sz w:val="22"/>
                <w:szCs w:val="22"/>
              </w:rPr>
              <w:t>PYTES (VIET NAM) ENERGY CO.,LTD</w:t>
            </w:r>
          </w:p>
        </w:tc>
        <w:tc>
          <w:tcPr>
            <w:tcW w:w="1559" w:type="dxa"/>
            <w:tcBorders>
              <w:top w:val="single" w:sz="4" w:space="0" w:color="auto"/>
              <w:left w:val="single" w:sz="4" w:space="0" w:color="auto"/>
              <w:bottom w:val="single" w:sz="4" w:space="0" w:color="auto"/>
              <w:right w:val="single" w:sz="4" w:space="0" w:color="auto"/>
            </w:tcBorders>
            <w:vAlign w:val="center"/>
          </w:tcPr>
          <w:p w14:paraId="715CC07A" w14:textId="1950E9F3" w:rsidR="00E12EE8" w:rsidRDefault="00E12EE8" w:rsidP="00E12EE8">
            <w:pPr>
              <w:spacing w:before="0" w:after="0"/>
              <w:ind w:left="0" w:right="0"/>
              <w:jc w:val="center"/>
              <w:rPr>
                <w:rFonts w:ascii="Arial Narrow" w:eastAsia="仿宋" w:hAnsi="Arial Narrow" w:cs="楷体"/>
                <w:sz w:val="22"/>
                <w:szCs w:val="22"/>
              </w:rPr>
            </w:pPr>
            <w:r w:rsidRPr="2DD37415">
              <w:rPr>
                <w:rFonts w:ascii="仿宋" w:eastAsia="仿宋" w:hAnsi="仿宋" w:cs="楷体"/>
                <w:sz w:val="22"/>
                <w:szCs w:val="22"/>
              </w:rPr>
              <w:t>越南</w:t>
            </w:r>
          </w:p>
        </w:tc>
        <w:tc>
          <w:tcPr>
            <w:tcW w:w="2313" w:type="dxa"/>
            <w:tcBorders>
              <w:top w:val="single" w:sz="4" w:space="0" w:color="auto"/>
              <w:left w:val="single" w:sz="4" w:space="0" w:color="auto"/>
              <w:bottom w:val="single" w:sz="4" w:space="0" w:color="auto"/>
              <w:right w:val="single" w:sz="4" w:space="0" w:color="auto"/>
            </w:tcBorders>
            <w:vAlign w:val="center"/>
          </w:tcPr>
          <w:p w14:paraId="0E50FC50" w14:textId="502BCAFF" w:rsidR="00E12EE8" w:rsidRDefault="00E12EE8" w:rsidP="00E12EE8">
            <w:pPr>
              <w:spacing w:before="0" w:after="0"/>
              <w:ind w:left="0" w:right="0"/>
              <w:jc w:val="center"/>
              <w:rPr>
                <w:rFonts w:ascii="Arial Narrow" w:eastAsia="仿宋" w:hAnsi="Arial Narrow" w:cs="楷体"/>
                <w:sz w:val="22"/>
                <w:szCs w:val="22"/>
              </w:rPr>
            </w:pPr>
            <w:r w:rsidRPr="2DD37415">
              <w:rPr>
                <w:rFonts w:ascii="仿宋" w:eastAsia="仿宋" w:hAnsi="仿宋" w:cs="楷体"/>
                <w:sz w:val="22"/>
                <w:szCs w:val="22"/>
              </w:rPr>
              <w:t>控股关系</w:t>
            </w:r>
          </w:p>
        </w:tc>
      </w:tr>
      <w:tr w:rsidR="00E12EE8" w14:paraId="5BC7F826" w14:textId="77777777" w:rsidTr="2DD37415">
        <w:trPr>
          <w:trHeight w:val="397"/>
          <w:jc w:val="center"/>
        </w:trPr>
        <w:tc>
          <w:tcPr>
            <w:tcW w:w="4673" w:type="dxa"/>
            <w:tcBorders>
              <w:top w:val="single" w:sz="4" w:space="0" w:color="auto"/>
              <w:left w:val="single" w:sz="4" w:space="0" w:color="auto"/>
              <w:bottom w:val="single" w:sz="4" w:space="0" w:color="auto"/>
              <w:right w:val="single" w:sz="4" w:space="0" w:color="auto"/>
            </w:tcBorders>
            <w:vAlign w:val="center"/>
          </w:tcPr>
          <w:p w14:paraId="64BFCFA0" w14:textId="3B17698F" w:rsidR="00E12EE8" w:rsidRDefault="00E12EE8" w:rsidP="00E12EE8">
            <w:pPr>
              <w:spacing w:before="0" w:after="0"/>
              <w:ind w:left="0" w:right="0"/>
              <w:rPr>
                <w:rFonts w:ascii="Arial Narrow" w:eastAsia="仿宋" w:hAnsi="Arial Narrow" w:cs="楷体"/>
                <w:sz w:val="22"/>
                <w:szCs w:val="22"/>
              </w:rPr>
            </w:pPr>
            <w:r w:rsidRPr="2DD37415">
              <w:rPr>
                <w:rFonts w:ascii="Arial Narrow" w:eastAsia="仿宋" w:hAnsi="Arial Narrow" w:cs="楷体"/>
                <w:sz w:val="22"/>
                <w:szCs w:val="22"/>
              </w:rPr>
              <w:t>PYTES B.V.</w:t>
            </w:r>
          </w:p>
        </w:tc>
        <w:tc>
          <w:tcPr>
            <w:tcW w:w="1559" w:type="dxa"/>
            <w:tcBorders>
              <w:top w:val="single" w:sz="4" w:space="0" w:color="auto"/>
              <w:left w:val="single" w:sz="4" w:space="0" w:color="auto"/>
              <w:bottom w:val="single" w:sz="4" w:space="0" w:color="auto"/>
              <w:right w:val="single" w:sz="4" w:space="0" w:color="auto"/>
            </w:tcBorders>
            <w:vAlign w:val="center"/>
          </w:tcPr>
          <w:p w14:paraId="2D8D2383" w14:textId="0C397363" w:rsidR="00E12EE8" w:rsidRDefault="00E12EE8" w:rsidP="00E12EE8">
            <w:pPr>
              <w:spacing w:before="0" w:after="0"/>
              <w:ind w:left="0" w:right="0"/>
              <w:jc w:val="center"/>
              <w:rPr>
                <w:rFonts w:ascii="Arial Narrow" w:eastAsia="仿宋" w:hAnsi="Arial Narrow" w:cs="楷体"/>
                <w:sz w:val="22"/>
                <w:szCs w:val="22"/>
              </w:rPr>
            </w:pPr>
            <w:r w:rsidRPr="2DD37415">
              <w:rPr>
                <w:rFonts w:ascii="仿宋" w:eastAsia="仿宋" w:hAnsi="仿宋" w:cs="楷体"/>
                <w:sz w:val="22"/>
                <w:szCs w:val="22"/>
              </w:rPr>
              <w:t>荷兰</w:t>
            </w:r>
          </w:p>
        </w:tc>
        <w:tc>
          <w:tcPr>
            <w:tcW w:w="2313" w:type="dxa"/>
            <w:tcBorders>
              <w:top w:val="single" w:sz="4" w:space="0" w:color="auto"/>
              <w:left w:val="single" w:sz="4" w:space="0" w:color="auto"/>
              <w:bottom w:val="single" w:sz="4" w:space="0" w:color="auto"/>
              <w:right w:val="single" w:sz="4" w:space="0" w:color="auto"/>
            </w:tcBorders>
            <w:vAlign w:val="center"/>
          </w:tcPr>
          <w:p w14:paraId="1A983222" w14:textId="130C47AD" w:rsidR="00E12EE8" w:rsidRDefault="00E12EE8" w:rsidP="00E12EE8">
            <w:pPr>
              <w:spacing w:before="0" w:after="0"/>
              <w:ind w:left="0" w:right="0"/>
              <w:jc w:val="center"/>
              <w:rPr>
                <w:rFonts w:ascii="Arial Narrow" w:eastAsia="仿宋" w:hAnsi="Arial Narrow" w:cs="楷体"/>
                <w:sz w:val="22"/>
                <w:szCs w:val="22"/>
              </w:rPr>
            </w:pPr>
            <w:r w:rsidRPr="2DD37415">
              <w:rPr>
                <w:rFonts w:ascii="仿宋" w:eastAsia="仿宋" w:hAnsi="仿宋" w:cs="楷体"/>
                <w:sz w:val="22"/>
                <w:szCs w:val="22"/>
              </w:rPr>
              <w:t>控股关系</w:t>
            </w:r>
          </w:p>
        </w:tc>
      </w:tr>
      <w:tr w:rsidR="0058430E" w14:paraId="40475873" w14:textId="77777777" w:rsidTr="2DD37415">
        <w:trPr>
          <w:trHeight w:val="397"/>
          <w:jc w:val="center"/>
        </w:trPr>
        <w:tc>
          <w:tcPr>
            <w:tcW w:w="4673" w:type="dxa"/>
            <w:tcBorders>
              <w:top w:val="single" w:sz="4" w:space="0" w:color="auto"/>
              <w:left w:val="single" w:sz="4" w:space="0" w:color="auto"/>
              <w:bottom w:val="single" w:sz="4" w:space="0" w:color="auto"/>
              <w:right w:val="single" w:sz="4" w:space="0" w:color="auto"/>
            </w:tcBorders>
            <w:vAlign w:val="center"/>
          </w:tcPr>
          <w:p w14:paraId="4AA1E449" w14:textId="5555F729" w:rsidR="0058430E" w:rsidRDefault="01B08227" w:rsidP="0058430E">
            <w:pPr>
              <w:spacing w:before="0" w:after="0"/>
              <w:ind w:left="0" w:right="0"/>
              <w:rPr>
                <w:rFonts w:ascii="Arial Narrow" w:eastAsia="仿宋" w:hAnsi="Arial Narrow" w:cs="楷体"/>
                <w:sz w:val="22"/>
                <w:szCs w:val="22"/>
              </w:rPr>
            </w:pPr>
            <w:r w:rsidRPr="2DD37415">
              <w:rPr>
                <w:rFonts w:ascii="Arial Narrow" w:eastAsia="仿宋" w:hAnsi="Arial Narrow" w:cs="楷体"/>
                <w:sz w:val="22"/>
                <w:szCs w:val="22"/>
              </w:rPr>
              <w:t>PYTES (USA) Energy, Inc</w:t>
            </w:r>
          </w:p>
        </w:tc>
        <w:tc>
          <w:tcPr>
            <w:tcW w:w="1559" w:type="dxa"/>
            <w:tcBorders>
              <w:top w:val="single" w:sz="4" w:space="0" w:color="auto"/>
              <w:left w:val="single" w:sz="4" w:space="0" w:color="auto"/>
              <w:bottom w:val="single" w:sz="4" w:space="0" w:color="auto"/>
              <w:right w:val="single" w:sz="4" w:space="0" w:color="auto"/>
            </w:tcBorders>
            <w:vAlign w:val="center"/>
          </w:tcPr>
          <w:p w14:paraId="3FBF9538" w14:textId="06F2EC90" w:rsidR="0058430E" w:rsidRDefault="01B08227" w:rsidP="00E12EE8">
            <w:pPr>
              <w:spacing w:before="0" w:after="0"/>
              <w:ind w:left="0" w:right="0"/>
              <w:jc w:val="center"/>
              <w:rPr>
                <w:rFonts w:ascii="仿宋" w:eastAsia="仿宋" w:hAnsi="仿宋" w:cs="楷体"/>
                <w:sz w:val="22"/>
                <w:szCs w:val="22"/>
              </w:rPr>
            </w:pPr>
            <w:r w:rsidRPr="2DD37415">
              <w:rPr>
                <w:rFonts w:ascii="仿宋" w:eastAsia="仿宋" w:hAnsi="仿宋" w:cs="楷体"/>
                <w:sz w:val="22"/>
                <w:szCs w:val="22"/>
              </w:rPr>
              <w:t>美国</w:t>
            </w:r>
          </w:p>
        </w:tc>
        <w:tc>
          <w:tcPr>
            <w:tcW w:w="2313" w:type="dxa"/>
            <w:tcBorders>
              <w:top w:val="single" w:sz="4" w:space="0" w:color="auto"/>
              <w:left w:val="single" w:sz="4" w:space="0" w:color="auto"/>
              <w:bottom w:val="single" w:sz="4" w:space="0" w:color="auto"/>
              <w:right w:val="single" w:sz="4" w:space="0" w:color="auto"/>
            </w:tcBorders>
            <w:vAlign w:val="center"/>
          </w:tcPr>
          <w:p w14:paraId="33CC50DF" w14:textId="6E9BC87E" w:rsidR="0058430E" w:rsidRDefault="01B08227" w:rsidP="00E12EE8">
            <w:pPr>
              <w:spacing w:before="0" w:after="0"/>
              <w:ind w:left="0" w:right="0"/>
              <w:jc w:val="center"/>
              <w:rPr>
                <w:rFonts w:ascii="仿宋" w:eastAsia="仿宋" w:hAnsi="仿宋" w:cs="楷体"/>
                <w:sz w:val="22"/>
                <w:szCs w:val="22"/>
              </w:rPr>
            </w:pPr>
            <w:r w:rsidRPr="2DD37415">
              <w:rPr>
                <w:rFonts w:ascii="仿宋" w:eastAsia="仿宋" w:hAnsi="仿宋" w:cs="楷体"/>
                <w:sz w:val="22"/>
                <w:szCs w:val="22"/>
              </w:rPr>
              <w:t>控股关系</w:t>
            </w:r>
          </w:p>
        </w:tc>
      </w:tr>
      <w:tr w:rsidR="00E12EE8" w14:paraId="7BA1DFA6" w14:textId="77777777" w:rsidTr="2DD37415">
        <w:trPr>
          <w:trHeight w:val="397"/>
          <w:jc w:val="center"/>
        </w:trPr>
        <w:tc>
          <w:tcPr>
            <w:tcW w:w="4673" w:type="dxa"/>
            <w:tcBorders>
              <w:top w:val="single" w:sz="4" w:space="0" w:color="auto"/>
              <w:left w:val="single" w:sz="4" w:space="0" w:color="auto"/>
              <w:bottom w:val="single" w:sz="4" w:space="0" w:color="auto"/>
              <w:right w:val="single" w:sz="4" w:space="0" w:color="auto"/>
            </w:tcBorders>
            <w:vAlign w:val="center"/>
          </w:tcPr>
          <w:p w14:paraId="589AA74F" w14:textId="6BB3A5BB" w:rsidR="00E12EE8" w:rsidRDefault="00E12EE8" w:rsidP="00E12EE8">
            <w:pPr>
              <w:spacing w:before="0" w:after="0"/>
              <w:ind w:left="0" w:right="0"/>
              <w:rPr>
                <w:rFonts w:ascii="Arial Narrow" w:eastAsia="仿宋" w:hAnsi="Arial Narrow" w:cs="楷体"/>
                <w:sz w:val="22"/>
                <w:szCs w:val="22"/>
              </w:rPr>
            </w:pPr>
            <w:r w:rsidRPr="2DD37415">
              <w:rPr>
                <w:rFonts w:ascii="Arial Narrow" w:eastAsia="仿宋" w:hAnsi="Arial Narrow" w:cs="楷体"/>
                <w:sz w:val="22"/>
                <w:szCs w:val="22"/>
              </w:rPr>
              <w:t>PYTES (SINGAPORE) ENERGY PTE. LTD.</w:t>
            </w:r>
          </w:p>
        </w:tc>
        <w:tc>
          <w:tcPr>
            <w:tcW w:w="1559" w:type="dxa"/>
            <w:tcBorders>
              <w:top w:val="single" w:sz="4" w:space="0" w:color="auto"/>
              <w:left w:val="single" w:sz="4" w:space="0" w:color="auto"/>
              <w:bottom w:val="single" w:sz="4" w:space="0" w:color="auto"/>
              <w:right w:val="single" w:sz="4" w:space="0" w:color="auto"/>
            </w:tcBorders>
            <w:vAlign w:val="center"/>
          </w:tcPr>
          <w:p w14:paraId="40116428" w14:textId="65E9E53A" w:rsidR="00E12EE8" w:rsidRDefault="00E12EE8" w:rsidP="00E12EE8">
            <w:pPr>
              <w:spacing w:before="0" w:after="0"/>
              <w:ind w:left="0" w:right="0"/>
              <w:jc w:val="center"/>
              <w:rPr>
                <w:rFonts w:ascii="Arial Narrow" w:eastAsia="仿宋" w:hAnsi="Arial Narrow" w:cs="楷体"/>
                <w:sz w:val="22"/>
                <w:szCs w:val="22"/>
              </w:rPr>
            </w:pPr>
            <w:r w:rsidRPr="2DD37415">
              <w:rPr>
                <w:rFonts w:ascii="仿宋" w:eastAsia="仿宋" w:hAnsi="仿宋" w:cs="楷体"/>
                <w:sz w:val="22"/>
                <w:szCs w:val="22"/>
              </w:rPr>
              <w:t>新加坡</w:t>
            </w:r>
          </w:p>
        </w:tc>
        <w:tc>
          <w:tcPr>
            <w:tcW w:w="2313" w:type="dxa"/>
            <w:tcBorders>
              <w:top w:val="single" w:sz="4" w:space="0" w:color="auto"/>
              <w:left w:val="single" w:sz="4" w:space="0" w:color="auto"/>
              <w:bottom w:val="single" w:sz="4" w:space="0" w:color="auto"/>
              <w:right w:val="single" w:sz="4" w:space="0" w:color="auto"/>
            </w:tcBorders>
            <w:vAlign w:val="center"/>
          </w:tcPr>
          <w:p w14:paraId="763C1FEE" w14:textId="590BCA4B" w:rsidR="00E12EE8" w:rsidRDefault="00E12EE8" w:rsidP="00E12EE8">
            <w:pPr>
              <w:spacing w:before="0" w:after="0"/>
              <w:ind w:left="0" w:right="0"/>
              <w:jc w:val="center"/>
              <w:rPr>
                <w:rFonts w:ascii="Arial Narrow" w:eastAsia="仿宋" w:hAnsi="Arial Narrow" w:cs="楷体"/>
                <w:sz w:val="22"/>
                <w:szCs w:val="22"/>
              </w:rPr>
            </w:pPr>
            <w:r w:rsidRPr="2DD37415">
              <w:rPr>
                <w:rFonts w:ascii="仿宋" w:eastAsia="仿宋" w:hAnsi="仿宋" w:cs="楷体"/>
                <w:sz w:val="22"/>
                <w:szCs w:val="22"/>
              </w:rPr>
              <w:t>控股关系</w:t>
            </w:r>
          </w:p>
        </w:tc>
      </w:tr>
    </w:tbl>
    <w:p w14:paraId="48D1AB37" w14:textId="31FB51A8" w:rsidR="2DD37415" w:rsidDel="00891D9B" w:rsidRDefault="2DD37415">
      <w:pPr>
        <w:rPr>
          <w:del w:id="755" w:author="admin" w:date="2024-07-08T15:59:00Z"/>
        </w:rPr>
      </w:pPr>
    </w:p>
    <w:p w14:paraId="4BCA8563" w14:textId="11786317" w:rsidR="2DD37415" w:rsidDel="00891D9B" w:rsidRDefault="2DD37415">
      <w:pPr>
        <w:rPr>
          <w:del w:id="756" w:author="admin" w:date="2024-07-08T15:59:00Z"/>
        </w:rPr>
      </w:pPr>
    </w:p>
    <w:p w14:paraId="348FB67A" w14:textId="1AD87DF8" w:rsidR="2DD37415" w:rsidDel="00891D9B" w:rsidRDefault="2DD37415">
      <w:pPr>
        <w:rPr>
          <w:del w:id="757" w:author="admin" w:date="2024-07-08T15:59:00Z"/>
        </w:rPr>
      </w:pPr>
    </w:p>
    <w:p w14:paraId="48FD2CBE" w14:textId="46CF3DD0" w:rsidR="00AA4CA3" w:rsidRPr="00E12EE8" w:rsidRDefault="00F2093E" w:rsidP="2DD37415">
      <w:pPr>
        <w:spacing w:before="0"/>
        <w:ind w:left="0"/>
        <w:rPr>
          <w:rFonts w:ascii="Arial Narrow" w:eastAsia="仿宋_GB2312" w:hAnsi="Arial Narrow" w:cs="STXihei,Italic"/>
          <w:i/>
          <w:iCs/>
          <w:sz w:val="16"/>
          <w:szCs w:val="16"/>
        </w:rPr>
      </w:pPr>
      <w:r w:rsidRPr="2DD37415">
        <w:rPr>
          <w:rFonts w:ascii="Arial Narrow" w:eastAsia="仿宋_GB2312" w:hAnsi="Arial Narrow" w:cs="STXihei,Italic"/>
          <w:i/>
          <w:iCs/>
          <w:sz w:val="16"/>
          <w:szCs w:val="16"/>
        </w:rPr>
        <w:t>信息来源：由</w:t>
      </w:r>
      <w:r w:rsidR="00E12EE8" w:rsidRPr="2DD37415">
        <w:rPr>
          <w:rFonts w:ascii="Arial Narrow" w:eastAsia="仿宋_GB2312" w:hAnsi="Arial Narrow" w:cs="STXihei,Italic"/>
          <w:i/>
          <w:iCs/>
          <w:sz w:val="16"/>
          <w:szCs w:val="16"/>
        </w:rPr>
        <w:t>上海派智</w:t>
      </w:r>
      <w:r w:rsidRPr="2DD37415">
        <w:rPr>
          <w:rFonts w:ascii="Arial Narrow" w:eastAsia="仿宋_GB2312" w:hAnsi="Arial Narrow" w:cs="STXihei,Italic"/>
          <w:i/>
          <w:iCs/>
          <w:sz w:val="16"/>
          <w:szCs w:val="16"/>
        </w:rPr>
        <w:t>提供</w:t>
      </w:r>
      <w:bookmarkStart w:id="758" w:name="_Toc31770"/>
      <w:bookmarkStart w:id="759" w:name="_Toc110439078"/>
      <w:bookmarkStart w:id="760" w:name="_Toc10437"/>
      <w:bookmarkStart w:id="761" w:name="_Toc7063"/>
    </w:p>
    <w:p w14:paraId="33AA4A85" w14:textId="77777777" w:rsidR="00AA4CA3" w:rsidRDefault="00F2093E">
      <w:pPr>
        <w:pStyle w:val="af9"/>
        <w:spacing w:before="156" w:after="156"/>
        <w:rPr>
          <w:rFonts w:ascii="Arial Narrow" w:eastAsia="仿宋_GB2312" w:hAnsi="Arial Narrow" w:cs="楷体"/>
          <w:b w:val="0"/>
          <w:i w:val="0"/>
          <w:color w:val="002060"/>
          <w:sz w:val="22"/>
          <w:szCs w:val="22"/>
        </w:rPr>
      </w:pPr>
      <w:bookmarkStart w:id="762" w:name="_Toc171075995"/>
      <w:r>
        <w:rPr>
          <w:rFonts w:ascii="Arial Narrow" w:eastAsia="仿宋_GB2312" w:hAnsi="Arial Narrow" w:cs="楷体"/>
          <w:b w:val="0"/>
          <w:i w:val="0"/>
          <w:color w:val="002060"/>
          <w:sz w:val="22"/>
          <w:szCs w:val="22"/>
        </w:rPr>
        <w:t>4.2.</w:t>
      </w:r>
      <w:r>
        <w:rPr>
          <w:rFonts w:ascii="Arial Narrow" w:eastAsia="仿宋_GB2312" w:hAnsi="Arial Narrow" w:cs="楷体"/>
          <w:b w:val="0"/>
          <w:i w:val="0"/>
          <w:color w:val="002060"/>
          <w:sz w:val="22"/>
          <w:szCs w:val="22"/>
        </w:rPr>
        <w:t>主要关联交易</w:t>
      </w:r>
      <w:bookmarkEnd w:id="746"/>
      <w:bookmarkEnd w:id="747"/>
      <w:bookmarkEnd w:id="758"/>
      <w:bookmarkEnd w:id="759"/>
      <w:bookmarkEnd w:id="760"/>
      <w:bookmarkEnd w:id="761"/>
      <w:bookmarkEnd w:id="762"/>
    </w:p>
    <w:p w14:paraId="26F98D76" w14:textId="527E20A7" w:rsidR="00AA4CA3" w:rsidRDefault="00F2093E">
      <w:pPr>
        <w:spacing w:beforeLines="50" w:before="156" w:afterLines="50" w:after="156" w:line="360" w:lineRule="auto"/>
        <w:ind w:firstLineChars="200" w:firstLine="440"/>
        <w:rPr>
          <w:ins w:id="763" w:author="admin" w:date="2024-07-08T15:59:00Z"/>
          <w:rFonts w:ascii="Arial Narrow" w:eastAsia="仿宋_GB2312" w:hAnsi="Arial Narrow" w:cs="Arial Unicode MS"/>
          <w:sz w:val="22"/>
          <w:szCs w:val="22"/>
        </w:rPr>
      </w:pPr>
      <w:bookmarkStart w:id="764" w:name="_Toc520786966"/>
      <w:bookmarkStart w:id="765" w:name="_Toc466642567"/>
      <w:r w:rsidRPr="2DD37415">
        <w:rPr>
          <w:rFonts w:ascii="Arial Narrow" w:eastAsia="仿宋_GB2312" w:hAnsi="Arial Narrow" w:cs="Arial Unicode MS"/>
          <w:sz w:val="22"/>
          <w:szCs w:val="22"/>
        </w:rPr>
        <w:t>评估期间，</w:t>
      </w:r>
      <w:r w:rsidR="00E12EE8" w:rsidRPr="2DD37415">
        <w:rPr>
          <w:rFonts w:ascii="Arial Narrow" w:eastAsia="仿宋_GB2312" w:hAnsi="Arial Narrow" w:cs="Arial Unicode MS"/>
          <w:sz w:val="22"/>
          <w:szCs w:val="22"/>
        </w:rPr>
        <w:t>上海派智</w:t>
      </w:r>
      <w:r w:rsidRPr="2DD37415">
        <w:rPr>
          <w:rFonts w:ascii="Arial Narrow" w:eastAsia="仿宋_GB2312" w:hAnsi="Arial Narrow" w:cs="Arial Unicode MS"/>
          <w:sz w:val="22"/>
          <w:szCs w:val="22"/>
        </w:rPr>
        <w:t>主要涉及关联购销及关联劳务。主要关联交易金额及类型如下图所示：</w:t>
      </w:r>
    </w:p>
    <w:p w14:paraId="4BB78274" w14:textId="5A148989" w:rsidR="00891D9B" w:rsidRDefault="00891D9B">
      <w:pPr>
        <w:spacing w:beforeLines="50" w:before="156" w:afterLines="50" w:after="156" w:line="360" w:lineRule="auto"/>
        <w:ind w:firstLineChars="200" w:firstLine="440"/>
        <w:rPr>
          <w:ins w:id="766" w:author="admin" w:date="2024-07-08T15:59:00Z"/>
          <w:rFonts w:ascii="Arial Narrow" w:eastAsia="仿宋_GB2312" w:hAnsi="Arial Narrow" w:cs="Arial Unicode MS"/>
          <w:sz w:val="22"/>
          <w:szCs w:val="22"/>
        </w:rPr>
      </w:pPr>
    </w:p>
    <w:p w14:paraId="736E666C" w14:textId="77777777" w:rsidR="00891D9B" w:rsidRDefault="00891D9B">
      <w:pPr>
        <w:spacing w:beforeLines="50" w:before="156" w:afterLines="50" w:after="156" w:line="360" w:lineRule="auto"/>
        <w:ind w:firstLineChars="200" w:firstLine="440"/>
        <w:rPr>
          <w:rFonts w:ascii="Arial Narrow" w:eastAsia="仿宋_GB2312" w:hAnsi="Arial Narrow" w:cs="Arial Unicode MS"/>
          <w:sz w:val="22"/>
          <w:szCs w:val="22"/>
        </w:rPr>
      </w:pPr>
    </w:p>
    <w:p w14:paraId="67201DE4" w14:textId="77777777" w:rsidR="00891D9B" w:rsidRDefault="00891D9B" w:rsidP="2DD37415">
      <w:pPr>
        <w:pStyle w:val="a3"/>
        <w:ind w:left="420" w:hanging="420"/>
        <w:jc w:val="center"/>
        <w:rPr>
          <w:ins w:id="767" w:author="admin" w:date="2024-07-08T15:59:00Z"/>
          <w:rFonts w:ascii="Arial Narrow" w:eastAsia="仿宋_GB2312" w:hAnsi="Arial Narrow"/>
          <w:sz w:val="22"/>
          <w:szCs w:val="22"/>
        </w:rPr>
      </w:pPr>
    </w:p>
    <w:p w14:paraId="4EB4A3BC" w14:textId="0B4EBFC8" w:rsidR="00AA4CA3" w:rsidRDefault="00F2093E" w:rsidP="2DD37415">
      <w:pPr>
        <w:pStyle w:val="a3"/>
        <w:ind w:left="420" w:hanging="420"/>
        <w:jc w:val="center"/>
        <w:rPr>
          <w:rFonts w:ascii="Arial Narrow" w:eastAsia="仿宋_GB2312" w:hAnsi="Arial Narrow"/>
          <w:sz w:val="22"/>
          <w:szCs w:val="22"/>
        </w:rPr>
      </w:pPr>
      <w:r w:rsidRPr="2DD37415">
        <w:rPr>
          <w:rFonts w:ascii="Arial Narrow" w:eastAsia="仿宋_GB2312" w:hAnsi="Arial Narrow"/>
          <w:sz w:val="22"/>
          <w:szCs w:val="22"/>
        </w:rPr>
        <w:lastRenderedPageBreak/>
        <w:t>图表</w:t>
      </w:r>
      <w:r w:rsidRPr="2DD37415">
        <w:rPr>
          <w:rFonts w:ascii="Arial Narrow" w:eastAsia="仿宋_GB2312" w:hAnsi="Arial Narrow"/>
          <w:sz w:val="22"/>
          <w:szCs w:val="22"/>
        </w:rPr>
        <w:t xml:space="preserve"> 1</w:t>
      </w:r>
      <w:r w:rsidR="004C55D4" w:rsidRPr="2DD37415">
        <w:rPr>
          <w:rFonts w:ascii="Arial Narrow" w:eastAsia="仿宋_GB2312" w:hAnsi="Arial Narrow"/>
          <w:sz w:val="22"/>
          <w:szCs w:val="22"/>
        </w:rPr>
        <w:t>5</w:t>
      </w:r>
      <w:r w:rsidRPr="2DD37415">
        <w:rPr>
          <w:rFonts w:ascii="Arial Narrow" w:eastAsia="仿宋_GB2312" w:hAnsi="Arial Narrow"/>
          <w:sz w:val="22"/>
          <w:szCs w:val="22"/>
        </w:rPr>
        <w:t>：关联交易汇总情况表</w:t>
      </w:r>
    </w:p>
    <w:tbl>
      <w:tblPr>
        <w:tblW w:w="8278" w:type="dxa"/>
        <w:tblInd w:w="96" w:type="dxa"/>
        <w:tblLayout w:type="fixed"/>
        <w:tblLook w:val="04A0" w:firstRow="1" w:lastRow="0" w:firstColumn="1" w:lastColumn="0" w:noHBand="0" w:noVBand="1"/>
      </w:tblPr>
      <w:tblGrid>
        <w:gridCol w:w="1701"/>
        <w:gridCol w:w="3969"/>
        <w:gridCol w:w="2608"/>
        <w:tblGridChange w:id="768">
          <w:tblGrid>
            <w:gridCol w:w="5"/>
            <w:gridCol w:w="355"/>
            <w:gridCol w:w="360"/>
            <w:gridCol w:w="360"/>
            <w:gridCol w:w="626"/>
            <w:gridCol w:w="3969"/>
            <w:gridCol w:w="2608"/>
          </w:tblGrid>
        </w:tblGridChange>
      </w:tblGrid>
      <w:tr w:rsidR="00AA4CA3" w14:paraId="49A5D9DF" w14:textId="77777777" w:rsidTr="00891D9B">
        <w:trPr>
          <w:trHeight w:val="397"/>
          <w:tblHeader/>
        </w:trPr>
        <w:tc>
          <w:tcPr>
            <w:tcW w:w="1701" w:type="dxa"/>
            <w:tcBorders>
              <w:top w:val="single" w:sz="4" w:space="0" w:color="000000" w:themeColor="text1"/>
              <w:left w:val="single" w:sz="4" w:space="0" w:color="000000" w:themeColor="text1"/>
              <w:bottom w:val="single" w:sz="4" w:space="0" w:color="auto"/>
              <w:right w:val="single" w:sz="4" w:space="0" w:color="000000" w:themeColor="text1"/>
            </w:tcBorders>
            <w:shd w:val="clear" w:color="auto" w:fill="002060"/>
            <w:noWrap/>
            <w:vAlign w:val="center"/>
          </w:tcPr>
          <w:p w14:paraId="02FA4229" w14:textId="77777777" w:rsidR="00AA4CA3" w:rsidRDefault="00F2093E">
            <w:pPr>
              <w:spacing w:before="0" w:after="0"/>
              <w:ind w:left="0" w:right="0"/>
              <w:jc w:val="center"/>
              <w:rPr>
                <w:rFonts w:ascii="仿宋_GB2312" w:eastAsia="仿宋_GB2312" w:hAnsi="Arial Narrow" w:cs="Arial"/>
                <w:b/>
                <w:color w:val="FFFFFF"/>
                <w:kern w:val="2"/>
                <w:sz w:val="22"/>
                <w:szCs w:val="22"/>
              </w:rPr>
            </w:pPr>
            <w:r>
              <w:rPr>
                <w:rFonts w:ascii="仿宋_GB2312" w:eastAsia="仿宋_GB2312" w:hAnsi="Arial Narrow" w:cs="Arial" w:hint="eastAsia"/>
                <w:b/>
                <w:color w:val="FFFFFF"/>
                <w:kern w:val="2"/>
                <w:sz w:val="22"/>
                <w:szCs w:val="22"/>
                <w:lang w:bidi="ar"/>
              </w:rPr>
              <w:t>项目</w:t>
            </w:r>
          </w:p>
        </w:tc>
        <w:tc>
          <w:tcPr>
            <w:tcW w:w="3969" w:type="dxa"/>
            <w:tcBorders>
              <w:top w:val="single" w:sz="4" w:space="0" w:color="000000" w:themeColor="text1"/>
              <w:left w:val="single" w:sz="4" w:space="0" w:color="000000" w:themeColor="text1"/>
              <w:bottom w:val="single" w:sz="4" w:space="0" w:color="auto"/>
              <w:right w:val="single" w:sz="4" w:space="0" w:color="000000" w:themeColor="text1"/>
            </w:tcBorders>
            <w:shd w:val="clear" w:color="auto" w:fill="002060"/>
            <w:noWrap/>
            <w:vAlign w:val="center"/>
          </w:tcPr>
          <w:p w14:paraId="55C8D0B9" w14:textId="77777777" w:rsidR="00AA4CA3" w:rsidRDefault="00F2093E">
            <w:pPr>
              <w:spacing w:before="0" w:after="0"/>
              <w:ind w:left="0" w:right="0"/>
              <w:jc w:val="center"/>
              <w:rPr>
                <w:rFonts w:ascii="仿宋_GB2312" w:eastAsia="仿宋_GB2312" w:hAnsi="Arial Narrow" w:cs="Arial"/>
                <w:b/>
                <w:color w:val="FFFFFF"/>
                <w:kern w:val="2"/>
                <w:sz w:val="22"/>
                <w:szCs w:val="22"/>
              </w:rPr>
            </w:pPr>
            <w:r>
              <w:rPr>
                <w:rFonts w:ascii="仿宋_GB2312" w:eastAsia="仿宋_GB2312" w:hAnsi="Arial Narrow" w:cs="Arial" w:hint="eastAsia"/>
                <w:b/>
                <w:color w:val="FFFFFF"/>
                <w:kern w:val="2"/>
                <w:sz w:val="22"/>
                <w:szCs w:val="22"/>
                <w:lang w:bidi="ar"/>
              </w:rPr>
              <w:t>公司名称</w:t>
            </w:r>
          </w:p>
        </w:tc>
        <w:tc>
          <w:tcPr>
            <w:tcW w:w="2608" w:type="dxa"/>
            <w:tcBorders>
              <w:top w:val="single" w:sz="4" w:space="0" w:color="000000" w:themeColor="text1"/>
              <w:left w:val="single" w:sz="4" w:space="0" w:color="000000" w:themeColor="text1"/>
              <w:bottom w:val="single" w:sz="4" w:space="0" w:color="auto"/>
              <w:right w:val="single" w:sz="4" w:space="0" w:color="000000" w:themeColor="text1"/>
            </w:tcBorders>
            <w:shd w:val="clear" w:color="auto" w:fill="002060"/>
            <w:vAlign w:val="center"/>
          </w:tcPr>
          <w:p w14:paraId="13FC1B09" w14:textId="77777777" w:rsidR="00AA4CA3" w:rsidRDefault="00F2093E">
            <w:pPr>
              <w:spacing w:before="0" w:after="0"/>
              <w:ind w:left="0" w:right="0"/>
              <w:jc w:val="center"/>
              <w:rPr>
                <w:rFonts w:ascii="仿宋_GB2312" w:eastAsia="仿宋_GB2312" w:hAnsi="Arial Narrow" w:cs="Arial"/>
                <w:b/>
                <w:color w:val="FFFFFF"/>
                <w:kern w:val="2"/>
                <w:sz w:val="22"/>
                <w:szCs w:val="22"/>
              </w:rPr>
            </w:pPr>
            <w:r>
              <w:rPr>
                <w:rFonts w:ascii="仿宋_GB2312" w:eastAsia="仿宋_GB2312" w:hAnsi="Arial Narrow" w:cs="Arial" w:hint="eastAsia"/>
                <w:b/>
                <w:color w:val="FFFFFF"/>
                <w:kern w:val="2"/>
                <w:sz w:val="22"/>
                <w:szCs w:val="22"/>
                <w:lang w:bidi="ar"/>
              </w:rPr>
              <w:t>金额</w:t>
            </w:r>
          </w:p>
        </w:tc>
      </w:tr>
      <w:tr w:rsidR="00E12EE8" w14:paraId="15D18669" w14:textId="77777777" w:rsidTr="00891D9B">
        <w:trPr>
          <w:trHeight w:val="397"/>
        </w:trPr>
        <w:tc>
          <w:tcPr>
            <w:tcW w:w="1701"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7AA4234A" w14:textId="77777777" w:rsidR="00E12EE8" w:rsidRDefault="00E12EE8" w:rsidP="00E12EE8">
            <w:pPr>
              <w:jc w:val="center"/>
              <w:textAlignment w:val="center"/>
              <w:rPr>
                <w:rFonts w:ascii="Arial Narrow" w:eastAsia="仿宋" w:hAnsi="Arial Narrow" w:cs="仿宋"/>
                <w:bCs/>
                <w:color w:val="000000"/>
                <w:sz w:val="22"/>
                <w:szCs w:val="22"/>
              </w:rPr>
            </w:pPr>
            <w:r>
              <w:rPr>
                <w:rFonts w:ascii="Arial Narrow" w:eastAsia="仿宋" w:hAnsi="Arial Narrow" w:cs="仿宋" w:hint="eastAsia"/>
                <w:bCs/>
                <w:color w:val="000000"/>
                <w:sz w:val="22"/>
                <w:szCs w:val="22"/>
                <w:lang w:bidi="ar"/>
              </w:rPr>
              <w:t>销售商品</w:t>
            </w:r>
          </w:p>
        </w:tc>
        <w:tc>
          <w:tcPr>
            <w:tcW w:w="396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5EAC193" w14:textId="01DCAD96" w:rsidR="00E12EE8" w:rsidRDefault="00E12EE8" w:rsidP="00E12EE8">
            <w:pPr>
              <w:spacing w:before="0" w:after="0"/>
              <w:ind w:left="0" w:right="0"/>
              <w:rPr>
                <w:rFonts w:ascii="Arial Narrow" w:eastAsia="仿宋_GB2312" w:hAnsi="Arial Narrow" w:cs="宋体"/>
                <w:color w:val="000000"/>
                <w:sz w:val="22"/>
                <w:szCs w:val="22"/>
              </w:rPr>
            </w:pPr>
            <w:r w:rsidRPr="2DD37415">
              <w:rPr>
                <w:rFonts w:ascii="仿宋_GB2312" w:eastAsia="仿宋_GB2312" w:hAnsi="Arial Narrow" w:cs="宋体"/>
                <w:color w:val="000000" w:themeColor="text1"/>
                <w:sz w:val="22"/>
                <w:szCs w:val="22"/>
              </w:rPr>
              <w:t>山东派智电子有限公司</w:t>
            </w:r>
          </w:p>
        </w:tc>
        <w:tc>
          <w:tcPr>
            <w:tcW w:w="2608" w:type="dxa"/>
            <w:tcBorders>
              <w:top w:val="single" w:sz="4" w:space="0" w:color="auto"/>
              <w:left w:val="single" w:sz="4" w:space="0" w:color="auto"/>
              <w:bottom w:val="single" w:sz="4" w:space="0" w:color="auto"/>
              <w:right w:val="single" w:sz="4" w:space="0" w:color="auto"/>
            </w:tcBorders>
            <w:shd w:val="clear" w:color="auto" w:fill="auto"/>
            <w:vAlign w:val="center"/>
          </w:tcPr>
          <w:p w14:paraId="1A10E944" w14:textId="0C6CF2D7" w:rsidR="00E12EE8" w:rsidRDefault="00E12EE8" w:rsidP="00E12EE8">
            <w:pPr>
              <w:spacing w:before="0" w:after="0"/>
              <w:ind w:left="0" w:right="0"/>
              <w:jc w:val="right"/>
              <w:rPr>
                <w:rFonts w:ascii="Arial Narrow" w:eastAsia="仿宋_GB2312" w:hAnsi="Arial Narrow" w:cs="宋体"/>
                <w:color w:val="000000"/>
                <w:sz w:val="22"/>
                <w:szCs w:val="22"/>
              </w:rPr>
            </w:pPr>
            <w:r w:rsidRPr="2DD37415">
              <w:rPr>
                <w:rFonts w:ascii="Arial Narrow" w:eastAsia="仿宋_GB2312" w:hAnsi="Arial Narrow" w:cs="宋体"/>
                <w:color w:val="000000" w:themeColor="text1"/>
                <w:sz w:val="22"/>
                <w:szCs w:val="22"/>
              </w:rPr>
              <w:t xml:space="preserve">147,339,311.34 </w:t>
            </w:r>
          </w:p>
        </w:tc>
      </w:tr>
      <w:tr w:rsidR="00E12EE8" w14:paraId="5617AEAC" w14:textId="77777777" w:rsidTr="00891D9B">
        <w:tblPrEx>
          <w:tblW w:w="8278" w:type="dxa"/>
          <w:tblInd w:w="96" w:type="dxa"/>
          <w:tblLayout w:type="fixed"/>
          <w:tblPrExChange w:id="769" w:author="admin" w:date="2024-07-01T20:55:00Z">
            <w:tblPrEx>
              <w:tblW w:w="8278" w:type="dxa"/>
              <w:tblInd w:w="96" w:type="dxa"/>
              <w:tblLayout w:type="fixed"/>
            </w:tblPrEx>
          </w:tblPrExChange>
        </w:tblPrEx>
        <w:trPr>
          <w:trHeight w:val="397"/>
          <w:trPrChange w:id="770" w:author="admin" w:date="2024-07-01T20:55:00Z">
            <w:trPr>
              <w:gridAfter w:val="0"/>
            </w:trPr>
          </w:trPrChange>
        </w:trPr>
        <w:tc>
          <w:tcPr>
            <w:tcW w:w="1701" w:type="dxa"/>
            <w:vMerge/>
            <w:tcBorders>
              <w:top w:val="single" w:sz="4" w:space="0" w:color="auto"/>
              <w:left w:val="single" w:sz="4" w:space="0" w:color="auto"/>
              <w:bottom w:val="single" w:sz="4" w:space="0" w:color="auto"/>
              <w:right w:val="single" w:sz="4" w:space="0" w:color="auto"/>
            </w:tcBorders>
            <w:noWrap/>
            <w:vAlign w:val="center"/>
            <w:tcPrChange w:id="771" w:author="admin" w:date="2024-07-01T20:55:00Z">
              <w:tcPr>
                <w:tcW w:w="0" w:type="auto"/>
                <w:gridSpan w:val="2"/>
                <w:vMerge/>
              </w:tcPr>
            </w:tcPrChange>
          </w:tcPr>
          <w:p w14:paraId="221E202C" w14:textId="77777777" w:rsidR="00E12EE8" w:rsidRDefault="00E12EE8" w:rsidP="00E12EE8">
            <w:pPr>
              <w:jc w:val="center"/>
              <w:rPr>
                <w:rFonts w:ascii="Arial Narrow" w:eastAsia="仿宋" w:hAnsi="Arial Narrow" w:cs="仿宋"/>
                <w:bCs/>
                <w:color w:val="000000"/>
                <w:sz w:val="22"/>
                <w:szCs w:val="22"/>
              </w:rPr>
            </w:pPr>
          </w:p>
        </w:tc>
        <w:tc>
          <w:tcPr>
            <w:tcW w:w="3969" w:type="dxa"/>
            <w:tcBorders>
              <w:top w:val="single" w:sz="4" w:space="0" w:color="auto"/>
              <w:left w:val="single" w:sz="4" w:space="0" w:color="auto"/>
              <w:bottom w:val="single" w:sz="4" w:space="0" w:color="auto"/>
              <w:right w:val="single" w:sz="4" w:space="0" w:color="auto"/>
            </w:tcBorders>
            <w:shd w:val="clear" w:color="auto" w:fill="auto"/>
            <w:noWrap/>
            <w:vAlign w:val="center"/>
            <w:tcPrChange w:id="772" w:author="admin" w:date="2024-07-01T20:55:00Z">
              <w:tcPr>
                <w:tcW w:w="0" w:type="auto"/>
              </w:tcPr>
            </w:tcPrChange>
          </w:tcPr>
          <w:p w14:paraId="78C4EA09" w14:textId="59EE7FE1" w:rsidR="00E12EE8" w:rsidRDefault="00E12EE8" w:rsidP="2DD37415">
            <w:pPr>
              <w:spacing w:before="0" w:after="0"/>
              <w:ind w:left="0" w:right="0"/>
              <w:jc w:val="left"/>
              <w:rPr>
                <w:rFonts w:ascii="Arial Narrow" w:eastAsia="仿宋" w:hAnsi="Arial Narrow" w:cs="楷体"/>
                <w:sz w:val="22"/>
                <w:szCs w:val="22"/>
              </w:rPr>
            </w:pPr>
            <w:r w:rsidRPr="2DD37415">
              <w:rPr>
                <w:rFonts w:ascii="Arial Narrow" w:eastAsia="仿宋_GB2312" w:hAnsi="Arial Narrow" w:cs="宋体"/>
                <w:color w:val="000000" w:themeColor="text1"/>
                <w:sz w:val="22"/>
                <w:szCs w:val="22"/>
              </w:rPr>
              <w:t>PYTES (SINGAPORE) ENERGY PTE. LTD.</w:t>
            </w:r>
          </w:p>
        </w:tc>
        <w:tc>
          <w:tcPr>
            <w:tcW w:w="2608" w:type="dxa"/>
            <w:tcBorders>
              <w:top w:val="single" w:sz="4" w:space="0" w:color="auto"/>
              <w:left w:val="single" w:sz="4" w:space="0" w:color="auto"/>
              <w:bottom w:val="single" w:sz="4" w:space="0" w:color="auto"/>
              <w:right w:val="single" w:sz="4" w:space="0" w:color="auto"/>
            </w:tcBorders>
            <w:shd w:val="clear" w:color="auto" w:fill="auto"/>
            <w:vAlign w:val="center"/>
            <w:tcPrChange w:id="773" w:author="admin" w:date="2024-07-01T20:55:00Z">
              <w:tcPr>
                <w:tcW w:w="0" w:type="auto"/>
              </w:tcPr>
            </w:tcPrChange>
          </w:tcPr>
          <w:p w14:paraId="355341FF" w14:textId="35449298" w:rsidR="00E12EE8" w:rsidRDefault="00E12EE8" w:rsidP="00E12EE8">
            <w:pPr>
              <w:spacing w:before="0" w:after="0"/>
              <w:ind w:left="0" w:right="0"/>
              <w:jc w:val="right"/>
              <w:rPr>
                <w:rFonts w:ascii="Arial Narrow" w:eastAsia="仿宋_GB2312" w:hAnsi="Arial Narrow" w:cs="宋体"/>
                <w:color w:val="000000"/>
                <w:sz w:val="22"/>
                <w:szCs w:val="22"/>
              </w:rPr>
            </w:pPr>
            <w:del w:id="774" w:author="admin" w:date="2024-07-16T11:33:00Z">
              <w:r w:rsidRPr="2DD37415" w:rsidDel="00731B7B">
                <w:rPr>
                  <w:rFonts w:ascii="Arial Narrow" w:eastAsia="仿宋_GB2312" w:hAnsi="Arial Narrow" w:cs="宋体"/>
                  <w:color w:val="000000" w:themeColor="text1"/>
                  <w:sz w:val="22"/>
                  <w:szCs w:val="22"/>
                </w:rPr>
                <w:delText xml:space="preserve"> </w:delText>
              </w:r>
            </w:del>
            <w:r w:rsidRPr="2DD37415">
              <w:rPr>
                <w:rFonts w:ascii="Arial Narrow" w:eastAsia="仿宋_GB2312" w:hAnsi="Arial Narrow" w:cs="宋体"/>
                <w:color w:val="000000" w:themeColor="text1"/>
                <w:sz w:val="22"/>
                <w:szCs w:val="22"/>
              </w:rPr>
              <w:t xml:space="preserve">126,981,413.71 </w:t>
            </w:r>
          </w:p>
        </w:tc>
      </w:tr>
      <w:tr w:rsidR="00E12EE8" w14:paraId="36C27B34" w14:textId="77777777" w:rsidTr="00891D9B">
        <w:trPr>
          <w:trHeight w:val="397"/>
        </w:trPr>
        <w:tc>
          <w:tcPr>
            <w:tcW w:w="1701" w:type="dxa"/>
            <w:vMerge/>
            <w:tcBorders>
              <w:top w:val="single" w:sz="4" w:space="0" w:color="auto"/>
              <w:left w:val="single" w:sz="4" w:space="0" w:color="auto"/>
              <w:bottom w:val="single" w:sz="4" w:space="0" w:color="auto"/>
              <w:right w:val="single" w:sz="4" w:space="0" w:color="auto"/>
            </w:tcBorders>
            <w:noWrap/>
            <w:vAlign w:val="center"/>
          </w:tcPr>
          <w:p w14:paraId="6594F0EC" w14:textId="77777777" w:rsidR="00E12EE8" w:rsidRDefault="00E12EE8" w:rsidP="00E12EE8">
            <w:pPr>
              <w:jc w:val="center"/>
              <w:rPr>
                <w:rFonts w:ascii="Arial Narrow" w:eastAsia="仿宋" w:hAnsi="Arial Narrow" w:cs="仿宋"/>
                <w:bCs/>
                <w:color w:val="000000"/>
                <w:sz w:val="22"/>
                <w:szCs w:val="22"/>
              </w:rPr>
            </w:pPr>
          </w:p>
        </w:tc>
        <w:tc>
          <w:tcPr>
            <w:tcW w:w="396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DEB71EA" w14:textId="5C18A849" w:rsidR="00E12EE8" w:rsidRDefault="00E12EE8" w:rsidP="00E12EE8">
            <w:pPr>
              <w:spacing w:before="0" w:after="0"/>
              <w:ind w:left="0" w:right="0"/>
              <w:rPr>
                <w:rFonts w:ascii="Arial Narrow" w:eastAsia="仿宋_GB2312" w:hAnsi="Arial Narrow" w:cs="宋体"/>
                <w:color w:val="000000"/>
                <w:sz w:val="22"/>
                <w:szCs w:val="22"/>
              </w:rPr>
            </w:pPr>
            <w:r w:rsidRPr="2DD37415">
              <w:rPr>
                <w:rFonts w:ascii="Arial Narrow" w:eastAsia="仿宋_GB2312" w:hAnsi="Arial Narrow" w:cs="宋体"/>
                <w:color w:val="000000" w:themeColor="text1"/>
                <w:sz w:val="22"/>
                <w:szCs w:val="22"/>
              </w:rPr>
              <w:t>PYTES B.V.</w:t>
            </w:r>
          </w:p>
        </w:tc>
        <w:tc>
          <w:tcPr>
            <w:tcW w:w="2608" w:type="dxa"/>
            <w:tcBorders>
              <w:top w:val="single" w:sz="4" w:space="0" w:color="auto"/>
              <w:left w:val="single" w:sz="4" w:space="0" w:color="auto"/>
              <w:bottom w:val="single" w:sz="4" w:space="0" w:color="auto"/>
              <w:right w:val="single" w:sz="4" w:space="0" w:color="auto"/>
            </w:tcBorders>
            <w:shd w:val="clear" w:color="auto" w:fill="auto"/>
            <w:vAlign w:val="center"/>
          </w:tcPr>
          <w:p w14:paraId="6C7DF23A" w14:textId="3AF4A421" w:rsidR="00E12EE8" w:rsidRDefault="00E12EE8" w:rsidP="00E12EE8">
            <w:pPr>
              <w:spacing w:before="0" w:after="0"/>
              <w:ind w:left="0" w:right="0"/>
              <w:jc w:val="right"/>
              <w:rPr>
                <w:rFonts w:ascii="Arial Narrow" w:eastAsia="仿宋_GB2312" w:hAnsi="Arial Narrow" w:cs="宋体"/>
                <w:color w:val="000000"/>
                <w:sz w:val="22"/>
                <w:szCs w:val="22"/>
              </w:rPr>
            </w:pPr>
            <w:del w:id="775" w:author="admin" w:date="2024-07-16T11:33:00Z">
              <w:r w:rsidRPr="2DD37415" w:rsidDel="00731B7B">
                <w:rPr>
                  <w:rFonts w:ascii="Arial Narrow" w:eastAsia="仿宋_GB2312" w:hAnsi="Arial Narrow" w:cs="宋体"/>
                  <w:color w:val="000000" w:themeColor="text1"/>
                  <w:sz w:val="22"/>
                  <w:szCs w:val="22"/>
                </w:rPr>
                <w:delText xml:space="preserve"> </w:delText>
              </w:r>
            </w:del>
            <w:r w:rsidRPr="2DD37415">
              <w:rPr>
                <w:rFonts w:ascii="Arial Narrow" w:eastAsia="仿宋_GB2312" w:hAnsi="Arial Narrow" w:cs="宋体"/>
                <w:color w:val="000000" w:themeColor="text1"/>
                <w:sz w:val="22"/>
                <w:szCs w:val="22"/>
              </w:rPr>
              <w:t xml:space="preserve">26,143,528.85 </w:t>
            </w:r>
          </w:p>
        </w:tc>
      </w:tr>
      <w:tr w:rsidR="00E12EE8" w14:paraId="7CF1A107" w14:textId="77777777" w:rsidTr="00891D9B">
        <w:trPr>
          <w:trHeight w:val="397"/>
        </w:trPr>
        <w:tc>
          <w:tcPr>
            <w:tcW w:w="1701" w:type="dxa"/>
            <w:vMerge/>
            <w:tcBorders>
              <w:top w:val="single" w:sz="4" w:space="0" w:color="auto"/>
              <w:left w:val="single" w:sz="4" w:space="0" w:color="auto"/>
              <w:bottom w:val="single" w:sz="4" w:space="0" w:color="auto"/>
              <w:right w:val="single" w:sz="4" w:space="0" w:color="auto"/>
            </w:tcBorders>
            <w:noWrap/>
            <w:vAlign w:val="center"/>
          </w:tcPr>
          <w:p w14:paraId="447C4920" w14:textId="77777777" w:rsidR="00E12EE8" w:rsidRDefault="00E12EE8" w:rsidP="00E12EE8">
            <w:pPr>
              <w:jc w:val="center"/>
              <w:rPr>
                <w:ins w:id="776" w:author="admin" w:date="2024-07-01T20:55:00Z"/>
                <w:rFonts w:ascii="Arial Narrow" w:eastAsia="仿宋" w:hAnsi="Arial Narrow" w:cs="仿宋"/>
                <w:bCs/>
                <w:color w:val="000000"/>
                <w:sz w:val="22"/>
                <w:szCs w:val="22"/>
              </w:rPr>
            </w:pPr>
          </w:p>
        </w:tc>
        <w:tc>
          <w:tcPr>
            <w:tcW w:w="396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F0E3181" w14:textId="3BF08947" w:rsidR="00E12EE8" w:rsidRDefault="00E12EE8" w:rsidP="00E12EE8">
            <w:pPr>
              <w:spacing w:before="0" w:after="0"/>
              <w:ind w:left="0" w:right="0"/>
              <w:rPr>
                <w:rFonts w:ascii="Arial Narrow" w:eastAsia="仿宋_GB2312" w:hAnsi="Arial Narrow" w:cs="宋体"/>
                <w:color w:val="000000"/>
                <w:sz w:val="22"/>
                <w:szCs w:val="22"/>
              </w:rPr>
            </w:pPr>
            <w:r w:rsidRPr="2DD37415">
              <w:rPr>
                <w:rFonts w:ascii="Arial Narrow" w:eastAsia="仿宋_GB2312" w:hAnsi="Arial Narrow" w:cs="宋体"/>
                <w:color w:val="000000" w:themeColor="text1"/>
                <w:sz w:val="22"/>
                <w:szCs w:val="22"/>
              </w:rPr>
              <w:t>PYTES (USA) Energy</w:t>
            </w:r>
            <w:r w:rsidRPr="2DD37415">
              <w:rPr>
                <w:rFonts w:ascii="仿宋_GB2312" w:eastAsia="仿宋_GB2312" w:hAnsi="Arial Narrow" w:cs="宋体"/>
                <w:color w:val="000000" w:themeColor="text1"/>
                <w:sz w:val="22"/>
                <w:szCs w:val="22"/>
              </w:rPr>
              <w:t>，</w:t>
            </w:r>
            <w:r w:rsidRPr="2DD37415">
              <w:rPr>
                <w:rFonts w:ascii="Arial Narrow" w:eastAsia="仿宋_GB2312" w:hAnsi="Arial Narrow" w:cs="宋体"/>
                <w:color w:val="000000" w:themeColor="text1"/>
                <w:sz w:val="22"/>
                <w:szCs w:val="22"/>
              </w:rPr>
              <w:t>Inc</w:t>
            </w:r>
          </w:p>
        </w:tc>
        <w:tc>
          <w:tcPr>
            <w:tcW w:w="2608" w:type="dxa"/>
            <w:tcBorders>
              <w:top w:val="single" w:sz="4" w:space="0" w:color="auto"/>
              <w:left w:val="single" w:sz="4" w:space="0" w:color="auto"/>
              <w:bottom w:val="single" w:sz="4" w:space="0" w:color="auto"/>
              <w:right w:val="single" w:sz="4" w:space="0" w:color="auto"/>
            </w:tcBorders>
            <w:shd w:val="clear" w:color="auto" w:fill="auto"/>
            <w:vAlign w:val="center"/>
          </w:tcPr>
          <w:p w14:paraId="0E8E1CC0" w14:textId="15CF482E" w:rsidR="00E12EE8" w:rsidRDefault="00E12EE8" w:rsidP="00E12EE8">
            <w:pPr>
              <w:spacing w:before="0" w:after="0"/>
              <w:ind w:left="0" w:right="0"/>
              <w:jc w:val="right"/>
              <w:rPr>
                <w:rFonts w:ascii="Arial Narrow" w:eastAsia="仿宋_GB2312" w:hAnsi="Arial Narrow" w:cs="宋体"/>
                <w:color w:val="000000"/>
                <w:sz w:val="22"/>
                <w:szCs w:val="22"/>
              </w:rPr>
            </w:pPr>
            <w:r w:rsidRPr="2DD37415">
              <w:rPr>
                <w:rFonts w:ascii="Arial Narrow" w:eastAsia="仿宋_GB2312" w:hAnsi="Arial Narrow" w:cs="宋体"/>
                <w:color w:val="000000" w:themeColor="text1"/>
                <w:sz w:val="22"/>
                <w:szCs w:val="22"/>
              </w:rPr>
              <w:t xml:space="preserve">21,029,103.75 </w:t>
            </w:r>
          </w:p>
        </w:tc>
      </w:tr>
      <w:tr w:rsidR="00E12EE8" w14:paraId="78B4402A" w14:textId="77777777" w:rsidTr="00891D9B">
        <w:trPr>
          <w:trHeight w:val="397"/>
        </w:trPr>
        <w:tc>
          <w:tcPr>
            <w:tcW w:w="1701" w:type="dxa"/>
            <w:vMerge/>
            <w:tcBorders>
              <w:top w:val="single" w:sz="4" w:space="0" w:color="auto"/>
              <w:left w:val="single" w:sz="4" w:space="0" w:color="auto"/>
              <w:bottom w:val="single" w:sz="4" w:space="0" w:color="auto"/>
              <w:right w:val="single" w:sz="4" w:space="0" w:color="auto"/>
            </w:tcBorders>
            <w:noWrap/>
            <w:vAlign w:val="center"/>
          </w:tcPr>
          <w:p w14:paraId="5CBB7AFC" w14:textId="77777777" w:rsidR="00E12EE8" w:rsidRDefault="00E12EE8" w:rsidP="00E12EE8">
            <w:pPr>
              <w:jc w:val="center"/>
              <w:rPr>
                <w:ins w:id="777" w:author="admin" w:date="2024-07-01T20:55:00Z"/>
                <w:rFonts w:ascii="Arial Narrow" w:eastAsia="仿宋" w:hAnsi="Arial Narrow" w:cs="仿宋"/>
                <w:bCs/>
                <w:color w:val="000000"/>
                <w:sz w:val="22"/>
                <w:szCs w:val="22"/>
              </w:rPr>
            </w:pPr>
          </w:p>
        </w:tc>
        <w:tc>
          <w:tcPr>
            <w:tcW w:w="396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F69EFB0" w14:textId="4C10C8F4" w:rsidR="00E12EE8" w:rsidRDefault="00E12EE8" w:rsidP="00E12EE8">
            <w:pPr>
              <w:spacing w:before="0" w:after="0"/>
              <w:ind w:left="0" w:right="0"/>
              <w:rPr>
                <w:rFonts w:ascii="Arial Narrow" w:eastAsia="仿宋_GB2312" w:hAnsi="Arial Narrow" w:cs="宋体"/>
                <w:color w:val="000000"/>
                <w:sz w:val="22"/>
                <w:szCs w:val="22"/>
              </w:rPr>
            </w:pPr>
            <w:r w:rsidRPr="2DD37415">
              <w:rPr>
                <w:rFonts w:ascii="仿宋_GB2312" w:eastAsia="仿宋_GB2312" w:hAnsi="Arial Narrow" w:cs="宋体"/>
                <w:color w:val="000000" w:themeColor="text1"/>
                <w:sz w:val="22"/>
                <w:szCs w:val="22"/>
              </w:rPr>
              <w:t>山东派智新能源科技有限公司</w:t>
            </w:r>
          </w:p>
        </w:tc>
        <w:tc>
          <w:tcPr>
            <w:tcW w:w="2608" w:type="dxa"/>
            <w:tcBorders>
              <w:top w:val="single" w:sz="4" w:space="0" w:color="auto"/>
              <w:left w:val="single" w:sz="4" w:space="0" w:color="auto"/>
              <w:bottom w:val="single" w:sz="4" w:space="0" w:color="auto"/>
              <w:right w:val="single" w:sz="4" w:space="0" w:color="auto"/>
            </w:tcBorders>
            <w:shd w:val="clear" w:color="auto" w:fill="auto"/>
            <w:vAlign w:val="center"/>
          </w:tcPr>
          <w:p w14:paraId="3E1CFA1F" w14:textId="3AFA13FB" w:rsidR="00E12EE8" w:rsidRDefault="00E12EE8" w:rsidP="00E12EE8">
            <w:pPr>
              <w:spacing w:before="0" w:after="0"/>
              <w:ind w:left="0" w:right="0"/>
              <w:jc w:val="right"/>
              <w:rPr>
                <w:rFonts w:ascii="Arial Narrow" w:eastAsia="仿宋_GB2312" w:hAnsi="Arial Narrow" w:cs="宋体"/>
                <w:color w:val="000000"/>
                <w:sz w:val="22"/>
                <w:szCs w:val="22"/>
              </w:rPr>
            </w:pPr>
            <w:del w:id="778" w:author="admin" w:date="2024-07-16T11:33:00Z">
              <w:r w:rsidRPr="2DD37415" w:rsidDel="00731B7B">
                <w:rPr>
                  <w:rFonts w:ascii="Arial Narrow" w:eastAsia="仿宋_GB2312" w:hAnsi="Arial Narrow" w:cs="宋体"/>
                  <w:color w:val="000000" w:themeColor="text1"/>
                  <w:sz w:val="22"/>
                  <w:szCs w:val="22"/>
                </w:rPr>
                <w:delText xml:space="preserve"> </w:delText>
              </w:r>
            </w:del>
            <w:r w:rsidRPr="2DD37415">
              <w:rPr>
                <w:rFonts w:ascii="Arial Narrow" w:eastAsia="仿宋_GB2312" w:hAnsi="Arial Narrow" w:cs="宋体"/>
                <w:color w:val="000000" w:themeColor="text1"/>
                <w:sz w:val="22"/>
                <w:szCs w:val="22"/>
              </w:rPr>
              <w:t xml:space="preserve">10,924,944.09 </w:t>
            </w:r>
          </w:p>
        </w:tc>
      </w:tr>
      <w:tr w:rsidR="00E12EE8" w14:paraId="7E6DD987" w14:textId="77777777" w:rsidTr="00891D9B">
        <w:trPr>
          <w:trHeight w:val="397"/>
        </w:trPr>
        <w:tc>
          <w:tcPr>
            <w:tcW w:w="1701" w:type="dxa"/>
            <w:vMerge/>
            <w:tcBorders>
              <w:top w:val="single" w:sz="4" w:space="0" w:color="auto"/>
              <w:left w:val="single" w:sz="4" w:space="0" w:color="auto"/>
              <w:bottom w:val="single" w:sz="4" w:space="0" w:color="auto"/>
              <w:right w:val="single" w:sz="4" w:space="0" w:color="auto"/>
            </w:tcBorders>
            <w:noWrap/>
            <w:vAlign w:val="center"/>
          </w:tcPr>
          <w:p w14:paraId="360E8159" w14:textId="77777777" w:rsidR="00E12EE8" w:rsidRDefault="00E12EE8" w:rsidP="00E12EE8">
            <w:pPr>
              <w:jc w:val="center"/>
              <w:rPr>
                <w:ins w:id="779" w:author="admin" w:date="2024-07-01T20:55:00Z"/>
                <w:rFonts w:ascii="Arial Narrow" w:eastAsia="仿宋" w:hAnsi="Arial Narrow" w:cs="仿宋"/>
                <w:bCs/>
                <w:color w:val="000000"/>
                <w:sz w:val="22"/>
                <w:szCs w:val="22"/>
              </w:rPr>
            </w:pPr>
          </w:p>
        </w:tc>
        <w:tc>
          <w:tcPr>
            <w:tcW w:w="396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584F0FF" w14:textId="26DD47C5" w:rsidR="00E12EE8" w:rsidRDefault="00E12EE8" w:rsidP="00E12EE8">
            <w:pPr>
              <w:spacing w:before="0" w:after="0"/>
              <w:ind w:left="0" w:right="0"/>
              <w:rPr>
                <w:rFonts w:ascii="Arial Narrow" w:eastAsia="仿宋_GB2312" w:hAnsi="Arial Narrow" w:cs="宋体"/>
                <w:color w:val="000000"/>
                <w:sz w:val="22"/>
                <w:szCs w:val="22"/>
              </w:rPr>
            </w:pPr>
            <w:r w:rsidRPr="2DD37415">
              <w:rPr>
                <w:rFonts w:ascii="Arial Narrow" w:eastAsia="仿宋_GB2312" w:hAnsi="Arial Narrow" w:cs="宋体"/>
                <w:color w:val="000000" w:themeColor="text1"/>
                <w:sz w:val="22"/>
                <w:szCs w:val="22"/>
              </w:rPr>
              <w:t>PYTES (VIETNAM) ENERGY CO.</w:t>
            </w:r>
            <w:r w:rsidRPr="2DD37415">
              <w:rPr>
                <w:rFonts w:ascii="仿宋_GB2312" w:eastAsia="仿宋_GB2312" w:hAnsi="Arial Narrow" w:cs="宋体"/>
                <w:color w:val="000000" w:themeColor="text1"/>
                <w:sz w:val="22"/>
                <w:szCs w:val="22"/>
              </w:rPr>
              <w:t>，</w:t>
            </w:r>
            <w:r w:rsidRPr="2DD37415">
              <w:rPr>
                <w:rFonts w:ascii="Arial Narrow" w:eastAsia="仿宋_GB2312" w:hAnsi="Arial Narrow" w:cs="宋体"/>
                <w:color w:val="000000" w:themeColor="text1"/>
                <w:sz w:val="22"/>
                <w:szCs w:val="22"/>
              </w:rPr>
              <w:t>LTD</w:t>
            </w:r>
          </w:p>
        </w:tc>
        <w:tc>
          <w:tcPr>
            <w:tcW w:w="2608" w:type="dxa"/>
            <w:tcBorders>
              <w:top w:val="single" w:sz="4" w:space="0" w:color="auto"/>
              <w:left w:val="single" w:sz="4" w:space="0" w:color="auto"/>
              <w:bottom w:val="single" w:sz="4" w:space="0" w:color="auto"/>
              <w:right w:val="single" w:sz="4" w:space="0" w:color="auto"/>
            </w:tcBorders>
            <w:shd w:val="clear" w:color="auto" w:fill="auto"/>
            <w:vAlign w:val="center"/>
          </w:tcPr>
          <w:p w14:paraId="381E5349" w14:textId="12172444" w:rsidR="00E12EE8" w:rsidRDefault="00E12EE8" w:rsidP="00E12EE8">
            <w:pPr>
              <w:spacing w:before="0" w:after="0"/>
              <w:ind w:left="0" w:right="0"/>
              <w:jc w:val="right"/>
              <w:rPr>
                <w:rFonts w:ascii="Arial Narrow" w:eastAsia="仿宋_GB2312" w:hAnsi="Arial Narrow" w:cs="宋体"/>
                <w:color w:val="000000"/>
                <w:sz w:val="22"/>
                <w:szCs w:val="22"/>
              </w:rPr>
            </w:pPr>
            <w:del w:id="780" w:author="admin" w:date="2024-07-16T11:33:00Z">
              <w:r w:rsidRPr="2DD37415" w:rsidDel="00731B7B">
                <w:rPr>
                  <w:rFonts w:ascii="Arial Narrow" w:eastAsia="仿宋_GB2312" w:hAnsi="Arial Narrow" w:cs="宋体"/>
                  <w:color w:val="000000" w:themeColor="text1"/>
                  <w:sz w:val="22"/>
                  <w:szCs w:val="22"/>
                </w:rPr>
                <w:delText xml:space="preserve"> </w:delText>
              </w:r>
            </w:del>
            <w:r w:rsidRPr="2DD37415">
              <w:rPr>
                <w:rFonts w:ascii="Arial Narrow" w:eastAsia="仿宋_GB2312" w:hAnsi="Arial Narrow" w:cs="宋体"/>
                <w:color w:val="000000" w:themeColor="text1"/>
                <w:sz w:val="22"/>
                <w:szCs w:val="22"/>
              </w:rPr>
              <w:t xml:space="preserve">1,167,267.00 </w:t>
            </w:r>
          </w:p>
        </w:tc>
      </w:tr>
      <w:tr w:rsidR="00AA4CA3" w14:paraId="2BD27B1F" w14:textId="77777777" w:rsidTr="00891D9B">
        <w:trPr>
          <w:trHeight w:val="397"/>
        </w:trPr>
        <w:tc>
          <w:tcPr>
            <w:tcW w:w="1701" w:type="dxa"/>
            <w:vMerge/>
            <w:tcBorders>
              <w:top w:val="single" w:sz="4" w:space="0" w:color="auto"/>
              <w:left w:val="single" w:sz="4" w:space="0" w:color="auto"/>
              <w:bottom w:val="single" w:sz="4" w:space="0" w:color="auto"/>
              <w:right w:val="single" w:sz="4" w:space="0" w:color="auto"/>
            </w:tcBorders>
            <w:noWrap/>
            <w:vAlign w:val="center"/>
          </w:tcPr>
          <w:p w14:paraId="5DFD5587" w14:textId="77777777" w:rsidR="00AA4CA3" w:rsidRDefault="00AA4CA3">
            <w:pPr>
              <w:jc w:val="center"/>
              <w:rPr>
                <w:rFonts w:ascii="Arial Narrow" w:eastAsia="仿宋" w:hAnsi="Arial Narrow" w:cs="仿宋"/>
                <w:bCs/>
                <w:color w:val="000000"/>
                <w:sz w:val="22"/>
                <w:szCs w:val="22"/>
              </w:rPr>
            </w:pPr>
          </w:p>
        </w:tc>
        <w:tc>
          <w:tcPr>
            <w:tcW w:w="396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AC6FB80" w14:textId="77777777" w:rsidR="00AA4CA3" w:rsidRDefault="00F2093E">
            <w:pPr>
              <w:spacing w:before="0" w:after="0"/>
              <w:ind w:left="0" w:right="0"/>
              <w:jc w:val="center"/>
              <w:rPr>
                <w:rFonts w:ascii="Arial Narrow" w:eastAsia="仿宋" w:hAnsi="Arial Narrow" w:cs="仿宋"/>
                <w:b/>
                <w:bCs/>
                <w:color w:val="000000"/>
                <w:sz w:val="22"/>
                <w:szCs w:val="22"/>
              </w:rPr>
            </w:pPr>
            <w:r>
              <w:rPr>
                <w:rFonts w:ascii="Arial Narrow" w:eastAsia="仿宋_GB2312" w:hAnsi="Arial Narrow" w:cs="宋体"/>
                <w:b/>
                <w:color w:val="000000"/>
                <w:sz w:val="22"/>
                <w:szCs w:val="22"/>
              </w:rPr>
              <w:t>总</w:t>
            </w:r>
            <w:r>
              <w:rPr>
                <w:rFonts w:ascii="Arial Narrow" w:eastAsia="仿宋_GB2312" w:hAnsi="Arial Narrow" w:cs="宋体" w:hint="eastAsia"/>
                <w:b/>
                <w:color w:val="000000"/>
                <w:sz w:val="22"/>
                <w:szCs w:val="22"/>
              </w:rPr>
              <w:t>计</w:t>
            </w:r>
          </w:p>
        </w:tc>
        <w:tc>
          <w:tcPr>
            <w:tcW w:w="2608" w:type="dxa"/>
            <w:tcBorders>
              <w:top w:val="single" w:sz="4" w:space="0" w:color="auto"/>
              <w:left w:val="single" w:sz="4" w:space="0" w:color="auto"/>
              <w:bottom w:val="single" w:sz="4" w:space="0" w:color="auto"/>
              <w:right w:val="single" w:sz="4" w:space="0" w:color="auto"/>
            </w:tcBorders>
            <w:shd w:val="clear" w:color="auto" w:fill="auto"/>
            <w:vAlign w:val="center"/>
          </w:tcPr>
          <w:p w14:paraId="1EAB4714" w14:textId="5563783C" w:rsidR="00AA4CA3" w:rsidRDefault="00E12EE8" w:rsidP="2DD37415">
            <w:pPr>
              <w:spacing w:before="0" w:after="0"/>
              <w:ind w:left="0" w:right="0"/>
              <w:jc w:val="right"/>
              <w:rPr>
                <w:rFonts w:ascii="Arial Narrow" w:eastAsia="仿宋_GB2312" w:hAnsi="Arial Narrow" w:cs="宋体"/>
                <w:b/>
                <w:bCs/>
                <w:color w:val="000000"/>
                <w:sz w:val="22"/>
                <w:szCs w:val="22"/>
              </w:rPr>
            </w:pPr>
            <w:r w:rsidRPr="2DD37415">
              <w:rPr>
                <w:rFonts w:ascii="Arial Narrow" w:eastAsia="仿宋_GB2312" w:hAnsi="Arial Narrow" w:cs="宋体"/>
                <w:b/>
                <w:bCs/>
                <w:color w:val="000000" w:themeColor="text1"/>
                <w:sz w:val="22"/>
                <w:szCs w:val="22"/>
              </w:rPr>
              <w:t>333,585,568.74</w:t>
            </w:r>
          </w:p>
        </w:tc>
      </w:tr>
      <w:tr w:rsidR="00E12EE8" w14:paraId="1686F6E7" w14:textId="77777777" w:rsidTr="00891D9B">
        <w:trPr>
          <w:trHeight w:val="397"/>
        </w:trPr>
        <w:tc>
          <w:tcPr>
            <w:tcW w:w="1701"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44CA1839" w14:textId="77777777" w:rsidR="00E12EE8" w:rsidRDefault="00E12EE8" w:rsidP="00E12EE8">
            <w:pPr>
              <w:jc w:val="center"/>
              <w:textAlignment w:val="center"/>
              <w:rPr>
                <w:rFonts w:ascii="Arial Narrow" w:eastAsia="仿宋" w:hAnsi="Arial Narrow" w:cs="仿宋"/>
                <w:bCs/>
                <w:color w:val="000000"/>
                <w:sz w:val="22"/>
                <w:szCs w:val="22"/>
              </w:rPr>
            </w:pPr>
            <w:r>
              <w:rPr>
                <w:rFonts w:ascii="Arial Narrow" w:eastAsia="仿宋" w:hAnsi="Arial Narrow" w:cs="仿宋" w:hint="eastAsia"/>
                <w:bCs/>
                <w:color w:val="000000"/>
                <w:sz w:val="22"/>
                <w:szCs w:val="22"/>
                <w:lang w:bidi="ar"/>
              </w:rPr>
              <w:t>采购商品</w:t>
            </w:r>
          </w:p>
        </w:tc>
        <w:tc>
          <w:tcPr>
            <w:tcW w:w="396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81012E2" w14:textId="05979F22" w:rsidR="00E12EE8" w:rsidRDefault="00E12EE8" w:rsidP="00E12EE8">
            <w:pPr>
              <w:spacing w:before="0" w:after="0"/>
              <w:ind w:left="0" w:right="0"/>
              <w:rPr>
                <w:rFonts w:ascii="Arial Narrow" w:eastAsia="仿宋_GB2312" w:hAnsi="Arial Narrow" w:cs="宋体"/>
                <w:color w:val="000000"/>
                <w:sz w:val="22"/>
                <w:szCs w:val="22"/>
              </w:rPr>
            </w:pPr>
            <w:r w:rsidRPr="2DD37415">
              <w:rPr>
                <w:rFonts w:ascii="仿宋_GB2312" w:eastAsia="仿宋_GB2312" w:hAnsi="Arial Narrow" w:cs="宋体"/>
                <w:color w:val="000000" w:themeColor="text1"/>
                <w:sz w:val="22"/>
                <w:szCs w:val="22"/>
              </w:rPr>
              <w:t>山东派智电子有限公司</w:t>
            </w:r>
          </w:p>
        </w:tc>
        <w:tc>
          <w:tcPr>
            <w:tcW w:w="2608" w:type="dxa"/>
            <w:tcBorders>
              <w:top w:val="single" w:sz="4" w:space="0" w:color="auto"/>
              <w:left w:val="single" w:sz="4" w:space="0" w:color="auto"/>
              <w:bottom w:val="single" w:sz="4" w:space="0" w:color="auto"/>
              <w:right w:val="single" w:sz="4" w:space="0" w:color="auto"/>
            </w:tcBorders>
            <w:shd w:val="clear" w:color="auto" w:fill="auto"/>
            <w:vAlign w:val="center"/>
          </w:tcPr>
          <w:p w14:paraId="3BB12937" w14:textId="78D9B27E" w:rsidR="00E12EE8" w:rsidRDefault="00E12EE8" w:rsidP="00E12EE8">
            <w:pPr>
              <w:spacing w:before="0" w:after="0"/>
              <w:ind w:left="0" w:right="0"/>
              <w:jc w:val="right"/>
              <w:rPr>
                <w:rFonts w:ascii="Arial Narrow" w:eastAsia="仿宋_GB2312" w:hAnsi="Arial Narrow" w:cs="宋体"/>
                <w:color w:val="000000"/>
                <w:sz w:val="22"/>
                <w:szCs w:val="22"/>
              </w:rPr>
            </w:pPr>
            <w:del w:id="781" w:author="admin" w:date="2024-07-16T11:33:00Z">
              <w:r w:rsidRPr="2DD37415" w:rsidDel="00731B7B">
                <w:rPr>
                  <w:rFonts w:ascii="Arial Narrow" w:eastAsia="仿宋_GB2312" w:hAnsi="Arial Narrow" w:cs="宋体"/>
                  <w:color w:val="000000" w:themeColor="text1"/>
                  <w:sz w:val="22"/>
                  <w:szCs w:val="22"/>
                </w:rPr>
                <w:delText xml:space="preserve"> </w:delText>
              </w:r>
              <w:r w:rsidR="30E605E9" w:rsidRPr="2DD37415" w:rsidDel="00731B7B">
                <w:rPr>
                  <w:rFonts w:ascii="Arial Narrow" w:eastAsia="仿宋_GB2312" w:hAnsi="Arial Narrow" w:cs="宋体"/>
                  <w:color w:val="000000" w:themeColor="text1"/>
                  <w:sz w:val="22"/>
                  <w:szCs w:val="22"/>
                </w:rPr>
                <w:delText xml:space="preserve"> </w:delText>
              </w:r>
            </w:del>
            <w:r w:rsidR="30E605E9" w:rsidRPr="2DD37415">
              <w:rPr>
                <w:rFonts w:ascii="Arial Narrow" w:eastAsia="仿宋_GB2312" w:hAnsi="Arial Narrow" w:cs="宋体"/>
                <w:color w:val="000000" w:themeColor="text1"/>
                <w:sz w:val="22"/>
                <w:szCs w:val="22"/>
              </w:rPr>
              <w:t>322,</w:t>
            </w:r>
            <w:r w:rsidR="2BC7688D" w:rsidRPr="2DD37415">
              <w:rPr>
                <w:rFonts w:ascii="Arial Narrow" w:eastAsia="仿宋_GB2312" w:hAnsi="Arial Narrow" w:cs="宋体"/>
                <w:color w:val="000000" w:themeColor="text1"/>
                <w:sz w:val="22"/>
                <w:szCs w:val="22"/>
              </w:rPr>
              <w:t>550</w:t>
            </w:r>
            <w:r w:rsidR="30E605E9" w:rsidRPr="2DD37415">
              <w:rPr>
                <w:rFonts w:ascii="Arial Narrow" w:eastAsia="仿宋_GB2312" w:hAnsi="Arial Narrow" w:cs="宋体"/>
                <w:color w:val="000000" w:themeColor="text1"/>
                <w:sz w:val="22"/>
                <w:szCs w:val="22"/>
              </w:rPr>
              <w:t>,</w:t>
            </w:r>
            <w:del w:id="782" w:author="admin" w:date="2024-07-16T11:12:00Z">
              <w:r w:rsidR="2BC7688D" w:rsidRPr="2DD37415" w:rsidDel="006E0B15">
                <w:rPr>
                  <w:rFonts w:ascii="Arial Narrow" w:eastAsia="仿宋_GB2312" w:hAnsi="Arial Narrow" w:cs="宋体"/>
                  <w:color w:val="000000" w:themeColor="text1"/>
                  <w:sz w:val="22"/>
                  <w:szCs w:val="22"/>
                </w:rPr>
                <w:delText>921</w:delText>
              </w:r>
            </w:del>
            <w:ins w:id="783" w:author="admin" w:date="2024-07-16T11:12:00Z">
              <w:r w:rsidR="006E0B15">
                <w:rPr>
                  <w:rFonts w:ascii="Arial Narrow" w:eastAsia="仿宋_GB2312" w:hAnsi="Arial Narrow" w:cs="宋体"/>
                  <w:color w:val="000000" w:themeColor="text1"/>
                  <w:sz w:val="22"/>
                  <w:szCs w:val="22"/>
                </w:rPr>
                <w:t>588</w:t>
              </w:r>
            </w:ins>
            <w:r w:rsidR="30E605E9" w:rsidRPr="2DD37415">
              <w:rPr>
                <w:rFonts w:ascii="Arial Narrow" w:eastAsia="仿宋_GB2312" w:hAnsi="Arial Narrow" w:cs="宋体"/>
                <w:color w:val="000000" w:themeColor="text1"/>
                <w:sz w:val="22"/>
                <w:szCs w:val="22"/>
              </w:rPr>
              <w:t>.</w:t>
            </w:r>
            <w:del w:id="784" w:author="admin" w:date="2024-07-16T11:12:00Z">
              <w:r w:rsidR="30E605E9" w:rsidRPr="2DD37415" w:rsidDel="006E0B15">
                <w:rPr>
                  <w:rFonts w:ascii="Arial Narrow" w:eastAsia="仿宋_GB2312" w:hAnsi="Arial Narrow" w:cs="宋体"/>
                  <w:color w:val="000000" w:themeColor="text1"/>
                  <w:sz w:val="22"/>
                  <w:szCs w:val="22"/>
                </w:rPr>
                <w:delText xml:space="preserve">35 </w:delText>
              </w:r>
              <w:r w:rsidRPr="2DD37415" w:rsidDel="006E0B15">
                <w:rPr>
                  <w:rFonts w:ascii="Arial Narrow" w:eastAsia="仿宋_GB2312" w:hAnsi="Arial Narrow" w:cs="宋体"/>
                  <w:color w:val="000000" w:themeColor="text1"/>
                  <w:sz w:val="22"/>
                  <w:szCs w:val="22"/>
                </w:rPr>
                <w:delText xml:space="preserve"> </w:delText>
              </w:r>
            </w:del>
            <w:ins w:id="785" w:author="admin" w:date="2024-07-16T11:12:00Z">
              <w:r w:rsidR="006E0B15">
                <w:rPr>
                  <w:rFonts w:ascii="Arial Narrow" w:eastAsia="仿宋_GB2312" w:hAnsi="Arial Narrow" w:cs="宋体"/>
                  <w:color w:val="000000" w:themeColor="text1"/>
                  <w:sz w:val="22"/>
                  <w:szCs w:val="22"/>
                </w:rPr>
                <w:t>70</w:t>
              </w:r>
              <w:r w:rsidR="006E0B15" w:rsidRPr="2DD37415">
                <w:rPr>
                  <w:rFonts w:ascii="Arial Narrow" w:eastAsia="仿宋_GB2312" w:hAnsi="Arial Narrow" w:cs="宋体"/>
                  <w:color w:val="000000" w:themeColor="text1"/>
                  <w:sz w:val="22"/>
                  <w:szCs w:val="22"/>
                </w:rPr>
                <w:t xml:space="preserve">  </w:t>
              </w:r>
            </w:ins>
          </w:p>
        </w:tc>
      </w:tr>
      <w:tr w:rsidR="00E12EE8" w14:paraId="7BDEBDFD" w14:textId="77777777" w:rsidTr="00891D9B">
        <w:trPr>
          <w:trHeight w:val="397"/>
        </w:trPr>
        <w:tc>
          <w:tcPr>
            <w:tcW w:w="1701" w:type="dxa"/>
            <w:vMerge/>
            <w:tcBorders>
              <w:top w:val="single" w:sz="4" w:space="0" w:color="auto"/>
              <w:left w:val="single" w:sz="4" w:space="0" w:color="auto"/>
              <w:bottom w:val="single" w:sz="4" w:space="0" w:color="auto"/>
              <w:right w:val="single" w:sz="4" w:space="0" w:color="auto"/>
            </w:tcBorders>
            <w:noWrap/>
            <w:vAlign w:val="center"/>
          </w:tcPr>
          <w:p w14:paraId="52BAC02D" w14:textId="77777777" w:rsidR="00E12EE8" w:rsidRDefault="00E12EE8" w:rsidP="00E12EE8">
            <w:pPr>
              <w:jc w:val="center"/>
              <w:rPr>
                <w:rFonts w:ascii="Arial Narrow" w:eastAsia="仿宋" w:hAnsi="Arial Narrow" w:cs="仿宋"/>
                <w:bCs/>
                <w:color w:val="000000"/>
                <w:sz w:val="22"/>
                <w:szCs w:val="22"/>
              </w:rPr>
            </w:pPr>
          </w:p>
        </w:tc>
        <w:tc>
          <w:tcPr>
            <w:tcW w:w="396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16B6A64" w14:textId="2BC5D9A5" w:rsidR="00E12EE8" w:rsidRDefault="00E12EE8" w:rsidP="00E12EE8">
            <w:pPr>
              <w:spacing w:before="0" w:after="0"/>
              <w:ind w:left="0" w:right="0"/>
              <w:rPr>
                <w:rFonts w:ascii="Arial Narrow" w:eastAsia="仿宋_GB2312" w:hAnsi="Arial Narrow" w:cs="宋体"/>
                <w:color w:val="000000"/>
                <w:sz w:val="22"/>
                <w:szCs w:val="22"/>
              </w:rPr>
            </w:pPr>
            <w:r w:rsidRPr="2DD37415">
              <w:rPr>
                <w:rFonts w:ascii="仿宋_GB2312" w:eastAsia="仿宋_GB2312" w:hAnsi="Arial Narrow" w:cs="宋体"/>
                <w:color w:val="000000" w:themeColor="text1"/>
                <w:sz w:val="22"/>
                <w:szCs w:val="22"/>
              </w:rPr>
              <w:t>山东派智新能源科技有限公司</w:t>
            </w:r>
          </w:p>
        </w:tc>
        <w:tc>
          <w:tcPr>
            <w:tcW w:w="2608" w:type="dxa"/>
            <w:tcBorders>
              <w:top w:val="single" w:sz="4" w:space="0" w:color="auto"/>
              <w:left w:val="single" w:sz="4" w:space="0" w:color="auto"/>
              <w:bottom w:val="single" w:sz="4" w:space="0" w:color="auto"/>
              <w:right w:val="single" w:sz="4" w:space="0" w:color="auto"/>
            </w:tcBorders>
            <w:shd w:val="clear" w:color="auto" w:fill="auto"/>
            <w:vAlign w:val="center"/>
          </w:tcPr>
          <w:p w14:paraId="70DD7BAE" w14:textId="6DC970D8" w:rsidR="00E12EE8" w:rsidRDefault="00E12EE8" w:rsidP="00E12EE8">
            <w:pPr>
              <w:spacing w:before="0" w:after="0"/>
              <w:ind w:left="0" w:right="0"/>
              <w:jc w:val="right"/>
              <w:rPr>
                <w:rFonts w:ascii="Arial Narrow" w:eastAsia="仿宋_GB2312" w:hAnsi="Arial Narrow" w:cs="宋体"/>
                <w:color w:val="000000"/>
                <w:sz w:val="22"/>
                <w:szCs w:val="22"/>
              </w:rPr>
            </w:pPr>
            <w:r w:rsidRPr="2DD37415">
              <w:rPr>
                <w:rFonts w:ascii="Arial Narrow" w:eastAsia="仿宋_GB2312" w:hAnsi="Arial Narrow" w:cs="宋体"/>
                <w:color w:val="000000" w:themeColor="text1"/>
                <w:sz w:val="22"/>
                <w:szCs w:val="22"/>
              </w:rPr>
              <w:t>55,221,511.50</w:t>
            </w:r>
          </w:p>
        </w:tc>
      </w:tr>
      <w:tr w:rsidR="00E12EE8" w14:paraId="21ED125D" w14:textId="77777777" w:rsidTr="00891D9B">
        <w:trPr>
          <w:trHeight w:val="397"/>
        </w:trPr>
        <w:tc>
          <w:tcPr>
            <w:tcW w:w="1701" w:type="dxa"/>
            <w:vMerge/>
            <w:tcBorders>
              <w:top w:val="single" w:sz="4" w:space="0" w:color="auto"/>
              <w:left w:val="single" w:sz="4" w:space="0" w:color="auto"/>
              <w:bottom w:val="single" w:sz="4" w:space="0" w:color="auto"/>
              <w:right w:val="single" w:sz="4" w:space="0" w:color="auto"/>
            </w:tcBorders>
            <w:noWrap/>
            <w:vAlign w:val="center"/>
          </w:tcPr>
          <w:p w14:paraId="2A70DA55" w14:textId="77777777" w:rsidR="00E12EE8" w:rsidRDefault="00E12EE8" w:rsidP="00E12EE8">
            <w:pPr>
              <w:jc w:val="center"/>
              <w:rPr>
                <w:ins w:id="786" w:author="admin" w:date="2024-07-01T20:56:00Z"/>
                <w:rFonts w:ascii="Arial Narrow" w:eastAsia="仿宋" w:hAnsi="Arial Narrow" w:cs="仿宋"/>
                <w:bCs/>
                <w:color w:val="000000"/>
                <w:sz w:val="22"/>
                <w:szCs w:val="22"/>
              </w:rPr>
            </w:pPr>
          </w:p>
        </w:tc>
        <w:tc>
          <w:tcPr>
            <w:tcW w:w="396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674B217" w14:textId="216EB1B9" w:rsidR="00E12EE8" w:rsidRDefault="00E12EE8" w:rsidP="00E12EE8">
            <w:pPr>
              <w:spacing w:before="0" w:after="0"/>
              <w:ind w:left="0" w:right="0"/>
              <w:rPr>
                <w:rFonts w:ascii="Arial Narrow" w:eastAsia="仿宋_GB2312" w:hAnsi="Arial Narrow" w:cs="宋体"/>
                <w:color w:val="000000"/>
                <w:sz w:val="22"/>
                <w:szCs w:val="22"/>
              </w:rPr>
            </w:pPr>
            <w:r w:rsidRPr="2DD37415">
              <w:rPr>
                <w:rFonts w:ascii="仿宋_GB2312" w:eastAsia="仿宋_GB2312" w:hAnsi="Arial Narrow" w:cs="宋体"/>
                <w:color w:val="000000" w:themeColor="text1"/>
                <w:sz w:val="22"/>
                <w:szCs w:val="22"/>
              </w:rPr>
              <w:t>上海能勤网络科技有限公司</w:t>
            </w:r>
          </w:p>
        </w:tc>
        <w:tc>
          <w:tcPr>
            <w:tcW w:w="2608" w:type="dxa"/>
            <w:tcBorders>
              <w:top w:val="single" w:sz="4" w:space="0" w:color="auto"/>
              <w:left w:val="single" w:sz="4" w:space="0" w:color="auto"/>
              <w:bottom w:val="single" w:sz="4" w:space="0" w:color="auto"/>
              <w:right w:val="single" w:sz="4" w:space="0" w:color="auto"/>
            </w:tcBorders>
            <w:shd w:val="clear" w:color="auto" w:fill="auto"/>
            <w:vAlign w:val="center"/>
          </w:tcPr>
          <w:p w14:paraId="05E0F393" w14:textId="2EA4B9AF" w:rsidR="00E12EE8" w:rsidRDefault="00E12EE8" w:rsidP="00E12EE8">
            <w:pPr>
              <w:spacing w:before="0" w:after="0"/>
              <w:ind w:left="0" w:right="0"/>
              <w:jc w:val="right"/>
              <w:rPr>
                <w:rFonts w:ascii="Arial Narrow" w:eastAsia="仿宋_GB2312" w:hAnsi="Arial Narrow" w:cs="宋体"/>
                <w:color w:val="000000"/>
                <w:sz w:val="22"/>
                <w:szCs w:val="22"/>
              </w:rPr>
            </w:pPr>
            <w:r w:rsidRPr="2DD37415">
              <w:rPr>
                <w:rFonts w:ascii="Arial Narrow" w:eastAsia="仿宋_GB2312" w:hAnsi="Arial Narrow" w:cs="宋体"/>
                <w:color w:val="000000" w:themeColor="text1"/>
                <w:sz w:val="22"/>
                <w:szCs w:val="22"/>
              </w:rPr>
              <w:t xml:space="preserve">68,026.00 </w:t>
            </w:r>
          </w:p>
        </w:tc>
      </w:tr>
      <w:tr w:rsidR="00AA4CA3" w14:paraId="3ADE745C" w14:textId="77777777" w:rsidTr="00891D9B">
        <w:trPr>
          <w:trHeight w:val="397"/>
        </w:trPr>
        <w:tc>
          <w:tcPr>
            <w:tcW w:w="1701" w:type="dxa"/>
            <w:vMerge/>
            <w:tcBorders>
              <w:top w:val="single" w:sz="4" w:space="0" w:color="auto"/>
              <w:left w:val="single" w:sz="4" w:space="0" w:color="auto"/>
              <w:bottom w:val="single" w:sz="4" w:space="0" w:color="auto"/>
              <w:right w:val="single" w:sz="4" w:space="0" w:color="auto"/>
            </w:tcBorders>
            <w:noWrap/>
            <w:vAlign w:val="center"/>
          </w:tcPr>
          <w:p w14:paraId="2B2B95D0" w14:textId="77777777" w:rsidR="00AA4CA3" w:rsidRDefault="00AA4CA3">
            <w:pPr>
              <w:jc w:val="center"/>
              <w:rPr>
                <w:rFonts w:ascii="Arial Narrow" w:eastAsia="仿宋" w:hAnsi="Arial Narrow" w:cs="仿宋"/>
                <w:bCs/>
                <w:color w:val="000000"/>
                <w:sz w:val="22"/>
                <w:szCs w:val="22"/>
              </w:rPr>
            </w:pPr>
          </w:p>
        </w:tc>
        <w:tc>
          <w:tcPr>
            <w:tcW w:w="396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21F0CA0" w14:textId="77777777" w:rsidR="00AA4CA3" w:rsidRDefault="00F2093E">
            <w:pPr>
              <w:spacing w:before="0" w:after="0"/>
              <w:ind w:left="0" w:right="0"/>
              <w:jc w:val="center"/>
              <w:rPr>
                <w:rFonts w:ascii="Arial Narrow" w:eastAsia="仿宋" w:hAnsi="Arial Narrow" w:cs="仿宋"/>
                <w:b/>
                <w:bCs/>
                <w:color w:val="000000"/>
                <w:sz w:val="22"/>
                <w:szCs w:val="22"/>
              </w:rPr>
            </w:pPr>
            <w:r>
              <w:rPr>
                <w:rFonts w:ascii="Arial Narrow" w:eastAsia="仿宋_GB2312" w:hAnsi="Arial Narrow" w:cs="宋体"/>
                <w:b/>
                <w:color w:val="000000"/>
                <w:sz w:val="22"/>
                <w:szCs w:val="22"/>
              </w:rPr>
              <w:t>总</w:t>
            </w:r>
            <w:r>
              <w:rPr>
                <w:rFonts w:ascii="Arial Narrow" w:eastAsia="仿宋_GB2312" w:hAnsi="Arial Narrow" w:cs="宋体" w:hint="eastAsia"/>
                <w:b/>
                <w:color w:val="000000"/>
                <w:sz w:val="22"/>
                <w:szCs w:val="22"/>
              </w:rPr>
              <w:t>计</w:t>
            </w:r>
          </w:p>
        </w:tc>
        <w:tc>
          <w:tcPr>
            <w:tcW w:w="2608" w:type="dxa"/>
            <w:tcBorders>
              <w:top w:val="single" w:sz="4" w:space="0" w:color="auto"/>
              <w:left w:val="single" w:sz="4" w:space="0" w:color="auto"/>
              <w:bottom w:val="single" w:sz="4" w:space="0" w:color="auto"/>
              <w:right w:val="single" w:sz="4" w:space="0" w:color="auto"/>
            </w:tcBorders>
            <w:shd w:val="clear" w:color="auto" w:fill="auto"/>
            <w:vAlign w:val="center"/>
          </w:tcPr>
          <w:p w14:paraId="3C343B94" w14:textId="3B2A86A4" w:rsidR="00AA4CA3" w:rsidRDefault="30E605E9" w:rsidP="2DD37415">
            <w:pPr>
              <w:spacing w:before="0" w:after="0"/>
              <w:ind w:left="0" w:right="0"/>
              <w:jc w:val="right"/>
              <w:rPr>
                <w:rFonts w:ascii="Arial Narrow" w:eastAsia="仿宋_GB2312" w:hAnsi="Arial Narrow" w:cs="宋体"/>
                <w:b/>
                <w:bCs/>
                <w:color w:val="000000"/>
                <w:sz w:val="22"/>
                <w:szCs w:val="22"/>
              </w:rPr>
            </w:pPr>
            <w:r w:rsidRPr="2DD37415">
              <w:rPr>
                <w:rFonts w:ascii="Arial Narrow" w:eastAsia="仿宋_GB2312" w:hAnsi="Arial Narrow" w:cs="宋体"/>
                <w:b/>
                <w:bCs/>
                <w:color w:val="000000" w:themeColor="text1"/>
                <w:sz w:val="22"/>
                <w:szCs w:val="22"/>
              </w:rPr>
              <w:t>377,</w:t>
            </w:r>
            <w:r w:rsidR="2BC7688D" w:rsidRPr="2DD37415">
              <w:rPr>
                <w:rFonts w:ascii="Arial Narrow" w:eastAsia="仿宋_GB2312" w:hAnsi="Arial Narrow" w:cs="宋体"/>
                <w:b/>
                <w:bCs/>
                <w:color w:val="000000" w:themeColor="text1"/>
                <w:sz w:val="22"/>
                <w:szCs w:val="22"/>
              </w:rPr>
              <w:t>840</w:t>
            </w:r>
            <w:r w:rsidRPr="2DD37415">
              <w:rPr>
                <w:rFonts w:ascii="Arial Narrow" w:eastAsia="仿宋_GB2312" w:hAnsi="Arial Narrow" w:cs="宋体"/>
                <w:b/>
                <w:bCs/>
                <w:color w:val="000000" w:themeColor="text1"/>
                <w:sz w:val="22"/>
                <w:szCs w:val="22"/>
              </w:rPr>
              <w:t>,</w:t>
            </w:r>
            <w:del w:id="787" w:author="admin" w:date="2024-07-16T11:12:00Z">
              <w:r w:rsidR="2BC7688D" w:rsidRPr="2DD37415" w:rsidDel="006E0B15">
                <w:rPr>
                  <w:rFonts w:ascii="Arial Narrow" w:eastAsia="仿宋_GB2312" w:hAnsi="Arial Narrow" w:cs="宋体"/>
                  <w:b/>
                  <w:bCs/>
                  <w:color w:val="000000" w:themeColor="text1"/>
                  <w:sz w:val="22"/>
                  <w:szCs w:val="22"/>
                </w:rPr>
                <w:delText>458</w:delText>
              </w:r>
            </w:del>
            <w:ins w:id="788" w:author="admin" w:date="2024-07-16T11:12:00Z">
              <w:r w:rsidR="006E0B15">
                <w:rPr>
                  <w:rFonts w:ascii="Arial Narrow" w:eastAsia="仿宋_GB2312" w:hAnsi="Arial Narrow" w:cs="宋体"/>
                  <w:b/>
                  <w:bCs/>
                  <w:color w:val="000000" w:themeColor="text1"/>
                  <w:sz w:val="22"/>
                  <w:szCs w:val="22"/>
                </w:rPr>
                <w:t>126</w:t>
              </w:r>
            </w:ins>
            <w:r w:rsidRPr="2DD37415">
              <w:rPr>
                <w:rFonts w:ascii="Arial Narrow" w:eastAsia="仿宋_GB2312" w:hAnsi="Arial Narrow" w:cs="宋体"/>
                <w:b/>
                <w:bCs/>
                <w:color w:val="000000" w:themeColor="text1"/>
                <w:sz w:val="22"/>
                <w:szCs w:val="22"/>
              </w:rPr>
              <w:t>.</w:t>
            </w:r>
            <w:del w:id="789" w:author="admin" w:date="2024-07-16T11:12:00Z">
              <w:r w:rsidRPr="2DD37415" w:rsidDel="006E0B15">
                <w:rPr>
                  <w:rFonts w:ascii="Arial Narrow" w:eastAsia="仿宋_GB2312" w:hAnsi="Arial Narrow" w:cs="宋体"/>
                  <w:b/>
                  <w:bCs/>
                  <w:color w:val="000000" w:themeColor="text1"/>
                  <w:sz w:val="22"/>
                  <w:szCs w:val="22"/>
                </w:rPr>
                <w:delText>85</w:delText>
              </w:r>
            </w:del>
            <w:ins w:id="790" w:author="admin" w:date="2024-07-16T11:12:00Z">
              <w:r w:rsidR="006E0B15">
                <w:rPr>
                  <w:rFonts w:ascii="Arial Narrow" w:eastAsia="仿宋_GB2312" w:hAnsi="Arial Narrow" w:cs="宋体"/>
                  <w:b/>
                  <w:bCs/>
                  <w:color w:val="000000" w:themeColor="text1"/>
                  <w:sz w:val="22"/>
                  <w:szCs w:val="22"/>
                </w:rPr>
                <w:t>20</w:t>
              </w:r>
            </w:ins>
          </w:p>
        </w:tc>
      </w:tr>
      <w:tr w:rsidR="00AA4CA3" w14:paraId="13B25A2D" w14:textId="77777777" w:rsidTr="00891D9B">
        <w:trPr>
          <w:trHeight w:val="397"/>
        </w:trPr>
        <w:tc>
          <w:tcPr>
            <w:tcW w:w="1701"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0322ADDD" w14:textId="77777777" w:rsidR="00AA4CA3" w:rsidRPr="00A70F9B" w:rsidRDefault="00F2093E">
            <w:pPr>
              <w:jc w:val="center"/>
              <w:textAlignment w:val="center"/>
              <w:rPr>
                <w:rFonts w:ascii="Arial Narrow" w:eastAsia="仿宋" w:hAnsi="Arial Narrow" w:cs="仿宋"/>
                <w:bCs/>
                <w:color w:val="000000"/>
                <w:sz w:val="22"/>
                <w:szCs w:val="22"/>
              </w:rPr>
            </w:pPr>
            <w:r w:rsidRPr="00A70F9B">
              <w:rPr>
                <w:rFonts w:ascii="Arial Narrow" w:eastAsia="仿宋" w:hAnsi="Arial Narrow" w:cs="仿宋" w:hint="eastAsia"/>
                <w:bCs/>
                <w:color w:val="000000"/>
                <w:sz w:val="22"/>
                <w:szCs w:val="22"/>
                <w:lang w:bidi="ar"/>
              </w:rPr>
              <w:t>接受劳务</w:t>
            </w:r>
          </w:p>
        </w:tc>
        <w:tc>
          <w:tcPr>
            <w:tcW w:w="396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474B2DA" w14:textId="1AF6FDA3" w:rsidR="00AA4CA3" w:rsidRPr="00A70F9B" w:rsidRDefault="7CC35FA3">
            <w:pPr>
              <w:spacing w:before="0" w:after="0"/>
              <w:ind w:left="0" w:right="0"/>
              <w:rPr>
                <w:rFonts w:ascii="Arial Narrow" w:eastAsia="仿宋_GB2312" w:hAnsi="Arial Narrow" w:cs="宋体"/>
                <w:color w:val="000000"/>
                <w:sz w:val="22"/>
                <w:szCs w:val="22"/>
              </w:rPr>
            </w:pPr>
            <w:r w:rsidRPr="2DD37415">
              <w:rPr>
                <w:rFonts w:ascii="Arial Narrow" w:eastAsia="仿宋_GB2312" w:hAnsi="Arial Narrow" w:cs="宋体"/>
                <w:color w:val="000000" w:themeColor="text1"/>
                <w:sz w:val="22"/>
                <w:szCs w:val="22"/>
              </w:rPr>
              <w:t>山东派智电子有限公司</w:t>
            </w:r>
          </w:p>
        </w:tc>
        <w:tc>
          <w:tcPr>
            <w:tcW w:w="2608" w:type="dxa"/>
            <w:tcBorders>
              <w:top w:val="single" w:sz="4" w:space="0" w:color="auto"/>
              <w:left w:val="single" w:sz="4" w:space="0" w:color="auto"/>
              <w:bottom w:val="single" w:sz="4" w:space="0" w:color="auto"/>
              <w:right w:val="single" w:sz="4" w:space="0" w:color="auto"/>
            </w:tcBorders>
            <w:shd w:val="clear" w:color="auto" w:fill="auto"/>
            <w:vAlign w:val="center"/>
          </w:tcPr>
          <w:p w14:paraId="6BFE3E8B" w14:textId="39A653B6" w:rsidR="00AA4CA3" w:rsidRPr="00A70F9B" w:rsidRDefault="7CC35FA3">
            <w:pPr>
              <w:spacing w:before="0" w:after="0"/>
              <w:ind w:left="0" w:right="0"/>
              <w:jc w:val="right"/>
              <w:rPr>
                <w:rFonts w:ascii="Arial Narrow" w:eastAsia="仿宋_GB2312" w:hAnsi="Arial Narrow" w:cs="宋体"/>
                <w:color w:val="000000"/>
                <w:sz w:val="22"/>
                <w:szCs w:val="22"/>
              </w:rPr>
            </w:pPr>
            <w:r w:rsidRPr="2DD37415">
              <w:rPr>
                <w:rFonts w:ascii="Arial Narrow" w:eastAsia="仿宋_GB2312" w:hAnsi="Arial Narrow" w:cs="宋体"/>
                <w:color w:val="000000" w:themeColor="text1"/>
                <w:sz w:val="22"/>
                <w:szCs w:val="22"/>
              </w:rPr>
              <w:t>783,047.34</w:t>
            </w:r>
            <w:r w:rsidR="00F2093E" w:rsidRPr="2DD37415">
              <w:rPr>
                <w:rFonts w:ascii="Arial Narrow" w:eastAsia="仿宋_GB2312" w:hAnsi="Arial Narrow" w:cs="宋体"/>
                <w:color w:val="000000" w:themeColor="text1"/>
                <w:sz w:val="22"/>
                <w:szCs w:val="22"/>
              </w:rPr>
              <w:t xml:space="preserve"> </w:t>
            </w:r>
          </w:p>
        </w:tc>
      </w:tr>
      <w:tr w:rsidR="00AA4CA3" w14:paraId="40E87C40" w14:textId="77777777" w:rsidTr="00891D9B">
        <w:trPr>
          <w:trHeight w:val="397"/>
        </w:trPr>
        <w:tc>
          <w:tcPr>
            <w:tcW w:w="1701" w:type="dxa"/>
            <w:vMerge/>
            <w:tcBorders>
              <w:top w:val="single" w:sz="4" w:space="0" w:color="auto"/>
              <w:left w:val="single" w:sz="4" w:space="0" w:color="auto"/>
              <w:bottom w:val="single" w:sz="4" w:space="0" w:color="auto"/>
              <w:right w:val="single" w:sz="4" w:space="0" w:color="auto"/>
            </w:tcBorders>
            <w:noWrap/>
            <w:vAlign w:val="center"/>
          </w:tcPr>
          <w:p w14:paraId="3C3A379B" w14:textId="77777777" w:rsidR="00AA4CA3" w:rsidRPr="00A70F9B" w:rsidRDefault="00AA4CA3">
            <w:pPr>
              <w:jc w:val="center"/>
              <w:rPr>
                <w:rFonts w:ascii="Arial Narrow" w:eastAsia="仿宋" w:hAnsi="Arial Narrow" w:cs="仿宋"/>
                <w:b/>
                <w:bCs/>
                <w:color w:val="000000"/>
                <w:sz w:val="22"/>
                <w:szCs w:val="22"/>
              </w:rPr>
            </w:pPr>
          </w:p>
        </w:tc>
        <w:tc>
          <w:tcPr>
            <w:tcW w:w="396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074052F" w14:textId="77777777" w:rsidR="00AA4CA3" w:rsidRPr="00A70F9B" w:rsidRDefault="00F2093E">
            <w:pPr>
              <w:spacing w:before="0" w:after="0"/>
              <w:ind w:left="0" w:right="0"/>
              <w:jc w:val="center"/>
              <w:rPr>
                <w:rFonts w:ascii="Arial Narrow" w:eastAsia="仿宋_GB2312" w:hAnsi="Arial Narrow" w:cs="宋体"/>
                <w:b/>
                <w:color w:val="000000"/>
                <w:sz w:val="22"/>
                <w:szCs w:val="22"/>
              </w:rPr>
            </w:pPr>
            <w:r w:rsidRPr="00A70F9B">
              <w:rPr>
                <w:rFonts w:ascii="Arial Narrow" w:eastAsia="仿宋_GB2312" w:hAnsi="Arial Narrow" w:cs="宋体" w:hint="eastAsia"/>
                <w:b/>
                <w:color w:val="000000"/>
                <w:sz w:val="22"/>
                <w:szCs w:val="22"/>
              </w:rPr>
              <w:t>总计</w:t>
            </w:r>
          </w:p>
        </w:tc>
        <w:tc>
          <w:tcPr>
            <w:tcW w:w="2608" w:type="dxa"/>
            <w:tcBorders>
              <w:top w:val="single" w:sz="4" w:space="0" w:color="auto"/>
              <w:left w:val="single" w:sz="4" w:space="0" w:color="auto"/>
              <w:bottom w:val="single" w:sz="4" w:space="0" w:color="auto"/>
              <w:right w:val="single" w:sz="4" w:space="0" w:color="auto"/>
            </w:tcBorders>
            <w:shd w:val="clear" w:color="auto" w:fill="auto"/>
            <w:vAlign w:val="center"/>
          </w:tcPr>
          <w:p w14:paraId="1DF7A7AE" w14:textId="5FE54C62" w:rsidR="00AA4CA3" w:rsidRPr="00A70F9B" w:rsidRDefault="00F2093E" w:rsidP="2DD37415">
            <w:pPr>
              <w:spacing w:before="0" w:after="0"/>
              <w:ind w:left="0" w:right="0"/>
              <w:jc w:val="right"/>
              <w:rPr>
                <w:rFonts w:ascii="Arial Narrow" w:eastAsia="仿宋_GB2312" w:hAnsi="Arial Narrow" w:cs="宋体"/>
                <w:b/>
                <w:bCs/>
                <w:color w:val="000000"/>
                <w:sz w:val="22"/>
                <w:szCs w:val="22"/>
              </w:rPr>
            </w:pPr>
            <w:del w:id="791" w:author="admin" w:date="2024-07-16T11:33:00Z">
              <w:r w:rsidRPr="2DD37415" w:rsidDel="00731B7B">
                <w:rPr>
                  <w:rFonts w:ascii="Arial Narrow" w:eastAsia="仿宋_GB2312" w:hAnsi="Arial Narrow" w:cs="宋体"/>
                  <w:b/>
                  <w:bCs/>
                  <w:color w:val="000000" w:themeColor="text1"/>
                  <w:sz w:val="22"/>
                  <w:szCs w:val="22"/>
                </w:rPr>
                <w:delText xml:space="preserve"> </w:delText>
              </w:r>
            </w:del>
            <w:r w:rsidR="7CC35FA3" w:rsidRPr="2DD37415">
              <w:rPr>
                <w:rFonts w:ascii="Arial Narrow" w:eastAsia="仿宋_GB2312" w:hAnsi="Arial Narrow" w:cs="宋体"/>
                <w:b/>
                <w:bCs/>
                <w:color w:val="000000" w:themeColor="text1"/>
                <w:sz w:val="22"/>
                <w:szCs w:val="22"/>
              </w:rPr>
              <w:t>783,047.34</w:t>
            </w:r>
            <w:r w:rsidRPr="2DD37415">
              <w:rPr>
                <w:rFonts w:ascii="Arial Narrow" w:eastAsia="仿宋_GB2312" w:hAnsi="Arial Narrow" w:cs="宋体"/>
                <w:b/>
                <w:bCs/>
                <w:color w:val="000000" w:themeColor="text1"/>
                <w:sz w:val="22"/>
                <w:szCs w:val="22"/>
              </w:rPr>
              <w:t xml:space="preserve"> </w:t>
            </w:r>
          </w:p>
        </w:tc>
      </w:tr>
    </w:tbl>
    <w:p w14:paraId="564DAA4C" w14:textId="107AA497" w:rsidR="00AA4CA3" w:rsidRDefault="00F2093E">
      <w:pPr>
        <w:spacing w:before="0"/>
        <w:ind w:left="0"/>
        <w:rPr>
          <w:rFonts w:ascii="Arial Narrow" w:eastAsia="仿宋_GB2312" w:hAnsi="Arial Narrow" w:cs="Arial Unicode MS"/>
          <w:sz w:val="22"/>
          <w:szCs w:val="22"/>
        </w:rPr>
      </w:pPr>
      <w:r w:rsidRPr="2DD37415">
        <w:rPr>
          <w:rFonts w:ascii="Arial Narrow" w:eastAsia="仿宋_GB2312" w:hAnsi="Arial Narrow" w:cs="STXihei,Italic"/>
          <w:i/>
          <w:iCs/>
          <w:sz w:val="16"/>
          <w:szCs w:val="16"/>
        </w:rPr>
        <w:t>信息来源：由</w:t>
      </w:r>
      <w:r w:rsidR="00E12EE8" w:rsidRPr="2DD37415">
        <w:rPr>
          <w:rFonts w:ascii="Arial Narrow" w:eastAsia="仿宋_GB2312" w:hAnsi="Arial Narrow" w:cs="STXihei,Italic"/>
          <w:i/>
          <w:iCs/>
          <w:sz w:val="16"/>
          <w:szCs w:val="16"/>
        </w:rPr>
        <w:t>上海派智</w:t>
      </w:r>
      <w:r w:rsidRPr="2DD37415">
        <w:rPr>
          <w:rFonts w:ascii="Arial Narrow" w:eastAsia="仿宋_GB2312" w:hAnsi="Arial Narrow" w:cs="STXihei,Italic"/>
          <w:i/>
          <w:iCs/>
          <w:sz w:val="16"/>
          <w:szCs w:val="16"/>
        </w:rPr>
        <w:t>提供</w:t>
      </w:r>
    </w:p>
    <w:p w14:paraId="7C8B0C2F" w14:textId="77777777" w:rsidR="00AA4CA3" w:rsidRDefault="00F2093E">
      <w:pPr>
        <w:pStyle w:val="af9"/>
        <w:spacing w:before="156" w:after="156"/>
        <w:rPr>
          <w:rFonts w:ascii="Arial Narrow" w:eastAsia="仿宋_GB2312" w:hAnsi="Arial Narrow" w:cs="楷体"/>
          <w:b w:val="0"/>
          <w:i w:val="0"/>
          <w:color w:val="002060"/>
          <w:sz w:val="22"/>
          <w:szCs w:val="22"/>
        </w:rPr>
      </w:pPr>
      <w:bookmarkStart w:id="792" w:name="_Toc487989211"/>
      <w:bookmarkStart w:id="793" w:name="_Toc487989238"/>
      <w:bookmarkStart w:id="794" w:name="_Toc487989284"/>
      <w:bookmarkStart w:id="795" w:name="_Toc487989218"/>
      <w:bookmarkStart w:id="796" w:name="_Toc486798716"/>
      <w:bookmarkStart w:id="797" w:name="_Toc486798672"/>
      <w:bookmarkStart w:id="798" w:name="_Toc487989215"/>
      <w:bookmarkStart w:id="799" w:name="_Toc486798668"/>
      <w:bookmarkStart w:id="800" w:name="_Toc486798683"/>
      <w:bookmarkStart w:id="801" w:name="_Toc486375221"/>
      <w:bookmarkStart w:id="802" w:name="_Toc486375217"/>
      <w:bookmarkStart w:id="803" w:name="_Toc487989309"/>
      <w:bookmarkStart w:id="804" w:name="_Toc486375281"/>
      <w:bookmarkStart w:id="805" w:name="_Toc486798735"/>
      <w:bookmarkStart w:id="806" w:name="_Toc486375282"/>
      <w:bookmarkStart w:id="807" w:name="_Toc486798734"/>
      <w:bookmarkStart w:id="808" w:name="_Toc486798680"/>
      <w:bookmarkStart w:id="809" w:name="_Toc486375264"/>
      <w:bookmarkStart w:id="810" w:name="_Toc487989267"/>
      <w:bookmarkStart w:id="811" w:name="_Toc486375229"/>
      <w:bookmarkStart w:id="812" w:name="_Toc486375325"/>
      <w:bookmarkStart w:id="813" w:name="_Toc486375279"/>
      <w:bookmarkStart w:id="814" w:name="_Toc487989262"/>
      <w:bookmarkStart w:id="815" w:name="_Toc486375215"/>
      <w:bookmarkStart w:id="816" w:name="_Toc486375269"/>
      <w:bookmarkStart w:id="817" w:name="_Toc486798747"/>
      <w:bookmarkStart w:id="818" w:name="_Toc486798731"/>
      <w:bookmarkStart w:id="819" w:name="_Toc486375315"/>
      <w:bookmarkStart w:id="820" w:name="_Toc486375220"/>
      <w:bookmarkStart w:id="821" w:name="_Toc487989210"/>
      <w:bookmarkStart w:id="822" w:name="_Toc486375300"/>
      <w:bookmarkStart w:id="823" w:name="_Toc486798667"/>
      <w:bookmarkStart w:id="824" w:name="_Toc487989253"/>
      <w:bookmarkStart w:id="825" w:name="_Toc486798681"/>
      <w:bookmarkStart w:id="826" w:name="_Toc486798677"/>
      <w:bookmarkStart w:id="827" w:name="_Toc486798676"/>
      <w:bookmarkStart w:id="828" w:name="_Toc487989222"/>
      <w:bookmarkStart w:id="829" w:name="_Toc487989214"/>
      <w:bookmarkStart w:id="830" w:name="_Toc486798732"/>
      <w:bookmarkStart w:id="831" w:name="_Toc486375278"/>
      <w:bookmarkStart w:id="832" w:name="_Toc487989206"/>
      <w:bookmarkStart w:id="833" w:name="_Toc486375236"/>
      <w:bookmarkStart w:id="834" w:name="_Toc486375310"/>
      <w:bookmarkStart w:id="835" w:name="_Toc487989200"/>
      <w:bookmarkStart w:id="836" w:name="_Toc486798690"/>
      <w:bookmarkStart w:id="837" w:name="_Toc486798721"/>
      <w:bookmarkStart w:id="838" w:name="_Toc486798706"/>
      <w:bookmarkStart w:id="839" w:name="_Toc487989216"/>
      <w:bookmarkStart w:id="840" w:name="_Toc487989201"/>
      <w:bookmarkStart w:id="841" w:name="_Toc486375228"/>
      <w:bookmarkStart w:id="842" w:name="_Toc486375214"/>
      <w:bookmarkStart w:id="843" w:name="_Toc486375280"/>
      <w:bookmarkStart w:id="844" w:name="_Toc486798673"/>
      <w:bookmarkStart w:id="845" w:name="_Toc487989308"/>
      <w:bookmarkStart w:id="846" w:name="_Toc487989263"/>
      <w:bookmarkStart w:id="847" w:name="_Toc486375227"/>
      <w:bookmarkStart w:id="848" w:name="_Toc486375226"/>
      <w:bookmarkStart w:id="849" w:name="_Toc486375230"/>
      <w:bookmarkStart w:id="850" w:name="_Toc486798674"/>
      <w:bookmarkStart w:id="851" w:name="_Toc486375222"/>
      <w:bookmarkStart w:id="852" w:name="_Toc486375225"/>
      <w:bookmarkStart w:id="853" w:name="_Toc487989213"/>
      <w:bookmarkStart w:id="854" w:name="_Toc487989233"/>
      <w:bookmarkStart w:id="855" w:name="_Toc487989217"/>
      <w:bookmarkStart w:id="856" w:name="_Toc486375254"/>
      <w:bookmarkStart w:id="857" w:name="_Toc486375231"/>
      <w:bookmarkStart w:id="858" w:name="_Toc486375295"/>
      <w:bookmarkStart w:id="859" w:name="_Toc486375224"/>
      <w:bookmarkStart w:id="860" w:name="_Toc486798733"/>
      <w:bookmarkStart w:id="861" w:name="_Toc487989209"/>
      <w:bookmarkStart w:id="862" w:name="_Toc486798776"/>
      <w:bookmarkStart w:id="863" w:name="_Toc486375238"/>
      <w:bookmarkStart w:id="864" w:name="_Toc486798688"/>
      <w:bookmarkStart w:id="865" w:name="_Toc487989208"/>
      <w:bookmarkStart w:id="866" w:name="_Toc486375283"/>
      <w:bookmarkStart w:id="867" w:name="_Toc487989266"/>
      <w:bookmarkStart w:id="868" w:name="_Toc487989205"/>
      <w:bookmarkStart w:id="869" w:name="_Toc487989204"/>
      <w:bookmarkStart w:id="870" w:name="_Toc486798752"/>
      <w:bookmarkStart w:id="871" w:name="_Toc486375249"/>
      <w:bookmarkStart w:id="872" w:name="_Toc486375324"/>
      <w:bookmarkStart w:id="873" w:name="_Toc487989265"/>
      <w:bookmarkStart w:id="874" w:name="_Toc487989299"/>
      <w:bookmarkStart w:id="875" w:name="_Toc486798762"/>
      <w:bookmarkStart w:id="876" w:name="_Toc486798675"/>
      <w:bookmarkStart w:id="877" w:name="_Toc487989268"/>
      <w:bookmarkStart w:id="878" w:name="_Toc487989279"/>
      <w:bookmarkStart w:id="879" w:name="_Toc487989264"/>
      <w:bookmarkStart w:id="880" w:name="_Toc486375235"/>
      <w:bookmarkStart w:id="881" w:name="_Toc486375284"/>
      <w:bookmarkStart w:id="882" w:name="_Toc486375233"/>
      <w:bookmarkStart w:id="883" w:name="_Toc486798678"/>
      <w:bookmarkStart w:id="884" w:name="_Toc486375234"/>
      <w:bookmarkStart w:id="885" w:name="_Toc487989198"/>
      <w:bookmarkStart w:id="886" w:name="_Toc486798736"/>
      <w:bookmarkStart w:id="887" w:name="_Toc487989220"/>
      <w:bookmarkStart w:id="888" w:name="_Toc486798777"/>
      <w:bookmarkStart w:id="889" w:name="_Toc487989219"/>
      <w:bookmarkStart w:id="890" w:name="_Toc486375216"/>
      <w:bookmarkStart w:id="891" w:name="_Toc486798767"/>
      <w:bookmarkStart w:id="892" w:name="_Toc486798679"/>
      <w:bookmarkStart w:id="893" w:name="_Toc486798686"/>
      <w:bookmarkStart w:id="894" w:name="_Toc486798669"/>
      <w:bookmarkStart w:id="895" w:name="_Toc487989294"/>
      <w:bookmarkStart w:id="896" w:name="_Toc486798701"/>
      <w:bookmarkStart w:id="897" w:name="_Toc487989199"/>
      <w:bookmarkStart w:id="898" w:name="_Toc487989248"/>
      <w:bookmarkStart w:id="899" w:name="_Toc486798687"/>
      <w:bookmarkStart w:id="900" w:name="_Toc487989212"/>
      <w:bookmarkStart w:id="901" w:name="_Toc486798685"/>
      <w:bookmarkStart w:id="902" w:name="_Toc486798682"/>
      <w:bookmarkStart w:id="903" w:name="_Toc486798730"/>
      <w:bookmarkStart w:id="904" w:name="_Toc486375232"/>
      <w:bookmarkStart w:id="905" w:name="_Toc486798684"/>
      <w:bookmarkStart w:id="906" w:name="_Toc487989207"/>
      <w:bookmarkStart w:id="907" w:name="_Toc486375223"/>
      <w:bookmarkStart w:id="908" w:name="_Toc486798666"/>
      <w:bookmarkStart w:id="909" w:name="_Toc12871161"/>
      <w:bookmarkStart w:id="910" w:name="_Toc6296"/>
      <w:bookmarkStart w:id="911" w:name="_Toc15583"/>
      <w:bookmarkStart w:id="912" w:name="_Toc10549"/>
      <w:bookmarkStart w:id="913" w:name="_Toc110439079"/>
      <w:bookmarkStart w:id="914" w:name="_Toc171075996"/>
      <w:bookmarkEnd w:id="764"/>
      <w:bookmarkEnd w:id="765"/>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r>
        <w:rPr>
          <w:rFonts w:ascii="Arial Narrow" w:eastAsia="仿宋_GB2312" w:hAnsi="Arial Narrow" w:cs="楷体"/>
          <w:b w:val="0"/>
          <w:i w:val="0"/>
          <w:color w:val="002060"/>
          <w:sz w:val="22"/>
          <w:szCs w:val="22"/>
        </w:rPr>
        <w:t>4.3.</w:t>
      </w:r>
      <w:r>
        <w:rPr>
          <w:rFonts w:ascii="Arial Narrow" w:eastAsia="仿宋_GB2312" w:hAnsi="Arial Narrow" w:cs="楷体"/>
          <w:b w:val="0"/>
          <w:i w:val="0"/>
          <w:color w:val="002060"/>
          <w:sz w:val="22"/>
          <w:szCs w:val="22"/>
        </w:rPr>
        <w:t>关联</w:t>
      </w:r>
      <w:bookmarkEnd w:id="909"/>
      <w:r>
        <w:rPr>
          <w:rFonts w:ascii="Arial Narrow" w:eastAsia="仿宋_GB2312" w:hAnsi="Arial Narrow" w:cs="楷体" w:hint="eastAsia"/>
          <w:b w:val="0"/>
          <w:i w:val="0"/>
          <w:color w:val="002060"/>
          <w:sz w:val="22"/>
          <w:szCs w:val="22"/>
        </w:rPr>
        <w:t>购销</w:t>
      </w:r>
      <w:bookmarkEnd w:id="910"/>
      <w:bookmarkEnd w:id="911"/>
      <w:bookmarkEnd w:id="912"/>
      <w:bookmarkEnd w:id="913"/>
      <w:bookmarkEnd w:id="914"/>
    </w:p>
    <w:p w14:paraId="7D5F5A76" w14:textId="77777777" w:rsidR="00AA4CA3" w:rsidRDefault="00F2093E">
      <w:pPr>
        <w:pStyle w:val="af4"/>
        <w:spacing w:before="156" w:after="156"/>
        <w:rPr>
          <w:rFonts w:ascii="Arial Narrow" w:eastAsia="仿宋_GB2312" w:hAnsi="Arial Narrow" w:cs="楷体"/>
          <w:b w:val="0"/>
          <w:i w:val="0"/>
          <w:color w:val="002060"/>
          <w:sz w:val="22"/>
          <w:szCs w:val="22"/>
        </w:rPr>
      </w:pPr>
      <w:bookmarkStart w:id="915" w:name="_Toc11790"/>
      <w:bookmarkStart w:id="916" w:name="_Toc110439080"/>
      <w:bookmarkStart w:id="917" w:name="_Toc27466"/>
      <w:bookmarkStart w:id="918" w:name="_Toc15971"/>
      <w:r>
        <w:rPr>
          <w:rFonts w:ascii="Arial Narrow" w:eastAsia="仿宋_GB2312" w:hAnsi="Arial Narrow" w:cs="楷体"/>
          <w:b w:val="0"/>
          <w:i w:val="0"/>
          <w:color w:val="002060"/>
          <w:sz w:val="22"/>
          <w:szCs w:val="22"/>
        </w:rPr>
        <w:t>4.3.1.</w:t>
      </w:r>
      <w:r>
        <w:rPr>
          <w:rFonts w:ascii="Arial Narrow" w:eastAsia="仿宋_GB2312" w:hAnsi="Arial Narrow" w:cs="楷体"/>
          <w:b w:val="0"/>
          <w:i w:val="0"/>
          <w:color w:val="002060"/>
          <w:sz w:val="22"/>
          <w:szCs w:val="22"/>
        </w:rPr>
        <w:t>交易流程</w:t>
      </w:r>
      <w:bookmarkEnd w:id="915"/>
      <w:bookmarkEnd w:id="916"/>
      <w:bookmarkEnd w:id="917"/>
      <w:bookmarkEnd w:id="918"/>
    </w:p>
    <w:p w14:paraId="4E1E5694" w14:textId="5EA5CB2A" w:rsidR="00AA4CA3" w:rsidRDefault="00E12EE8">
      <w:pPr>
        <w:spacing w:beforeLines="50" w:before="156" w:afterLines="50" w:after="156" w:line="360" w:lineRule="auto"/>
        <w:ind w:firstLineChars="200" w:firstLine="440"/>
        <w:rPr>
          <w:rFonts w:ascii="Arial Narrow" w:eastAsia="仿宋_GB2312" w:hAnsi="Arial Narrow" w:cs="Arial Unicode MS"/>
          <w:sz w:val="22"/>
          <w:szCs w:val="22"/>
        </w:rPr>
      </w:pPr>
      <w:r w:rsidRPr="2DD37415">
        <w:rPr>
          <w:rFonts w:ascii="Arial Narrow" w:eastAsia="仿宋_GB2312" w:hAnsi="Arial Narrow" w:cs="Arial Unicode MS"/>
          <w:sz w:val="22"/>
          <w:szCs w:val="22"/>
        </w:rPr>
        <w:t>上海派智</w:t>
      </w:r>
      <w:r w:rsidR="00F2093E" w:rsidRPr="2DD37415">
        <w:rPr>
          <w:rFonts w:ascii="Arial Narrow" w:eastAsia="仿宋_GB2312" w:hAnsi="Arial Narrow" w:cs="Arial Unicode MS"/>
          <w:sz w:val="22"/>
          <w:szCs w:val="22"/>
        </w:rPr>
        <w:t>的关联购销流程如下图所示：</w:t>
      </w:r>
    </w:p>
    <w:p w14:paraId="7CEC5363" w14:textId="711E6C0B" w:rsidR="00AA4CA3" w:rsidRDefault="00F2093E" w:rsidP="00891D9B">
      <w:pPr>
        <w:spacing w:beforeLines="50" w:before="156" w:afterLines="50" w:after="156" w:line="360" w:lineRule="auto"/>
        <w:ind w:firstLineChars="200" w:firstLine="442"/>
        <w:jc w:val="center"/>
        <w:rPr>
          <w:rFonts w:ascii="Arial Narrow" w:eastAsia="仿宋_GB2312" w:hAnsi="Arial Narrow"/>
          <w:b/>
          <w:bCs/>
          <w:kern w:val="2"/>
          <w:sz w:val="22"/>
          <w:szCs w:val="22"/>
        </w:rPr>
      </w:pPr>
      <w:r>
        <w:rPr>
          <w:rFonts w:ascii="Arial Narrow" w:eastAsia="仿宋_GB2312" w:hAnsi="Arial Narrow"/>
          <w:b/>
          <w:bCs/>
          <w:kern w:val="2"/>
          <w:sz w:val="22"/>
          <w:szCs w:val="22"/>
        </w:rPr>
        <w:t>图表</w:t>
      </w:r>
      <w:r>
        <w:rPr>
          <w:rFonts w:ascii="Arial Narrow" w:eastAsia="仿宋_GB2312" w:hAnsi="Arial Narrow"/>
          <w:b/>
          <w:bCs/>
          <w:kern w:val="2"/>
          <w:sz w:val="22"/>
          <w:szCs w:val="22"/>
        </w:rPr>
        <w:t xml:space="preserve"> 1</w:t>
      </w:r>
      <w:r w:rsidR="004C55D4">
        <w:rPr>
          <w:rFonts w:ascii="Arial Narrow" w:eastAsia="仿宋_GB2312" w:hAnsi="Arial Narrow"/>
          <w:b/>
          <w:bCs/>
          <w:kern w:val="2"/>
          <w:sz w:val="22"/>
          <w:szCs w:val="22"/>
        </w:rPr>
        <w:t>6</w:t>
      </w:r>
      <w:r>
        <w:rPr>
          <w:rFonts w:ascii="Arial Narrow" w:eastAsia="仿宋_GB2312" w:hAnsi="Arial Narrow"/>
          <w:b/>
          <w:bCs/>
          <w:kern w:val="2"/>
          <w:sz w:val="22"/>
          <w:szCs w:val="22"/>
        </w:rPr>
        <w:t>：关联购销交易流程图</w:t>
      </w:r>
    </w:p>
    <w:p w14:paraId="11480530" w14:textId="3D902DD5" w:rsidR="00AA4CA3" w:rsidRDefault="00E12EE8" w:rsidP="00891D9B">
      <w:pPr>
        <w:spacing w:beforeLines="50" w:before="156" w:afterLines="50" w:after="156" w:line="360" w:lineRule="auto"/>
        <w:rPr>
          <w:rFonts w:ascii="Arial Narrow" w:eastAsia="仿宋_GB2312" w:hAnsi="Arial Narrow"/>
          <w:b/>
          <w:bCs/>
          <w:kern w:val="2"/>
          <w:sz w:val="22"/>
          <w:szCs w:val="22"/>
        </w:rPr>
      </w:pPr>
      <w:r>
        <w:rPr>
          <w:noProof/>
        </w:rPr>
        <w:drawing>
          <wp:inline distT="0" distB="0" distL="0" distR="0" wp14:anchorId="72E9EFF2" wp14:editId="42331C5B">
            <wp:extent cx="5290875" cy="2869660"/>
            <wp:effectExtent l="0" t="0" r="5080" b="6985"/>
            <wp:docPr id="1601417068"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298128" cy="2873594"/>
                    </a:xfrm>
                    <a:prstGeom prst="rect">
                      <a:avLst/>
                    </a:prstGeom>
                  </pic:spPr>
                </pic:pic>
              </a:graphicData>
            </a:graphic>
          </wp:inline>
        </w:drawing>
      </w:r>
    </w:p>
    <w:p w14:paraId="12FBBE9C" w14:textId="77777777" w:rsidR="00AA4CA3" w:rsidRDefault="00F2093E">
      <w:pPr>
        <w:pStyle w:val="af4"/>
        <w:spacing w:before="156" w:after="156"/>
        <w:rPr>
          <w:rFonts w:ascii="Arial Narrow" w:eastAsia="仿宋_GB2312" w:hAnsi="Arial Narrow" w:cs="楷体"/>
          <w:b w:val="0"/>
          <w:i w:val="0"/>
          <w:color w:val="002060"/>
          <w:sz w:val="22"/>
          <w:szCs w:val="22"/>
        </w:rPr>
      </w:pPr>
      <w:bookmarkStart w:id="919" w:name="_Toc31891"/>
      <w:bookmarkStart w:id="920" w:name="_Toc110439081"/>
      <w:bookmarkStart w:id="921" w:name="_Toc8130"/>
      <w:bookmarkStart w:id="922" w:name="_Toc6264"/>
      <w:r>
        <w:rPr>
          <w:rFonts w:ascii="Arial Narrow" w:eastAsia="仿宋_GB2312" w:hAnsi="Arial Narrow" w:cs="楷体"/>
          <w:b w:val="0"/>
          <w:i w:val="0"/>
          <w:color w:val="002060"/>
          <w:sz w:val="22"/>
          <w:szCs w:val="22"/>
        </w:rPr>
        <w:lastRenderedPageBreak/>
        <w:t>4.3.2.</w:t>
      </w:r>
      <w:r>
        <w:rPr>
          <w:rFonts w:ascii="Arial Narrow" w:eastAsia="仿宋_GB2312" w:hAnsi="Arial Narrow" w:cs="楷体"/>
          <w:b w:val="0"/>
          <w:i w:val="0"/>
          <w:color w:val="002060"/>
          <w:sz w:val="22"/>
          <w:szCs w:val="22"/>
        </w:rPr>
        <w:t>交易明细</w:t>
      </w:r>
      <w:bookmarkEnd w:id="919"/>
      <w:bookmarkEnd w:id="920"/>
      <w:bookmarkEnd w:id="921"/>
      <w:bookmarkEnd w:id="922"/>
    </w:p>
    <w:p w14:paraId="5ECC14AD" w14:textId="32465BFA" w:rsidR="00AA4CA3" w:rsidRDefault="00F2093E">
      <w:pPr>
        <w:spacing w:beforeLines="50" w:before="156" w:afterLines="50" w:after="156" w:line="360" w:lineRule="auto"/>
        <w:ind w:firstLineChars="200" w:firstLine="440"/>
        <w:rPr>
          <w:rFonts w:ascii="Arial Narrow" w:eastAsia="仿宋_GB2312" w:hAnsi="Arial Narrow" w:cs="Arial Unicode MS"/>
          <w:sz w:val="22"/>
          <w:szCs w:val="22"/>
        </w:rPr>
      </w:pPr>
      <w:r w:rsidRPr="2DD37415">
        <w:rPr>
          <w:rFonts w:ascii="Arial Narrow" w:eastAsia="仿宋_GB2312" w:hAnsi="Arial Narrow" w:cs="Arial Unicode MS"/>
          <w:sz w:val="22"/>
          <w:szCs w:val="22"/>
        </w:rPr>
        <w:t>评估期间，</w:t>
      </w:r>
      <w:r w:rsidR="00E12EE8" w:rsidRPr="2DD37415">
        <w:rPr>
          <w:rFonts w:ascii="Arial Narrow" w:eastAsia="仿宋_GB2312" w:hAnsi="Arial Narrow" w:cs="Arial Unicode MS"/>
          <w:sz w:val="22"/>
          <w:szCs w:val="22"/>
        </w:rPr>
        <w:t>上海派智</w:t>
      </w:r>
      <w:r w:rsidRPr="2DD37415">
        <w:rPr>
          <w:rFonts w:ascii="Arial Narrow" w:eastAsia="仿宋_GB2312" w:hAnsi="Arial Narrow" w:cs="Arial Unicode MS"/>
          <w:sz w:val="22"/>
          <w:szCs w:val="22"/>
        </w:rPr>
        <w:t>关联采购的关联方和交易金额如下表所示：</w:t>
      </w:r>
    </w:p>
    <w:p w14:paraId="56421EEB" w14:textId="2A98E181" w:rsidR="00AA4CA3" w:rsidRDefault="00F2093E" w:rsidP="2DD37415">
      <w:pPr>
        <w:pStyle w:val="a3"/>
        <w:ind w:left="420" w:hanging="420"/>
        <w:jc w:val="center"/>
        <w:rPr>
          <w:rFonts w:ascii="Arial Narrow" w:eastAsia="仿宋_GB2312" w:hAnsi="Arial Narrow" w:cs="Arial Unicode MS"/>
          <w:sz w:val="22"/>
          <w:szCs w:val="22"/>
        </w:rPr>
      </w:pPr>
      <w:r w:rsidRPr="2DD37415">
        <w:rPr>
          <w:rFonts w:ascii="Arial Narrow" w:eastAsia="仿宋_GB2312" w:hAnsi="Arial Narrow"/>
          <w:sz w:val="22"/>
          <w:szCs w:val="22"/>
        </w:rPr>
        <w:t>图表</w:t>
      </w:r>
      <w:r w:rsidRPr="2DD37415">
        <w:rPr>
          <w:rFonts w:ascii="Arial Narrow" w:eastAsia="仿宋_GB2312" w:hAnsi="Arial Narrow"/>
          <w:sz w:val="22"/>
          <w:szCs w:val="22"/>
        </w:rPr>
        <w:t xml:space="preserve"> 1</w:t>
      </w:r>
      <w:r w:rsidR="004C55D4" w:rsidRPr="2DD37415">
        <w:rPr>
          <w:rFonts w:ascii="Arial Narrow" w:eastAsia="仿宋_GB2312" w:hAnsi="Arial Narrow"/>
          <w:sz w:val="22"/>
          <w:szCs w:val="22"/>
        </w:rPr>
        <w:t>7</w:t>
      </w:r>
      <w:r w:rsidRPr="2DD37415">
        <w:rPr>
          <w:rFonts w:ascii="Arial Narrow" w:eastAsia="仿宋_GB2312" w:hAnsi="Arial Narrow"/>
          <w:sz w:val="22"/>
          <w:szCs w:val="22"/>
        </w:rPr>
        <w:t>：</w:t>
      </w:r>
      <w:r w:rsidRPr="2DD37415">
        <w:rPr>
          <w:rFonts w:ascii="Arial Narrow" w:eastAsia="仿宋_GB2312" w:hAnsi="Arial Narrow"/>
          <w:sz w:val="22"/>
          <w:szCs w:val="22"/>
        </w:rPr>
        <w:t>2023</w:t>
      </w:r>
      <w:r w:rsidRPr="2DD37415">
        <w:rPr>
          <w:rFonts w:ascii="Arial Narrow" w:eastAsia="仿宋_GB2312" w:hAnsi="Arial Narrow"/>
          <w:sz w:val="22"/>
          <w:szCs w:val="22"/>
        </w:rPr>
        <w:t>年度关联采购交易明细表</w:t>
      </w:r>
    </w:p>
    <w:tbl>
      <w:tblPr>
        <w:tblW w:w="8212" w:type="dxa"/>
        <w:tblLayout w:type="fixed"/>
        <w:tblLook w:val="04A0" w:firstRow="1" w:lastRow="0" w:firstColumn="1" w:lastColumn="0" w:noHBand="0" w:noVBand="1"/>
      </w:tblPr>
      <w:tblGrid>
        <w:gridCol w:w="804"/>
        <w:gridCol w:w="3866"/>
        <w:gridCol w:w="1913"/>
        <w:gridCol w:w="1629"/>
      </w:tblGrid>
      <w:tr w:rsidR="00AA4CA3" w14:paraId="4A2EFE04" w14:textId="77777777" w:rsidTr="00891D9B">
        <w:trPr>
          <w:trHeight w:val="615"/>
          <w:tblHeader/>
        </w:trPr>
        <w:tc>
          <w:tcPr>
            <w:tcW w:w="4670" w:type="dxa"/>
            <w:gridSpan w:val="2"/>
            <w:tcBorders>
              <w:top w:val="single" w:sz="8" w:space="0" w:color="auto"/>
              <w:left w:val="single" w:sz="8" w:space="0" w:color="auto"/>
              <w:bottom w:val="single" w:sz="4" w:space="0" w:color="auto"/>
              <w:right w:val="single" w:sz="8" w:space="0" w:color="auto"/>
            </w:tcBorders>
            <w:shd w:val="clear" w:color="auto" w:fill="002060"/>
            <w:vAlign w:val="center"/>
          </w:tcPr>
          <w:p w14:paraId="41A8F0B1" w14:textId="77777777" w:rsidR="00AA4CA3" w:rsidRDefault="00F2093E">
            <w:pPr>
              <w:spacing w:before="0" w:after="0"/>
              <w:ind w:left="0" w:right="0"/>
              <w:jc w:val="center"/>
              <w:rPr>
                <w:rFonts w:ascii="Arial Narrow" w:eastAsia="仿宋_GB2312" w:hAnsi="Arial Narrow" w:cs="宋体"/>
                <w:b/>
                <w:color w:val="FFFFFF"/>
                <w:sz w:val="22"/>
                <w:szCs w:val="22"/>
              </w:rPr>
            </w:pPr>
            <w:r>
              <w:rPr>
                <w:rFonts w:ascii="Arial Narrow" w:eastAsia="仿宋_GB2312" w:hAnsi="Arial Narrow" w:cs="宋体"/>
                <w:b/>
                <w:color w:val="FFFFFF"/>
                <w:sz w:val="22"/>
                <w:szCs w:val="22"/>
              </w:rPr>
              <w:t>关联方名称</w:t>
            </w:r>
          </w:p>
        </w:tc>
        <w:tc>
          <w:tcPr>
            <w:tcW w:w="1913" w:type="dxa"/>
            <w:tcBorders>
              <w:top w:val="single" w:sz="8" w:space="0" w:color="auto"/>
              <w:left w:val="single" w:sz="8" w:space="0" w:color="auto"/>
              <w:bottom w:val="single" w:sz="4" w:space="0" w:color="auto"/>
              <w:right w:val="single" w:sz="8" w:space="0" w:color="auto"/>
            </w:tcBorders>
            <w:shd w:val="clear" w:color="auto" w:fill="002060"/>
            <w:vAlign w:val="center"/>
          </w:tcPr>
          <w:p w14:paraId="09268F8B" w14:textId="77777777" w:rsidR="00AA4CA3" w:rsidRDefault="00F2093E">
            <w:pPr>
              <w:spacing w:before="0" w:after="0"/>
              <w:ind w:left="0" w:right="0"/>
              <w:jc w:val="center"/>
              <w:rPr>
                <w:rFonts w:ascii="Arial Narrow" w:eastAsia="仿宋_GB2312" w:hAnsi="Arial Narrow" w:cs="宋体"/>
                <w:b/>
                <w:color w:val="FFFFFF"/>
                <w:sz w:val="22"/>
                <w:szCs w:val="22"/>
              </w:rPr>
            </w:pPr>
            <w:r>
              <w:rPr>
                <w:rFonts w:ascii="Arial Narrow" w:eastAsia="仿宋_GB2312" w:hAnsi="Arial Narrow" w:cs="宋体"/>
                <w:b/>
                <w:color w:val="FFFFFF"/>
                <w:sz w:val="22"/>
                <w:szCs w:val="22"/>
              </w:rPr>
              <w:t>交易金额</w:t>
            </w:r>
          </w:p>
        </w:tc>
        <w:tc>
          <w:tcPr>
            <w:tcW w:w="1629" w:type="dxa"/>
            <w:tcBorders>
              <w:top w:val="single" w:sz="8" w:space="0" w:color="auto"/>
              <w:left w:val="single" w:sz="8" w:space="0" w:color="auto"/>
              <w:bottom w:val="single" w:sz="4" w:space="0" w:color="auto"/>
              <w:right w:val="single" w:sz="8" w:space="0" w:color="auto"/>
            </w:tcBorders>
            <w:shd w:val="clear" w:color="auto" w:fill="002060"/>
            <w:vAlign w:val="center"/>
          </w:tcPr>
          <w:p w14:paraId="275D87C9" w14:textId="77777777" w:rsidR="00AA4CA3" w:rsidRDefault="00F2093E">
            <w:pPr>
              <w:spacing w:before="0" w:after="0"/>
              <w:ind w:left="0" w:right="0"/>
              <w:jc w:val="center"/>
              <w:rPr>
                <w:rFonts w:ascii="Arial Narrow" w:eastAsia="仿宋_GB2312" w:hAnsi="Arial Narrow" w:cs="宋体"/>
                <w:b/>
                <w:color w:val="FFFFFF"/>
                <w:sz w:val="22"/>
                <w:szCs w:val="22"/>
              </w:rPr>
            </w:pPr>
            <w:r>
              <w:rPr>
                <w:rFonts w:ascii="Arial Narrow" w:eastAsia="仿宋_GB2312" w:hAnsi="Arial Narrow" w:cs="宋体"/>
                <w:b/>
                <w:color w:val="FFFFFF"/>
                <w:sz w:val="22"/>
                <w:szCs w:val="22"/>
              </w:rPr>
              <w:t>占</w:t>
            </w:r>
            <w:r>
              <w:rPr>
                <w:rFonts w:ascii="Arial Narrow" w:eastAsia="仿宋_GB2312" w:hAnsi="Arial Narrow" w:cs="宋体" w:hint="eastAsia"/>
                <w:b/>
                <w:color w:val="FFFFFF"/>
                <w:sz w:val="22"/>
                <w:szCs w:val="22"/>
              </w:rPr>
              <w:t>采购总额比例</w:t>
            </w:r>
            <w:r>
              <w:rPr>
                <w:rFonts w:ascii="Arial Narrow" w:eastAsia="仿宋_GB2312" w:hAnsi="Arial Narrow" w:cs="宋体"/>
                <w:b/>
                <w:color w:val="FFFFFF"/>
                <w:sz w:val="22"/>
                <w:szCs w:val="22"/>
              </w:rPr>
              <w:t>(%)</w:t>
            </w:r>
          </w:p>
        </w:tc>
      </w:tr>
      <w:tr w:rsidR="00E12EE8" w14:paraId="7E17B4F9" w14:textId="77777777" w:rsidTr="00891D9B">
        <w:trPr>
          <w:trHeight w:val="90"/>
          <w:tblHeader/>
        </w:trPr>
        <w:tc>
          <w:tcPr>
            <w:tcW w:w="804"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07D3AAAF" w14:textId="77777777" w:rsidR="00E12EE8" w:rsidRDefault="00E12EE8" w:rsidP="00E12EE8">
            <w:pPr>
              <w:spacing w:before="0" w:after="0"/>
              <w:ind w:left="0" w:right="0"/>
              <w:jc w:val="center"/>
              <w:rPr>
                <w:rFonts w:ascii="Arial Narrow" w:eastAsia="仿宋_GB2312" w:hAnsi="Arial Narrow" w:cs="宋体"/>
                <w:color w:val="000000"/>
                <w:sz w:val="22"/>
                <w:szCs w:val="22"/>
              </w:rPr>
            </w:pPr>
            <w:r>
              <w:rPr>
                <w:rFonts w:ascii="Arial Narrow" w:eastAsia="仿宋_GB2312" w:hAnsi="Arial Narrow" w:cs="宋体"/>
                <w:color w:val="000000"/>
                <w:sz w:val="22"/>
                <w:szCs w:val="22"/>
              </w:rPr>
              <w:t>境内</w:t>
            </w:r>
            <w:r>
              <w:rPr>
                <w:rFonts w:ascii="Arial Narrow" w:eastAsia="仿宋_GB2312" w:hAnsi="Arial Narrow" w:cs="宋体" w:hint="eastAsia"/>
                <w:color w:val="000000"/>
                <w:sz w:val="22"/>
                <w:szCs w:val="22"/>
              </w:rPr>
              <w:t>采购</w:t>
            </w:r>
          </w:p>
        </w:tc>
        <w:tc>
          <w:tcPr>
            <w:tcW w:w="3866" w:type="dxa"/>
            <w:tcBorders>
              <w:top w:val="single" w:sz="4" w:space="0" w:color="auto"/>
              <w:left w:val="single" w:sz="4" w:space="0" w:color="auto"/>
              <w:bottom w:val="single" w:sz="4" w:space="0" w:color="auto"/>
              <w:right w:val="single" w:sz="4" w:space="0" w:color="auto"/>
            </w:tcBorders>
            <w:shd w:val="clear" w:color="auto" w:fill="auto"/>
            <w:vAlign w:val="center"/>
          </w:tcPr>
          <w:p w14:paraId="5E47BD23" w14:textId="20747E8A" w:rsidR="00E12EE8" w:rsidRDefault="00E12EE8" w:rsidP="00E12EE8">
            <w:pPr>
              <w:spacing w:before="0" w:after="0"/>
              <w:ind w:left="0" w:right="0"/>
              <w:rPr>
                <w:rFonts w:ascii="Arial Narrow" w:eastAsia="仿宋_GB2312" w:hAnsi="Arial Narrow" w:cs="宋体"/>
                <w:color w:val="000000"/>
                <w:sz w:val="22"/>
                <w:szCs w:val="22"/>
              </w:rPr>
            </w:pPr>
            <w:r w:rsidRPr="2DD37415">
              <w:rPr>
                <w:rFonts w:ascii="仿宋_GB2312" w:eastAsia="仿宋_GB2312" w:hAnsi="Arial Narrow" w:cs="宋体"/>
                <w:color w:val="000000" w:themeColor="text1"/>
                <w:sz w:val="22"/>
                <w:szCs w:val="22"/>
              </w:rPr>
              <w:t>山东派智电子有限公司</w:t>
            </w:r>
          </w:p>
        </w:tc>
        <w:tc>
          <w:tcPr>
            <w:tcW w:w="1913" w:type="dxa"/>
            <w:tcBorders>
              <w:top w:val="single" w:sz="4" w:space="0" w:color="auto"/>
              <w:left w:val="single" w:sz="4" w:space="0" w:color="auto"/>
              <w:bottom w:val="single" w:sz="4" w:space="0" w:color="auto"/>
              <w:right w:val="single" w:sz="4" w:space="0" w:color="auto"/>
            </w:tcBorders>
            <w:shd w:val="clear" w:color="auto" w:fill="auto"/>
            <w:vAlign w:val="center"/>
          </w:tcPr>
          <w:p w14:paraId="012FBF16" w14:textId="16DC3D0D" w:rsidR="00E12EE8" w:rsidRDefault="00AD2601" w:rsidP="00E12EE8">
            <w:pPr>
              <w:spacing w:before="0" w:after="0"/>
              <w:ind w:left="189" w:right="0"/>
              <w:jc w:val="right"/>
              <w:rPr>
                <w:rFonts w:ascii="Arial Narrow" w:eastAsia="仿宋_GB2312" w:hAnsi="Arial Narrow" w:cs="宋体"/>
                <w:color w:val="000000"/>
                <w:sz w:val="22"/>
                <w:szCs w:val="22"/>
              </w:rPr>
            </w:pPr>
            <w:r w:rsidRPr="2DD37415">
              <w:rPr>
                <w:rFonts w:ascii="Arial Narrow" w:eastAsia="仿宋_GB2312" w:hAnsi="Arial Narrow" w:cs="宋体"/>
                <w:color w:val="000000" w:themeColor="text1"/>
                <w:sz w:val="22"/>
                <w:szCs w:val="22"/>
              </w:rPr>
              <w:t>322,</w:t>
            </w:r>
            <w:r w:rsidR="416B3741" w:rsidRPr="2DD37415">
              <w:rPr>
                <w:rFonts w:ascii="Arial Narrow" w:eastAsia="仿宋_GB2312" w:hAnsi="Arial Narrow" w:cs="宋体"/>
                <w:color w:val="000000" w:themeColor="text1"/>
                <w:sz w:val="22"/>
                <w:szCs w:val="22"/>
              </w:rPr>
              <w:t>550</w:t>
            </w:r>
            <w:r w:rsidRPr="2DD37415">
              <w:rPr>
                <w:rFonts w:ascii="Arial Narrow" w:eastAsia="仿宋_GB2312" w:hAnsi="Arial Narrow" w:cs="宋体"/>
                <w:color w:val="000000" w:themeColor="text1"/>
                <w:sz w:val="22"/>
                <w:szCs w:val="22"/>
              </w:rPr>
              <w:t>,</w:t>
            </w:r>
            <w:del w:id="923" w:author="admin" w:date="2024-07-16T10:57:00Z">
              <w:r w:rsidR="416B3741" w:rsidRPr="2DD37415" w:rsidDel="0087250B">
                <w:rPr>
                  <w:rFonts w:ascii="Arial Narrow" w:eastAsia="仿宋_GB2312" w:hAnsi="Arial Narrow" w:cs="宋体"/>
                  <w:color w:val="000000" w:themeColor="text1"/>
                  <w:sz w:val="22"/>
                  <w:szCs w:val="22"/>
                </w:rPr>
                <w:delText>921</w:delText>
              </w:r>
            </w:del>
            <w:ins w:id="924" w:author="admin" w:date="2024-07-16T10:57:00Z">
              <w:r w:rsidR="0087250B">
                <w:rPr>
                  <w:rFonts w:ascii="Arial Narrow" w:eastAsia="仿宋_GB2312" w:hAnsi="Arial Narrow" w:cs="宋体"/>
                  <w:color w:val="000000" w:themeColor="text1"/>
                  <w:sz w:val="22"/>
                  <w:szCs w:val="22"/>
                </w:rPr>
                <w:t>588</w:t>
              </w:r>
            </w:ins>
            <w:r w:rsidRPr="2DD37415">
              <w:rPr>
                <w:rFonts w:ascii="Arial Narrow" w:eastAsia="仿宋_GB2312" w:hAnsi="Arial Narrow" w:cs="宋体"/>
                <w:color w:val="000000" w:themeColor="text1"/>
                <w:sz w:val="22"/>
                <w:szCs w:val="22"/>
              </w:rPr>
              <w:t>.</w:t>
            </w:r>
            <w:del w:id="925" w:author="admin" w:date="2024-07-16T10:57:00Z">
              <w:r w:rsidRPr="2DD37415" w:rsidDel="0087250B">
                <w:rPr>
                  <w:rFonts w:ascii="Arial Narrow" w:eastAsia="仿宋_GB2312" w:hAnsi="Arial Narrow" w:cs="宋体"/>
                  <w:color w:val="000000" w:themeColor="text1"/>
                  <w:sz w:val="22"/>
                  <w:szCs w:val="22"/>
                </w:rPr>
                <w:delText xml:space="preserve">35 </w:delText>
              </w:r>
            </w:del>
            <w:ins w:id="926" w:author="admin" w:date="2024-07-16T10:57:00Z">
              <w:r w:rsidR="0087250B">
                <w:rPr>
                  <w:rFonts w:ascii="Arial Narrow" w:eastAsia="仿宋_GB2312" w:hAnsi="Arial Narrow" w:cs="宋体"/>
                  <w:color w:val="000000" w:themeColor="text1"/>
                  <w:sz w:val="22"/>
                  <w:szCs w:val="22"/>
                </w:rPr>
                <w:t>70</w:t>
              </w:r>
              <w:r w:rsidR="0087250B" w:rsidRPr="2DD37415">
                <w:rPr>
                  <w:rFonts w:ascii="Arial Narrow" w:eastAsia="仿宋_GB2312" w:hAnsi="Arial Narrow" w:cs="宋体"/>
                  <w:color w:val="000000" w:themeColor="text1"/>
                  <w:sz w:val="22"/>
                  <w:szCs w:val="22"/>
                </w:rPr>
                <w:t xml:space="preserve"> </w:t>
              </w:r>
            </w:ins>
          </w:p>
        </w:tc>
        <w:tc>
          <w:tcPr>
            <w:tcW w:w="1629" w:type="dxa"/>
            <w:tcBorders>
              <w:top w:val="single" w:sz="4" w:space="0" w:color="auto"/>
              <w:left w:val="single" w:sz="4" w:space="0" w:color="auto"/>
              <w:bottom w:val="single" w:sz="4" w:space="0" w:color="auto"/>
              <w:right w:val="single" w:sz="4" w:space="0" w:color="auto"/>
            </w:tcBorders>
            <w:shd w:val="clear" w:color="auto" w:fill="auto"/>
            <w:vAlign w:val="center"/>
          </w:tcPr>
          <w:p w14:paraId="1FC25A87" w14:textId="670A8FE7" w:rsidR="00E12EE8" w:rsidRPr="009C2942" w:rsidRDefault="00AD2601" w:rsidP="00E12EE8">
            <w:pPr>
              <w:spacing w:before="0" w:after="0"/>
              <w:ind w:left="0" w:right="0"/>
              <w:jc w:val="right"/>
              <w:rPr>
                <w:rFonts w:ascii="Arial Narrow" w:eastAsia="仿宋_GB2312" w:hAnsi="Arial Narrow" w:cs="宋体"/>
                <w:color w:val="000000"/>
                <w:sz w:val="22"/>
                <w:szCs w:val="22"/>
                <w:highlight w:val="yellow"/>
              </w:rPr>
            </w:pPr>
            <w:r w:rsidRPr="2DD37415">
              <w:rPr>
                <w:rFonts w:ascii="Arial Narrow" w:eastAsia="仿宋_GB2312" w:hAnsi="Arial Narrow" w:cs="宋体"/>
                <w:color w:val="000000" w:themeColor="text1"/>
                <w:sz w:val="22"/>
                <w:szCs w:val="22"/>
              </w:rPr>
              <w:t>41.1</w:t>
            </w:r>
            <w:r w:rsidR="416B3741" w:rsidRPr="2DD37415">
              <w:rPr>
                <w:rFonts w:ascii="Arial Narrow" w:eastAsia="仿宋_GB2312" w:hAnsi="Arial Narrow" w:cs="宋体"/>
                <w:color w:val="000000" w:themeColor="text1"/>
                <w:sz w:val="22"/>
                <w:szCs w:val="22"/>
              </w:rPr>
              <w:t>9</w:t>
            </w:r>
            <w:r w:rsidRPr="2DD37415">
              <w:rPr>
                <w:rFonts w:ascii="Arial Narrow" w:eastAsia="仿宋_GB2312" w:hAnsi="Arial Narrow" w:cs="宋体"/>
                <w:color w:val="000000" w:themeColor="text1"/>
                <w:sz w:val="22"/>
                <w:szCs w:val="22"/>
              </w:rPr>
              <w:t>%</w:t>
            </w:r>
          </w:p>
        </w:tc>
      </w:tr>
      <w:tr w:rsidR="00E12EE8" w14:paraId="714B3C9E" w14:textId="77777777" w:rsidTr="00891D9B">
        <w:trPr>
          <w:trHeight w:val="330"/>
          <w:tblHeader/>
        </w:trPr>
        <w:tc>
          <w:tcPr>
            <w:tcW w:w="804" w:type="dxa"/>
            <w:vMerge/>
            <w:tcBorders>
              <w:top w:val="single" w:sz="4" w:space="0" w:color="auto"/>
              <w:left w:val="single" w:sz="4" w:space="0" w:color="auto"/>
              <w:bottom w:val="single" w:sz="4" w:space="0" w:color="auto"/>
              <w:right w:val="single" w:sz="4" w:space="0" w:color="auto"/>
            </w:tcBorders>
            <w:vAlign w:val="center"/>
          </w:tcPr>
          <w:p w14:paraId="27EFFE5C" w14:textId="77777777" w:rsidR="00E12EE8" w:rsidRDefault="00E12EE8" w:rsidP="00E12EE8">
            <w:pPr>
              <w:spacing w:before="0" w:after="0"/>
              <w:ind w:left="0" w:right="0"/>
              <w:jc w:val="left"/>
              <w:rPr>
                <w:ins w:id="927" w:author="admin" w:date="2024-07-01T20:58:00Z"/>
                <w:rFonts w:ascii="Arial Narrow" w:eastAsia="仿宋_GB2312" w:hAnsi="Arial Narrow" w:cs="宋体"/>
                <w:color w:val="000000"/>
                <w:sz w:val="22"/>
                <w:szCs w:val="22"/>
              </w:rPr>
            </w:pPr>
          </w:p>
        </w:tc>
        <w:tc>
          <w:tcPr>
            <w:tcW w:w="3866" w:type="dxa"/>
            <w:tcBorders>
              <w:top w:val="single" w:sz="4" w:space="0" w:color="auto"/>
              <w:left w:val="single" w:sz="4" w:space="0" w:color="auto"/>
              <w:bottom w:val="single" w:sz="4" w:space="0" w:color="auto"/>
              <w:right w:val="single" w:sz="4" w:space="0" w:color="auto"/>
            </w:tcBorders>
            <w:shd w:val="clear" w:color="auto" w:fill="auto"/>
            <w:vAlign w:val="center"/>
          </w:tcPr>
          <w:p w14:paraId="3CFDE165" w14:textId="1FB335DE" w:rsidR="00E12EE8" w:rsidRDefault="00E12EE8" w:rsidP="00E12EE8">
            <w:pPr>
              <w:spacing w:before="0" w:after="0"/>
              <w:ind w:left="0" w:right="0"/>
              <w:rPr>
                <w:rFonts w:ascii="Arial Narrow" w:eastAsia="仿宋_GB2312" w:hAnsi="Arial Narrow" w:cs="宋体"/>
                <w:color w:val="000000"/>
                <w:sz w:val="22"/>
                <w:szCs w:val="22"/>
              </w:rPr>
            </w:pPr>
            <w:r w:rsidRPr="2DD37415">
              <w:rPr>
                <w:rFonts w:ascii="仿宋_GB2312" w:eastAsia="仿宋_GB2312" w:hAnsi="Arial Narrow" w:cs="宋体"/>
                <w:color w:val="000000" w:themeColor="text1"/>
                <w:sz w:val="22"/>
                <w:szCs w:val="22"/>
              </w:rPr>
              <w:t>山东派智新能源科技有限公司</w:t>
            </w:r>
          </w:p>
        </w:tc>
        <w:tc>
          <w:tcPr>
            <w:tcW w:w="191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2BCAE97" w14:textId="39263754" w:rsidR="00E12EE8" w:rsidRDefault="00E12EE8" w:rsidP="00E12EE8">
            <w:pPr>
              <w:spacing w:before="0" w:after="0"/>
              <w:ind w:left="189" w:right="0"/>
              <w:jc w:val="right"/>
              <w:rPr>
                <w:rFonts w:ascii="Arial Narrow" w:eastAsia="仿宋_GB2312" w:hAnsi="Arial Narrow" w:cs="宋体"/>
                <w:color w:val="000000"/>
                <w:sz w:val="22"/>
                <w:szCs w:val="22"/>
              </w:rPr>
            </w:pPr>
            <w:r w:rsidRPr="2DD37415">
              <w:rPr>
                <w:rFonts w:ascii="Arial Narrow" w:eastAsia="仿宋_GB2312" w:hAnsi="Arial Narrow" w:cs="宋体"/>
                <w:color w:val="000000" w:themeColor="text1"/>
                <w:sz w:val="22"/>
                <w:szCs w:val="22"/>
              </w:rPr>
              <w:t>55,221,511.50</w:t>
            </w:r>
          </w:p>
        </w:tc>
        <w:tc>
          <w:tcPr>
            <w:tcW w:w="1629" w:type="dxa"/>
            <w:tcBorders>
              <w:top w:val="single" w:sz="4" w:space="0" w:color="auto"/>
              <w:left w:val="single" w:sz="4" w:space="0" w:color="auto"/>
              <w:bottom w:val="single" w:sz="4" w:space="0" w:color="auto"/>
              <w:right w:val="single" w:sz="4" w:space="0" w:color="auto"/>
            </w:tcBorders>
            <w:shd w:val="clear" w:color="auto" w:fill="auto"/>
            <w:vAlign w:val="center"/>
          </w:tcPr>
          <w:p w14:paraId="4B82BAF6" w14:textId="19E6CABD" w:rsidR="00E12EE8" w:rsidRPr="009C2942" w:rsidRDefault="00AD2601" w:rsidP="00E12EE8">
            <w:pPr>
              <w:spacing w:before="0" w:after="0"/>
              <w:ind w:left="0" w:right="0"/>
              <w:jc w:val="right"/>
              <w:rPr>
                <w:rFonts w:ascii="Arial Narrow" w:eastAsia="仿宋_GB2312" w:hAnsi="Arial Narrow" w:cs="宋体"/>
                <w:color w:val="000000"/>
                <w:sz w:val="22"/>
                <w:szCs w:val="22"/>
                <w:highlight w:val="yellow"/>
              </w:rPr>
            </w:pPr>
            <w:r w:rsidRPr="2DD37415">
              <w:rPr>
                <w:rFonts w:ascii="Arial Narrow" w:eastAsia="仿宋_GB2312" w:hAnsi="Arial Narrow" w:cs="宋体"/>
                <w:color w:val="000000" w:themeColor="text1"/>
                <w:sz w:val="22"/>
                <w:szCs w:val="22"/>
              </w:rPr>
              <w:t>7.05%</w:t>
            </w:r>
          </w:p>
        </w:tc>
      </w:tr>
      <w:tr w:rsidR="00E12EE8" w14:paraId="343A9B14" w14:textId="77777777" w:rsidTr="00891D9B">
        <w:trPr>
          <w:trHeight w:val="330"/>
          <w:tblHeader/>
        </w:trPr>
        <w:tc>
          <w:tcPr>
            <w:tcW w:w="804" w:type="dxa"/>
            <w:vMerge/>
            <w:tcBorders>
              <w:top w:val="single" w:sz="4" w:space="0" w:color="auto"/>
              <w:left w:val="single" w:sz="4" w:space="0" w:color="auto"/>
              <w:bottom w:val="single" w:sz="4" w:space="0" w:color="auto"/>
              <w:right w:val="single" w:sz="4" w:space="0" w:color="auto"/>
            </w:tcBorders>
            <w:vAlign w:val="center"/>
          </w:tcPr>
          <w:p w14:paraId="6E86A82E" w14:textId="77777777" w:rsidR="00E12EE8" w:rsidRDefault="00E12EE8" w:rsidP="00E12EE8">
            <w:pPr>
              <w:spacing w:before="0" w:after="0"/>
              <w:ind w:left="0" w:right="0"/>
              <w:jc w:val="left"/>
              <w:rPr>
                <w:rFonts w:ascii="Arial Narrow" w:eastAsia="仿宋_GB2312" w:hAnsi="Arial Narrow" w:cs="宋体"/>
                <w:color w:val="000000"/>
                <w:sz w:val="22"/>
                <w:szCs w:val="22"/>
              </w:rPr>
            </w:pPr>
          </w:p>
        </w:tc>
        <w:tc>
          <w:tcPr>
            <w:tcW w:w="3866" w:type="dxa"/>
            <w:tcBorders>
              <w:top w:val="single" w:sz="4" w:space="0" w:color="auto"/>
              <w:left w:val="single" w:sz="4" w:space="0" w:color="auto"/>
              <w:bottom w:val="single" w:sz="4" w:space="0" w:color="auto"/>
              <w:right w:val="single" w:sz="4" w:space="0" w:color="auto"/>
            </w:tcBorders>
            <w:shd w:val="clear" w:color="auto" w:fill="auto"/>
            <w:vAlign w:val="center"/>
          </w:tcPr>
          <w:p w14:paraId="3EEEEEB6" w14:textId="45BC6A96" w:rsidR="00E12EE8" w:rsidRDefault="00E12EE8" w:rsidP="00E12EE8">
            <w:pPr>
              <w:spacing w:before="0" w:after="0"/>
              <w:ind w:left="0" w:right="0"/>
              <w:rPr>
                <w:rFonts w:ascii="Arial Narrow" w:eastAsia="仿宋_GB2312" w:hAnsi="Arial Narrow" w:cs="宋体"/>
                <w:color w:val="000000"/>
                <w:sz w:val="22"/>
                <w:szCs w:val="22"/>
              </w:rPr>
            </w:pPr>
            <w:r w:rsidRPr="2DD37415">
              <w:rPr>
                <w:rFonts w:ascii="仿宋_GB2312" w:eastAsia="仿宋_GB2312" w:hAnsi="Arial Narrow" w:cs="宋体"/>
                <w:color w:val="000000" w:themeColor="text1"/>
                <w:sz w:val="22"/>
                <w:szCs w:val="22"/>
              </w:rPr>
              <w:t>上海能勤网络科技有限公司</w:t>
            </w:r>
          </w:p>
        </w:tc>
        <w:tc>
          <w:tcPr>
            <w:tcW w:w="191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F489BA6" w14:textId="186E32D0" w:rsidR="00E12EE8" w:rsidRDefault="00E12EE8" w:rsidP="00E12EE8">
            <w:pPr>
              <w:spacing w:before="0" w:after="0"/>
              <w:ind w:left="189" w:right="0"/>
              <w:jc w:val="right"/>
              <w:rPr>
                <w:rFonts w:ascii="Arial Narrow" w:eastAsia="仿宋_GB2312" w:hAnsi="Arial Narrow" w:cs="宋体"/>
                <w:color w:val="000000"/>
                <w:sz w:val="22"/>
                <w:szCs w:val="22"/>
              </w:rPr>
            </w:pPr>
            <w:r w:rsidRPr="2DD37415">
              <w:rPr>
                <w:rFonts w:ascii="Arial Narrow" w:eastAsia="仿宋_GB2312" w:hAnsi="Arial Narrow" w:cs="宋体"/>
                <w:color w:val="000000" w:themeColor="text1"/>
                <w:sz w:val="22"/>
                <w:szCs w:val="22"/>
              </w:rPr>
              <w:t xml:space="preserve">68,026.00 </w:t>
            </w:r>
          </w:p>
        </w:tc>
        <w:tc>
          <w:tcPr>
            <w:tcW w:w="1629" w:type="dxa"/>
            <w:tcBorders>
              <w:top w:val="single" w:sz="4" w:space="0" w:color="auto"/>
              <w:left w:val="single" w:sz="4" w:space="0" w:color="auto"/>
              <w:bottom w:val="single" w:sz="4" w:space="0" w:color="auto"/>
              <w:right w:val="single" w:sz="4" w:space="0" w:color="auto"/>
            </w:tcBorders>
            <w:shd w:val="clear" w:color="auto" w:fill="auto"/>
            <w:vAlign w:val="center"/>
          </w:tcPr>
          <w:p w14:paraId="4F881FD9" w14:textId="47A49557" w:rsidR="00E12EE8" w:rsidRPr="009C2942" w:rsidRDefault="00AD2601" w:rsidP="00E12EE8">
            <w:pPr>
              <w:spacing w:before="0" w:after="0"/>
              <w:ind w:left="0" w:right="0"/>
              <w:jc w:val="right"/>
              <w:rPr>
                <w:rFonts w:ascii="Arial Narrow" w:eastAsia="仿宋_GB2312" w:hAnsi="Arial Narrow" w:cs="宋体"/>
                <w:color w:val="000000"/>
                <w:sz w:val="22"/>
                <w:szCs w:val="22"/>
                <w:highlight w:val="yellow"/>
              </w:rPr>
            </w:pPr>
            <w:r w:rsidRPr="2DD37415">
              <w:rPr>
                <w:rFonts w:ascii="Arial Narrow" w:eastAsia="仿宋_GB2312" w:hAnsi="Arial Narrow" w:cs="宋体"/>
                <w:color w:val="000000" w:themeColor="text1"/>
                <w:sz w:val="22"/>
                <w:szCs w:val="22"/>
              </w:rPr>
              <w:t>0.01%</w:t>
            </w:r>
          </w:p>
        </w:tc>
      </w:tr>
      <w:tr w:rsidR="00AA4CA3" w14:paraId="721EF178" w14:textId="77777777" w:rsidTr="00891D9B">
        <w:trPr>
          <w:trHeight w:val="330"/>
          <w:tblHeader/>
        </w:trPr>
        <w:tc>
          <w:tcPr>
            <w:tcW w:w="804" w:type="dxa"/>
            <w:vMerge/>
            <w:tcBorders>
              <w:top w:val="single" w:sz="4" w:space="0" w:color="auto"/>
              <w:left w:val="single" w:sz="4" w:space="0" w:color="auto"/>
              <w:bottom w:val="single" w:sz="4" w:space="0" w:color="auto"/>
              <w:right w:val="single" w:sz="4" w:space="0" w:color="auto"/>
            </w:tcBorders>
            <w:vAlign w:val="center"/>
          </w:tcPr>
          <w:p w14:paraId="475C2089" w14:textId="77777777" w:rsidR="00AA4CA3" w:rsidRDefault="00AA4CA3">
            <w:pPr>
              <w:spacing w:before="0" w:after="0"/>
              <w:ind w:left="0" w:right="0"/>
              <w:jc w:val="left"/>
              <w:rPr>
                <w:rFonts w:ascii="Arial Narrow" w:eastAsia="仿宋_GB2312" w:hAnsi="Arial Narrow" w:cs="宋体"/>
                <w:color w:val="000000"/>
                <w:sz w:val="22"/>
                <w:szCs w:val="22"/>
              </w:rPr>
            </w:pPr>
          </w:p>
        </w:tc>
        <w:tc>
          <w:tcPr>
            <w:tcW w:w="3866" w:type="dxa"/>
            <w:tcBorders>
              <w:top w:val="single" w:sz="4" w:space="0" w:color="auto"/>
              <w:left w:val="single" w:sz="4" w:space="0" w:color="auto"/>
              <w:bottom w:val="single" w:sz="4" w:space="0" w:color="auto"/>
              <w:right w:val="single" w:sz="4" w:space="0" w:color="auto"/>
            </w:tcBorders>
            <w:shd w:val="clear" w:color="auto" w:fill="auto"/>
            <w:vAlign w:val="center"/>
          </w:tcPr>
          <w:p w14:paraId="3459128B" w14:textId="77777777" w:rsidR="00AA4CA3" w:rsidRDefault="00F2093E">
            <w:pPr>
              <w:spacing w:before="0" w:after="0"/>
              <w:ind w:left="0" w:right="0"/>
              <w:rPr>
                <w:rFonts w:ascii="Arial Narrow" w:eastAsia="仿宋_GB2312" w:hAnsi="Arial Narrow" w:cs="宋体"/>
                <w:bCs/>
                <w:color w:val="000000"/>
                <w:sz w:val="22"/>
                <w:szCs w:val="22"/>
              </w:rPr>
            </w:pPr>
            <w:r>
              <w:rPr>
                <w:rFonts w:ascii="Arial Narrow" w:eastAsia="仿宋_GB2312" w:hAnsi="Arial Narrow" w:cs="宋体"/>
                <w:bCs/>
                <w:color w:val="000000"/>
                <w:sz w:val="22"/>
                <w:szCs w:val="22"/>
              </w:rPr>
              <w:t>境内</w:t>
            </w:r>
            <w:r>
              <w:rPr>
                <w:rFonts w:ascii="Arial Narrow" w:eastAsia="仿宋_GB2312" w:hAnsi="Arial Narrow" w:cs="宋体" w:hint="eastAsia"/>
                <w:bCs/>
                <w:color w:val="000000"/>
                <w:sz w:val="22"/>
                <w:szCs w:val="22"/>
              </w:rPr>
              <w:t>采购</w:t>
            </w:r>
            <w:r>
              <w:rPr>
                <w:rFonts w:ascii="Arial Narrow" w:eastAsia="仿宋_GB2312" w:hAnsi="Arial Narrow" w:cs="宋体"/>
                <w:bCs/>
                <w:color w:val="000000"/>
                <w:sz w:val="22"/>
                <w:szCs w:val="22"/>
              </w:rPr>
              <w:t>合计</w:t>
            </w:r>
          </w:p>
        </w:tc>
        <w:tc>
          <w:tcPr>
            <w:tcW w:w="191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829321D" w14:textId="435101C0" w:rsidR="00AA4CA3" w:rsidRDefault="0087250B" w:rsidP="2DD37415">
            <w:pPr>
              <w:spacing w:before="0" w:after="0"/>
              <w:ind w:left="189" w:right="0"/>
              <w:jc w:val="right"/>
              <w:rPr>
                <w:rFonts w:ascii="Arial Narrow" w:eastAsia="仿宋_GB2312" w:hAnsi="Arial Narrow" w:cs="宋体"/>
                <w:color w:val="000000"/>
                <w:sz w:val="22"/>
                <w:szCs w:val="22"/>
              </w:rPr>
            </w:pPr>
            <w:ins w:id="928" w:author="admin" w:date="2024-07-16T10:57:00Z">
              <w:r w:rsidRPr="0087250B">
                <w:rPr>
                  <w:rFonts w:ascii="Arial Narrow" w:eastAsia="仿宋_GB2312" w:hAnsi="Arial Narrow" w:cs="宋体"/>
                  <w:color w:val="000000" w:themeColor="text1"/>
                  <w:sz w:val="22"/>
                  <w:szCs w:val="22"/>
                </w:rPr>
                <w:t>377,840,126.20</w:t>
              </w:r>
            </w:ins>
            <w:del w:id="929" w:author="admin" w:date="2024-07-16T10:57:00Z">
              <w:r w:rsidR="00AD2601" w:rsidRPr="2DD37415" w:rsidDel="0087250B">
                <w:rPr>
                  <w:rFonts w:ascii="Arial Narrow" w:eastAsia="仿宋_GB2312" w:hAnsi="Arial Narrow" w:cs="宋体"/>
                  <w:color w:val="000000" w:themeColor="text1"/>
                  <w:sz w:val="22"/>
                  <w:szCs w:val="22"/>
                </w:rPr>
                <w:delText>377,</w:delText>
              </w:r>
              <w:r w:rsidR="416B3741" w:rsidRPr="2DD37415" w:rsidDel="0087250B">
                <w:rPr>
                  <w:rFonts w:ascii="Arial Narrow" w:eastAsia="仿宋_GB2312" w:hAnsi="Arial Narrow" w:cs="宋体"/>
                  <w:color w:val="000000" w:themeColor="text1"/>
                  <w:sz w:val="22"/>
                  <w:szCs w:val="22"/>
                </w:rPr>
                <w:delText>840</w:delText>
              </w:r>
              <w:r w:rsidR="00AD2601" w:rsidRPr="2DD37415" w:rsidDel="0087250B">
                <w:rPr>
                  <w:rFonts w:ascii="Arial Narrow" w:eastAsia="仿宋_GB2312" w:hAnsi="Arial Narrow" w:cs="宋体"/>
                  <w:color w:val="000000" w:themeColor="text1"/>
                  <w:sz w:val="22"/>
                  <w:szCs w:val="22"/>
                </w:rPr>
                <w:delText>,</w:delText>
              </w:r>
              <w:r w:rsidR="416B3741" w:rsidRPr="2DD37415" w:rsidDel="0087250B">
                <w:rPr>
                  <w:rFonts w:ascii="Arial Narrow" w:eastAsia="仿宋_GB2312" w:hAnsi="Arial Narrow" w:cs="宋体"/>
                  <w:color w:val="000000" w:themeColor="text1"/>
                  <w:sz w:val="22"/>
                  <w:szCs w:val="22"/>
                </w:rPr>
                <w:delText>458</w:delText>
              </w:r>
              <w:r w:rsidR="00AD2601" w:rsidRPr="2DD37415" w:rsidDel="0087250B">
                <w:rPr>
                  <w:rFonts w:ascii="Arial Narrow" w:eastAsia="仿宋_GB2312" w:hAnsi="Arial Narrow" w:cs="宋体"/>
                  <w:color w:val="000000" w:themeColor="text1"/>
                  <w:sz w:val="22"/>
                  <w:szCs w:val="22"/>
                </w:rPr>
                <w:delText>.85</w:delText>
              </w:r>
            </w:del>
            <w:r w:rsidR="00F2093E" w:rsidRPr="2DD37415">
              <w:rPr>
                <w:rFonts w:ascii="Arial Narrow" w:eastAsia="仿宋_GB2312" w:hAnsi="Arial Narrow" w:cs="宋体"/>
                <w:color w:val="000000" w:themeColor="text1"/>
                <w:sz w:val="22"/>
                <w:szCs w:val="22"/>
              </w:rPr>
              <w:t xml:space="preserve"> </w:t>
            </w:r>
          </w:p>
        </w:tc>
        <w:tc>
          <w:tcPr>
            <w:tcW w:w="1629" w:type="dxa"/>
            <w:tcBorders>
              <w:top w:val="single" w:sz="4" w:space="0" w:color="auto"/>
              <w:left w:val="single" w:sz="4" w:space="0" w:color="auto"/>
              <w:bottom w:val="single" w:sz="4" w:space="0" w:color="auto"/>
              <w:right w:val="single" w:sz="4" w:space="0" w:color="auto"/>
            </w:tcBorders>
            <w:shd w:val="clear" w:color="auto" w:fill="auto"/>
            <w:vAlign w:val="center"/>
          </w:tcPr>
          <w:p w14:paraId="3F7477A6" w14:textId="296889ED" w:rsidR="00AA4CA3" w:rsidRPr="009C2942" w:rsidRDefault="00AD2601" w:rsidP="2DD37415">
            <w:pPr>
              <w:spacing w:before="0" w:after="0"/>
              <w:ind w:left="0" w:right="0"/>
              <w:jc w:val="right"/>
              <w:rPr>
                <w:rFonts w:ascii="Arial Narrow" w:eastAsia="仿宋_GB2312" w:hAnsi="Arial Narrow" w:cs="宋体"/>
                <w:color w:val="000000"/>
                <w:sz w:val="22"/>
                <w:szCs w:val="22"/>
                <w:highlight w:val="yellow"/>
              </w:rPr>
            </w:pPr>
            <w:r w:rsidRPr="2DD37415">
              <w:rPr>
                <w:rFonts w:ascii="Arial Narrow" w:eastAsia="仿宋_GB2312" w:hAnsi="Arial Narrow" w:cs="宋体"/>
                <w:color w:val="000000" w:themeColor="text1"/>
                <w:sz w:val="22"/>
                <w:szCs w:val="22"/>
              </w:rPr>
              <w:t>48.2</w:t>
            </w:r>
            <w:r w:rsidR="416B3741" w:rsidRPr="2DD37415">
              <w:rPr>
                <w:rFonts w:ascii="Arial Narrow" w:eastAsia="仿宋_GB2312" w:hAnsi="Arial Narrow" w:cs="宋体"/>
                <w:color w:val="000000" w:themeColor="text1"/>
                <w:sz w:val="22"/>
                <w:szCs w:val="22"/>
              </w:rPr>
              <w:t>5</w:t>
            </w:r>
            <w:r w:rsidRPr="2DD37415">
              <w:rPr>
                <w:rFonts w:ascii="Arial Narrow" w:eastAsia="仿宋_GB2312" w:hAnsi="Arial Narrow" w:cs="宋体"/>
                <w:color w:val="000000" w:themeColor="text1"/>
                <w:sz w:val="22"/>
                <w:szCs w:val="22"/>
              </w:rPr>
              <w:t>%</w:t>
            </w:r>
          </w:p>
        </w:tc>
      </w:tr>
      <w:tr w:rsidR="00AA4CA3" w14:paraId="18D985B8" w14:textId="77777777" w:rsidTr="00891D9B">
        <w:trPr>
          <w:trHeight w:val="345"/>
          <w:tblHeader/>
        </w:trPr>
        <w:tc>
          <w:tcPr>
            <w:tcW w:w="467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8228474" w14:textId="644EE9B9" w:rsidR="00AA4CA3" w:rsidRDefault="00F2093E">
            <w:pPr>
              <w:spacing w:before="0" w:after="0"/>
              <w:ind w:left="0" w:right="0"/>
              <w:rPr>
                <w:rFonts w:ascii="Arial Narrow" w:eastAsia="仿宋_GB2312" w:hAnsi="Arial Narrow" w:cs="宋体"/>
                <w:b/>
                <w:bCs/>
                <w:color w:val="000000"/>
                <w:sz w:val="22"/>
                <w:szCs w:val="22"/>
              </w:rPr>
            </w:pPr>
            <w:r>
              <w:rPr>
                <w:rFonts w:ascii="Arial Narrow" w:eastAsia="仿宋_GB2312" w:hAnsi="Arial Narrow" w:cs="宋体" w:hint="eastAsia"/>
                <w:b/>
                <w:bCs/>
                <w:color w:val="000000"/>
                <w:sz w:val="22"/>
                <w:szCs w:val="22"/>
              </w:rPr>
              <w:t>采购交易</w:t>
            </w:r>
            <w:r>
              <w:rPr>
                <w:rFonts w:ascii="Arial Narrow" w:eastAsia="仿宋_GB2312" w:hAnsi="Arial Narrow" w:cs="宋体"/>
                <w:b/>
                <w:bCs/>
                <w:color w:val="000000"/>
                <w:sz w:val="22"/>
                <w:szCs w:val="22"/>
              </w:rPr>
              <w:t>总计</w:t>
            </w:r>
          </w:p>
        </w:tc>
        <w:tc>
          <w:tcPr>
            <w:tcW w:w="1913" w:type="dxa"/>
            <w:tcBorders>
              <w:top w:val="single" w:sz="4" w:space="0" w:color="auto"/>
              <w:left w:val="single" w:sz="4" w:space="0" w:color="auto"/>
              <w:bottom w:val="single" w:sz="4" w:space="0" w:color="auto"/>
              <w:right w:val="single" w:sz="4" w:space="0" w:color="auto"/>
            </w:tcBorders>
            <w:shd w:val="clear" w:color="auto" w:fill="auto"/>
            <w:vAlign w:val="center"/>
          </w:tcPr>
          <w:p w14:paraId="4F40135B" w14:textId="4E50C458" w:rsidR="00AA4CA3" w:rsidRDefault="0087250B">
            <w:pPr>
              <w:spacing w:before="0" w:after="0"/>
              <w:ind w:left="189" w:right="0"/>
              <w:jc w:val="right"/>
              <w:rPr>
                <w:rFonts w:ascii="Arial Narrow" w:eastAsia="仿宋_GB2312" w:hAnsi="Arial Narrow" w:cs="宋体"/>
                <w:b/>
                <w:bCs/>
                <w:color w:val="000000"/>
                <w:sz w:val="22"/>
                <w:szCs w:val="22"/>
              </w:rPr>
            </w:pPr>
            <w:ins w:id="930" w:author="admin" w:date="2024-07-16T10:58:00Z">
              <w:r w:rsidRPr="0087250B">
                <w:rPr>
                  <w:rFonts w:ascii="Arial Narrow" w:eastAsia="仿宋_GB2312" w:hAnsi="Arial Narrow" w:cs="宋体"/>
                  <w:b/>
                  <w:bCs/>
                  <w:color w:val="000000" w:themeColor="text1"/>
                  <w:sz w:val="22"/>
                  <w:szCs w:val="22"/>
                </w:rPr>
                <w:t>377,840,126.20</w:t>
              </w:r>
            </w:ins>
            <w:del w:id="931" w:author="admin" w:date="2024-07-16T10:58:00Z">
              <w:r w:rsidR="009C2942" w:rsidRPr="2DD37415" w:rsidDel="0087250B">
                <w:rPr>
                  <w:rFonts w:ascii="Arial Narrow" w:eastAsia="仿宋_GB2312" w:hAnsi="Arial Narrow" w:cs="宋体"/>
                  <w:b/>
                  <w:bCs/>
                  <w:color w:val="000000" w:themeColor="text1"/>
                  <w:sz w:val="22"/>
                  <w:szCs w:val="22"/>
                </w:rPr>
                <w:delText>37</w:delText>
              </w:r>
              <w:r w:rsidR="416B3741" w:rsidRPr="2DD37415" w:rsidDel="0087250B">
                <w:rPr>
                  <w:rFonts w:ascii="Arial Narrow" w:eastAsia="仿宋_GB2312" w:hAnsi="Arial Narrow" w:cs="宋体"/>
                  <w:b/>
                  <w:bCs/>
                  <w:color w:val="000000" w:themeColor="text1"/>
                  <w:sz w:val="22"/>
                  <w:szCs w:val="22"/>
                </w:rPr>
                <w:delText>7</w:delText>
              </w:r>
              <w:r w:rsidR="009C2942" w:rsidRPr="2DD37415" w:rsidDel="0087250B">
                <w:rPr>
                  <w:rFonts w:ascii="Arial Narrow" w:eastAsia="仿宋_GB2312" w:hAnsi="Arial Narrow" w:cs="宋体"/>
                  <w:b/>
                  <w:bCs/>
                  <w:color w:val="000000" w:themeColor="text1"/>
                  <w:sz w:val="22"/>
                  <w:szCs w:val="22"/>
                </w:rPr>
                <w:delText>,</w:delText>
              </w:r>
              <w:r w:rsidR="416B3741" w:rsidRPr="2DD37415" w:rsidDel="0087250B">
                <w:rPr>
                  <w:rFonts w:ascii="Arial Narrow" w:eastAsia="仿宋_GB2312" w:hAnsi="Arial Narrow" w:cs="宋体"/>
                  <w:b/>
                  <w:bCs/>
                  <w:color w:val="000000" w:themeColor="text1"/>
                  <w:sz w:val="22"/>
                  <w:szCs w:val="22"/>
                </w:rPr>
                <w:delText>84</w:delText>
              </w:r>
              <w:r w:rsidR="009C2942" w:rsidRPr="2DD37415" w:rsidDel="0087250B">
                <w:rPr>
                  <w:rFonts w:ascii="Arial Narrow" w:eastAsia="仿宋_GB2312" w:hAnsi="Arial Narrow" w:cs="宋体"/>
                  <w:b/>
                  <w:bCs/>
                  <w:color w:val="000000" w:themeColor="text1"/>
                  <w:sz w:val="22"/>
                  <w:szCs w:val="22"/>
                </w:rPr>
                <w:delText>0,</w:delText>
              </w:r>
              <w:r w:rsidR="416B3741" w:rsidRPr="2DD37415" w:rsidDel="0087250B">
                <w:rPr>
                  <w:rFonts w:ascii="Arial Narrow" w:eastAsia="仿宋_GB2312" w:hAnsi="Arial Narrow" w:cs="宋体"/>
                  <w:b/>
                  <w:bCs/>
                  <w:color w:val="000000" w:themeColor="text1"/>
                  <w:sz w:val="22"/>
                  <w:szCs w:val="22"/>
                </w:rPr>
                <w:delText>458</w:delText>
              </w:r>
              <w:r w:rsidR="009C2942" w:rsidRPr="2DD37415" w:rsidDel="0087250B">
                <w:rPr>
                  <w:rFonts w:ascii="Arial Narrow" w:eastAsia="仿宋_GB2312" w:hAnsi="Arial Narrow" w:cs="宋体"/>
                  <w:b/>
                  <w:bCs/>
                  <w:color w:val="000000" w:themeColor="text1"/>
                  <w:sz w:val="22"/>
                  <w:szCs w:val="22"/>
                </w:rPr>
                <w:delText>.</w:delText>
              </w:r>
              <w:r w:rsidR="416B3741" w:rsidRPr="2DD37415" w:rsidDel="0087250B">
                <w:rPr>
                  <w:rFonts w:ascii="Arial Narrow" w:eastAsia="仿宋_GB2312" w:hAnsi="Arial Narrow" w:cs="宋体"/>
                  <w:b/>
                  <w:bCs/>
                  <w:color w:val="000000" w:themeColor="text1"/>
                  <w:sz w:val="22"/>
                  <w:szCs w:val="22"/>
                </w:rPr>
                <w:delText>85</w:delText>
              </w:r>
            </w:del>
            <w:r w:rsidR="00F2093E" w:rsidRPr="2DD37415">
              <w:rPr>
                <w:rFonts w:ascii="Arial Narrow" w:eastAsia="仿宋_GB2312" w:hAnsi="Arial Narrow" w:cs="宋体"/>
                <w:b/>
                <w:bCs/>
                <w:color w:val="000000" w:themeColor="text1"/>
                <w:sz w:val="22"/>
                <w:szCs w:val="22"/>
              </w:rPr>
              <w:t xml:space="preserve"> </w:t>
            </w:r>
          </w:p>
        </w:tc>
        <w:tc>
          <w:tcPr>
            <w:tcW w:w="1629" w:type="dxa"/>
            <w:tcBorders>
              <w:top w:val="single" w:sz="4" w:space="0" w:color="auto"/>
              <w:left w:val="single" w:sz="4" w:space="0" w:color="auto"/>
              <w:bottom w:val="single" w:sz="4" w:space="0" w:color="auto"/>
              <w:right w:val="single" w:sz="4" w:space="0" w:color="auto"/>
            </w:tcBorders>
            <w:shd w:val="clear" w:color="auto" w:fill="auto"/>
            <w:vAlign w:val="center"/>
          </w:tcPr>
          <w:p w14:paraId="68337341" w14:textId="4F50F149" w:rsidR="00AA4CA3" w:rsidRPr="009C2942" w:rsidRDefault="00AD2601">
            <w:pPr>
              <w:spacing w:before="0" w:after="0"/>
              <w:ind w:left="0" w:right="0"/>
              <w:jc w:val="right"/>
              <w:rPr>
                <w:rFonts w:ascii="Arial Narrow" w:eastAsia="仿宋_GB2312" w:hAnsi="Arial Narrow" w:cs="宋体"/>
                <w:b/>
                <w:bCs/>
                <w:color w:val="000000"/>
                <w:sz w:val="22"/>
                <w:szCs w:val="22"/>
                <w:highlight w:val="yellow"/>
              </w:rPr>
            </w:pPr>
            <w:r w:rsidRPr="2DD37415">
              <w:rPr>
                <w:rFonts w:ascii="Arial Narrow" w:eastAsia="仿宋_GB2312" w:hAnsi="Arial Narrow" w:cs="宋体"/>
                <w:b/>
                <w:bCs/>
                <w:color w:val="000000" w:themeColor="text1"/>
                <w:sz w:val="22"/>
                <w:szCs w:val="22"/>
              </w:rPr>
              <w:t>48.2</w:t>
            </w:r>
            <w:r w:rsidR="416B3741" w:rsidRPr="2DD37415">
              <w:rPr>
                <w:rFonts w:ascii="Arial Narrow" w:eastAsia="仿宋_GB2312" w:hAnsi="Arial Narrow" w:cs="宋体"/>
                <w:b/>
                <w:bCs/>
                <w:color w:val="000000" w:themeColor="text1"/>
                <w:sz w:val="22"/>
                <w:szCs w:val="22"/>
              </w:rPr>
              <w:t>5</w:t>
            </w:r>
            <w:r w:rsidRPr="2DD37415">
              <w:rPr>
                <w:rFonts w:ascii="Arial Narrow" w:eastAsia="仿宋_GB2312" w:hAnsi="Arial Narrow" w:cs="宋体"/>
                <w:b/>
                <w:bCs/>
                <w:color w:val="000000" w:themeColor="text1"/>
                <w:sz w:val="22"/>
                <w:szCs w:val="22"/>
              </w:rPr>
              <w:t>%</w:t>
            </w:r>
          </w:p>
        </w:tc>
      </w:tr>
    </w:tbl>
    <w:p w14:paraId="6BEB960B" w14:textId="54306BB9" w:rsidR="00AA4CA3" w:rsidRDefault="00F2093E" w:rsidP="2DD37415">
      <w:pPr>
        <w:spacing w:before="0"/>
        <w:ind w:left="0"/>
        <w:rPr>
          <w:rFonts w:ascii="Arial Narrow" w:eastAsia="仿宋_GB2312" w:hAnsi="Arial Narrow" w:cs="STXihei,Italic"/>
          <w:i/>
          <w:iCs/>
          <w:sz w:val="16"/>
          <w:szCs w:val="16"/>
        </w:rPr>
      </w:pPr>
      <w:r w:rsidRPr="2DD37415">
        <w:rPr>
          <w:rFonts w:ascii="Arial Narrow" w:eastAsia="仿宋_GB2312" w:hAnsi="Arial Narrow" w:cs="STXihei,Italic"/>
          <w:i/>
          <w:iCs/>
          <w:sz w:val="16"/>
          <w:szCs w:val="16"/>
        </w:rPr>
        <w:t>信息来源：由</w:t>
      </w:r>
      <w:r w:rsidR="009C2942" w:rsidRPr="2DD37415">
        <w:rPr>
          <w:rFonts w:ascii="Arial Narrow" w:eastAsia="仿宋_GB2312" w:hAnsi="Arial Narrow" w:cs="STXihei,Italic"/>
          <w:i/>
          <w:iCs/>
          <w:sz w:val="16"/>
          <w:szCs w:val="16"/>
        </w:rPr>
        <w:t>上海派智</w:t>
      </w:r>
      <w:r w:rsidRPr="2DD37415">
        <w:rPr>
          <w:rFonts w:ascii="Arial Narrow" w:eastAsia="仿宋_GB2312" w:hAnsi="Arial Narrow" w:cs="STXihei,Italic"/>
          <w:i/>
          <w:iCs/>
          <w:sz w:val="16"/>
          <w:szCs w:val="16"/>
        </w:rPr>
        <w:t>提供</w:t>
      </w:r>
    </w:p>
    <w:p w14:paraId="47E818A9" w14:textId="1D84FB7F" w:rsidR="00AA4CA3" w:rsidRDefault="00F2093E">
      <w:pPr>
        <w:spacing w:beforeLines="50" w:before="156" w:afterLines="50" w:after="156" w:line="360" w:lineRule="auto"/>
        <w:ind w:firstLineChars="200" w:firstLine="440"/>
        <w:jc w:val="left"/>
        <w:rPr>
          <w:rFonts w:ascii="Arial Narrow" w:eastAsia="仿宋_GB2312" w:hAnsi="Arial Narrow" w:cs="Arial Unicode MS"/>
          <w:sz w:val="22"/>
          <w:szCs w:val="22"/>
        </w:rPr>
      </w:pPr>
      <w:r w:rsidRPr="2DD37415">
        <w:rPr>
          <w:rFonts w:ascii="Arial Narrow" w:eastAsia="仿宋_GB2312" w:hAnsi="Arial Narrow" w:cs="Arial Unicode MS"/>
          <w:sz w:val="22"/>
          <w:szCs w:val="22"/>
        </w:rPr>
        <w:t>评估期间，</w:t>
      </w:r>
      <w:r w:rsidR="009C2942" w:rsidRPr="2DD37415">
        <w:rPr>
          <w:rFonts w:ascii="Arial Narrow" w:eastAsia="仿宋_GB2312" w:hAnsi="Arial Narrow" w:cs="Arial Unicode MS"/>
          <w:sz w:val="22"/>
          <w:szCs w:val="22"/>
        </w:rPr>
        <w:t>上海派智</w:t>
      </w:r>
      <w:r w:rsidRPr="2DD37415">
        <w:rPr>
          <w:rFonts w:ascii="Arial Narrow" w:eastAsia="仿宋_GB2312" w:hAnsi="Arial Narrow" w:cs="Arial Unicode MS"/>
          <w:sz w:val="22"/>
          <w:szCs w:val="22"/>
        </w:rPr>
        <w:t>关联销售的关联方和交易金额如下表所示：</w:t>
      </w:r>
    </w:p>
    <w:p w14:paraId="2E06DE31" w14:textId="76D614C0" w:rsidR="00AA4CA3" w:rsidRDefault="00F2093E">
      <w:pPr>
        <w:pStyle w:val="a3"/>
        <w:adjustRightInd w:val="0"/>
        <w:snapToGrid w:val="0"/>
        <w:spacing w:before="240" w:after="240"/>
        <w:ind w:left="420" w:hanging="420"/>
        <w:jc w:val="center"/>
        <w:rPr>
          <w:rFonts w:ascii="Arial Narrow" w:eastAsia="仿宋_GB2312" w:hAnsi="Arial Narrow" w:cs="Arial Unicode MS"/>
          <w:sz w:val="22"/>
          <w:szCs w:val="22"/>
        </w:rPr>
      </w:pPr>
      <w:r w:rsidRPr="2DD37415">
        <w:rPr>
          <w:rFonts w:ascii="Arial Narrow" w:eastAsia="仿宋_GB2312" w:hAnsi="Arial Narrow"/>
          <w:sz w:val="22"/>
          <w:szCs w:val="22"/>
        </w:rPr>
        <w:t>图表</w:t>
      </w:r>
      <w:r w:rsidRPr="2DD37415">
        <w:rPr>
          <w:rFonts w:ascii="Arial Narrow" w:eastAsia="仿宋_GB2312" w:hAnsi="Arial Narrow"/>
          <w:sz w:val="22"/>
          <w:szCs w:val="22"/>
        </w:rPr>
        <w:t xml:space="preserve"> 1</w:t>
      </w:r>
      <w:r w:rsidR="004C55D4" w:rsidRPr="2DD37415">
        <w:rPr>
          <w:rFonts w:ascii="Arial Narrow" w:eastAsia="仿宋_GB2312" w:hAnsi="Arial Narrow"/>
          <w:sz w:val="22"/>
          <w:szCs w:val="22"/>
        </w:rPr>
        <w:t>8</w:t>
      </w:r>
      <w:r w:rsidRPr="2DD37415">
        <w:rPr>
          <w:rFonts w:ascii="Arial Narrow" w:eastAsia="仿宋_GB2312" w:hAnsi="Arial Narrow"/>
          <w:sz w:val="22"/>
          <w:szCs w:val="22"/>
        </w:rPr>
        <w:t>：</w:t>
      </w:r>
      <w:r w:rsidRPr="2DD37415">
        <w:rPr>
          <w:rFonts w:ascii="Arial Narrow" w:eastAsia="仿宋_GB2312" w:hAnsi="Arial Narrow"/>
          <w:sz w:val="22"/>
          <w:szCs w:val="22"/>
        </w:rPr>
        <w:t>2023</w:t>
      </w:r>
      <w:r w:rsidRPr="2DD37415">
        <w:rPr>
          <w:rFonts w:ascii="Arial Narrow" w:eastAsia="仿宋_GB2312" w:hAnsi="Arial Narrow"/>
          <w:sz w:val="22"/>
          <w:szCs w:val="22"/>
        </w:rPr>
        <w:t>年度关联销售交易明细表</w:t>
      </w:r>
    </w:p>
    <w:tbl>
      <w:tblPr>
        <w:tblW w:w="8212" w:type="dxa"/>
        <w:tblLayout w:type="fixed"/>
        <w:tblLook w:val="04A0" w:firstRow="1" w:lastRow="0" w:firstColumn="1" w:lastColumn="0" w:noHBand="0" w:noVBand="1"/>
      </w:tblPr>
      <w:tblGrid>
        <w:gridCol w:w="808"/>
        <w:gridCol w:w="3862"/>
        <w:gridCol w:w="1913"/>
        <w:gridCol w:w="1629"/>
      </w:tblGrid>
      <w:tr w:rsidR="00AA4CA3" w14:paraId="70A183FE" w14:textId="77777777" w:rsidTr="00891D9B">
        <w:trPr>
          <w:trHeight w:val="345"/>
          <w:tblHeader/>
        </w:trPr>
        <w:tc>
          <w:tcPr>
            <w:tcW w:w="4670" w:type="dxa"/>
            <w:gridSpan w:val="2"/>
            <w:tcBorders>
              <w:top w:val="single" w:sz="4" w:space="0" w:color="auto"/>
              <w:left w:val="single" w:sz="4" w:space="0" w:color="auto"/>
              <w:bottom w:val="single" w:sz="4" w:space="0" w:color="auto"/>
              <w:right w:val="single" w:sz="4" w:space="0" w:color="auto"/>
            </w:tcBorders>
            <w:shd w:val="clear" w:color="auto" w:fill="002060"/>
            <w:vAlign w:val="center"/>
          </w:tcPr>
          <w:p w14:paraId="5886CCA0" w14:textId="77777777" w:rsidR="00AA4CA3" w:rsidRDefault="00F2093E">
            <w:pPr>
              <w:spacing w:before="0" w:after="0"/>
              <w:ind w:left="0" w:right="0"/>
              <w:jc w:val="center"/>
              <w:rPr>
                <w:rFonts w:ascii="Arial Narrow" w:eastAsia="仿宋_GB2312" w:hAnsi="Arial Narrow" w:cs="宋体"/>
                <w:b/>
                <w:bCs/>
                <w:color w:val="FFFFFF" w:themeColor="background1"/>
                <w:sz w:val="22"/>
                <w:szCs w:val="22"/>
              </w:rPr>
            </w:pPr>
            <w:r>
              <w:rPr>
                <w:rFonts w:ascii="Arial Narrow" w:eastAsia="仿宋_GB2312" w:hAnsi="Arial Narrow" w:cs="宋体"/>
                <w:b/>
                <w:bCs/>
                <w:color w:val="FFFFFF" w:themeColor="background1"/>
                <w:sz w:val="22"/>
                <w:szCs w:val="22"/>
              </w:rPr>
              <w:t>关联方名称</w:t>
            </w:r>
          </w:p>
        </w:tc>
        <w:tc>
          <w:tcPr>
            <w:tcW w:w="1913" w:type="dxa"/>
            <w:tcBorders>
              <w:top w:val="single" w:sz="4" w:space="0" w:color="auto"/>
              <w:left w:val="single" w:sz="4" w:space="0" w:color="auto"/>
              <w:bottom w:val="single" w:sz="4" w:space="0" w:color="auto"/>
              <w:right w:val="single" w:sz="4" w:space="0" w:color="auto"/>
            </w:tcBorders>
            <w:shd w:val="clear" w:color="auto" w:fill="002060"/>
            <w:vAlign w:val="center"/>
          </w:tcPr>
          <w:p w14:paraId="4664F343" w14:textId="77777777" w:rsidR="00AA4CA3" w:rsidRDefault="00F2093E">
            <w:pPr>
              <w:spacing w:before="0" w:after="0"/>
              <w:ind w:left="0" w:right="0"/>
              <w:jc w:val="center"/>
              <w:rPr>
                <w:rFonts w:ascii="Arial Narrow" w:eastAsia="仿宋_GB2312" w:hAnsi="Arial Narrow" w:cs="宋体"/>
                <w:b/>
                <w:color w:val="FFFFFF" w:themeColor="background1"/>
                <w:sz w:val="22"/>
                <w:szCs w:val="22"/>
              </w:rPr>
            </w:pPr>
            <w:r>
              <w:rPr>
                <w:rFonts w:ascii="Arial Narrow" w:eastAsia="仿宋_GB2312" w:hAnsi="Arial Narrow" w:cs="宋体"/>
                <w:b/>
                <w:color w:val="FFFFFF" w:themeColor="background1"/>
                <w:sz w:val="22"/>
                <w:szCs w:val="22"/>
              </w:rPr>
              <w:t>交易金额</w:t>
            </w:r>
          </w:p>
        </w:tc>
        <w:tc>
          <w:tcPr>
            <w:tcW w:w="1629" w:type="dxa"/>
            <w:tcBorders>
              <w:top w:val="single" w:sz="4" w:space="0" w:color="auto"/>
              <w:left w:val="single" w:sz="4" w:space="0" w:color="auto"/>
              <w:bottom w:val="single" w:sz="4" w:space="0" w:color="auto"/>
              <w:right w:val="single" w:sz="4" w:space="0" w:color="auto"/>
            </w:tcBorders>
            <w:shd w:val="clear" w:color="auto" w:fill="002060"/>
            <w:vAlign w:val="center"/>
          </w:tcPr>
          <w:p w14:paraId="29D522B7" w14:textId="77777777" w:rsidR="00AA4CA3" w:rsidRDefault="00F2093E">
            <w:pPr>
              <w:spacing w:before="0" w:after="0"/>
              <w:ind w:left="0" w:right="0"/>
              <w:jc w:val="center"/>
              <w:rPr>
                <w:rFonts w:ascii="Arial Narrow" w:eastAsia="仿宋_GB2312" w:hAnsi="Arial Narrow" w:cs="宋体"/>
                <w:b/>
                <w:color w:val="FFFFFF" w:themeColor="background1"/>
                <w:sz w:val="22"/>
                <w:szCs w:val="22"/>
              </w:rPr>
            </w:pPr>
            <w:r>
              <w:rPr>
                <w:rFonts w:ascii="Arial Narrow" w:eastAsia="仿宋_GB2312" w:hAnsi="Arial Narrow" w:cs="宋体"/>
                <w:b/>
                <w:color w:val="FFFFFF" w:themeColor="background1"/>
                <w:sz w:val="22"/>
                <w:szCs w:val="22"/>
              </w:rPr>
              <w:t>占</w:t>
            </w:r>
            <w:r>
              <w:rPr>
                <w:rFonts w:ascii="Arial Narrow" w:eastAsia="仿宋_GB2312" w:hAnsi="Arial Narrow" w:cs="宋体" w:hint="eastAsia"/>
                <w:b/>
                <w:color w:val="FFFFFF" w:themeColor="background1"/>
                <w:sz w:val="22"/>
                <w:szCs w:val="22"/>
              </w:rPr>
              <w:t>销售总额比例</w:t>
            </w:r>
            <w:r>
              <w:rPr>
                <w:rFonts w:ascii="Arial Narrow" w:eastAsia="仿宋_GB2312" w:hAnsi="Arial Narrow" w:cs="宋体"/>
                <w:b/>
                <w:color w:val="FFFFFF" w:themeColor="background1"/>
                <w:sz w:val="22"/>
                <w:szCs w:val="22"/>
              </w:rPr>
              <w:t>(%)</w:t>
            </w:r>
          </w:p>
        </w:tc>
      </w:tr>
      <w:tr w:rsidR="002F20D7" w14:paraId="25C0181F" w14:textId="77777777" w:rsidTr="00891D9B">
        <w:trPr>
          <w:trHeight w:val="240"/>
        </w:trPr>
        <w:tc>
          <w:tcPr>
            <w:tcW w:w="808"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7F51AC58" w14:textId="77777777" w:rsidR="002F20D7" w:rsidRDefault="002F20D7" w:rsidP="002F20D7">
            <w:pPr>
              <w:spacing w:before="0" w:after="0"/>
              <w:ind w:left="0" w:right="0"/>
              <w:jc w:val="center"/>
              <w:rPr>
                <w:rFonts w:ascii="Arial Narrow" w:eastAsia="仿宋_GB2312" w:hAnsi="Arial Narrow" w:cs="宋体"/>
                <w:color w:val="000000"/>
                <w:sz w:val="22"/>
                <w:szCs w:val="22"/>
              </w:rPr>
            </w:pPr>
            <w:r>
              <w:rPr>
                <w:rFonts w:ascii="Arial Narrow" w:eastAsia="仿宋_GB2312" w:hAnsi="Arial Narrow" w:cs="宋体" w:hint="eastAsia"/>
                <w:color w:val="000000"/>
                <w:sz w:val="22"/>
                <w:szCs w:val="22"/>
              </w:rPr>
              <w:t>境外销售</w:t>
            </w:r>
          </w:p>
        </w:tc>
        <w:tc>
          <w:tcPr>
            <w:tcW w:w="3862" w:type="dxa"/>
            <w:tcBorders>
              <w:top w:val="single" w:sz="4" w:space="0" w:color="auto"/>
              <w:left w:val="single" w:sz="4" w:space="0" w:color="auto"/>
              <w:bottom w:val="single" w:sz="4" w:space="0" w:color="auto"/>
              <w:right w:val="single" w:sz="4" w:space="0" w:color="auto"/>
            </w:tcBorders>
            <w:shd w:val="clear" w:color="auto" w:fill="auto"/>
            <w:vAlign w:val="center"/>
          </w:tcPr>
          <w:p w14:paraId="7B4D9C95" w14:textId="6E22C7E0" w:rsidR="002F20D7" w:rsidRDefault="002F20D7" w:rsidP="002F20D7">
            <w:pPr>
              <w:spacing w:before="0" w:after="0"/>
              <w:ind w:left="0" w:right="0"/>
              <w:rPr>
                <w:rFonts w:ascii="Arial Narrow" w:eastAsia="仿宋_GB2312" w:hAnsi="Arial Narrow" w:cs="宋体"/>
                <w:color w:val="000000"/>
                <w:sz w:val="22"/>
                <w:szCs w:val="22"/>
              </w:rPr>
            </w:pPr>
            <w:r w:rsidRPr="2DD37415">
              <w:rPr>
                <w:rFonts w:ascii="Arial Narrow" w:eastAsia="仿宋_GB2312" w:hAnsi="Arial Narrow" w:cs="宋体"/>
                <w:color w:val="000000" w:themeColor="text1"/>
                <w:sz w:val="22"/>
                <w:szCs w:val="22"/>
              </w:rPr>
              <w:t xml:space="preserve">PYTES (SINGAPORE) ENERGY PTE. LTD. </w:t>
            </w:r>
          </w:p>
        </w:tc>
        <w:tc>
          <w:tcPr>
            <w:tcW w:w="1913" w:type="dxa"/>
            <w:tcBorders>
              <w:top w:val="single" w:sz="4" w:space="0" w:color="auto"/>
              <w:left w:val="single" w:sz="4" w:space="0" w:color="auto"/>
              <w:bottom w:val="single" w:sz="4" w:space="0" w:color="auto"/>
              <w:right w:val="single" w:sz="4" w:space="0" w:color="auto"/>
            </w:tcBorders>
            <w:shd w:val="clear" w:color="auto" w:fill="auto"/>
            <w:vAlign w:val="center"/>
          </w:tcPr>
          <w:p w14:paraId="6B7D00A1" w14:textId="52AB3202" w:rsidR="002F20D7" w:rsidRDefault="002F20D7" w:rsidP="002F20D7">
            <w:pPr>
              <w:spacing w:before="0" w:after="0"/>
              <w:ind w:left="189" w:right="0"/>
              <w:jc w:val="right"/>
              <w:rPr>
                <w:rFonts w:ascii="Arial Narrow" w:eastAsia="仿宋_GB2312" w:hAnsi="Arial Narrow" w:cs="宋体"/>
                <w:color w:val="000000"/>
                <w:sz w:val="22"/>
                <w:szCs w:val="22"/>
              </w:rPr>
            </w:pPr>
            <w:del w:id="932" w:author="admin" w:date="2024-07-16T11:33:00Z">
              <w:r w:rsidRPr="2DD37415" w:rsidDel="00731B7B">
                <w:rPr>
                  <w:rFonts w:ascii="Arial Narrow" w:eastAsia="仿宋_GB2312" w:hAnsi="Arial Narrow" w:cs="宋体"/>
                  <w:color w:val="000000" w:themeColor="text1"/>
                  <w:sz w:val="22"/>
                  <w:szCs w:val="22"/>
                </w:rPr>
                <w:delText xml:space="preserve"> </w:delText>
              </w:r>
            </w:del>
            <w:r w:rsidRPr="2DD37415">
              <w:rPr>
                <w:rFonts w:ascii="Arial Narrow" w:eastAsia="仿宋_GB2312" w:hAnsi="Arial Narrow" w:cs="宋体"/>
                <w:color w:val="000000" w:themeColor="text1"/>
                <w:sz w:val="22"/>
                <w:szCs w:val="22"/>
              </w:rPr>
              <w:t xml:space="preserve">126,981,413.71  </w:t>
            </w:r>
          </w:p>
        </w:tc>
        <w:tc>
          <w:tcPr>
            <w:tcW w:w="1629" w:type="dxa"/>
            <w:tcBorders>
              <w:top w:val="single" w:sz="4" w:space="0" w:color="auto"/>
              <w:left w:val="single" w:sz="4" w:space="0" w:color="auto"/>
              <w:bottom w:val="single" w:sz="4" w:space="0" w:color="auto"/>
              <w:right w:val="single" w:sz="4" w:space="0" w:color="auto"/>
            </w:tcBorders>
            <w:shd w:val="clear" w:color="auto" w:fill="auto"/>
            <w:vAlign w:val="center"/>
          </w:tcPr>
          <w:p w14:paraId="358E0E1C" w14:textId="592F5AEE" w:rsidR="002F20D7" w:rsidRDefault="002F20D7" w:rsidP="002F20D7">
            <w:pPr>
              <w:spacing w:before="0" w:after="0"/>
              <w:ind w:left="0" w:right="0"/>
              <w:jc w:val="right"/>
              <w:rPr>
                <w:rFonts w:ascii="Arial Narrow" w:eastAsia="仿宋_GB2312" w:hAnsi="Arial Narrow" w:cs="宋体"/>
                <w:color w:val="000000"/>
                <w:sz w:val="22"/>
                <w:szCs w:val="22"/>
              </w:rPr>
            </w:pPr>
            <w:r w:rsidRPr="2DD37415">
              <w:rPr>
                <w:rFonts w:ascii="Arial Narrow" w:eastAsia="仿宋_GB2312" w:hAnsi="Arial Narrow" w:cs="宋体"/>
                <w:color w:val="000000" w:themeColor="text1"/>
                <w:sz w:val="22"/>
                <w:szCs w:val="22"/>
              </w:rPr>
              <w:t>13.39%</w:t>
            </w:r>
          </w:p>
        </w:tc>
      </w:tr>
      <w:tr w:rsidR="002F20D7" w14:paraId="64477894" w14:textId="77777777" w:rsidTr="00891D9B">
        <w:trPr>
          <w:trHeight w:val="240"/>
        </w:trPr>
        <w:tc>
          <w:tcPr>
            <w:tcW w:w="808" w:type="dxa"/>
            <w:vMerge/>
            <w:tcBorders>
              <w:top w:val="single" w:sz="4" w:space="0" w:color="auto"/>
              <w:left w:val="single" w:sz="4" w:space="0" w:color="auto"/>
              <w:bottom w:val="single" w:sz="4" w:space="0" w:color="auto"/>
            </w:tcBorders>
            <w:vAlign w:val="center"/>
          </w:tcPr>
          <w:p w14:paraId="29082D46" w14:textId="77777777" w:rsidR="002F20D7" w:rsidRDefault="002F20D7" w:rsidP="002F20D7">
            <w:pPr>
              <w:spacing w:before="0" w:after="0"/>
              <w:ind w:left="0" w:right="0"/>
              <w:jc w:val="center"/>
              <w:rPr>
                <w:ins w:id="933" w:author="admin" w:date="2024-07-01T21:00:00Z"/>
                <w:rFonts w:ascii="Arial Narrow" w:eastAsia="仿宋_GB2312" w:hAnsi="Arial Narrow" w:cs="宋体"/>
                <w:color w:val="000000"/>
                <w:sz w:val="22"/>
                <w:szCs w:val="22"/>
              </w:rPr>
            </w:pPr>
          </w:p>
        </w:tc>
        <w:tc>
          <w:tcPr>
            <w:tcW w:w="3862" w:type="dxa"/>
            <w:tcBorders>
              <w:top w:val="single" w:sz="4" w:space="0" w:color="auto"/>
              <w:left w:val="single" w:sz="4" w:space="0" w:color="auto"/>
              <w:bottom w:val="single" w:sz="4" w:space="0" w:color="auto"/>
              <w:right w:val="single" w:sz="4" w:space="0" w:color="auto"/>
            </w:tcBorders>
            <w:shd w:val="clear" w:color="auto" w:fill="auto"/>
            <w:vAlign w:val="center"/>
          </w:tcPr>
          <w:p w14:paraId="39BDABB3" w14:textId="6298CEFE" w:rsidR="002F20D7" w:rsidRDefault="002F20D7" w:rsidP="002F20D7">
            <w:pPr>
              <w:spacing w:before="0" w:after="0"/>
              <w:ind w:left="0" w:right="0"/>
              <w:rPr>
                <w:rFonts w:ascii="Arial Narrow" w:eastAsia="仿宋_GB2312" w:hAnsi="Arial Narrow" w:cs="宋体"/>
                <w:color w:val="000000"/>
                <w:sz w:val="22"/>
                <w:szCs w:val="22"/>
              </w:rPr>
            </w:pPr>
            <w:r w:rsidRPr="2DD37415">
              <w:rPr>
                <w:rFonts w:ascii="Arial Narrow" w:eastAsia="仿宋_GB2312" w:hAnsi="Arial Narrow" w:cs="宋体"/>
                <w:color w:val="000000" w:themeColor="text1"/>
                <w:sz w:val="22"/>
                <w:szCs w:val="22"/>
              </w:rPr>
              <w:t>PYTES B.V.</w:t>
            </w:r>
          </w:p>
        </w:tc>
        <w:tc>
          <w:tcPr>
            <w:tcW w:w="1913" w:type="dxa"/>
            <w:tcBorders>
              <w:top w:val="single" w:sz="4" w:space="0" w:color="auto"/>
              <w:left w:val="single" w:sz="4" w:space="0" w:color="auto"/>
              <w:bottom w:val="single" w:sz="4" w:space="0" w:color="auto"/>
              <w:right w:val="single" w:sz="4" w:space="0" w:color="auto"/>
            </w:tcBorders>
            <w:shd w:val="clear" w:color="auto" w:fill="auto"/>
            <w:vAlign w:val="center"/>
          </w:tcPr>
          <w:p w14:paraId="3C70C0A1" w14:textId="1B49DCE3" w:rsidR="002F20D7" w:rsidRDefault="002F20D7" w:rsidP="002F20D7">
            <w:pPr>
              <w:spacing w:before="0" w:after="0"/>
              <w:ind w:left="189" w:right="0"/>
              <w:jc w:val="right"/>
              <w:rPr>
                <w:rFonts w:ascii="Arial Narrow" w:eastAsia="仿宋_GB2312" w:hAnsi="Arial Narrow" w:cs="宋体"/>
                <w:color w:val="000000"/>
                <w:sz w:val="22"/>
                <w:szCs w:val="22"/>
              </w:rPr>
            </w:pPr>
            <w:del w:id="934" w:author="admin" w:date="2024-07-16T11:33:00Z">
              <w:r w:rsidRPr="2DD37415" w:rsidDel="00731B7B">
                <w:rPr>
                  <w:rFonts w:ascii="Arial Narrow" w:eastAsia="仿宋_GB2312" w:hAnsi="Arial Narrow" w:cs="宋体"/>
                  <w:color w:val="000000" w:themeColor="text1"/>
                  <w:sz w:val="22"/>
                  <w:szCs w:val="22"/>
                </w:rPr>
                <w:delText xml:space="preserve"> </w:delText>
              </w:r>
            </w:del>
            <w:r w:rsidRPr="2DD37415">
              <w:rPr>
                <w:rFonts w:ascii="Arial Narrow" w:eastAsia="仿宋_GB2312" w:hAnsi="Arial Narrow" w:cs="宋体"/>
                <w:color w:val="000000" w:themeColor="text1"/>
                <w:sz w:val="22"/>
                <w:szCs w:val="22"/>
              </w:rPr>
              <w:t xml:space="preserve">26,143,528.85 </w:t>
            </w:r>
          </w:p>
        </w:tc>
        <w:tc>
          <w:tcPr>
            <w:tcW w:w="1629" w:type="dxa"/>
            <w:tcBorders>
              <w:top w:val="single" w:sz="4" w:space="0" w:color="auto"/>
              <w:left w:val="single" w:sz="4" w:space="0" w:color="auto"/>
              <w:bottom w:val="single" w:sz="4" w:space="0" w:color="auto"/>
              <w:right w:val="single" w:sz="4" w:space="0" w:color="auto"/>
            </w:tcBorders>
            <w:shd w:val="clear" w:color="auto" w:fill="auto"/>
            <w:vAlign w:val="center"/>
          </w:tcPr>
          <w:p w14:paraId="4C9AA8B8" w14:textId="1327A015" w:rsidR="002F20D7" w:rsidRDefault="002F20D7" w:rsidP="002F20D7">
            <w:pPr>
              <w:spacing w:before="0" w:after="0"/>
              <w:ind w:left="0" w:right="0"/>
              <w:jc w:val="right"/>
              <w:rPr>
                <w:rFonts w:ascii="Arial Narrow" w:eastAsia="仿宋_GB2312" w:hAnsi="Arial Narrow" w:cs="宋体"/>
                <w:color w:val="000000"/>
                <w:sz w:val="22"/>
                <w:szCs w:val="22"/>
              </w:rPr>
            </w:pPr>
            <w:r w:rsidRPr="2DD37415">
              <w:rPr>
                <w:rFonts w:ascii="Arial Narrow" w:eastAsia="仿宋_GB2312" w:hAnsi="Arial Narrow" w:cs="宋体"/>
                <w:color w:val="000000" w:themeColor="text1"/>
                <w:sz w:val="22"/>
                <w:szCs w:val="22"/>
              </w:rPr>
              <w:t>2.76%</w:t>
            </w:r>
          </w:p>
        </w:tc>
      </w:tr>
      <w:tr w:rsidR="002F20D7" w14:paraId="300CFC16" w14:textId="77777777" w:rsidTr="00891D9B">
        <w:trPr>
          <w:trHeight w:val="240"/>
        </w:trPr>
        <w:tc>
          <w:tcPr>
            <w:tcW w:w="808" w:type="dxa"/>
            <w:vMerge/>
            <w:tcBorders>
              <w:top w:val="single" w:sz="4" w:space="0" w:color="auto"/>
              <w:left w:val="single" w:sz="4" w:space="0" w:color="auto"/>
              <w:bottom w:val="single" w:sz="4" w:space="0" w:color="auto"/>
            </w:tcBorders>
            <w:vAlign w:val="center"/>
          </w:tcPr>
          <w:p w14:paraId="0740C629" w14:textId="77777777" w:rsidR="002F20D7" w:rsidRDefault="002F20D7" w:rsidP="002F20D7">
            <w:pPr>
              <w:spacing w:before="0" w:after="0"/>
              <w:ind w:left="0" w:right="0"/>
              <w:jc w:val="center"/>
              <w:rPr>
                <w:ins w:id="935" w:author="admin" w:date="2024-07-01T21:00:00Z"/>
                <w:rFonts w:ascii="Arial Narrow" w:eastAsia="仿宋_GB2312" w:hAnsi="Arial Narrow" w:cs="宋体"/>
                <w:color w:val="000000"/>
                <w:sz w:val="22"/>
                <w:szCs w:val="22"/>
              </w:rPr>
            </w:pPr>
          </w:p>
        </w:tc>
        <w:tc>
          <w:tcPr>
            <w:tcW w:w="3862" w:type="dxa"/>
            <w:tcBorders>
              <w:top w:val="single" w:sz="4" w:space="0" w:color="auto"/>
              <w:left w:val="single" w:sz="4" w:space="0" w:color="auto"/>
              <w:bottom w:val="single" w:sz="4" w:space="0" w:color="auto"/>
              <w:right w:val="single" w:sz="4" w:space="0" w:color="auto"/>
            </w:tcBorders>
            <w:shd w:val="clear" w:color="auto" w:fill="auto"/>
            <w:vAlign w:val="center"/>
          </w:tcPr>
          <w:p w14:paraId="5AFED55B" w14:textId="7BABB88B" w:rsidR="002F20D7" w:rsidRDefault="002F20D7" w:rsidP="002F20D7">
            <w:pPr>
              <w:spacing w:before="0" w:after="0"/>
              <w:ind w:left="0" w:right="0"/>
              <w:rPr>
                <w:rFonts w:ascii="Arial Narrow" w:eastAsia="仿宋_GB2312" w:hAnsi="Arial Narrow" w:cs="宋体"/>
                <w:color w:val="000000"/>
                <w:sz w:val="22"/>
                <w:szCs w:val="22"/>
              </w:rPr>
            </w:pPr>
            <w:r w:rsidRPr="2DD37415">
              <w:rPr>
                <w:rFonts w:ascii="Arial Narrow" w:eastAsia="仿宋_GB2312" w:hAnsi="Arial Narrow" w:cs="宋体"/>
                <w:color w:val="000000" w:themeColor="text1"/>
                <w:sz w:val="22"/>
                <w:szCs w:val="22"/>
              </w:rPr>
              <w:t>PYTES (USA) Energy</w:t>
            </w:r>
            <w:r w:rsidRPr="2DD37415">
              <w:rPr>
                <w:rFonts w:ascii="仿宋_GB2312" w:eastAsia="仿宋_GB2312" w:hAnsi="Arial Narrow" w:cs="宋体"/>
                <w:color w:val="000000" w:themeColor="text1"/>
                <w:sz w:val="22"/>
                <w:szCs w:val="22"/>
              </w:rPr>
              <w:t>，</w:t>
            </w:r>
            <w:r w:rsidRPr="2DD37415">
              <w:rPr>
                <w:rFonts w:ascii="Arial Narrow" w:eastAsia="仿宋_GB2312" w:hAnsi="Arial Narrow" w:cs="宋体"/>
                <w:color w:val="000000" w:themeColor="text1"/>
                <w:sz w:val="22"/>
                <w:szCs w:val="22"/>
              </w:rPr>
              <w:t xml:space="preserve">Inc </w:t>
            </w:r>
          </w:p>
        </w:tc>
        <w:tc>
          <w:tcPr>
            <w:tcW w:w="1913" w:type="dxa"/>
            <w:tcBorders>
              <w:top w:val="single" w:sz="4" w:space="0" w:color="auto"/>
              <w:left w:val="single" w:sz="4" w:space="0" w:color="auto"/>
              <w:bottom w:val="single" w:sz="4" w:space="0" w:color="auto"/>
              <w:right w:val="single" w:sz="4" w:space="0" w:color="auto"/>
            </w:tcBorders>
            <w:shd w:val="clear" w:color="auto" w:fill="auto"/>
            <w:vAlign w:val="center"/>
          </w:tcPr>
          <w:p w14:paraId="7D4BE251" w14:textId="05D3A2A9" w:rsidR="002F20D7" w:rsidRDefault="002F20D7" w:rsidP="002F20D7">
            <w:pPr>
              <w:spacing w:before="0" w:after="0"/>
              <w:ind w:left="189" w:right="0"/>
              <w:jc w:val="right"/>
              <w:rPr>
                <w:rFonts w:ascii="Arial Narrow" w:eastAsia="仿宋_GB2312" w:hAnsi="Arial Narrow" w:cs="宋体"/>
                <w:color w:val="000000"/>
                <w:sz w:val="22"/>
                <w:szCs w:val="22"/>
              </w:rPr>
            </w:pPr>
            <w:r w:rsidRPr="2DD37415">
              <w:rPr>
                <w:rFonts w:ascii="Arial Narrow" w:eastAsia="仿宋_GB2312" w:hAnsi="Arial Narrow" w:cs="宋体"/>
                <w:color w:val="000000" w:themeColor="text1"/>
                <w:sz w:val="22"/>
                <w:szCs w:val="22"/>
              </w:rPr>
              <w:t xml:space="preserve">21,029,103.75 </w:t>
            </w:r>
          </w:p>
        </w:tc>
        <w:tc>
          <w:tcPr>
            <w:tcW w:w="1629" w:type="dxa"/>
            <w:tcBorders>
              <w:top w:val="single" w:sz="4" w:space="0" w:color="auto"/>
              <w:left w:val="single" w:sz="4" w:space="0" w:color="auto"/>
              <w:bottom w:val="single" w:sz="4" w:space="0" w:color="auto"/>
              <w:right w:val="single" w:sz="4" w:space="0" w:color="auto"/>
            </w:tcBorders>
            <w:shd w:val="clear" w:color="auto" w:fill="auto"/>
            <w:vAlign w:val="center"/>
          </w:tcPr>
          <w:p w14:paraId="63362A98" w14:textId="1E7B2CE7" w:rsidR="002F20D7" w:rsidRDefault="002F20D7" w:rsidP="002F20D7">
            <w:pPr>
              <w:spacing w:before="0" w:after="0"/>
              <w:ind w:left="0" w:right="0"/>
              <w:jc w:val="right"/>
              <w:rPr>
                <w:rFonts w:ascii="Arial Narrow" w:eastAsia="仿宋_GB2312" w:hAnsi="Arial Narrow" w:cs="宋体"/>
                <w:color w:val="000000"/>
                <w:sz w:val="22"/>
                <w:szCs w:val="22"/>
              </w:rPr>
            </w:pPr>
            <w:r w:rsidRPr="2DD37415">
              <w:rPr>
                <w:rFonts w:ascii="Arial Narrow" w:eastAsia="仿宋_GB2312" w:hAnsi="Arial Narrow" w:cs="宋体"/>
                <w:color w:val="000000" w:themeColor="text1"/>
                <w:sz w:val="22"/>
                <w:szCs w:val="22"/>
              </w:rPr>
              <w:t>2.22%</w:t>
            </w:r>
          </w:p>
        </w:tc>
      </w:tr>
      <w:tr w:rsidR="002F20D7" w14:paraId="684F99F3" w14:textId="77777777" w:rsidTr="00891D9B">
        <w:trPr>
          <w:trHeight w:val="240"/>
        </w:trPr>
        <w:tc>
          <w:tcPr>
            <w:tcW w:w="808" w:type="dxa"/>
            <w:vMerge/>
            <w:tcBorders>
              <w:top w:val="single" w:sz="4" w:space="0" w:color="auto"/>
              <w:left w:val="single" w:sz="4" w:space="0" w:color="auto"/>
              <w:bottom w:val="single" w:sz="4" w:space="0" w:color="auto"/>
            </w:tcBorders>
            <w:vAlign w:val="center"/>
          </w:tcPr>
          <w:p w14:paraId="56ECE2AF" w14:textId="77777777" w:rsidR="002F20D7" w:rsidRDefault="002F20D7" w:rsidP="002F20D7">
            <w:pPr>
              <w:spacing w:before="0" w:after="0"/>
              <w:ind w:left="0" w:right="0"/>
              <w:jc w:val="center"/>
              <w:rPr>
                <w:ins w:id="936" w:author="admin" w:date="2024-07-01T21:00:00Z"/>
                <w:rFonts w:ascii="Arial Narrow" w:eastAsia="仿宋_GB2312" w:hAnsi="Arial Narrow" w:cs="宋体"/>
                <w:color w:val="000000"/>
                <w:sz w:val="22"/>
                <w:szCs w:val="22"/>
              </w:rPr>
            </w:pPr>
          </w:p>
        </w:tc>
        <w:tc>
          <w:tcPr>
            <w:tcW w:w="3862" w:type="dxa"/>
            <w:tcBorders>
              <w:top w:val="single" w:sz="4" w:space="0" w:color="auto"/>
              <w:left w:val="single" w:sz="4" w:space="0" w:color="auto"/>
              <w:bottom w:val="single" w:sz="4" w:space="0" w:color="auto"/>
              <w:right w:val="single" w:sz="4" w:space="0" w:color="auto"/>
            </w:tcBorders>
            <w:shd w:val="clear" w:color="auto" w:fill="auto"/>
            <w:vAlign w:val="center"/>
          </w:tcPr>
          <w:p w14:paraId="58C1283E" w14:textId="2313F21B" w:rsidR="002F20D7" w:rsidRDefault="002F20D7" w:rsidP="002F20D7">
            <w:pPr>
              <w:spacing w:before="0" w:after="0"/>
              <w:ind w:left="0" w:right="0"/>
              <w:rPr>
                <w:rFonts w:ascii="Arial Narrow" w:eastAsia="仿宋_GB2312" w:hAnsi="Arial Narrow" w:cs="宋体"/>
                <w:color w:val="000000"/>
                <w:sz w:val="22"/>
                <w:szCs w:val="22"/>
              </w:rPr>
            </w:pPr>
            <w:r w:rsidRPr="2DD37415">
              <w:rPr>
                <w:rFonts w:ascii="Arial Narrow" w:eastAsia="仿宋_GB2312" w:hAnsi="Arial Narrow" w:cs="宋体"/>
                <w:color w:val="000000" w:themeColor="text1"/>
                <w:sz w:val="22"/>
                <w:szCs w:val="22"/>
              </w:rPr>
              <w:t>PYTES (VIET NAM) ENERGY CO.</w:t>
            </w:r>
            <w:r w:rsidRPr="2DD37415">
              <w:rPr>
                <w:rFonts w:ascii="仿宋_GB2312" w:eastAsia="仿宋_GB2312" w:hAnsi="Arial Narrow" w:cs="宋体"/>
                <w:color w:val="000000" w:themeColor="text1"/>
                <w:sz w:val="22"/>
                <w:szCs w:val="22"/>
              </w:rPr>
              <w:t>，</w:t>
            </w:r>
            <w:r w:rsidRPr="2DD37415">
              <w:rPr>
                <w:rFonts w:ascii="Arial Narrow" w:eastAsia="仿宋_GB2312" w:hAnsi="Arial Narrow" w:cs="宋体"/>
                <w:color w:val="000000" w:themeColor="text1"/>
                <w:sz w:val="22"/>
                <w:szCs w:val="22"/>
              </w:rPr>
              <w:t xml:space="preserve">LTD </w:t>
            </w:r>
          </w:p>
        </w:tc>
        <w:tc>
          <w:tcPr>
            <w:tcW w:w="1913" w:type="dxa"/>
            <w:tcBorders>
              <w:top w:val="single" w:sz="4" w:space="0" w:color="auto"/>
              <w:left w:val="single" w:sz="4" w:space="0" w:color="auto"/>
              <w:bottom w:val="single" w:sz="4" w:space="0" w:color="auto"/>
              <w:right w:val="single" w:sz="4" w:space="0" w:color="auto"/>
            </w:tcBorders>
            <w:shd w:val="clear" w:color="auto" w:fill="auto"/>
            <w:vAlign w:val="center"/>
          </w:tcPr>
          <w:p w14:paraId="0531C192" w14:textId="4F3BBEF0" w:rsidR="002F20D7" w:rsidRDefault="002F20D7" w:rsidP="002F20D7">
            <w:pPr>
              <w:spacing w:before="0" w:after="0"/>
              <w:ind w:left="189" w:right="0"/>
              <w:jc w:val="right"/>
              <w:rPr>
                <w:rFonts w:ascii="Arial Narrow" w:eastAsia="仿宋_GB2312" w:hAnsi="Arial Narrow" w:cs="宋体"/>
                <w:color w:val="000000"/>
                <w:sz w:val="22"/>
                <w:szCs w:val="22"/>
              </w:rPr>
            </w:pPr>
            <w:del w:id="937" w:author="admin" w:date="2024-07-16T11:33:00Z">
              <w:r w:rsidRPr="2DD37415" w:rsidDel="00731B7B">
                <w:rPr>
                  <w:rFonts w:ascii="Arial Narrow" w:eastAsia="仿宋_GB2312" w:hAnsi="Arial Narrow" w:cs="宋体"/>
                  <w:color w:val="000000" w:themeColor="text1"/>
                  <w:sz w:val="22"/>
                  <w:szCs w:val="22"/>
                </w:rPr>
                <w:delText xml:space="preserve"> </w:delText>
              </w:r>
            </w:del>
            <w:r w:rsidRPr="2DD37415">
              <w:rPr>
                <w:rFonts w:ascii="Arial Narrow" w:eastAsia="仿宋_GB2312" w:hAnsi="Arial Narrow" w:cs="宋体"/>
                <w:color w:val="000000" w:themeColor="text1"/>
                <w:sz w:val="22"/>
                <w:szCs w:val="22"/>
              </w:rPr>
              <w:t xml:space="preserve">1,167,267.00 </w:t>
            </w:r>
          </w:p>
        </w:tc>
        <w:tc>
          <w:tcPr>
            <w:tcW w:w="1629" w:type="dxa"/>
            <w:tcBorders>
              <w:top w:val="single" w:sz="4" w:space="0" w:color="auto"/>
              <w:left w:val="single" w:sz="4" w:space="0" w:color="auto"/>
              <w:bottom w:val="single" w:sz="4" w:space="0" w:color="auto"/>
              <w:right w:val="single" w:sz="4" w:space="0" w:color="auto"/>
            </w:tcBorders>
            <w:shd w:val="clear" w:color="auto" w:fill="auto"/>
            <w:vAlign w:val="center"/>
          </w:tcPr>
          <w:p w14:paraId="60DBB8DB" w14:textId="743F0F02" w:rsidR="002F20D7" w:rsidRDefault="002F20D7" w:rsidP="002F20D7">
            <w:pPr>
              <w:spacing w:before="0" w:after="0"/>
              <w:ind w:left="0" w:right="0"/>
              <w:jc w:val="right"/>
              <w:rPr>
                <w:rFonts w:ascii="Arial Narrow" w:eastAsia="仿宋_GB2312" w:hAnsi="Arial Narrow" w:cs="宋体"/>
                <w:color w:val="000000"/>
                <w:sz w:val="22"/>
                <w:szCs w:val="22"/>
              </w:rPr>
            </w:pPr>
            <w:r w:rsidRPr="2DD37415">
              <w:rPr>
                <w:rFonts w:ascii="Arial Narrow" w:eastAsia="仿宋_GB2312" w:hAnsi="Arial Narrow" w:cs="宋体"/>
                <w:color w:val="000000" w:themeColor="text1"/>
                <w:sz w:val="22"/>
                <w:szCs w:val="22"/>
              </w:rPr>
              <w:t>0.12%</w:t>
            </w:r>
          </w:p>
        </w:tc>
      </w:tr>
      <w:tr w:rsidR="00AA4CA3" w14:paraId="75852621" w14:textId="77777777" w:rsidTr="00891D9B">
        <w:trPr>
          <w:trHeight w:val="240"/>
        </w:trPr>
        <w:tc>
          <w:tcPr>
            <w:tcW w:w="808" w:type="dxa"/>
            <w:vMerge/>
            <w:tcBorders>
              <w:top w:val="single" w:sz="4" w:space="0" w:color="auto"/>
              <w:left w:val="single" w:sz="4" w:space="0" w:color="auto"/>
              <w:bottom w:val="single" w:sz="4" w:space="0" w:color="auto"/>
            </w:tcBorders>
            <w:vAlign w:val="center"/>
          </w:tcPr>
          <w:p w14:paraId="556A2FD5" w14:textId="77777777" w:rsidR="00AA4CA3" w:rsidRDefault="00AA4CA3">
            <w:pPr>
              <w:spacing w:before="0" w:after="0"/>
              <w:ind w:left="0" w:right="0"/>
              <w:jc w:val="center"/>
              <w:rPr>
                <w:rFonts w:ascii="Arial Narrow" w:eastAsia="仿宋_GB2312" w:hAnsi="Arial Narrow" w:cs="宋体"/>
                <w:color w:val="000000"/>
                <w:sz w:val="22"/>
                <w:szCs w:val="22"/>
              </w:rPr>
            </w:pPr>
          </w:p>
        </w:tc>
        <w:tc>
          <w:tcPr>
            <w:tcW w:w="3862" w:type="dxa"/>
            <w:tcBorders>
              <w:top w:val="single" w:sz="4" w:space="0" w:color="auto"/>
              <w:left w:val="single" w:sz="4" w:space="0" w:color="auto"/>
              <w:bottom w:val="single" w:sz="4" w:space="0" w:color="auto"/>
              <w:right w:val="single" w:sz="4" w:space="0" w:color="auto"/>
            </w:tcBorders>
            <w:shd w:val="clear" w:color="auto" w:fill="auto"/>
            <w:vAlign w:val="center"/>
          </w:tcPr>
          <w:p w14:paraId="65B9DEA9" w14:textId="77777777" w:rsidR="00AA4CA3" w:rsidRDefault="00F2093E">
            <w:pPr>
              <w:spacing w:before="0" w:after="0"/>
              <w:ind w:left="0" w:right="0"/>
              <w:rPr>
                <w:rFonts w:ascii="Arial Narrow" w:eastAsia="仿宋_GB2312" w:hAnsi="Arial Narrow" w:cs="宋体"/>
                <w:bCs/>
                <w:color w:val="000000"/>
                <w:sz w:val="22"/>
                <w:szCs w:val="22"/>
              </w:rPr>
            </w:pPr>
            <w:r>
              <w:rPr>
                <w:rFonts w:ascii="Arial Narrow" w:eastAsia="仿宋_GB2312" w:hAnsi="Arial Narrow" w:cs="宋体" w:hint="eastAsia"/>
                <w:bCs/>
                <w:color w:val="000000"/>
                <w:sz w:val="22"/>
                <w:szCs w:val="22"/>
              </w:rPr>
              <w:t>境外销售合计</w:t>
            </w:r>
          </w:p>
        </w:tc>
        <w:tc>
          <w:tcPr>
            <w:tcW w:w="1913" w:type="dxa"/>
            <w:tcBorders>
              <w:top w:val="single" w:sz="4" w:space="0" w:color="auto"/>
              <w:left w:val="single" w:sz="4" w:space="0" w:color="auto"/>
              <w:bottom w:val="single" w:sz="4" w:space="0" w:color="auto"/>
              <w:right w:val="single" w:sz="4" w:space="0" w:color="auto"/>
            </w:tcBorders>
            <w:shd w:val="clear" w:color="auto" w:fill="auto"/>
            <w:vAlign w:val="center"/>
          </w:tcPr>
          <w:p w14:paraId="269FE2E5" w14:textId="4A175ECF" w:rsidR="00AA4CA3" w:rsidRDefault="002F20D7" w:rsidP="2DD37415">
            <w:pPr>
              <w:spacing w:before="0" w:after="0"/>
              <w:ind w:left="189" w:right="0"/>
              <w:jc w:val="right"/>
              <w:rPr>
                <w:rFonts w:ascii="Arial Narrow" w:eastAsia="仿宋_GB2312" w:hAnsi="Arial Narrow" w:cs="宋体"/>
                <w:color w:val="000000"/>
                <w:sz w:val="22"/>
                <w:szCs w:val="22"/>
              </w:rPr>
            </w:pPr>
            <w:r w:rsidRPr="2DD37415">
              <w:rPr>
                <w:rFonts w:ascii="Arial Narrow" w:eastAsia="仿宋_GB2312" w:hAnsi="Arial Narrow" w:cs="宋体"/>
                <w:color w:val="000000" w:themeColor="text1"/>
                <w:sz w:val="22"/>
                <w:szCs w:val="22"/>
              </w:rPr>
              <w:t>175,321,313.31</w:t>
            </w:r>
          </w:p>
        </w:tc>
        <w:tc>
          <w:tcPr>
            <w:tcW w:w="1629" w:type="dxa"/>
            <w:tcBorders>
              <w:top w:val="single" w:sz="4" w:space="0" w:color="auto"/>
              <w:left w:val="single" w:sz="4" w:space="0" w:color="auto"/>
              <w:bottom w:val="single" w:sz="4" w:space="0" w:color="auto"/>
              <w:right w:val="single" w:sz="4" w:space="0" w:color="auto"/>
            </w:tcBorders>
            <w:shd w:val="clear" w:color="auto" w:fill="auto"/>
            <w:vAlign w:val="center"/>
          </w:tcPr>
          <w:p w14:paraId="5ED03B70" w14:textId="033E86E9" w:rsidR="00AA4CA3" w:rsidRDefault="002F20D7" w:rsidP="2DD37415">
            <w:pPr>
              <w:spacing w:before="0" w:after="0"/>
              <w:ind w:left="0" w:right="0"/>
              <w:jc w:val="right"/>
              <w:rPr>
                <w:rFonts w:ascii="Arial Narrow" w:eastAsia="仿宋_GB2312" w:hAnsi="Arial Narrow" w:cs="宋体"/>
                <w:color w:val="000000"/>
                <w:sz w:val="22"/>
                <w:szCs w:val="22"/>
              </w:rPr>
            </w:pPr>
            <w:r w:rsidRPr="2DD37415">
              <w:rPr>
                <w:rFonts w:ascii="Arial Narrow" w:eastAsia="仿宋_GB2312" w:hAnsi="Arial Narrow" w:cs="宋体"/>
                <w:color w:val="000000" w:themeColor="text1"/>
                <w:sz w:val="22"/>
                <w:szCs w:val="22"/>
              </w:rPr>
              <w:t>18.49%</w:t>
            </w:r>
          </w:p>
        </w:tc>
      </w:tr>
      <w:tr w:rsidR="002F20D7" w14:paraId="5C548275" w14:textId="77777777" w:rsidTr="00891D9B">
        <w:trPr>
          <w:trHeight w:val="240"/>
        </w:trPr>
        <w:tc>
          <w:tcPr>
            <w:tcW w:w="808"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1014B627" w14:textId="77777777" w:rsidR="002F20D7" w:rsidRDefault="002F20D7" w:rsidP="002F20D7">
            <w:pPr>
              <w:spacing w:before="0" w:after="0"/>
              <w:ind w:left="0" w:right="0"/>
              <w:jc w:val="center"/>
              <w:rPr>
                <w:rFonts w:ascii="Arial Narrow" w:eastAsia="仿宋_GB2312" w:hAnsi="Arial Narrow" w:cs="宋体"/>
                <w:color w:val="000000"/>
                <w:sz w:val="22"/>
                <w:szCs w:val="22"/>
              </w:rPr>
            </w:pPr>
            <w:r>
              <w:rPr>
                <w:rFonts w:ascii="Arial Narrow" w:eastAsia="仿宋_GB2312" w:hAnsi="Arial Narrow" w:cs="宋体"/>
                <w:color w:val="000000"/>
                <w:sz w:val="22"/>
                <w:szCs w:val="22"/>
              </w:rPr>
              <w:t>境内</w:t>
            </w:r>
            <w:r>
              <w:rPr>
                <w:rFonts w:ascii="Arial Narrow" w:eastAsia="仿宋_GB2312" w:hAnsi="Arial Narrow" w:cs="宋体" w:hint="eastAsia"/>
                <w:color w:val="000000"/>
                <w:sz w:val="22"/>
                <w:szCs w:val="22"/>
              </w:rPr>
              <w:t>销售</w:t>
            </w:r>
          </w:p>
        </w:tc>
        <w:tc>
          <w:tcPr>
            <w:tcW w:w="3862" w:type="dxa"/>
            <w:tcBorders>
              <w:top w:val="single" w:sz="4" w:space="0" w:color="auto"/>
              <w:left w:val="single" w:sz="4" w:space="0" w:color="auto"/>
              <w:bottom w:val="single" w:sz="4" w:space="0" w:color="auto"/>
              <w:right w:val="single" w:sz="4" w:space="0" w:color="auto"/>
            </w:tcBorders>
            <w:shd w:val="clear" w:color="auto" w:fill="auto"/>
            <w:vAlign w:val="center"/>
          </w:tcPr>
          <w:p w14:paraId="059CBAE2" w14:textId="3F9372BC" w:rsidR="002F20D7" w:rsidRDefault="002F20D7" w:rsidP="2DD37415">
            <w:pPr>
              <w:spacing w:before="0" w:after="0"/>
              <w:ind w:left="0" w:right="0"/>
              <w:rPr>
                <w:rFonts w:ascii="Arial Narrow" w:eastAsia="仿宋_GB2312" w:hAnsi="Arial Narrow" w:cs="宋体"/>
                <w:color w:val="000000"/>
                <w:sz w:val="22"/>
                <w:szCs w:val="22"/>
              </w:rPr>
            </w:pPr>
            <w:r w:rsidRPr="2DD37415">
              <w:rPr>
                <w:rFonts w:ascii="仿宋_GB2312" w:eastAsia="仿宋_GB2312" w:hAnsi="Arial Narrow" w:cs="宋体"/>
                <w:color w:val="000000" w:themeColor="text1"/>
                <w:sz w:val="22"/>
                <w:szCs w:val="22"/>
              </w:rPr>
              <w:t>山东派智电子有限公司</w:t>
            </w:r>
          </w:p>
        </w:tc>
        <w:tc>
          <w:tcPr>
            <w:tcW w:w="1913" w:type="dxa"/>
            <w:tcBorders>
              <w:top w:val="single" w:sz="4" w:space="0" w:color="auto"/>
              <w:left w:val="single" w:sz="4" w:space="0" w:color="auto"/>
              <w:bottom w:val="single" w:sz="4" w:space="0" w:color="auto"/>
              <w:right w:val="single" w:sz="4" w:space="0" w:color="auto"/>
            </w:tcBorders>
            <w:shd w:val="clear" w:color="auto" w:fill="auto"/>
            <w:vAlign w:val="center"/>
          </w:tcPr>
          <w:p w14:paraId="68BA12DE" w14:textId="645E1AA2" w:rsidR="002F20D7" w:rsidRDefault="002F20D7" w:rsidP="2DD37415">
            <w:pPr>
              <w:spacing w:before="0" w:after="0"/>
              <w:ind w:left="189" w:right="0"/>
              <w:jc w:val="right"/>
              <w:rPr>
                <w:rFonts w:ascii="Arial Narrow" w:eastAsia="仿宋_GB2312" w:hAnsi="Arial Narrow" w:cs="宋体"/>
                <w:color w:val="000000"/>
                <w:sz w:val="22"/>
                <w:szCs w:val="22"/>
              </w:rPr>
            </w:pPr>
            <w:r w:rsidRPr="2DD37415">
              <w:rPr>
                <w:rFonts w:ascii="Arial Narrow" w:eastAsia="仿宋_GB2312" w:hAnsi="Arial Narrow" w:cs="宋体"/>
                <w:color w:val="000000" w:themeColor="text1"/>
                <w:sz w:val="22"/>
                <w:szCs w:val="22"/>
              </w:rPr>
              <w:t xml:space="preserve">147,339,311.34  </w:t>
            </w:r>
          </w:p>
        </w:tc>
        <w:tc>
          <w:tcPr>
            <w:tcW w:w="1629" w:type="dxa"/>
            <w:tcBorders>
              <w:top w:val="single" w:sz="4" w:space="0" w:color="auto"/>
              <w:left w:val="single" w:sz="4" w:space="0" w:color="auto"/>
              <w:bottom w:val="single" w:sz="4" w:space="0" w:color="auto"/>
              <w:right w:val="single" w:sz="4" w:space="0" w:color="auto"/>
            </w:tcBorders>
            <w:shd w:val="clear" w:color="auto" w:fill="auto"/>
            <w:vAlign w:val="center"/>
          </w:tcPr>
          <w:p w14:paraId="4572B347" w14:textId="66914B0C" w:rsidR="002F20D7" w:rsidRDefault="002F20D7" w:rsidP="2DD37415">
            <w:pPr>
              <w:spacing w:before="0" w:after="0"/>
              <w:ind w:left="0" w:right="0"/>
              <w:jc w:val="right"/>
              <w:rPr>
                <w:rFonts w:ascii="Arial Narrow" w:eastAsia="仿宋_GB2312" w:hAnsi="Arial Narrow" w:cs="宋体"/>
                <w:color w:val="000000"/>
                <w:sz w:val="22"/>
                <w:szCs w:val="22"/>
              </w:rPr>
            </w:pPr>
            <w:r w:rsidRPr="2DD37415">
              <w:rPr>
                <w:rFonts w:ascii="Arial Narrow" w:eastAsia="仿宋_GB2312" w:hAnsi="Arial Narrow" w:cs="宋体"/>
                <w:color w:val="000000" w:themeColor="text1"/>
                <w:sz w:val="22"/>
                <w:szCs w:val="22"/>
              </w:rPr>
              <w:t>15.54%</w:t>
            </w:r>
          </w:p>
        </w:tc>
      </w:tr>
      <w:tr w:rsidR="002F20D7" w14:paraId="7D8822B1" w14:textId="77777777" w:rsidTr="00891D9B">
        <w:trPr>
          <w:trHeight w:val="330"/>
        </w:trPr>
        <w:tc>
          <w:tcPr>
            <w:tcW w:w="808" w:type="dxa"/>
            <w:vMerge/>
            <w:tcBorders>
              <w:top w:val="single" w:sz="4" w:space="0" w:color="auto"/>
              <w:left w:val="single" w:sz="4" w:space="0" w:color="auto"/>
              <w:bottom w:val="single" w:sz="4" w:space="0" w:color="auto"/>
            </w:tcBorders>
            <w:vAlign w:val="center"/>
          </w:tcPr>
          <w:p w14:paraId="311DB046" w14:textId="77777777" w:rsidR="002F20D7" w:rsidRDefault="002F20D7" w:rsidP="002F20D7">
            <w:pPr>
              <w:spacing w:before="0" w:after="0"/>
              <w:ind w:left="0" w:right="0"/>
              <w:jc w:val="left"/>
              <w:rPr>
                <w:rFonts w:ascii="Arial Narrow" w:eastAsia="仿宋_GB2312" w:hAnsi="Arial Narrow" w:cs="宋体"/>
                <w:color w:val="000000"/>
                <w:sz w:val="22"/>
                <w:szCs w:val="22"/>
              </w:rPr>
            </w:pPr>
          </w:p>
        </w:tc>
        <w:tc>
          <w:tcPr>
            <w:tcW w:w="3862" w:type="dxa"/>
            <w:tcBorders>
              <w:top w:val="single" w:sz="4" w:space="0" w:color="auto"/>
              <w:left w:val="single" w:sz="4" w:space="0" w:color="auto"/>
              <w:bottom w:val="single" w:sz="4" w:space="0" w:color="auto"/>
              <w:right w:val="single" w:sz="4" w:space="0" w:color="auto"/>
            </w:tcBorders>
            <w:shd w:val="clear" w:color="auto" w:fill="auto"/>
            <w:vAlign w:val="center"/>
          </w:tcPr>
          <w:p w14:paraId="5B004B3D" w14:textId="3642357F" w:rsidR="002F20D7" w:rsidRDefault="002F20D7" w:rsidP="2DD37415">
            <w:pPr>
              <w:spacing w:before="0" w:after="0"/>
              <w:ind w:left="0" w:right="0"/>
              <w:rPr>
                <w:rFonts w:ascii="Arial Narrow" w:eastAsia="仿宋_GB2312" w:hAnsi="Arial Narrow" w:cs="宋体"/>
                <w:color w:val="000000"/>
                <w:sz w:val="22"/>
                <w:szCs w:val="22"/>
              </w:rPr>
            </w:pPr>
            <w:r w:rsidRPr="2DD37415">
              <w:rPr>
                <w:rFonts w:ascii="仿宋_GB2312" w:eastAsia="仿宋_GB2312" w:hAnsi="Arial Narrow" w:cs="宋体"/>
                <w:color w:val="000000" w:themeColor="text1"/>
                <w:sz w:val="22"/>
                <w:szCs w:val="22"/>
              </w:rPr>
              <w:t>山东派智新能源科技有限公司</w:t>
            </w:r>
          </w:p>
        </w:tc>
        <w:tc>
          <w:tcPr>
            <w:tcW w:w="191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5534CE3" w14:textId="377E1328" w:rsidR="002F20D7" w:rsidRDefault="002F20D7" w:rsidP="2DD37415">
            <w:pPr>
              <w:spacing w:before="0" w:after="0"/>
              <w:ind w:left="189" w:right="0"/>
              <w:jc w:val="right"/>
              <w:rPr>
                <w:rFonts w:ascii="Arial Narrow" w:eastAsia="仿宋_GB2312" w:hAnsi="Arial Narrow" w:cs="宋体"/>
                <w:color w:val="000000"/>
                <w:sz w:val="22"/>
                <w:szCs w:val="22"/>
              </w:rPr>
            </w:pPr>
            <w:r w:rsidRPr="2DD37415">
              <w:rPr>
                <w:rFonts w:ascii="Arial Narrow" w:eastAsia="仿宋_GB2312" w:hAnsi="Arial Narrow" w:cs="宋体"/>
                <w:color w:val="000000" w:themeColor="text1"/>
                <w:sz w:val="22"/>
                <w:szCs w:val="22"/>
              </w:rPr>
              <w:t xml:space="preserve">10,924,944.09  </w:t>
            </w:r>
          </w:p>
        </w:tc>
        <w:tc>
          <w:tcPr>
            <w:tcW w:w="1629" w:type="dxa"/>
            <w:tcBorders>
              <w:top w:val="single" w:sz="4" w:space="0" w:color="auto"/>
              <w:left w:val="single" w:sz="4" w:space="0" w:color="auto"/>
              <w:bottom w:val="single" w:sz="4" w:space="0" w:color="auto"/>
              <w:right w:val="single" w:sz="4" w:space="0" w:color="auto"/>
            </w:tcBorders>
            <w:shd w:val="clear" w:color="auto" w:fill="auto"/>
            <w:vAlign w:val="center"/>
          </w:tcPr>
          <w:p w14:paraId="57B95F41" w14:textId="1EB286DB" w:rsidR="002F20D7" w:rsidRDefault="002F20D7" w:rsidP="2DD37415">
            <w:pPr>
              <w:spacing w:before="0" w:after="0"/>
              <w:ind w:left="0" w:right="0"/>
              <w:jc w:val="right"/>
              <w:rPr>
                <w:rFonts w:ascii="Arial Narrow" w:eastAsia="仿宋_GB2312" w:hAnsi="Arial Narrow" w:cs="宋体"/>
                <w:color w:val="000000"/>
                <w:sz w:val="22"/>
                <w:szCs w:val="22"/>
              </w:rPr>
            </w:pPr>
            <w:r w:rsidRPr="2DD37415">
              <w:rPr>
                <w:rFonts w:ascii="Arial Narrow" w:eastAsia="仿宋_GB2312" w:hAnsi="Arial Narrow" w:cs="宋体"/>
                <w:color w:val="000000" w:themeColor="text1"/>
                <w:sz w:val="22"/>
                <w:szCs w:val="22"/>
              </w:rPr>
              <w:t>1.15%</w:t>
            </w:r>
          </w:p>
        </w:tc>
      </w:tr>
      <w:tr w:rsidR="00AA4CA3" w14:paraId="1292621B" w14:textId="77777777" w:rsidTr="00891D9B">
        <w:trPr>
          <w:trHeight w:val="330"/>
        </w:trPr>
        <w:tc>
          <w:tcPr>
            <w:tcW w:w="808" w:type="dxa"/>
            <w:vMerge/>
            <w:tcBorders>
              <w:top w:val="single" w:sz="4" w:space="0" w:color="auto"/>
              <w:left w:val="single" w:sz="4" w:space="0" w:color="auto"/>
              <w:bottom w:val="single" w:sz="4" w:space="0" w:color="auto"/>
            </w:tcBorders>
            <w:vAlign w:val="center"/>
          </w:tcPr>
          <w:p w14:paraId="6AA7D796" w14:textId="77777777" w:rsidR="00AA4CA3" w:rsidRDefault="00AA4CA3">
            <w:pPr>
              <w:spacing w:before="0" w:after="0"/>
              <w:ind w:left="0" w:right="0"/>
              <w:jc w:val="left"/>
              <w:rPr>
                <w:rFonts w:ascii="Arial Narrow" w:eastAsia="仿宋_GB2312" w:hAnsi="Arial Narrow" w:cs="宋体"/>
                <w:color w:val="000000"/>
                <w:sz w:val="22"/>
                <w:szCs w:val="22"/>
              </w:rPr>
            </w:pPr>
          </w:p>
        </w:tc>
        <w:tc>
          <w:tcPr>
            <w:tcW w:w="3862" w:type="dxa"/>
            <w:tcBorders>
              <w:top w:val="single" w:sz="4" w:space="0" w:color="auto"/>
              <w:left w:val="single" w:sz="4" w:space="0" w:color="auto"/>
              <w:bottom w:val="single" w:sz="4" w:space="0" w:color="auto"/>
              <w:right w:val="single" w:sz="4" w:space="0" w:color="auto"/>
            </w:tcBorders>
            <w:shd w:val="clear" w:color="auto" w:fill="auto"/>
            <w:vAlign w:val="center"/>
          </w:tcPr>
          <w:p w14:paraId="440675ED" w14:textId="77777777" w:rsidR="00AA4CA3" w:rsidRDefault="00F2093E">
            <w:pPr>
              <w:spacing w:before="0" w:after="0"/>
              <w:ind w:left="0" w:right="0"/>
              <w:rPr>
                <w:rFonts w:ascii="Arial Narrow" w:eastAsia="仿宋_GB2312" w:hAnsi="Arial Narrow" w:cs="宋体"/>
                <w:bCs/>
                <w:color w:val="000000"/>
                <w:sz w:val="22"/>
                <w:szCs w:val="22"/>
              </w:rPr>
            </w:pPr>
            <w:r>
              <w:rPr>
                <w:rFonts w:ascii="Arial Narrow" w:eastAsia="仿宋_GB2312" w:hAnsi="Arial Narrow" w:cs="宋体"/>
                <w:bCs/>
                <w:color w:val="000000"/>
                <w:sz w:val="22"/>
                <w:szCs w:val="22"/>
              </w:rPr>
              <w:t>境内</w:t>
            </w:r>
            <w:r>
              <w:rPr>
                <w:rFonts w:ascii="Arial Narrow" w:eastAsia="仿宋_GB2312" w:hAnsi="Arial Narrow" w:cs="宋体" w:hint="eastAsia"/>
                <w:bCs/>
                <w:color w:val="000000"/>
                <w:sz w:val="22"/>
                <w:szCs w:val="22"/>
              </w:rPr>
              <w:t>销售</w:t>
            </w:r>
            <w:r>
              <w:rPr>
                <w:rFonts w:ascii="Arial Narrow" w:eastAsia="仿宋_GB2312" w:hAnsi="Arial Narrow" w:cs="宋体"/>
                <w:bCs/>
                <w:color w:val="000000"/>
                <w:sz w:val="22"/>
                <w:szCs w:val="22"/>
              </w:rPr>
              <w:t>合计</w:t>
            </w:r>
          </w:p>
        </w:tc>
        <w:tc>
          <w:tcPr>
            <w:tcW w:w="191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6E6D62C" w14:textId="16D88A36" w:rsidR="00AA4CA3" w:rsidRDefault="00F2093E" w:rsidP="2DD37415">
            <w:pPr>
              <w:spacing w:before="0" w:after="0"/>
              <w:ind w:left="189" w:right="0"/>
              <w:jc w:val="right"/>
              <w:rPr>
                <w:rFonts w:ascii="Arial Narrow" w:eastAsia="仿宋_GB2312" w:hAnsi="Arial Narrow" w:cs="宋体"/>
                <w:color w:val="000000"/>
                <w:sz w:val="22"/>
                <w:szCs w:val="22"/>
              </w:rPr>
            </w:pPr>
            <w:del w:id="938" w:author="admin" w:date="2024-07-16T11:33:00Z">
              <w:r w:rsidRPr="2DD37415" w:rsidDel="00731B7B">
                <w:rPr>
                  <w:rFonts w:ascii="Arial Narrow" w:eastAsia="仿宋_GB2312" w:hAnsi="Arial Narrow" w:cs="宋体"/>
                  <w:color w:val="000000" w:themeColor="text1"/>
                  <w:sz w:val="22"/>
                  <w:szCs w:val="22"/>
                </w:rPr>
                <w:delText xml:space="preserve">  </w:delText>
              </w:r>
            </w:del>
            <w:r w:rsidR="002F20D7" w:rsidRPr="2DD37415">
              <w:rPr>
                <w:rFonts w:ascii="Arial Narrow" w:eastAsia="仿宋_GB2312" w:hAnsi="Arial Narrow" w:cs="宋体"/>
                <w:color w:val="000000" w:themeColor="text1"/>
                <w:sz w:val="22"/>
                <w:szCs w:val="22"/>
              </w:rPr>
              <w:t>158,264,255.43</w:t>
            </w:r>
          </w:p>
        </w:tc>
        <w:tc>
          <w:tcPr>
            <w:tcW w:w="1629" w:type="dxa"/>
            <w:tcBorders>
              <w:top w:val="single" w:sz="4" w:space="0" w:color="auto"/>
              <w:left w:val="single" w:sz="4" w:space="0" w:color="auto"/>
              <w:bottom w:val="single" w:sz="4" w:space="0" w:color="auto"/>
              <w:right w:val="single" w:sz="4" w:space="0" w:color="auto"/>
            </w:tcBorders>
            <w:shd w:val="clear" w:color="auto" w:fill="auto"/>
            <w:vAlign w:val="center"/>
          </w:tcPr>
          <w:p w14:paraId="20B31DFE" w14:textId="5758B22D" w:rsidR="00AA4CA3" w:rsidRDefault="002F20D7" w:rsidP="2DD37415">
            <w:pPr>
              <w:spacing w:before="0" w:after="0"/>
              <w:ind w:left="0" w:right="0"/>
              <w:jc w:val="right"/>
              <w:rPr>
                <w:rFonts w:ascii="Arial Narrow" w:eastAsia="仿宋_GB2312" w:hAnsi="Arial Narrow" w:cs="宋体"/>
                <w:color w:val="000000"/>
                <w:sz w:val="22"/>
                <w:szCs w:val="22"/>
              </w:rPr>
            </w:pPr>
            <w:r w:rsidRPr="2DD37415">
              <w:rPr>
                <w:rFonts w:ascii="Arial Narrow" w:eastAsia="仿宋_GB2312" w:hAnsi="Arial Narrow" w:cs="宋体"/>
                <w:color w:val="000000" w:themeColor="text1"/>
                <w:sz w:val="22"/>
                <w:szCs w:val="22"/>
              </w:rPr>
              <w:t>16.69%</w:t>
            </w:r>
          </w:p>
        </w:tc>
      </w:tr>
      <w:tr w:rsidR="00AA4CA3" w14:paraId="7FB5FB9C" w14:textId="77777777" w:rsidTr="00891D9B">
        <w:trPr>
          <w:trHeight w:val="345"/>
        </w:trPr>
        <w:tc>
          <w:tcPr>
            <w:tcW w:w="467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4CA6E91" w14:textId="5A83AB6D" w:rsidR="00AA4CA3" w:rsidRDefault="00F2093E">
            <w:pPr>
              <w:spacing w:before="0" w:after="0"/>
              <w:ind w:left="0" w:right="0"/>
              <w:rPr>
                <w:rFonts w:ascii="Arial Narrow" w:eastAsia="仿宋_GB2312" w:hAnsi="Arial Narrow" w:cs="宋体"/>
                <w:b/>
                <w:bCs/>
                <w:color w:val="000000"/>
                <w:sz w:val="22"/>
                <w:szCs w:val="22"/>
              </w:rPr>
            </w:pPr>
            <w:r>
              <w:rPr>
                <w:rFonts w:ascii="Arial Narrow" w:eastAsia="仿宋_GB2312" w:hAnsi="Arial Narrow" w:cs="宋体" w:hint="eastAsia"/>
                <w:b/>
                <w:bCs/>
                <w:color w:val="000000"/>
                <w:sz w:val="22"/>
                <w:szCs w:val="22"/>
              </w:rPr>
              <w:t>销售交易</w:t>
            </w:r>
            <w:r>
              <w:rPr>
                <w:rFonts w:ascii="Arial Narrow" w:eastAsia="仿宋_GB2312" w:hAnsi="Arial Narrow" w:cs="宋体"/>
                <w:b/>
                <w:bCs/>
                <w:color w:val="000000"/>
                <w:sz w:val="22"/>
                <w:szCs w:val="22"/>
              </w:rPr>
              <w:t>总计</w:t>
            </w:r>
          </w:p>
        </w:tc>
        <w:tc>
          <w:tcPr>
            <w:tcW w:w="1913" w:type="dxa"/>
            <w:tcBorders>
              <w:top w:val="single" w:sz="4" w:space="0" w:color="auto"/>
              <w:left w:val="single" w:sz="4" w:space="0" w:color="auto"/>
              <w:bottom w:val="single" w:sz="4" w:space="0" w:color="auto"/>
              <w:right w:val="single" w:sz="4" w:space="0" w:color="auto"/>
            </w:tcBorders>
            <w:shd w:val="clear" w:color="auto" w:fill="auto"/>
            <w:vAlign w:val="center"/>
          </w:tcPr>
          <w:p w14:paraId="35007277" w14:textId="1AAD2DFC" w:rsidR="00AA4CA3" w:rsidRDefault="002F20D7">
            <w:pPr>
              <w:spacing w:before="0" w:after="0"/>
              <w:ind w:left="189" w:right="0"/>
              <w:jc w:val="right"/>
              <w:rPr>
                <w:rFonts w:ascii="Arial Narrow" w:eastAsia="仿宋_GB2312" w:hAnsi="Arial Narrow" w:cs="宋体"/>
                <w:b/>
                <w:bCs/>
                <w:color w:val="000000"/>
                <w:sz w:val="22"/>
                <w:szCs w:val="22"/>
              </w:rPr>
            </w:pPr>
            <w:r w:rsidRPr="2DD37415">
              <w:rPr>
                <w:rFonts w:ascii="Arial Narrow" w:eastAsia="仿宋_GB2312" w:hAnsi="Arial Narrow" w:cs="宋体"/>
                <w:b/>
                <w:bCs/>
                <w:color w:val="000000" w:themeColor="text1"/>
                <w:sz w:val="22"/>
                <w:szCs w:val="22"/>
              </w:rPr>
              <w:t>333,585,568.74</w:t>
            </w:r>
          </w:p>
        </w:tc>
        <w:tc>
          <w:tcPr>
            <w:tcW w:w="1629" w:type="dxa"/>
            <w:tcBorders>
              <w:top w:val="single" w:sz="4" w:space="0" w:color="auto"/>
              <w:left w:val="single" w:sz="4" w:space="0" w:color="auto"/>
              <w:bottom w:val="single" w:sz="4" w:space="0" w:color="auto"/>
              <w:right w:val="single" w:sz="4" w:space="0" w:color="auto"/>
            </w:tcBorders>
            <w:shd w:val="clear" w:color="auto" w:fill="auto"/>
            <w:vAlign w:val="center"/>
          </w:tcPr>
          <w:p w14:paraId="6D340523" w14:textId="2920F2E5" w:rsidR="00AA4CA3" w:rsidRDefault="002F20D7" w:rsidP="2DD37415">
            <w:pPr>
              <w:spacing w:before="0" w:after="0"/>
              <w:ind w:left="0" w:right="0"/>
              <w:jc w:val="right"/>
              <w:rPr>
                <w:rFonts w:ascii="Arial Narrow" w:eastAsia="仿宋_GB2312" w:hAnsi="Arial Narrow" w:cs="宋体"/>
                <w:b/>
                <w:bCs/>
                <w:color w:val="000000"/>
                <w:sz w:val="22"/>
                <w:szCs w:val="22"/>
              </w:rPr>
            </w:pPr>
            <w:r w:rsidRPr="2DD37415">
              <w:rPr>
                <w:rFonts w:ascii="Arial Narrow" w:eastAsia="仿宋_GB2312" w:hAnsi="Arial Narrow" w:cs="宋体"/>
                <w:b/>
                <w:bCs/>
                <w:color w:val="000000" w:themeColor="text1"/>
                <w:sz w:val="22"/>
                <w:szCs w:val="22"/>
              </w:rPr>
              <w:t>35.18%</w:t>
            </w:r>
          </w:p>
        </w:tc>
      </w:tr>
    </w:tbl>
    <w:p w14:paraId="03827F18" w14:textId="1162945E" w:rsidR="00AA4CA3" w:rsidRDefault="00F2093E" w:rsidP="2DD37415">
      <w:pPr>
        <w:spacing w:before="0"/>
        <w:ind w:left="0"/>
        <w:rPr>
          <w:rFonts w:ascii="Arial Narrow" w:eastAsia="仿宋_GB2312" w:hAnsi="Arial Narrow" w:cs="STXihei,Italic"/>
          <w:i/>
          <w:iCs/>
          <w:sz w:val="16"/>
          <w:szCs w:val="16"/>
        </w:rPr>
      </w:pPr>
      <w:r w:rsidRPr="2DD37415">
        <w:rPr>
          <w:rFonts w:ascii="Arial Narrow" w:eastAsia="仿宋_GB2312" w:hAnsi="Arial Narrow" w:cs="STXihei,Italic"/>
          <w:i/>
          <w:iCs/>
          <w:sz w:val="16"/>
          <w:szCs w:val="16"/>
        </w:rPr>
        <w:t>信息来源：由</w:t>
      </w:r>
      <w:r w:rsidR="002F20D7" w:rsidRPr="2DD37415">
        <w:rPr>
          <w:rFonts w:ascii="Arial Narrow" w:eastAsia="仿宋_GB2312" w:hAnsi="Arial Narrow" w:cs="STXihei,Italic"/>
          <w:i/>
          <w:iCs/>
          <w:sz w:val="16"/>
          <w:szCs w:val="16"/>
        </w:rPr>
        <w:t>上海派智</w:t>
      </w:r>
      <w:r w:rsidRPr="2DD37415">
        <w:rPr>
          <w:rFonts w:ascii="Arial Narrow" w:eastAsia="仿宋_GB2312" w:hAnsi="Arial Narrow" w:cs="STXihei,Italic"/>
          <w:i/>
          <w:iCs/>
          <w:sz w:val="16"/>
          <w:szCs w:val="16"/>
        </w:rPr>
        <w:t>提供</w:t>
      </w:r>
    </w:p>
    <w:p w14:paraId="40527317" w14:textId="77777777" w:rsidR="00AA4CA3" w:rsidRDefault="00F2093E">
      <w:pPr>
        <w:pStyle w:val="af4"/>
        <w:spacing w:before="156" w:after="156"/>
        <w:rPr>
          <w:rFonts w:ascii="Arial Narrow" w:eastAsia="仿宋_GB2312" w:hAnsi="Arial Narrow" w:cs="楷体"/>
          <w:b w:val="0"/>
          <w:i w:val="0"/>
          <w:color w:val="002060"/>
          <w:sz w:val="22"/>
          <w:szCs w:val="22"/>
        </w:rPr>
      </w:pPr>
      <w:bookmarkStart w:id="939" w:name="_Toc110439082"/>
      <w:bookmarkStart w:id="940" w:name="_Toc17726"/>
      <w:bookmarkStart w:id="941" w:name="_Toc8102"/>
      <w:bookmarkStart w:id="942" w:name="_Toc22025"/>
      <w:r>
        <w:rPr>
          <w:rFonts w:ascii="Arial Narrow" w:eastAsia="仿宋_GB2312" w:hAnsi="Arial Narrow" w:cs="楷体"/>
          <w:b w:val="0"/>
          <w:i w:val="0"/>
          <w:color w:val="002060"/>
          <w:sz w:val="22"/>
          <w:szCs w:val="22"/>
        </w:rPr>
        <w:t>4.3.3.</w:t>
      </w:r>
      <w:r>
        <w:rPr>
          <w:rFonts w:ascii="Arial Narrow" w:eastAsia="仿宋_GB2312" w:hAnsi="Arial Narrow" w:cs="楷体" w:hint="eastAsia"/>
          <w:b w:val="0"/>
          <w:i w:val="0"/>
          <w:color w:val="002060"/>
          <w:sz w:val="22"/>
          <w:szCs w:val="22"/>
        </w:rPr>
        <w:t>交易定价政策</w:t>
      </w:r>
      <w:r>
        <w:rPr>
          <w:rFonts w:ascii="Arial Narrow" w:eastAsia="仿宋_GB2312" w:hAnsi="Arial Narrow" w:cs="楷体"/>
          <w:b w:val="0"/>
          <w:i w:val="0"/>
          <w:color w:val="002060"/>
          <w:sz w:val="22"/>
          <w:szCs w:val="22"/>
        </w:rPr>
        <w:t xml:space="preserve"> </w:t>
      </w:r>
      <w:bookmarkEnd w:id="939"/>
      <w:bookmarkEnd w:id="940"/>
      <w:bookmarkEnd w:id="941"/>
      <w:bookmarkEnd w:id="942"/>
    </w:p>
    <w:p w14:paraId="36161C1D" w14:textId="4D8BFB96" w:rsidR="00AA4CA3" w:rsidRDefault="00F2093E">
      <w:pPr>
        <w:spacing w:beforeLines="50" w:before="156" w:afterLines="50" w:after="156" w:line="360" w:lineRule="auto"/>
        <w:ind w:firstLineChars="200" w:firstLine="440"/>
        <w:rPr>
          <w:rFonts w:ascii="Arial Narrow" w:eastAsia="仿宋_GB2312" w:hAnsi="Arial Narrow" w:cs="Arial Unicode MS"/>
          <w:sz w:val="22"/>
          <w:szCs w:val="22"/>
        </w:rPr>
      </w:pPr>
      <w:r w:rsidRPr="2DD37415">
        <w:rPr>
          <w:rFonts w:ascii="Arial Narrow" w:eastAsia="仿宋_GB2312" w:hAnsi="Arial Narrow" w:cs="Arial Unicode MS"/>
          <w:sz w:val="22"/>
          <w:szCs w:val="22"/>
        </w:rPr>
        <w:t>评估期间，在关联采购方面，</w:t>
      </w:r>
      <w:r w:rsidR="002F20D7" w:rsidRPr="2DD37415">
        <w:rPr>
          <w:rFonts w:ascii="Arial Narrow" w:eastAsia="仿宋_GB2312" w:hAnsi="Arial Narrow" w:cs="Arial Unicode MS"/>
          <w:sz w:val="22"/>
          <w:szCs w:val="22"/>
        </w:rPr>
        <w:t>上海派智</w:t>
      </w:r>
      <w:r w:rsidRPr="2DD37415">
        <w:rPr>
          <w:rFonts w:ascii="Arial Narrow" w:eastAsia="仿宋_GB2312" w:hAnsi="Arial Narrow" w:cs="Arial Unicode MS"/>
          <w:sz w:val="22"/>
          <w:szCs w:val="22"/>
        </w:rPr>
        <w:t>从境内关联方采购零部件和半成品主要用于本地生产，</w:t>
      </w:r>
      <w:r w:rsidR="002F20D7" w:rsidRPr="2DD37415">
        <w:rPr>
          <w:rFonts w:ascii="Arial Narrow" w:eastAsia="仿宋_GB2312" w:hAnsi="Arial Narrow" w:cs="Arial Unicode MS"/>
          <w:sz w:val="22"/>
          <w:szCs w:val="22"/>
        </w:rPr>
        <w:t>关联采购价格由关联方完全成本加成一定的利润率确定</w:t>
      </w:r>
      <w:r w:rsidRPr="2DD37415">
        <w:rPr>
          <w:rFonts w:ascii="Arial Narrow" w:eastAsia="仿宋_GB2312" w:hAnsi="Arial Narrow" w:cs="Arial Unicode MS"/>
          <w:sz w:val="22"/>
          <w:szCs w:val="22"/>
        </w:rPr>
        <w:t>。在关联销售方面，</w:t>
      </w:r>
      <w:r w:rsidR="002F20D7" w:rsidRPr="2DD37415">
        <w:rPr>
          <w:rFonts w:ascii="仿宋" w:eastAsia="仿宋" w:hAnsi="仿宋"/>
          <w:color w:val="000000" w:themeColor="text1"/>
          <w:sz w:val="22"/>
          <w:szCs w:val="22"/>
        </w:rPr>
        <w:t>上海派智向关联方销售产品的价格是根据</w:t>
      </w:r>
      <w:r w:rsidR="00E12A10" w:rsidRPr="2DD37415">
        <w:rPr>
          <w:rFonts w:ascii="仿宋" w:eastAsia="仿宋" w:hAnsi="仿宋"/>
          <w:color w:val="000000" w:themeColor="text1"/>
          <w:sz w:val="22"/>
          <w:szCs w:val="22"/>
        </w:rPr>
        <w:t>成本加成一定的利润率确定</w:t>
      </w:r>
      <w:r w:rsidR="002F20D7" w:rsidRPr="2DD37415">
        <w:rPr>
          <w:rFonts w:ascii="仿宋" w:eastAsia="仿宋" w:hAnsi="仿宋"/>
          <w:color w:val="000000" w:themeColor="text1"/>
          <w:sz w:val="22"/>
          <w:szCs w:val="22"/>
        </w:rPr>
        <w:t>。</w:t>
      </w:r>
    </w:p>
    <w:p w14:paraId="09414773" w14:textId="77777777" w:rsidR="00AA4CA3" w:rsidRDefault="00F2093E">
      <w:pPr>
        <w:pStyle w:val="af9"/>
        <w:spacing w:before="156" w:after="156"/>
        <w:rPr>
          <w:rFonts w:ascii="Arial Narrow" w:eastAsia="仿宋_GB2312" w:hAnsi="Arial Narrow" w:cs="楷体"/>
          <w:b w:val="0"/>
          <w:i w:val="0"/>
          <w:color w:val="002060"/>
          <w:sz w:val="22"/>
          <w:szCs w:val="22"/>
        </w:rPr>
      </w:pPr>
      <w:bookmarkStart w:id="943" w:name="_Toc16187"/>
      <w:bookmarkStart w:id="944" w:name="_Toc171075997"/>
      <w:bookmarkStart w:id="945" w:name="_Toc4089"/>
      <w:bookmarkStart w:id="946" w:name="_Toc110439084"/>
      <w:bookmarkStart w:id="947" w:name="_Toc23796"/>
      <w:r>
        <w:rPr>
          <w:rFonts w:ascii="Arial Narrow" w:eastAsia="仿宋_GB2312" w:hAnsi="Arial Narrow" w:cs="楷体"/>
          <w:b w:val="0"/>
          <w:i w:val="0"/>
          <w:color w:val="002060"/>
          <w:sz w:val="22"/>
          <w:szCs w:val="22"/>
        </w:rPr>
        <w:t>4.4.</w:t>
      </w:r>
      <w:r>
        <w:rPr>
          <w:rFonts w:ascii="Arial Narrow" w:eastAsia="仿宋_GB2312" w:hAnsi="Arial Narrow" w:cs="楷体"/>
          <w:b w:val="0"/>
          <w:i w:val="0"/>
          <w:color w:val="002060"/>
          <w:sz w:val="22"/>
          <w:szCs w:val="22"/>
        </w:rPr>
        <w:t>关联</w:t>
      </w:r>
      <w:r>
        <w:rPr>
          <w:rFonts w:ascii="Arial Narrow" w:eastAsia="仿宋_GB2312" w:hAnsi="Arial Narrow" w:cs="楷体" w:hint="eastAsia"/>
          <w:b w:val="0"/>
          <w:i w:val="0"/>
          <w:color w:val="002060"/>
          <w:sz w:val="22"/>
          <w:szCs w:val="22"/>
        </w:rPr>
        <w:t>劳务</w:t>
      </w:r>
      <w:bookmarkEnd w:id="943"/>
      <w:bookmarkEnd w:id="944"/>
    </w:p>
    <w:p w14:paraId="285EC21F" w14:textId="77777777" w:rsidR="00AA4CA3" w:rsidRDefault="00F2093E">
      <w:pPr>
        <w:pStyle w:val="af4"/>
        <w:spacing w:before="156" w:after="156"/>
        <w:jc w:val="both"/>
        <w:rPr>
          <w:rFonts w:ascii="Arial Narrow" w:eastAsia="仿宋_GB2312" w:hAnsi="Arial Narrow" w:cs="楷体"/>
          <w:b w:val="0"/>
          <w:i w:val="0"/>
          <w:color w:val="002060"/>
          <w:sz w:val="22"/>
          <w:szCs w:val="22"/>
        </w:rPr>
      </w:pPr>
      <w:bookmarkStart w:id="948" w:name="_Toc31804"/>
      <w:r>
        <w:rPr>
          <w:rFonts w:ascii="Arial Narrow" w:eastAsia="仿宋_GB2312" w:hAnsi="Arial Narrow" w:cs="楷体"/>
          <w:b w:val="0"/>
          <w:i w:val="0"/>
          <w:color w:val="002060"/>
          <w:sz w:val="22"/>
          <w:szCs w:val="22"/>
        </w:rPr>
        <w:t>4.4.1.</w:t>
      </w:r>
      <w:r>
        <w:rPr>
          <w:rFonts w:ascii="仿宋_GB2312" w:eastAsia="仿宋_GB2312" w:hAnsi="Arial Narrow" w:cs="楷体"/>
          <w:b w:val="0"/>
          <w:i w:val="0"/>
          <w:color w:val="002060"/>
          <w:sz w:val="22"/>
          <w:szCs w:val="22"/>
        </w:rPr>
        <w:t>交易流程</w:t>
      </w:r>
      <w:bookmarkEnd w:id="945"/>
      <w:bookmarkEnd w:id="946"/>
      <w:bookmarkEnd w:id="947"/>
      <w:bookmarkEnd w:id="948"/>
    </w:p>
    <w:p w14:paraId="5649F3B4" w14:textId="7389BD17" w:rsidR="00AA4CA3" w:rsidRDefault="00F2093E">
      <w:pPr>
        <w:spacing w:beforeLines="50" w:before="156" w:afterLines="50" w:after="156" w:line="360" w:lineRule="auto"/>
        <w:ind w:firstLineChars="200" w:firstLine="440"/>
        <w:rPr>
          <w:rFonts w:ascii="Arial Narrow" w:eastAsia="仿宋_GB2312" w:hAnsi="Arial Narrow" w:cs="Arial Unicode MS"/>
          <w:sz w:val="22"/>
          <w:szCs w:val="22"/>
        </w:rPr>
      </w:pPr>
      <w:r w:rsidRPr="2DD37415">
        <w:rPr>
          <w:rFonts w:ascii="Arial Narrow" w:eastAsia="仿宋_GB2312" w:hAnsi="Arial Narrow" w:cs="Arial Unicode MS"/>
          <w:sz w:val="22"/>
          <w:szCs w:val="22"/>
        </w:rPr>
        <w:t>评估期间，</w:t>
      </w:r>
      <w:r w:rsidR="00AD2601" w:rsidRPr="2DD37415">
        <w:rPr>
          <w:rFonts w:ascii="仿宋" w:eastAsia="仿宋" w:hAnsi="仿宋"/>
          <w:color w:val="000000" w:themeColor="text1"/>
          <w:sz w:val="22"/>
          <w:szCs w:val="22"/>
        </w:rPr>
        <w:t>上海派智</w:t>
      </w:r>
      <w:r w:rsidRPr="2DD37415">
        <w:rPr>
          <w:rFonts w:ascii="Arial Narrow" w:eastAsia="仿宋_GB2312" w:hAnsi="Arial Narrow" w:cs="Arial Unicode MS"/>
          <w:sz w:val="22"/>
          <w:szCs w:val="22"/>
        </w:rPr>
        <w:t>从境内关联方处接受劳务并支付相应服务费。</w:t>
      </w:r>
    </w:p>
    <w:p w14:paraId="6E17356D" w14:textId="0A5F8270" w:rsidR="00AA4CA3" w:rsidRDefault="00AD2601">
      <w:pPr>
        <w:spacing w:beforeLines="50" w:before="156" w:afterLines="50" w:after="156" w:line="360" w:lineRule="auto"/>
        <w:ind w:firstLineChars="200" w:firstLine="440"/>
      </w:pPr>
      <w:r w:rsidRPr="2DD37415">
        <w:rPr>
          <w:rFonts w:ascii="仿宋" w:eastAsia="仿宋" w:hAnsi="仿宋"/>
          <w:color w:val="000000" w:themeColor="text1"/>
          <w:sz w:val="22"/>
          <w:szCs w:val="22"/>
        </w:rPr>
        <w:t>上海派智</w:t>
      </w:r>
      <w:r w:rsidR="00F2093E" w:rsidRPr="2DD37415">
        <w:rPr>
          <w:rFonts w:ascii="Arial Narrow" w:eastAsia="仿宋_GB2312" w:hAnsi="Arial Narrow" w:cs="Arial Unicode MS"/>
          <w:sz w:val="22"/>
          <w:szCs w:val="22"/>
        </w:rPr>
        <w:t>与关联方劳务交易流程如下图所示：</w:t>
      </w:r>
    </w:p>
    <w:p w14:paraId="0B698C2A" w14:textId="731169F3" w:rsidR="00AA4CA3" w:rsidRDefault="00F2093E" w:rsidP="2DD37415">
      <w:pPr>
        <w:pStyle w:val="a3"/>
        <w:ind w:left="420" w:hanging="420"/>
        <w:jc w:val="center"/>
        <w:rPr>
          <w:rFonts w:ascii="Arial Narrow" w:eastAsia="仿宋_GB2312" w:hAnsi="Arial Narrow"/>
          <w:sz w:val="22"/>
          <w:szCs w:val="22"/>
        </w:rPr>
      </w:pPr>
      <w:bookmarkStart w:id="949" w:name="_Hlk170380264"/>
      <w:r w:rsidRPr="2DD37415">
        <w:rPr>
          <w:rFonts w:ascii="Arial Narrow" w:eastAsia="仿宋_GB2312" w:hAnsi="Arial Narrow"/>
          <w:sz w:val="22"/>
          <w:szCs w:val="22"/>
        </w:rPr>
        <w:lastRenderedPageBreak/>
        <w:t>图表</w:t>
      </w:r>
      <w:r w:rsidRPr="2DD37415">
        <w:rPr>
          <w:rFonts w:ascii="Arial Narrow" w:eastAsia="仿宋_GB2312" w:hAnsi="Arial Narrow"/>
          <w:sz w:val="22"/>
          <w:szCs w:val="22"/>
        </w:rPr>
        <w:t xml:space="preserve"> 1</w:t>
      </w:r>
      <w:r w:rsidR="004C55D4" w:rsidRPr="2DD37415">
        <w:rPr>
          <w:rFonts w:ascii="Arial Narrow" w:eastAsia="仿宋_GB2312" w:hAnsi="Arial Narrow"/>
          <w:sz w:val="22"/>
          <w:szCs w:val="22"/>
        </w:rPr>
        <w:t>9</w:t>
      </w:r>
      <w:r w:rsidRPr="2DD37415">
        <w:rPr>
          <w:rFonts w:ascii="Arial Narrow" w:eastAsia="仿宋_GB2312" w:hAnsi="Arial Narrow"/>
          <w:sz w:val="22"/>
          <w:szCs w:val="22"/>
        </w:rPr>
        <w:t>：关联劳务交易流程图</w:t>
      </w:r>
      <w:bookmarkEnd w:id="949"/>
    </w:p>
    <w:p w14:paraId="6B32DA95" w14:textId="59D2E7E4" w:rsidR="00AA4CA3" w:rsidRDefault="00AD2601" w:rsidP="00AD2601">
      <w:pPr>
        <w:ind w:firstLineChars="300" w:firstLine="756"/>
      </w:pPr>
      <w:r>
        <w:rPr>
          <w:noProof/>
        </w:rPr>
        <w:drawing>
          <wp:inline distT="0" distB="0" distL="0" distR="0" wp14:anchorId="38497D79" wp14:editId="509469F2">
            <wp:extent cx="3991555" cy="1337385"/>
            <wp:effectExtent l="0" t="0" r="9525"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pic:cNvPicPr/>
                  </pic:nvPicPr>
                  <pic:blipFill>
                    <a:blip r:embed="rId34">
                      <a:extLst>
                        <a:ext uri="{28A0092B-C50C-407E-A947-70E740481C1C}">
                          <a14:useLocalDpi xmlns:a14="http://schemas.microsoft.com/office/drawing/2010/main" val="0"/>
                        </a:ext>
                      </a:extLst>
                    </a:blip>
                    <a:stretch>
                      <a:fillRect/>
                    </a:stretch>
                  </pic:blipFill>
                  <pic:spPr>
                    <a:xfrm>
                      <a:off x="0" y="0"/>
                      <a:ext cx="3991555" cy="1337385"/>
                    </a:xfrm>
                    <a:prstGeom prst="rect">
                      <a:avLst/>
                    </a:prstGeom>
                  </pic:spPr>
                </pic:pic>
              </a:graphicData>
            </a:graphic>
          </wp:inline>
        </w:drawing>
      </w:r>
    </w:p>
    <w:p w14:paraId="18F8703B" w14:textId="77777777" w:rsidR="00AA4CA3" w:rsidRDefault="00F2093E">
      <w:pPr>
        <w:pStyle w:val="af4"/>
        <w:spacing w:before="156" w:after="156"/>
        <w:jc w:val="both"/>
        <w:rPr>
          <w:rFonts w:ascii="Arial Narrow" w:eastAsia="仿宋_GB2312" w:hAnsi="Arial Narrow" w:cs="楷体"/>
          <w:b w:val="0"/>
          <w:i w:val="0"/>
          <w:color w:val="002060"/>
          <w:sz w:val="22"/>
          <w:szCs w:val="22"/>
        </w:rPr>
      </w:pPr>
      <w:bookmarkStart w:id="950" w:name="_Toc3966"/>
      <w:r>
        <w:rPr>
          <w:rFonts w:ascii="Arial Narrow" w:eastAsia="仿宋_GB2312" w:hAnsi="Arial Narrow" w:cs="楷体"/>
          <w:b w:val="0"/>
          <w:i w:val="0"/>
          <w:color w:val="002060"/>
          <w:sz w:val="22"/>
          <w:szCs w:val="22"/>
        </w:rPr>
        <w:t>4.4.2.</w:t>
      </w:r>
      <w:r>
        <w:rPr>
          <w:rFonts w:ascii="仿宋_GB2312" w:eastAsia="仿宋_GB2312" w:hAnsi="Arial Narrow" w:cs="楷体"/>
          <w:b w:val="0"/>
          <w:i w:val="0"/>
          <w:color w:val="002060"/>
          <w:sz w:val="22"/>
          <w:szCs w:val="22"/>
        </w:rPr>
        <w:t>交易明细</w:t>
      </w:r>
      <w:bookmarkEnd w:id="950"/>
    </w:p>
    <w:p w14:paraId="3B69C0DE" w14:textId="5B51587D" w:rsidR="00AA4CA3" w:rsidRDefault="00F2093E" w:rsidP="00AD2601">
      <w:pPr>
        <w:spacing w:beforeLines="50" w:before="156" w:afterLines="50" w:after="156" w:line="360" w:lineRule="auto"/>
        <w:ind w:firstLineChars="200" w:firstLine="440"/>
        <w:rPr>
          <w:rFonts w:ascii="Arial Narrow" w:eastAsia="仿宋_GB2312" w:hAnsi="Arial Narrow" w:cs="Arial Unicode MS"/>
          <w:sz w:val="22"/>
          <w:szCs w:val="22"/>
        </w:rPr>
      </w:pPr>
      <w:r w:rsidRPr="2DD37415">
        <w:rPr>
          <w:rFonts w:ascii="Arial Narrow" w:eastAsia="仿宋_GB2312" w:hAnsi="Arial Narrow" w:cs="Arial Unicode MS"/>
          <w:sz w:val="22"/>
          <w:szCs w:val="22"/>
        </w:rPr>
        <w:t>评估期间，</w:t>
      </w:r>
      <w:r w:rsidR="00154097" w:rsidRPr="2DD37415">
        <w:rPr>
          <w:rFonts w:ascii="仿宋" w:eastAsia="仿宋" w:hAnsi="仿宋"/>
          <w:color w:val="000000" w:themeColor="text1"/>
          <w:sz w:val="22"/>
          <w:szCs w:val="22"/>
        </w:rPr>
        <w:t>上海派智</w:t>
      </w:r>
      <w:r w:rsidRPr="2DD37415">
        <w:rPr>
          <w:rFonts w:ascii="Arial Narrow" w:eastAsia="仿宋_GB2312" w:hAnsi="Arial Narrow" w:cs="Arial Unicode MS"/>
          <w:sz w:val="22"/>
          <w:szCs w:val="22"/>
        </w:rPr>
        <w:t>关联劳务支出的关联方和交易金额如下表所示：</w:t>
      </w:r>
    </w:p>
    <w:p w14:paraId="6318D771" w14:textId="07F42703" w:rsidR="00AA4CA3" w:rsidRDefault="00F2093E" w:rsidP="2DD37415">
      <w:pPr>
        <w:pStyle w:val="a3"/>
        <w:ind w:left="420" w:hanging="420"/>
        <w:jc w:val="center"/>
        <w:rPr>
          <w:rFonts w:ascii="Arial Narrow" w:eastAsia="仿宋_GB2312" w:hAnsi="Arial Narrow"/>
          <w:sz w:val="22"/>
          <w:szCs w:val="22"/>
        </w:rPr>
      </w:pPr>
      <w:r w:rsidRPr="2DD37415">
        <w:rPr>
          <w:rFonts w:ascii="Arial Narrow" w:eastAsia="仿宋_GB2312" w:hAnsi="Arial Narrow"/>
          <w:sz w:val="22"/>
          <w:szCs w:val="22"/>
        </w:rPr>
        <w:t>图表</w:t>
      </w:r>
      <w:r w:rsidRPr="2DD37415">
        <w:rPr>
          <w:rFonts w:ascii="Arial Narrow" w:eastAsia="仿宋_GB2312" w:hAnsi="Arial Narrow"/>
          <w:sz w:val="22"/>
          <w:szCs w:val="22"/>
        </w:rPr>
        <w:t xml:space="preserve"> </w:t>
      </w:r>
      <w:r w:rsidR="004C55D4" w:rsidRPr="2DD37415">
        <w:rPr>
          <w:rFonts w:ascii="Arial Narrow" w:eastAsia="仿宋_GB2312" w:hAnsi="Arial Narrow"/>
          <w:sz w:val="22"/>
          <w:szCs w:val="22"/>
        </w:rPr>
        <w:t>20</w:t>
      </w:r>
      <w:r w:rsidRPr="2DD37415">
        <w:rPr>
          <w:rFonts w:ascii="Arial Narrow" w:eastAsia="仿宋_GB2312" w:hAnsi="Arial Narrow"/>
          <w:sz w:val="22"/>
          <w:szCs w:val="22"/>
        </w:rPr>
        <w:t>：</w:t>
      </w:r>
      <w:r w:rsidRPr="2DD37415">
        <w:rPr>
          <w:rFonts w:ascii="Arial Narrow" w:eastAsia="仿宋_GB2312" w:hAnsi="Arial Narrow"/>
          <w:sz w:val="22"/>
          <w:szCs w:val="22"/>
        </w:rPr>
        <w:t>2023</w:t>
      </w:r>
      <w:r w:rsidRPr="2DD37415">
        <w:rPr>
          <w:rFonts w:ascii="Arial Narrow" w:eastAsia="仿宋_GB2312" w:hAnsi="Arial Narrow"/>
          <w:sz w:val="22"/>
          <w:szCs w:val="22"/>
        </w:rPr>
        <w:t>年度接受关联劳务明细表</w:t>
      </w:r>
    </w:p>
    <w:tbl>
      <w:tblPr>
        <w:tblW w:w="8212" w:type="dxa"/>
        <w:tblLayout w:type="fixed"/>
        <w:tblLook w:val="04A0" w:firstRow="1" w:lastRow="0" w:firstColumn="1" w:lastColumn="0" w:noHBand="0" w:noVBand="1"/>
      </w:tblPr>
      <w:tblGrid>
        <w:gridCol w:w="808"/>
        <w:gridCol w:w="3862"/>
        <w:gridCol w:w="1913"/>
        <w:gridCol w:w="1629"/>
      </w:tblGrid>
      <w:tr w:rsidR="00AA4CA3" w14:paraId="3F34E943" w14:textId="77777777" w:rsidTr="00AA10CA">
        <w:trPr>
          <w:trHeight w:val="615"/>
        </w:trPr>
        <w:tc>
          <w:tcPr>
            <w:tcW w:w="4670" w:type="dxa"/>
            <w:gridSpan w:val="2"/>
            <w:tcBorders>
              <w:top w:val="single" w:sz="8" w:space="0" w:color="auto"/>
              <w:left w:val="single" w:sz="8" w:space="0" w:color="auto"/>
              <w:bottom w:val="single" w:sz="4" w:space="0" w:color="auto"/>
              <w:right w:val="single" w:sz="8" w:space="0" w:color="auto"/>
            </w:tcBorders>
            <w:shd w:val="clear" w:color="auto" w:fill="002060"/>
            <w:vAlign w:val="center"/>
          </w:tcPr>
          <w:p w14:paraId="7305A44B" w14:textId="77777777" w:rsidR="00AA4CA3" w:rsidRDefault="00F2093E">
            <w:pPr>
              <w:spacing w:before="0" w:after="0"/>
              <w:ind w:left="0" w:right="0"/>
              <w:jc w:val="center"/>
              <w:rPr>
                <w:rFonts w:ascii="Arial Narrow" w:eastAsia="仿宋_GB2312" w:hAnsi="Arial Narrow" w:cs="宋体"/>
                <w:b/>
                <w:color w:val="FFFFFF"/>
                <w:sz w:val="22"/>
                <w:szCs w:val="22"/>
              </w:rPr>
            </w:pPr>
            <w:r>
              <w:rPr>
                <w:rFonts w:ascii="Arial Narrow" w:eastAsia="仿宋_GB2312" w:hAnsi="Arial Narrow" w:cs="宋体"/>
                <w:b/>
                <w:color w:val="FFFFFF"/>
                <w:sz w:val="22"/>
                <w:szCs w:val="22"/>
              </w:rPr>
              <w:t>关联方名称</w:t>
            </w:r>
          </w:p>
        </w:tc>
        <w:tc>
          <w:tcPr>
            <w:tcW w:w="1913" w:type="dxa"/>
            <w:tcBorders>
              <w:top w:val="single" w:sz="8" w:space="0" w:color="auto"/>
              <w:left w:val="single" w:sz="8" w:space="0" w:color="auto"/>
              <w:bottom w:val="single" w:sz="4" w:space="0" w:color="auto"/>
              <w:right w:val="single" w:sz="8" w:space="0" w:color="auto"/>
            </w:tcBorders>
            <w:shd w:val="clear" w:color="auto" w:fill="002060"/>
            <w:vAlign w:val="center"/>
          </w:tcPr>
          <w:p w14:paraId="3A7CC8FB" w14:textId="77777777" w:rsidR="00AA4CA3" w:rsidRDefault="00F2093E">
            <w:pPr>
              <w:spacing w:before="0" w:after="0"/>
              <w:ind w:left="0" w:right="0"/>
              <w:jc w:val="center"/>
              <w:rPr>
                <w:rFonts w:ascii="Arial Narrow" w:eastAsia="仿宋_GB2312" w:hAnsi="Arial Narrow" w:cs="宋体"/>
                <w:b/>
                <w:color w:val="FFFFFF"/>
                <w:sz w:val="22"/>
                <w:szCs w:val="22"/>
              </w:rPr>
            </w:pPr>
            <w:r>
              <w:rPr>
                <w:rFonts w:ascii="Arial Narrow" w:eastAsia="仿宋_GB2312" w:hAnsi="Arial Narrow" w:cs="宋体"/>
                <w:b/>
                <w:color w:val="FFFFFF"/>
                <w:sz w:val="22"/>
                <w:szCs w:val="22"/>
              </w:rPr>
              <w:t>交易金额</w:t>
            </w:r>
          </w:p>
        </w:tc>
        <w:tc>
          <w:tcPr>
            <w:tcW w:w="1629" w:type="dxa"/>
            <w:tcBorders>
              <w:top w:val="single" w:sz="8" w:space="0" w:color="auto"/>
              <w:left w:val="single" w:sz="8" w:space="0" w:color="auto"/>
              <w:bottom w:val="single" w:sz="4" w:space="0" w:color="auto"/>
              <w:right w:val="single" w:sz="8" w:space="0" w:color="auto"/>
            </w:tcBorders>
            <w:shd w:val="clear" w:color="auto" w:fill="002060"/>
            <w:vAlign w:val="center"/>
          </w:tcPr>
          <w:p w14:paraId="60372936" w14:textId="77777777" w:rsidR="00AA4CA3" w:rsidRDefault="00F2093E">
            <w:pPr>
              <w:spacing w:before="0" w:after="0"/>
              <w:ind w:left="0" w:right="0"/>
              <w:jc w:val="center"/>
              <w:rPr>
                <w:rFonts w:ascii="Arial Narrow" w:eastAsia="仿宋_GB2312" w:hAnsi="Arial Narrow" w:cs="宋体"/>
                <w:b/>
                <w:color w:val="FFFFFF"/>
                <w:sz w:val="22"/>
                <w:szCs w:val="22"/>
              </w:rPr>
            </w:pPr>
            <w:r>
              <w:rPr>
                <w:rFonts w:ascii="Arial Narrow" w:eastAsia="仿宋_GB2312" w:hAnsi="Arial Narrow" w:cs="宋体"/>
                <w:b/>
                <w:color w:val="FFFFFF"/>
                <w:sz w:val="22"/>
                <w:szCs w:val="22"/>
              </w:rPr>
              <w:t>占</w:t>
            </w:r>
            <w:r>
              <w:rPr>
                <w:rFonts w:ascii="Arial Narrow" w:eastAsia="仿宋_GB2312" w:hAnsi="Arial Narrow" w:cs="宋体" w:hint="eastAsia"/>
                <w:b/>
                <w:color w:val="FFFFFF"/>
                <w:sz w:val="22"/>
                <w:szCs w:val="22"/>
              </w:rPr>
              <w:t>劳务支出总额比例</w:t>
            </w:r>
            <w:r>
              <w:rPr>
                <w:rFonts w:ascii="Arial Narrow" w:eastAsia="仿宋_GB2312" w:hAnsi="Arial Narrow" w:cs="宋体"/>
                <w:b/>
                <w:color w:val="FFFFFF"/>
                <w:sz w:val="22"/>
                <w:szCs w:val="22"/>
              </w:rPr>
              <w:t>(%)</w:t>
            </w:r>
          </w:p>
        </w:tc>
      </w:tr>
      <w:tr w:rsidR="00AA4CA3" w14:paraId="238E04D7" w14:textId="77777777" w:rsidTr="00AA10CA">
        <w:trPr>
          <w:trHeight w:val="435"/>
        </w:trPr>
        <w:tc>
          <w:tcPr>
            <w:tcW w:w="808"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6BE597B6" w14:textId="77777777" w:rsidR="00AA4CA3" w:rsidRDefault="00F2093E">
            <w:pPr>
              <w:spacing w:before="0" w:after="0"/>
              <w:ind w:left="0" w:right="0"/>
              <w:jc w:val="center"/>
              <w:rPr>
                <w:rFonts w:ascii="Arial Narrow" w:eastAsia="仿宋_GB2312" w:hAnsi="Arial Narrow" w:cs="宋体"/>
                <w:color w:val="000000"/>
                <w:sz w:val="22"/>
                <w:szCs w:val="22"/>
              </w:rPr>
            </w:pPr>
            <w:r>
              <w:rPr>
                <w:rFonts w:ascii="Arial Narrow" w:eastAsia="仿宋_GB2312" w:hAnsi="Arial Narrow" w:cs="宋体" w:hint="eastAsia"/>
                <w:color w:val="000000"/>
                <w:sz w:val="22"/>
                <w:szCs w:val="22"/>
              </w:rPr>
              <w:t>境内劳务支出</w:t>
            </w:r>
          </w:p>
        </w:tc>
        <w:tc>
          <w:tcPr>
            <w:tcW w:w="3862" w:type="dxa"/>
            <w:tcBorders>
              <w:top w:val="single" w:sz="4" w:space="0" w:color="auto"/>
              <w:left w:val="single" w:sz="4" w:space="0" w:color="auto"/>
              <w:bottom w:val="single" w:sz="4" w:space="0" w:color="auto"/>
              <w:right w:val="single" w:sz="4" w:space="0" w:color="auto"/>
            </w:tcBorders>
            <w:shd w:val="clear" w:color="auto" w:fill="auto"/>
            <w:vAlign w:val="center"/>
          </w:tcPr>
          <w:p w14:paraId="61FA224B" w14:textId="5FDD7740" w:rsidR="00AA4CA3" w:rsidRDefault="00154097">
            <w:pPr>
              <w:spacing w:before="0" w:after="0"/>
              <w:ind w:left="0" w:right="0"/>
              <w:rPr>
                <w:rFonts w:ascii="Arial Narrow" w:eastAsia="仿宋_GB2312" w:hAnsi="Arial Narrow" w:cs="宋体"/>
                <w:color w:val="000000"/>
                <w:sz w:val="22"/>
                <w:szCs w:val="22"/>
              </w:rPr>
            </w:pPr>
            <w:r w:rsidRPr="2DD37415">
              <w:rPr>
                <w:rFonts w:ascii="Arial Narrow" w:eastAsia="仿宋_GB2312" w:hAnsi="Arial Narrow" w:cs="宋体"/>
                <w:color w:val="000000" w:themeColor="text1"/>
                <w:sz w:val="22"/>
                <w:szCs w:val="22"/>
              </w:rPr>
              <w:t>山东派智电子有限公司</w:t>
            </w:r>
          </w:p>
        </w:tc>
        <w:tc>
          <w:tcPr>
            <w:tcW w:w="1913" w:type="dxa"/>
            <w:tcBorders>
              <w:top w:val="single" w:sz="4" w:space="0" w:color="auto"/>
              <w:left w:val="single" w:sz="4" w:space="0" w:color="auto"/>
              <w:bottom w:val="single" w:sz="4" w:space="0" w:color="auto"/>
              <w:right w:val="single" w:sz="4" w:space="0" w:color="auto"/>
            </w:tcBorders>
            <w:shd w:val="clear" w:color="auto" w:fill="auto"/>
            <w:vAlign w:val="center"/>
          </w:tcPr>
          <w:p w14:paraId="540276C7" w14:textId="3FBF356E" w:rsidR="00AA4CA3" w:rsidRDefault="00154097">
            <w:pPr>
              <w:spacing w:before="0" w:after="0"/>
              <w:ind w:left="189" w:right="0"/>
              <w:jc w:val="right"/>
              <w:rPr>
                <w:rFonts w:ascii="Arial Narrow" w:eastAsia="仿宋_GB2312" w:hAnsi="Arial Narrow" w:cs="宋体"/>
                <w:color w:val="000000"/>
                <w:sz w:val="22"/>
                <w:szCs w:val="22"/>
              </w:rPr>
            </w:pPr>
            <w:r w:rsidRPr="2DD37415">
              <w:rPr>
                <w:rFonts w:ascii="Arial Narrow" w:eastAsia="仿宋_GB2312" w:hAnsi="Arial Narrow" w:cs="宋体"/>
                <w:color w:val="000000" w:themeColor="text1"/>
                <w:sz w:val="22"/>
                <w:szCs w:val="22"/>
              </w:rPr>
              <w:t>783,047.34</w:t>
            </w:r>
          </w:p>
        </w:tc>
        <w:tc>
          <w:tcPr>
            <w:tcW w:w="1629" w:type="dxa"/>
            <w:tcBorders>
              <w:top w:val="single" w:sz="4" w:space="0" w:color="auto"/>
              <w:left w:val="single" w:sz="4" w:space="0" w:color="auto"/>
              <w:bottom w:val="single" w:sz="4" w:space="0" w:color="auto"/>
              <w:right w:val="single" w:sz="4" w:space="0" w:color="auto"/>
            </w:tcBorders>
            <w:shd w:val="clear" w:color="auto" w:fill="auto"/>
            <w:vAlign w:val="center"/>
          </w:tcPr>
          <w:p w14:paraId="7D93A0D5" w14:textId="77777777" w:rsidR="00AA4CA3" w:rsidRDefault="00F2093E">
            <w:pPr>
              <w:spacing w:before="0" w:after="0"/>
              <w:ind w:left="0" w:right="0"/>
              <w:jc w:val="right"/>
              <w:rPr>
                <w:rFonts w:ascii="Arial Narrow" w:eastAsia="仿宋_GB2312" w:hAnsi="Arial Narrow" w:cs="宋体"/>
                <w:color w:val="000000"/>
                <w:sz w:val="22"/>
                <w:szCs w:val="22"/>
              </w:rPr>
            </w:pPr>
            <w:r>
              <w:rPr>
                <w:rFonts w:ascii="Arial Narrow" w:eastAsia="仿宋_GB2312" w:hAnsi="Arial Narrow" w:cs="宋体"/>
                <w:color w:val="000000"/>
                <w:sz w:val="22"/>
                <w:szCs w:val="22"/>
              </w:rPr>
              <w:t>100.00</w:t>
            </w:r>
            <w:r>
              <w:rPr>
                <w:rFonts w:ascii="Arial Narrow" w:eastAsia="仿宋_GB2312" w:hAnsi="Arial Narrow" w:cs="宋体" w:hint="eastAsia"/>
                <w:color w:val="000000"/>
                <w:sz w:val="22"/>
                <w:szCs w:val="22"/>
              </w:rPr>
              <w:t>%</w:t>
            </w:r>
          </w:p>
        </w:tc>
      </w:tr>
      <w:tr w:rsidR="00AA4CA3" w14:paraId="5F516BBC" w14:textId="77777777" w:rsidTr="00AA10CA">
        <w:trPr>
          <w:trHeight w:val="397"/>
        </w:trPr>
        <w:tc>
          <w:tcPr>
            <w:tcW w:w="808" w:type="dxa"/>
            <w:vMerge/>
            <w:tcBorders>
              <w:top w:val="single" w:sz="4" w:space="0" w:color="auto"/>
              <w:left w:val="single" w:sz="4" w:space="0" w:color="auto"/>
              <w:bottom w:val="single" w:sz="4" w:space="0" w:color="auto"/>
              <w:right w:val="single" w:sz="4" w:space="0" w:color="auto"/>
            </w:tcBorders>
            <w:vAlign w:val="center"/>
          </w:tcPr>
          <w:p w14:paraId="1A5C7085" w14:textId="77777777" w:rsidR="00AA4CA3" w:rsidRDefault="00AA4CA3">
            <w:pPr>
              <w:spacing w:before="0" w:after="0"/>
              <w:ind w:left="0" w:right="0"/>
              <w:jc w:val="center"/>
              <w:rPr>
                <w:rFonts w:ascii="Arial Narrow" w:eastAsia="仿宋_GB2312" w:hAnsi="Arial Narrow" w:cs="宋体"/>
                <w:color w:val="000000"/>
                <w:sz w:val="22"/>
                <w:szCs w:val="22"/>
              </w:rPr>
            </w:pPr>
          </w:p>
        </w:tc>
        <w:tc>
          <w:tcPr>
            <w:tcW w:w="3862" w:type="dxa"/>
            <w:tcBorders>
              <w:top w:val="single" w:sz="4" w:space="0" w:color="auto"/>
              <w:left w:val="single" w:sz="4" w:space="0" w:color="auto"/>
              <w:bottom w:val="single" w:sz="4" w:space="0" w:color="auto"/>
              <w:right w:val="single" w:sz="4" w:space="0" w:color="auto"/>
            </w:tcBorders>
            <w:shd w:val="clear" w:color="auto" w:fill="auto"/>
            <w:vAlign w:val="center"/>
          </w:tcPr>
          <w:p w14:paraId="67554B92" w14:textId="77777777" w:rsidR="00AA4CA3" w:rsidRDefault="00F2093E">
            <w:pPr>
              <w:spacing w:before="0" w:after="0"/>
              <w:ind w:left="0" w:right="0"/>
              <w:rPr>
                <w:rFonts w:ascii="Arial Narrow" w:eastAsia="仿宋_GB2312" w:hAnsi="Arial Narrow" w:cs="宋体"/>
                <w:bCs/>
                <w:color w:val="000000"/>
                <w:sz w:val="22"/>
                <w:szCs w:val="22"/>
              </w:rPr>
            </w:pPr>
            <w:r>
              <w:rPr>
                <w:rFonts w:ascii="Arial Narrow" w:eastAsia="仿宋_GB2312" w:hAnsi="Arial Narrow" w:cs="宋体" w:hint="eastAsia"/>
                <w:bCs/>
                <w:color w:val="000000"/>
                <w:sz w:val="22"/>
                <w:szCs w:val="22"/>
              </w:rPr>
              <w:t>境内劳务支出合计</w:t>
            </w:r>
          </w:p>
        </w:tc>
        <w:tc>
          <w:tcPr>
            <w:tcW w:w="1913" w:type="dxa"/>
            <w:tcBorders>
              <w:top w:val="single" w:sz="4" w:space="0" w:color="auto"/>
              <w:left w:val="single" w:sz="4" w:space="0" w:color="auto"/>
              <w:bottom w:val="single" w:sz="4" w:space="0" w:color="auto"/>
              <w:right w:val="single" w:sz="4" w:space="0" w:color="auto"/>
            </w:tcBorders>
            <w:shd w:val="clear" w:color="auto" w:fill="auto"/>
            <w:vAlign w:val="center"/>
          </w:tcPr>
          <w:p w14:paraId="4E411527" w14:textId="3093991C" w:rsidR="00AA4CA3" w:rsidRDefault="00154097" w:rsidP="2DD37415">
            <w:pPr>
              <w:spacing w:before="0" w:after="0"/>
              <w:ind w:left="189" w:right="0"/>
              <w:jc w:val="right"/>
              <w:rPr>
                <w:rFonts w:ascii="Arial Narrow" w:eastAsia="仿宋_GB2312" w:hAnsi="Arial Narrow" w:cs="宋体"/>
                <w:color w:val="000000"/>
                <w:sz w:val="22"/>
                <w:szCs w:val="22"/>
              </w:rPr>
            </w:pPr>
            <w:r w:rsidRPr="2DD37415">
              <w:rPr>
                <w:rFonts w:ascii="Arial Narrow" w:eastAsia="仿宋_GB2312" w:hAnsi="Arial Narrow" w:cs="宋体"/>
                <w:color w:val="000000" w:themeColor="text1"/>
                <w:sz w:val="22"/>
                <w:szCs w:val="22"/>
              </w:rPr>
              <w:t>783,047.34</w:t>
            </w:r>
            <w:r w:rsidR="00F2093E" w:rsidRPr="2DD37415">
              <w:rPr>
                <w:rFonts w:ascii="Arial Narrow" w:eastAsia="仿宋_GB2312" w:hAnsi="Arial Narrow" w:cs="宋体"/>
                <w:color w:val="000000" w:themeColor="text1"/>
                <w:sz w:val="22"/>
                <w:szCs w:val="22"/>
              </w:rPr>
              <w:t xml:space="preserve">  </w:t>
            </w:r>
          </w:p>
        </w:tc>
        <w:tc>
          <w:tcPr>
            <w:tcW w:w="1629" w:type="dxa"/>
            <w:tcBorders>
              <w:top w:val="single" w:sz="4" w:space="0" w:color="auto"/>
              <w:left w:val="single" w:sz="4" w:space="0" w:color="auto"/>
              <w:bottom w:val="single" w:sz="4" w:space="0" w:color="auto"/>
              <w:right w:val="single" w:sz="4" w:space="0" w:color="auto"/>
            </w:tcBorders>
            <w:shd w:val="clear" w:color="auto" w:fill="auto"/>
            <w:vAlign w:val="center"/>
          </w:tcPr>
          <w:p w14:paraId="31D54F56" w14:textId="77777777" w:rsidR="00AA4CA3" w:rsidRDefault="00F2093E">
            <w:pPr>
              <w:spacing w:before="0" w:after="0"/>
              <w:ind w:left="0" w:right="0"/>
              <w:jc w:val="right"/>
              <w:rPr>
                <w:rFonts w:ascii="Arial Narrow" w:eastAsia="仿宋_GB2312" w:hAnsi="Arial Narrow" w:cs="宋体"/>
                <w:bCs/>
                <w:color w:val="000000"/>
                <w:sz w:val="22"/>
                <w:szCs w:val="22"/>
              </w:rPr>
            </w:pPr>
            <w:r>
              <w:rPr>
                <w:rFonts w:ascii="Arial Narrow" w:eastAsia="仿宋_GB2312" w:hAnsi="Arial Narrow" w:cs="宋体"/>
                <w:bCs/>
                <w:color w:val="000000"/>
                <w:sz w:val="22"/>
                <w:szCs w:val="22"/>
              </w:rPr>
              <w:t>100.00</w:t>
            </w:r>
            <w:r>
              <w:rPr>
                <w:rFonts w:ascii="Arial Narrow" w:eastAsia="仿宋_GB2312" w:hAnsi="Arial Narrow" w:cs="宋体" w:hint="eastAsia"/>
                <w:bCs/>
                <w:color w:val="000000"/>
                <w:sz w:val="22"/>
                <w:szCs w:val="22"/>
              </w:rPr>
              <w:t>%</w:t>
            </w:r>
          </w:p>
        </w:tc>
      </w:tr>
      <w:tr w:rsidR="00AA4CA3" w14:paraId="3A987771" w14:textId="77777777" w:rsidTr="00AA10CA">
        <w:trPr>
          <w:trHeight w:val="240"/>
        </w:trPr>
        <w:tc>
          <w:tcPr>
            <w:tcW w:w="467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19EEECD" w14:textId="77777777" w:rsidR="00AA4CA3" w:rsidRDefault="00F2093E">
            <w:pPr>
              <w:spacing w:before="0" w:after="0"/>
              <w:ind w:left="0" w:right="0"/>
              <w:rPr>
                <w:rFonts w:ascii="Arial Narrow" w:eastAsia="仿宋_GB2312" w:hAnsi="Arial Narrow" w:cs="宋体"/>
                <w:b/>
                <w:color w:val="000000"/>
                <w:sz w:val="22"/>
                <w:szCs w:val="22"/>
              </w:rPr>
            </w:pPr>
            <w:r>
              <w:rPr>
                <w:rFonts w:ascii="Arial Narrow" w:eastAsia="仿宋_GB2312" w:hAnsi="Arial Narrow" w:cs="宋体" w:hint="eastAsia"/>
                <w:b/>
                <w:color w:val="000000"/>
                <w:sz w:val="22"/>
                <w:szCs w:val="22"/>
              </w:rPr>
              <w:t>劳务支出总计</w:t>
            </w:r>
          </w:p>
        </w:tc>
        <w:tc>
          <w:tcPr>
            <w:tcW w:w="1913" w:type="dxa"/>
            <w:tcBorders>
              <w:top w:val="single" w:sz="4" w:space="0" w:color="auto"/>
              <w:left w:val="single" w:sz="4" w:space="0" w:color="auto"/>
              <w:bottom w:val="single" w:sz="4" w:space="0" w:color="auto"/>
              <w:right w:val="single" w:sz="4" w:space="0" w:color="auto"/>
            </w:tcBorders>
            <w:shd w:val="clear" w:color="auto" w:fill="auto"/>
            <w:vAlign w:val="center"/>
          </w:tcPr>
          <w:p w14:paraId="593C10B4" w14:textId="34D045B8" w:rsidR="00AA4CA3" w:rsidRDefault="00154097" w:rsidP="2DD37415">
            <w:pPr>
              <w:spacing w:before="0" w:after="0"/>
              <w:ind w:left="189" w:right="0"/>
              <w:jc w:val="right"/>
              <w:rPr>
                <w:rFonts w:ascii="Arial Narrow" w:eastAsia="仿宋_GB2312" w:hAnsi="Arial Narrow" w:cs="宋体"/>
                <w:b/>
                <w:bCs/>
                <w:color w:val="000000"/>
                <w:sz w:val="22"/>
                <w:szCs w:val="22"/>
              </w:rPr>
            </w:pPr>
            <w:r w:rsidRPr="2DD37415">
              <w:rPr>
                <w:rFonts w:ascii="Arial Narrow" w:eastAsia="仿宋_GB2312" w:hAnsi="Arial Narrow" w:cs="宋体"/>
                <w:b/>
                <w:bCs/>
                <w:color w:val="000000" w:themeColor="text1"/>
                <w:sz w:val="22"/>
                <w:szCs w:val="22"/>
              </w:rPr>
              <w:t>783,047.34</w:t>
            </w:r>
          </w:p>
        </w:tc>
        <w:tc>
          <w:tcPr>
            <w:tcW w:w="1629" w:type="dxa"/>
            <w:tcBorders>
              <w:top w:val="single" w:sz="4" w:space="0" w:color="auto"/>
              <w:left w:val="single" w:sz="4" w:space="0" w:color="auto"/>
              <w:bottom w:val="single" w:sz="4" w:space="0" w:color="auto"/>
              <w:right w:val="single" w:sz="4" w:space="0" w:color="auto"/>
            </w:tcBorders>
            <w:shd w:val="clear" w:color="auto" w:fill="auto"/>
            <w:vAlign w:val="center"/>
          </w:tcPr>
          <w:p w14:paraId="7059A83F" w14:textId="77777777" w:rsidR="00AA4CA3" w:rsidRDefault="00F2093E">
            <w:pPr>
              <w:spacing w:before="0" w:after="0"/>
              <w:ind w:left="0" w:right="0"/>
              <w:jc w:val="right"/>
              <w:rPr>
                <w:rFonts w:ascii="Arial Narrow" w:eastAsia="仿宋_GB2312" w:hAnsi="Arial Narrow" w:cs="宋体"/>
                <w:color w:val="000000"/>
                <w:sz w:val="22"/>
                <w:szCs w:val="22"/>
              </w:rPr>
            </w:pPr>
            <w:r>
              <w:rPr>
                <w:rFonts w:ascii="Arial Narrow" w:eastAsia="仿宋_GB2312" w:hAnsi="Arial Narrow" w:cs="宋体"/>
                <w:b/>
                <w:color w:val="000000"/>
                <w:sz w:val="22"/>
                <w:szCs w:val="22"/>
              </w:rPr>
              <w:t>100.00</w:t>
            </w:r>
            <w:r>
              <w:rPr>
                <w:rFonts w:ascii="Arial Narrow" w:eastAsia="仿宋_GB2312" w:hAnsi="Arial Narrow" w:cs="宋体" w:hint="eastAsia"/>
                <w:b/>
                <w:color w:val="000000"/>
                <w:sz w:val="22"/>
                <w:szCs w:val="22"/>
              </w:rPr>
              <w:t>%</w:t>
            </w:r>
          </w:p>
        </w:tc>
      </w:tr>
    </w:tbl>
    <w:p w14:paraId="062AFBF4" w14:textId="2B0A7560" w:rsidR="00AA4CA3" w:rsidDel="00891D9B" w:rsidRDefault="00F2093E" w:rsidP="2DD37415">
      <w:pPr>
        <w:spacing w:before="0"/>
        <w:ind w:left="0"/>
        <w:rPr>
          <w:del w:id="951" w:author="admin" w:date="2024-07-08T16:01:00Z"/>
          <w:rFonts w:ascii="Arial Narrow" w:eastAsia="仿宋_GB2312" w:hAnsi="Arial Narrow" w:cs="STXihei,Italic"/>
          <w:i/>
          <w:iCs/>
          <w:sz w:val="16"/>
          <w:szCs w:val="16"/>
        </w:rPr>
      </w:pPr>
      <w:r w:rsidRPr="2DD37415">
        <w:rPr>
          <w:rFonts w:ascii="Arial Narrow" w:eastAsia="仿宋_GB2312" w:hAnsi="Arial Narrow" w:cs="STXihei,Italic"/>
          <w:i/>
          <w:iCs/>
          <w:sz w:val="16"/>
          <w:szCs w:val="16"/>
        </w:rPr>
        <w:t>信息来源：由</w:t>
      </w:r>
      <w:r w:rsidR="00154097" w:rsidRPr="2DD37415">
        <w:rPr>
          <w:rFonts w:ascii="Arial Narrow" w:eastAsia="仿宋_GB2312" w:hAnsi="Arial Narrow" w:cs="STXihei,Italic"/>
          <w:i/>
          <w:iCs/>
          <w:sz w:val="16"/>
          <w:szCs w:val="16"/>
        </w:rPr>
        <w:t>上海派智</w:t>
      </w:r>
      <w:r w:rsidRPr="2DD37415">
        <w:rPr>
          <w:rFonts w:ascii="Arial Narrow" w:eastAsia="仿宋_GB2312" w:hAnsi="Arial Narrow" w:cs="STXihei,Italic"/>
          <w:i/>
          <w:iCs/>
          <w:sz w:val="16"/>
          <w:szCs w:val="16"/>
        </w:rPr>
        <w:t>提供</w:t>
      </w:r>
    </w:p>
    <w:p w14:paraId="3A106136" w14:textId="4FE8E983" w:rsidR="00AA4CA3" w:rsidDel="00891D9B" w:rsidRDefault="00AA4CA3" w:rsidP="2DD37415">
      <w:pPr>
        <w:pStyle w:val="a3"/>
        <w:ind w:left="420" w:hanging="420"/>
        <w:jc w:val="center"/>
        <w:rPr>
          <w:del w:id="952" w:author="admin" w:date="2024-07-08T16:01:00Z"/>
          <w:rFonts w:ascii="Arial Narrow" w:eastAsia="仿宋_GB2312" w:hAnsi="Arial Narrow"/>
          <w:sz w:val="22"/>
          <w:szCs w:val="22"/>
        </w:rPr>
      </w:pPr>
    </w:p>
    <w:p w14:paraId="36A41A9F" w14:textId="536AF45B" w:rsidR="2DD37415" w:rsidDel="00891D9B" w:rsidRDefault="2DD37415">
      <w:pPr>
        <w:rPr>
          <w:del w:id="953" w:author="admin" w:date="2024-07-08T16:01:00Z"/>
        </w:rPr>
      </w:pPr>
    </w:p>
    <w:p w14:paraId="62F9788E" w14:textId="30AD3A8A" w:rsidR="2DD37415" w:rsidDel="00891D9B" w:rsidRDefault="2DD37415">
      <w:pPr>
        <w:rPr>
          <w:del w:id="954" w:author="admin" w:date="2024-07-08T16:01:00Z"/>
        </w:rPr>
      </w:pPr>
    </w:p>
    <w:p w14:paraId="57846ABA" w14:textId="62F815E5" w:rsidR="2DD37415" w:rsidRDefault="2DD37415" w:rsidP="00891D9B">
      <w:pPr>
        <w:spacing w:before="0"/>
        <w:ind w:left="0"/>
      </w:pPr>
    </w:p>
    <w:p w14:paraId="1F51F847" w14:textId="77777777" w:rsidR="00AA4CA3" w:rsidRDefault="00F2093E">
      <w:pPr>
        <w:pStyle w:val="af4"/>
        <w:spacing w:before="156" w:after="156"/>
        <w:jc w:val="both"/>
        <w:rPr>
          <w:rFonts w:ascii="Arial Narrow" w:eastAsia="仿宋_GB2312" w:hAnsi="Arial Narrow" w:cs="楷体"/>
          <w:b w:val="0"/>
          <w:i w:val="0"/>
          <w:color w:val="002060"/>
          <w:sz w:val="22"/>
          <w:szCs w:val="22"/>
        </w:rPr>
      </w:pPr>
      <w:bookmarkStart w:id="955" w:name="_Toc21848"/>
      <w:r>
        <w:rPr>
          <w:rFonts w:ascii="Arial Narrow" w:eastAsia="仿宋_GB2312" w:hAnsi="Arial Narrow" w:cs="楷体"/>
          <w:b w:val="0"/>
          <w:i w:val="0"/>
          <w:color w:val="002060"/>
          <w:sz w:val="22"/>
          <w:szCs w:val="22"/>
        </w:rPr>
        <w:t>4.4.</w:t>
      </w:r>
      <w:r>
        <w:rPr>
          <w:rFonts w:ascii="Arial Narrow" w:eastAsia="仿宋_GB2312" w:hAnsi="Arial Narrow" w:cs="楷体" w:hint="eastAsia"/>
          <w:b w:val="0"/>
          <w:i w:val="0"/>
          <w:color w:val="002060"/>
          <w:sz w:val="22"/>
          <w:szCs w:val="22"/>
        </w:rPr>
        <w:t>3</w:t>
      </w:r>
      <w:r>
        <w:rPr>
          <w:rFonts w:ascii="Arial Narrow" w:eastAsia="仿宋_GB2312" w:hAnsi="Arial Narrow" w:cs="楷体"/>
          <w:b w:val="0"/>
          <w:i w:val="0"/>
          <w:color w:val="002060"/>
          <w:sz w:val="22"/>
          <w:szCs w:val="22"/>
        </w:rPr>
        <w:t>.</w:t>
      </w:r>
      <w:r>
        <w:rPr>
          <w:rFonts w:ascii="仿宋_GB2312" w:eastAsia="仿宋_GB2312" w:hAnsi="Arial Narrow" w:cs="楷体"/>
          <w:b w:val="0"/>
          <w:i w:val="0"/>
          <w:color w:val="002060"/>
          <w:sz w:val="22"/>
          <w:szCs w:val="22"/>
        </w:rPr>
        <w:t>交易</w:t>
      </w:r>
      <w:r>
        <w:rPr>
          <w:rFonts w:ascii="仿宋_GB2312" w:eastAsia="仿宋_GB2312" w:hAnsi="Arial Narrow" w:cs="楷体" w:hint="eastAsia"/>
          <w:b w:val="0"/>
          <w:i w:val="0"/>
          <w:color w:val="002060"/>
          <w:sz w:val="22"/>
          <w:szCs w:val="22"/>
        </w:rPr>
        <w:t>定价政策</w:t>
      </w:r>
      <w:bookmarkEnd w:id="955"/>
    </w:p>
    <w:p w14:paraId="26AE7065" w14:textId="16F66D42" w:rsidR="00AA4CA3" w:rsidRDefault="00154097">
      <w:pPr>
        <w:spacing w:beforeLines="50" w:before="156" w:afterLines="50" w:after="156" w:line="360" w:lineRule="auto"/>
        <w:ind w:firstLineChars="200" w:firstLine="440"/>
        <w:rPr>
          <w:rFonts w:ascii="Arial Narrow" w:eastAsia="仿宋_GB2312" w:hAnsi="Arial Narrow" w:cs="Arial Unicode MS"/>
          <w:sz w:val="22"/>
          <w:szCs w:val="22"/>
        </w:rPr>
      </w:pPr>
      <w:r w:rsidRPr="2DD37415">
        <w:rPr>
          <w:rFonts w:ascii="仿宋" w:eastAsia="仿宋" w:hAnsi="仿宋"/>
          <w:color w:val="000000" w:themeColor="text1"/>
          <w:sz w:val="22"/>
          <w:szCs w:val="22"/>
        </w:rPr>
        <w:t>在关联劳务交易方面，</w:t>
      </w:r>
      <w:bookmarkStart w:id="956" w:name="_Hlk170822393"/>
      <w:r w:rsidRPr="2DD37415">
        <w:rPr>
          <w:rFonts w:ascii="仿宋" w:eastAsia="仿宋" w:hAnsi="仿宋"/>
          <w:color w:val="000000" w:themeColor="text1"/>
          <w:sz w:val="22"/>
          <w:szCs w:val="22"/>
        </w:rPr>
        <w:t>上海派智</w:t>
      </w:r>
      <w:bookmarkEnd w:id="956"/>
      <w:r w:rsidRPr="2DD37415">
        <w:rPr>
          <w:rFonts w:ascii="仿宋" w:eastAsia="仿宋" w:hAnsi="仿宋"/>
          <w:color w:val="000000" w:themeColor="text1"/>
          <w:sz w:val="22"/>
          <w:szCs w:val="22"/>
        </w:rPr>
        <w:t>与关联方之间的服务交易按照服务提供方的成本加成一定比例确定服务费金额。</w:t>
      </w:r>
    </w:p>
    <w:p w14:paraId="2E544F4E" w14:textId="147F3DDF" w:rsidR="00AA4CA3" w:rsidRDefault="00F2093E" w:rsidP="2DD37415">
      <w:pPr>
        <w:pStyle w:val="af9"/>
        <w:spacing w:before="156" w:after="156"/>
        <w:rPr>
          <w:rFonts w:ascii="Arial Narrow" w:eastAsia="仿宋_GB2312" w:hAnsi="Arial Narrow" w:cs="楷体"/>
          <w:b w:val="0"/>
          <w:bCs w:val="0"/>
          <w:i w:val="0"/>
          <w:color w:val="009CDE"/>
          <w:sz w:val="22"/>
          <w:szCs w:val="22"/>
        </w:rPr>
      </w:pPr>
      <w:bookmarkStart w:id="957" w:name="_Toc10648"/>
      <w:bookmarkStart w:id="958" w:name="_Toc32497"/>
      <w:bookmarkStart w:id="959" w:name="_Toc110439085"/>
      <w:bookmarkStart w:id="960" w:name="_Toc30537"/>
      <w:bookmarkStart w:id="961" w:name="_Toc171075998"/>
      <w:r w:rsidRPr="2DD37415">
        <w:rPr>
          <w:rFonts w:ascii="Arial Narrow" w:eastAsia="仿宋_GB2312" w:hAnsi="Arial Narrow" w:cs="楷体"/>
          <w:b w:val="0"/>
          <w:bCs w:val="0"/>
          <w:i w:val="0"/>
          <w:color w:val="002060"/>
          <w:sz w:val="22"/>
          <w:szCs w:val="22"/>
        </w:rPr>
        <w:t>4.</w:t>
      </w:r>
      <w:r w:rsidR="00154097" w:rsidRPr="2DD37415">
        <w:rPr>
          <w:rFonts w:ascii="Arial Narrow" w:eastAsia="仿宋_GB2312" w:hAnsi="Arial Narrow" w:cs="楷体"/>
          <w:b w:val="0"/>
          <w:bCs w:val="0"/>
          <w:i w:val="0"/>
          <w:color w:val="002060"/>
          <w:sz w:val="22"/>
          <w:szCs w:val="22"/>
        </w:rPr>
        <w:t>5</w:t>
      </w:r>
      <w:r w:rsidRPr="2DD37415">
        <w:rPr>
          <w:rFonts w:ascii="Arial Narrow" w:eastAsia="仿宋_GB2312" w:hAnsi="Arial Narrow" w:cs="楷体"/>
          <w:b w:val="0"/>
          <w:bCs w:val="0"/>
          <w:i w:val="0"/>
          <w:color w:val="002060"/>
          <w:sz w:val="22"/>
          <w:szCs w:val="22"/>
        </w:rPr>
        <w:t>.</w:t>
      </w:r>
      <w:r w:rsidRPr="2DD37415">
        <w:rPr>
          <w:rFonts w:ascii="Arial Narrow" w:eastAsia="仿宋_GB2312" w:hAnsi="Arial Narrow" w:cs="楷体"/>
          <w:b w:val="0"/>
          <w:bCs w:val="0"/>
          <w:i w:val="0"/>
          <w:color w:val="002060"/>
          <w:sz w:val="22"/>
          <w:szCs w:val="22"/>
        </w:rPr>
        <w:t>关联交易合同及执行汇总</w:t>
      </w:r>
      <w:bookmarkStart w:id="962" w:name="_Toc12351294"/>
      <w:bookmarkStart w:id="963" w:name="_Toc12351293"/>
      <w:bookmarkStart w:id="964" w:name="_Toc12351295"/>
      <w:bookmarkEnd w:id="957"/>
      <w:bookmarkEnd w:id="958"/>
      <w:bookmarkEnd w:id="959"/>
      <w:bookmarkEnd w:id="960"/>
      <w:bookmarkEnd w:id="961"/>
      <w:bookmarkEnd w:id="962"/>
      <w:bookmarkEnd w:id="963"/>
      <w:bookmarkEnd w:id="964"/>
    </w:p>
    <w:p w14:paraId="73733335" w14:textId="166D4949" w:rsidR="00AA4CA3" w:rsidRDefault="00F2093E">
      <w:pPr>
        <w:spacing w:beforeLines="50" w:before="156" w:afterLines="50" w:after="156" w:line="360" w:lineRule="auto"/>
        <w:ind w:firstLineChars="200" w:firstLine="440"/>
        <w:rPr>
          <w:rFonts w:ascii="Arial Narrow" w:eastAsia="仿宋_GB2312" w:hAnsi="Arial Narrow" w:cs="Arial Unicode MS"/>
          <w:sz w:val="22"/>
          <w:szCs w:val="22"/>
        </w:rPr>
      </w:pPr>
      <w:r w:rsidRPr="2DD37415">
        <w:rPr>
          <w:rFonts w:ascii="Arial Narrow" w:eastAsia="仿宋_GB2312" w:hAnsi="Arial Narrow" w:cs="Arial Unicode MS"/>
          <w:sz w:val="22"/>
          <w:szCs w:val="22"/>
        </w:rPr>
        <w:t>评估期间，</w:t>
      </w:r>
      <w:r w:rsidR="00154097" w:rsidRPr="2DD37415">
        <w:rPr>
          <w:rFonts w:ascii="仿宋" w:eastAsia="仿宋" w:hAnsi="仿宋"/>
          <w:color w:val="000000" w:themeColor="text1"/>
          <w:sz w:val="22"/>
          <w:szCs w:val="22"/>
        </w:rPr>
        <w:t>上海派智</w:t>
      </w:r>
      <w:r w:rsidRPr="2DD37415">
        <w:rPr>
          <w:rFonts w:ascii="Arial Narrow" w:eastAsia="仿宋_GB2312" w:hAnsi="Arial Narrow" w:cs="Arial Unicode MS"/>
          <w:sz w:val="22"/>
          <w:szCs w:val="22"/>
        </w:rPr>
        <w:t>与关联方均依据协议中的条款和约定履行各自的责任和义务。</w:t>
      </w:r>
    </w:p>
    <w:p w14:paraId="25806A39" w14:textId="2B6A2531" w:rsidR="00AA4CA3" w:rsidRDefault="00F2093E" w:rsidP="2DD37415">
      <w:pPr>
        <w:pStyle w:val="af9"/>
        <w:spacing w:before="156" w:after="156"/>
        <w:rPr>
          <w:rFonts w:ascii="Arial Narrow" w:eastAsia="仿宋_GB2312" w:hAnsi="Arial Narrow" w:cs="楷体"/>
          <w:b w:val="0"/>
          <w:bCs w:val="0"/>
          <w:i w:val="0"/>
          <w:color w:val="002060"/>
          <w:sz w:val="22"/>
          <w:szCs w:val="22"/>
        </w:rPr>
      </w:pPr>
      <w:bookmarkStart w:id="965" w:name="_Toc12285863"/>
      <w:bookmarkStart w:id="966" w:name="_Toc12285842"/>
      <w:bookmarkStart w:id="967" w:name="_Toc12351297"/>
      <w:bookmarkStart w:id="968" w:name="_Toc12351313"/>
      <w:bookmarkStart w:id="969" w:name="_Toc12351323"/>
      <w:bookmarkStart w:id="970" w:name="_Toc12285858"/>
      <w:bookmarkStart w:id="971" w:name="_Toc12285877"/>
      <w:bookmarkStart w:id="972" w:name="_Toc12285868"/>
      <w:bookmarkStart w:id="973" w:name="_Toc12351318"/>
      <w:bookmarkStart w:id="974" w:name="_Toc12351332"/>
      <w:bookmarkStart w:id="975" w:name="_Toc110439086"/>
      <w:bookmarkStart w:id="976" w:name="_Toc3428"/>
      <w:bookmarkStart w:id="977" w:name="_Toc31005"/>
      <w:bookmarkStart w:id="978" w:name="_Toc5579"/>
      <w:bookmarkStart w:id="979" w:name="_Toc171075999"/>
      <w:bookmarkEnd w:id="965"/>
      <w:bookmarkEnd w:id="966"/>
      <w:bookmarkEnd w:id="967"/>
      <w:bookmarkEnd w:id="968"/>
      <w:bookmarkEnd w:id="969"/>
      <w:bookmarkEnd w:id="970"/>
      <w:bookmarkEnd w:id="971"/>
      <w:bookmarkEnd w:id="972"/>
      <w:bookmarkEnd w:id="973"/>
      <w:bookmarkEnd w:id="974"/>
      <w:r w:rsidRPr="2DD37415">
        <w:rPr>
          <w:rFonts w:ascii="Arial Narrow" w:eastAsia="仿宋_GB2312" w:hAnsi="Arial Narrow" w:cs="楷体"/>
          <w:b w:val="0"/>
          <w:bCs w:val="0"/>
          <w:i w:val="0"/>
          <w:color w:val="002060"/>
          <w:sz w:val="22"/>
          <w:szCs w:val="22"/>
        </w:rPr>
        <w:t>4.</w:t>
      </w:r>
      <w:r w:rsidR="00154097" w:rsidRPr="2DD37415">
        <w:rPr>
          <w:rFonts w:ascii="Arial Narrow" w:eastAsia="仿宋_GB2312" w:hAnsi="Arial Narrow" w:cs="楷体"/>
          <w:b w:val="0"/>
          <w:bCs w:val="0"/>
          <w:i w:val="0"/>
          <w:color w:val="002060"/>
          <w:sz w:val="22"/>
          <w:szCs w:val="22"/>
        </w:rPr>
        <w:t>6</w:t>
      </w:r>
      <w:r w:rsidRPr="2DD37415">
        <w:rPr>
          <w:rFonts w:ascii="Arial Narrow" w:eastAsia="仿宋_GB2312" w:hAnsi="Arial Narrow" w:cs="楷体"/>
          <w:b w:val="0"/>
          <w:bCs w:val="0"/>
          <w:i w:val="0"/>
          <w:color w:val="002060"/>
          <w:sz w:val="22"/>
          <w:szCs w:val="22"/>
        </w:rPr>
        <w:t>.</w:t>
      </w:r>
      <w:r w:rsidRPr="2DD37415">
        <w:rPr>
          <w:rFonts w:ascii="Arial Narrow" w:eastAsia="仿宋_GB2312" w:hAnsi="Arial Narrow" w:cs="楷体"/>
          <w:b w:val="0"/>
          <w:bCs w:val="0"/>
          <w:i w:val="0"/>
          <w:color w:val="002060"/>
          <w:sz w:val="22"/>
          <w:szCs w:val="22"/>
        </w:rPr>
        <w:t>与企业关联交易直接相关的预约定价安排和其他税收裁定</w:t>
      </w:r>
      <w:bookmarkEnd w:id="975"/>
      <w:bookmarkEnd w:id="976"/>
      <w:bookmarkEnd w:id="977"/>
      <w:bookmarkEnd w:id="978"/>
      <w:bookmarkEnd w:id="979"/>
    </w:p>
    <w:p w14:paraId="4A77CAD3" w14:textId="3703EEBF" w:rsidR="00AA4CA3" w:rsidRDefault="00F2093E">
      <w:pPr>
        <w:spacing w:beforeLines="50" w:before="156" w:afterLines="50" w:after="156" w:line="360" w:lineRule="auto"/>
        <w:ind w:firstLineChars="200" w:firstLine="440"/>
        <w:rPr>
          <w:rFonts w:ascii="Arial Narrow" w:eastAsia="仿宋_GB2312" w:hAnsi="Arial Narrow" w:cs="Arial Unicode MS"/>
          <w:sz w:val="22"/>
          <w:szCs w:val="22"/>
        </w:rPr>
      </w:pPr>
      <w:r w:rsidRPr="2DD37415">
        <w:rPr>
          <w:rFonts w:ascii="Arial Narrow" w:eastAsia="仿宋_GB2312" w:hAnsi="Arial Narrow" w:cs="Arial Unicode MS"/>
          <w:sz w:val="22"/>
          <w:szCs w:val="22"/>
        </w:rPr>
        <w:t>评估期间，</w:t>
      </w:r>
      <w:r w:rsidR="00154097" w:rsidRPr="2DD37415">
        <w:rPr>
          <w:rFonts w:ascii="Arial Narrow" w:eastAsia="仿宋_GB2312" w:hAnsi="Arial Narrow" w:cs="Arial Unicode MS"/>
          <w:sz w:val="22"/>
          <w:szCs w:val="22"/>
        </w:rPr>
        <w:t>上海派智</w:t>
      </w:r>
      <w:r w:rsidRPr="2DD37415">
        <w:rPr>
          <w:rFonts w:ascii="Arial Narrow" w:eastAsia="仿宋_GB2312" w:hAnsi="Arial Narrow" w:cs="Arial Unicode MS"/>
          <w:sz w:val="22"/>
          <w:szCs w:val="22"/>
        </w:rPr>
        <w:t>无与企业关联交易直接相关的预约定价安排和作出的其他税收裁定。</w:t>
      </w:r>
    </w:p>
    <w:p w14:paraId="70ACCA61" w14:textId="442962DD" w:rsidR="00AA4CA3" w:rsidRDefault="00F2093E" w:rsidP="2DD37415">
      <w:pPr>
        <w:pStyle w:val="af9"/>
        <w:spacing w:before="156" w:after="156"/>
        <w:rPr>
          <w:rFonts w:ascii="Arial Narrow" w:eastAsia="仿宋_GB2312" w:hAnsi="Arial Narrow" w:cs="楷体"/>
          <w:b w:val="0"/>
          <w:bCs w:val="0"/>
          <w:i w:val="0"/>
          <w:color w:val="002060"/>
          <w:sz w:val="22"/>
          <w:szCs w:val="22"/>
        </w:rPr>
      </w:pPr>
      <w:bookmarkStart w:id="980" w:name="_Toc466901995"/>
      <w:bookmarkStart w:id="981" w:name="_Toc110439087"/>
      <w:bookmarkStart w:id="982" w:name="_Toc45183409"/>
      <w:bookmarkStart w:id="983" w:name="_Toc2697"/>
      <w:bookmarkStart w:id="984" w:name="_Toc28925"/>
      <w:bookmarkStart w:id="985" w:name="_Toc8262"/>
      <w:bookmarkStart w:id="986" w:name="_Toc171076000"/>
      <w:r w:rsidRPr="2DD37415">
        <w:rPr>
          <w:rFonts w:ascii="Arial Narrow" w:eastAsia="仿宋_GB2312" w:hAnsi="Arial Narrow" w:cs="楷体"/>
          <w:b w:val="0"/>
          <w:bCs w:val="0"/>
          <w:i w:val="0"/>
          <w:color w:val="002060"/>
          <w:sz w:val="22"/>
          <w:szCs w:val="22"/>
        </w:rPr>
        <w:t>4.</w:t>
      </w:r>
      <w:r w:rsidR="00154097" w:rsidRPr="2DD37415">
        <w:rPr>
          <w:rFonts w:ascii="Arial Narrow" w:eastAsia="仿宋_GB2312" w:hAnsi="Arial Narrow" w:cs="楷体"/>
          <w:b w:val="0"/>
          <w:bCs w:val="0"/>
          <w:i w:val="0"/>
          <w:color w:val="002060"/>
          <w:sz w:val="22"/>
          <w:szCs w:val="22"/>
        </w:rPr>
        <w:t>7</w:t>
      </w:r>
      <w:r w:rsidRPr="2DD37415">
        <w:rPr>
          <w:rFonts w:ascii="Arial Narrow" w:eastAsia="仿宋_GB2312" w:hAnsi="Arial Narrow" w:cs="楷体"/>
          <w:b w:val="0"/>
          <w:bCs w:val="0"/>
          <w:i w:val="0"/>
          <w:color w:val="002060"/>
          <w:sz w:val="22"/>
          <w:szCs w:val="22"/>
        </w:rPr>
        <w:t>.</w:t>
      </w:r>
      <w:r w:rsidRPr="2DD37415">
        <w:rPr>
          <w:rFonts w:ascii="Arial Narrow" w:eastAsia="仿宋_GB2312" w:hAnsi="Arial Narrow" w:cs="楷体"/>
          <w:b w:val="0"/>
          <w:bCs w:val="0"/>
          <w:i w:val="0"/>
          <w:color w:val="002060"/>
          <w:sz w:val="22"/>
          <w:szCs w:val="22"/>
        </w:rPr>
        <w:t>关联交易财务状况</w:t>
      </w:r>
      <w:bookmarkEnd w:id="980"/>
      <w:bookmarkEnd w:id="981"/>
      <w:bookmarkEnd w:id="982"/>
      <w:bookmarkEnd w:id="983"/>
      <w:bookmarkEnd w:id="984"/>
      <w:bookmarkEnd w:id="985"/>
      <w:bookmarkEnd w:id="986"/>
    </w:p>
    <w:p w14:paraId="2FDCE140" w14:textId="0F68A5FC" w:rsidR="00AA4CA3" w:rsidRDefault="00154097">
      <w:pPr>
        <w:spacing w:beforeLines="50" w:before="156" w:afterLines="50" w:after="156" w:line="360" w:lineRule="auto"/>
        <w:ind w:firstLineChars="200" w:firstLine="440"/>
        <w:rPr>
          <w:rFonts w:ascii="Arial Narrow" w:eastAsia="仿宋_GB2312" w:hAnsi="Arial Narrow" w:cs="Arial Unicode MS"/>
          <w:sz w:val="22"/>
          <w:szCs w:val="22"/>
        </w:rPr>
      </w:pPr>
      <w:r w:rsidRPr="2DD37415">
        <w:rPr>
          <w:rFonts w:ascii="Arial Narrow" w:eastAsia="仿宋_GB2312" w:hAnsi="Arial Narrow" w:cs="Arial Unicode MS"/>
          <w:sz w:val="22"/>
          <w:szCs w:val="22"/>
        </w:rPr>
        <w:t>上海派智</w:t>
      </w:r>
      <w:r w:rsidR="00F2093E" w:rsidRPr="2DD37415">
        <w:rPr>
          <w:rFonts w:ascii="Arial Narrow" w:eastAsia="仿宋_GB2312" w:hAnsi="Arial Narrow" w:cs="Arial Unicode MS"/>
          <w:sz w:val="22"/>
          <w:szCs w:val="22"/>
        </w:rPr>
        <w:t>按照客户类型进行收入划分，即根据客户是否是境内公司将销售收入明确划分成境内关联交易收入和境外关联交易收入。具体拆分数据详见附件</w:t>
      </w:r>
      <w:r w:rsidR="00F2093E" w:rsidRPr="2DD37415">
        <w:rPr>
          <w:rFonts w:ascii="Arial Narrow" w:eastAsia="仿宋_GB2312" w:hAnsi="Arial Narrow" w:cs="Arial Unicode MS"/>
          <w:sz w:val="22"/>
          <w:szCs w:val="22"/>
        </w:rPr>
        <w:t>2</w:t>
      </w:r>
      <w:r w:rsidR="00F2093E" w:rsidRPr="2DD37415">
        <w:rPr>
          <w:rFonts w:ascii="Arial Narrow" w:eastAsia="仿宋_GB2312" w:hAnsi="Arial Narrow" w:cs="Arial Unicode MS"/>
          <w:sz w:val="22"/>
          <w:szCs w:val="22"/>
        </w:rPr>
        <w:t>《企业年度关联交易财务状况分析表》。</w:t>
      </w:r>
    </w:p>
    <w:p w14:paraId="47BA3163" w14:textId="321BA8C7" w:rsidR="00AA4CA3" w:rsidRDefault="00154097">
      <w:pPr>
        <w:spacing w:beforeLines="50" w:before="156" w:afterLines="50" w:after="156" w:line="360" w:lineRule="auto"/>
        <w:ind w:firstLineChars="200" w:firstLine="440"/>
        <w:rPr>
          <w:rFonts w:ascii="Arial Narrow" w:eastAsia="仿宋_GB2312" w:hAnsi="Arial Narrow" w:cs="Arial Unicode MS"/>
          <w:sz w:val="22"/>
          <w:szCs w:val="22"/>
        </w:rPr>
      </w:pPr>
      <w:r w:rsidRPr="2DD37415">
        <w:rPr>
          <w:rFonts w:ascii="Arial Narrow" w:eastAsia="仿宋_GB2312" w:hAnsi="Arial Narrow" w:cs="Arial Unicode MS"/>
          <w:sz w:val="22"/>
          <w:szCs w:val="22"/>
        </w:rPr>
        <w:t>上海派智</w:t>
      </w:r>
      <w:r w:rsidR="00F2093E" w:rsidRPr="2DD37415">
        <w:rPr>
          <w:rFonts w:ascii="Arial Narrow" w:eastAsia="仿宋_GB2312" w:hAnsi="Arial Narrow" w:cs="Arial Unicode MS"/>
          <w:sz w:val="22"/>
          <w:szCs w:val="22"/>
        </w:rPr>
        <w:t>原则上根据实际情况在不同的交易类型中归集、划分成本和费用，对于不能按照实际情况划分的成本和费用，</w:t>
      </w:r>
      <w:r w:rsidRPr="2DD37415">
        <w:rPr>
          <w:rFonts w:ascii="Arial Narrow" w:eastAsia="仿宋_GB2312" w:hAnsi="Arial Narrow" w:cs="Arial Unicode MS"/>
          <w:sz w:val="22"/>
          <w:szCs w:val="22"/>
        </w:rPr>
        <w:t>上海派智</w:t>
      </w:r>
      <w:r w:rsidR="00F2093E" w:rsidRPr="2DD37415">
        <w:rPr>
          <w:rFonts w:ascii="Arial Narrow" w:eastAsia="仿宋_GB2312" w:hAnsi="Arial Narrow" w:cs="Arial Unicode MS"/>
          <w:sz w:val="22"/>
          <w:szCs w:val="22"/>
        </w:rPr>
        <w:t>按照合理比例进行划分。</w:t>
      </w:r>
    </w:p>
    <w:p w14:paraId="4D057456" w14:textId="273A6CB7" w:rsidR="00AA4CA3" w:rsidRDefault="00F2093E" w:rsidP="2DD37415">
      <w:pPr>
        <w:pStyle w:val="af9"/>
        <w:spacing w:before="156" w:after="156"/>
        <w:rPr>
          <w:rFonts w:ascii="Arial Narrow" w:eastAsia="仿宋_GB2312" w:hAnsi="Arial Narrow" w:cs="楷体"/>
          <w:b w:val="0"/>
          <w:bCs w:val="0"/>
          <w:i w:val="0"/>
          <w:color w:val="002060"/>
          <w:sz w:val="22"/>
          <w:szCs w:val="22"/>
        </w:rPr>
      </w:pPr>
      <w:bookmarkStart w:id="987" w:name="_Toc110439088"/>
      <w:bookmarkStart w:id="988" w:name="_Toc32150"/>
      <w:bookmarkStart w:id="989" w:name="_Toc26896"/>
      <w:bookmarkStart w:id="990" w:name="_Toc31468"/>
      <w:bookmarkStart w:id="991" w:name="_Toc171076001"/>
      <w:r w:rsidRPr="2DD37415">
        <w:rPr>
          <w:rFonts w:ascii="Arial Narrow" w:eastAsia="仿宋_GB2312" w:hAnsi="Arial Narrow" w:cs="楷体"/>
          <w:b w:val="0"/>
          <w:bCs w:val="0"/>
          <w:i w:val="0"/>
          <w:color w:val="002060"/>
          <w:sz w:val="22"/>
          <w:szCs w:val="22"/>
        </w:rPr>
        <w:lastRenderedPageBreak/>
        <w:t>4.</w:t>
      </w:r>
      <w:r w:rsidR="00154097" w:rsidRPr="2DD37415">
        <w:rPr>
          <w:rFonts w:ascii="Arial Narrow" w:eastAsia="仿宋_GB2312" w:hAnsi="Arial Narrow" w:cs="楷体"/>
          <w:b w:val="0"/>
          <w:bCs w:val="0"/>
          <w:i w:val="0"/>
          <w:color w:val="002060"/>
          <w:sz w:val="22"/>
          <w:szCs w:val="22"/>
        </w:rPr>
        <w:t>8</w:t>
      </w:r>
      <w:r w:rsidRPr="2DD37415">
        <w:rPr>
          <w:rFonts w:ascii="Arial Narrow" w:eastAsia="仿宋_GB2312" w:hAnsi="Arial Narrow" w:cs="楷体"/>
          <w:b w:val="0"/>
          <w:bCs w:val="0"/>
          <w:i w:val="0"/>
          <w:color w:val="002060"/>
          <w:sz w:val="22"/>
          <w:szCs w:val="22"/>
        </w:rPr>
        <w:t>.</w:t>
      </w:r>
      <w:r w:rsidRPr="2DD37415">
        <w:rPr>
          <w:rFonts w:ascii="Arial Narrow" w:eastAsia="仿宋_GB2312" w:hAnsi="Arial Narrow" w:cs="楷体"/>
          <w:b w:val="0"/>
          <w:bCs w:val="0"/>
          <w:i w:val="0"/>
          <w:color w:val="002060"/>
          <w:sz w:val="22"/>
          <w:szCs w:val="22"/>
        </w:rPr>
        <w:t>小结</w:t>
      </w:r>
      <w:bookmarkEnd w:id="987"/>
      <w:bookmarkEnd w:id="988"/>
      <w:bookmarkEnd w:id="989"/>
      <w:bookmarkEnd w:id="990"/>
      <w:bookmarkEnd w:id="991"/>
    </w:p>
    <w:p w14:paraId="654CEB1F" w14:textId="77777777" w:rsidR="00AA4CA3" w:rsidRDefault="00F2093E">
      <w:pPr>
        <w:spacing w:beforeLines="50" w:before="156" w:afterLines="50" w:after="156" w:line="360" w:lineRule="auto"/>
        <w:ind w:firstLineChars="200" w:firstLine="440"/>
        <w:rPr>
          <w:rStyle w:val="aff4"/>
          <w:rFonts w:ascii="Arial Narrow" w:eastAsia="仿宋_GB2312" w:hAnsi="Arial Narrow"/>
        </w:rPr>
      </w:pPr>
      <w:r>
        <w:rPr>
          <w:rFonts w:ascii="Arial Narrow" w:eastAsia="仿宋_GB2312" w:hAnsi="Arial Narrow" w:cs="Arial Unicode MS"/>
          <w:sz w:val="22"/>
          <w:szCs w:val="22"/>
        </w:rPr>
        <w:t>从理论上讲，在对企业的关联交易进行分析时，为了得到最为准确的可比数据，应该对各项关联交易进行逐一的分析和评估。但是，在很多情况下，企业各项关联交易间是紧密联系的，从而构成了企业的整体业务。在这种情况下，不应机械地把这些关联交易分割成单独的交易进行分别验证。</w:t>
      </w:r>
      <w:r>
        <w:rPr>
          <w:rStyle w:val="aff4"/>
          <w:rFonts w:ascii="Arial Narrow" w:eastAsia="仿宋_GB2312" w:hAnsi="Arial Narrow"/>
          <w:sz w:val="22"/>
          <w:szCs w:val="22"/>
        </w:rPr>
        <w:footnoteReference w:id="13"/>
      </w:r>
    </w:p>
    <w:p w14:paraId="7BE90408" w14:textId="24DBD21F" w:rsidR="00584E90" w:rsidRPr="00584E90" w:rsidRDefault="00584E90">
      <w:pPr>
        <w:spacing w:beforeLines="50" w:before="156" w:afterLines="50" w:after="156" w:line="360" w:lineRule="auto"/>
        <w:ind w:firstLineChars="200" w:firstLine="440"/>
        <w:rPr>
          <w:rFonts w:ascii="Arial Narrow" w:eastAsia="仿宋_GB2312" w:hAnsi="Arial Narrow" w:cs="Arial Unicode MS"/>
          <w:sz w:val="22"/>
          <w:szCs w:val="22"/>
        </w:rPr>
      </w:pPr>
      <w:r w:rsidRPr="2DD37415">
        <w:rPr>
          <w:rFonts w:ascii="Arial Narrow" w:eastAsia="仿宋_GB2312" w:hAnsi="Arial Narrow" w:cs="Arial Unicode MS"/>
          <w:sz w:val="22"/>
          <w:szCs w:val="22"/>
        </w:rPr>
        <w:t>评估期间，上海派智在不仅进行生产与销售业务，同时还向第三方客户销售其从第三方采购的原材料（</w:t>
      </w:r>
      <w:r w:rsidRPr="2DD37415">
        <w:rPr>
          <w:rFonts w:ascii="Arial Narrow" w:eastAsia="仿宋_GB2312" w:hAnsi="Arial Narrow" w:cs="Arial Unicode MS"/>
          <w:sz w:val="22"/>
          <w:szCs w:val="22"/>
        </w:rPr>
        <w:t>“</w:t>
      </w:r>
      <w:r w:rsidRPr="2DD37415">
        <w:rPr>
          <w:rFonts w:ascii="Arial Narrow" w:eastAsia="仿宋_GB2312" w:hAnsi="Arial Narrow" w:cs="Arial Unicode MS"/>
          <w:sz w:val="22"/>
          <w:szCs w:val="22"/>
        </w:rPr>
        <w:t>第三方原料分销业务</w:t>
      </w:r>
      <w:r w:rsidRPr="2DD37415">
        <w:rPr>
          <w:rFonts w:ascii="Arial Narrow" w:eastAsia="仿宋_GB2312" w:hAnsi="Arial Narrow" w:cs="Arial Unicode MS"/>
          <w:sz w:val="22"/>
          <w:szCs w:val="22"/>
        </w:rPr>
        <w:t>”</w:t>
      </w:r>
      <w:r w:rsidRPr="2DD37415">
        <w:rPr>
          <w:rFonts w:ascii="Arial Narrow" w:eastAsia="仿宋_GB2312" w:hAnsi="Arial Narrow" w:cs="Arial Unicode MS"/>
          <w:sz w:val="22"/>
          <w:szCs w:val="22"/>
        </w:rPr>
        <w:t>）。由于上述第三方原料分销业务与关联交易无关，而其与关联方的业务往来（关联</w:t>
      </w:r>
      <w:r w:rsidR="00DB1CDF" w:rsidRPr="2DD37415">
        <w:rPr>
          <w:rFonts w:ascii="Arial Narrow" w:eastAsia="仿宋_GB2312" w:hAnsi="Arial Narrow" w:cs="Arial Unicode MS"/>
          <w:sz w:val="22"/>
          <w:szCs w:val="22"/>
        </w:rPr>
        <w:t>购销及劳务交易）</w:t>
      </w:r>
      <w:r w:rsidRPr="2DD37415">
        <w:rPr>
          <w:rFonts w:ascii="Arial Narrow" w:eastAsia="仿宋_GB2312" w:hAnsi="Arial Narrow" w:cs="Arial Unicode MS"/>
          <w:sz w:val="22"/>
          <w:szCs w:val="22"/>
        </w:rPr>
        <w:t>均与其生产销售业务活动密切相关且不可分割</w:t>
      </w:r>
      <w:r w:rsidR="00DB1CDF" w:rsidRPr="2DD37415">
        <w:rPr>
          <w:rFonts w:ascii="Arial Narrow" w:eastAsia="仿宋_GB2312" w:hAnsi="Arial Narrow" w:cs="Arial Unicode MS"/>
          <w:sz w:val="22"/>
          <w:szCs w:val="22"/>
        </w:rPr>
        <w:t>，而关联劳务的交易金额较小，且已反映到成本费用中</w:t>
      </w:r>
      <w:r w:rsidRPr="2DD37415">
        <w:rPr>
          <w:rFonts w:ascii="Arial Narrow" w:eastAsia="仿宋_GB2312" w:hAnsi="Arial Narrow" w:cs="Arial Unicode MS"/>
          <w:sz w:val="22"/>
          <w:szCs w:val="22"/>
        </w:rPr>
        <w:t>。因此，我们主要对其生产销售业务相关（即受测关联交易）的财务数据进行分析和验证，具体参见章节</w:t>
      </w:r>
      <w:r w:rsidRPr="2DD37415">
        <w:rPr>
          <w:rFonts w:ascii="Arial Narrow" w:eastAsia="仿宋_GB2312" w:hAnsi="Arial Narrow" w:cs="Arial Unicode MS"/>
          <w:sz w:val="22"/>
          <w:szCs w:val="22"/>
        </w:rPr>
        <w:t>7.4.2</w:t>
      </w:r>
      <w:r w:rsidRPr="2DD37415">
        <w:rPr>
          <w:rFonts w:ascii="Arial Narrow" w:eastAsia="仿宋_GB2312" w:hAnsi="Arial Narrow" w:cs="Arial Unicode MS"/>
          <w:sz w:val="22"/>
          <w:szCs w:val="22"/>
        </w:rPr>
        <w:t>的确定与受测关联交易相关的财务数据。</w:t>
      </w:r>
    </w:p>
    <w:p w14:paraId="1AC7042F" w14:textId="77777777" w:rsidR="00AA4CA3" w:rsidRDefault="00F2093E">
      <w:pPr>
        <w:spacing w:beforeLines="50" w:before="156" w:afterLines="50" w:after="156" w:line="360" w:lineRule="auto"/>
        <w:ind w:firstLineChars="200" w:firstLine="440"/>
        <w:rPr>
          <w:rFonts w:ascii="Arial Narrow" w:eastAsia="仿宋_GB2312" w:hAnsi="Arial Narrow" w:cs="Arial Unicode MS"/>
          <w:sz w:val="22"/>
          <w:szCs w:val="22"/>
        </w:rPr>
      </w:pPr>
      <w:r>
        <w:rPr>
          <w:rFonts w:ascii="Arial Narrow" w:eastAsia="仿宋_GB2312" w:hAnsi="Arial Narrow" w:cs="Arial Unicode MS"/>
          <w:sz w:val="22"/>
          <w:szCs w:val="22"/>
        </w:rPr>
        <w:br w:type="page"/>
      </w:r>
    </w:p>
    <w:p w14:paraId="5FF83F49" w14:textId="77777777" w:rsidR="00AA4CA3" w:rsidRDefault="00F2093E" w:rsidP="008755D6">
      <w:pPr>
        <w:pStyle w:val="ListParagraph1"/>
        <w:spacing w:before="0" w:after="0"/>
        <w:ind w:left="0" w:right="0" w:firstLineChars="0" w:firstLine="0"/>
        <w:outlineLvl w:val="0"/>
        <w:rPr>
          <w:rFonts w:ascii="Arial Narrow" w:eastAsia="仿宋_GB2312" w:hAnsi="Arial Narrow" w:cs="Arial Unicode MS"/>
          <w:color w:val="4F6228" w:themeColor="accent3" w:themeShade="80"/>
          <w:sz w:val="28"/>
          <w:szCs w:val="22"/>
        </w:rPr>
      </w:pPr>
      <w:bookmarkStart w:id="992" w:name="_Toc110439089"/>
      <w:bookmarkStart w:id="993" w:name="_Toc522015215"/>
      <w:bookmarkStart w:id="994" w:name="_Toc18255"/>
      <w:bookmarkStart w:id="995" w:name="_Toc3579"/>
      <w:bookmarkStart w:id="996" w:name="_Toc21874"/>
      <w:bookmarkStart w:id="997" w:name="_Toc17647"/>
      <w:bookmarkStart w:id="998" w:name="_Toc171076002"/>
      <w:r>
        <w:rPr>
          <w:rFonts w:ascii="Arial Narrow" w:eastAsia="仿宋_GB2312" w:hAnsi="Arial Narrow" w:cs="Arial Unicode MS"/>
          <w:color w:val="4F6228" w:themeColor="accent3" w:themeShade="80"/>
          <w:sz w:val="28"/>
          <w:szCs w:val="22"/>
        </w:rPr>
        <w:lastRenderedPageBreak/>
        <w:t>5.</w:t>
      </w:r>
      <w:r>
        <w:rPr>
          <w:rFonts w:ascii="Arial Narrow" w:eastAsia="仿宋_GB2312" w:hAnsi="Arial Narrow" w:cs="Arial Unicode MS"/>
          <w:color w:val="4F6228" w:themeColor="accent3" w:themeShade="80"/>
          <w:sz w:val="28"/>
          <w:szCs w:val="22"/>
        </w:rPr>
        <w:t>功能</w:t>
      </w:r>
      <w:r>
        <w:rPr>
          <w:rFonts w:ascii="Arial Narrow" w:eastAsia="仿宋_GB2312" w:hAnsi="Arial Narrow" w:cs="Arial Unicode MS" w:hint="eastAsia"/>
          <w:color w:val="4F6228" w:themeColor="accent3" w:themeShade="80"/>
          <w:sz w:val="28"/>
          <w:szCs w:val="22"/>
        </w:rPr>
        <w:t>和风险</w:t>
      </w:r>
      <w:r>
        <w:rPr>
          <w:rFonts w:ascii="Arial Narrow" w:eastAsia="仿宋_GB2312" w:hAnsi="Arial Narrow" w:cs="Arial Unicode MS"/>
          <w:color w:val="4F6228" w:themeColor="accent3" w:themeShade="80"/>
          <w:sz w:val="28"/>
          <w:szCs w:val="22"/>
        </w:rPr>
        <w:t>分析</w:t>
      </w:r>
      <w:bookmarkEnd w:id="992"/>
      <w:bookmarkEnd w:id="993"/>
      <w:bookmarkEnd w:id="994"/>
      <w:bookmarkEnd w:id="995"/>
      <w:bookmarkEnd w:id="996"/>
      <w:bookmarkEnd w:id="997"/>
      <w:bookmarkEnd w:id="998"/>
    </w:p>
    <w:p w14:paraId="51A0C6E9" w14:textId="77777777" w:rsidR="00AA4CA3" w:rsidRDefault="00F2093E">
      <w:pPr>
        <w:pStyle w:val="af9"/>
        <w:spacing w:before="156" w:after="156"/>
        <w:rPr>
          <w:rFonts w:ascii="Arial Narrow" w:eastAsia="仿宋_GB2312" w:hAnsi="Arial Narrow" w:cs="楷体"/>
          <w:b w:val="0"/>
          <w:i w:val="0"/>
          <w:color w:val="002060"/>
          <w:sz w:val="22"/>
          <w:szCs w:val="22"/>
        </w:rPr>
      </w:pPr>
      <w:bookmarkStart w:id="999" w:name="_Toc5401"/>
      <w:bookmarkStart w:id="1000" w:name="_Toc26730"/>
      <w:bookmarkStart w:id="1001" w:name="_Toc2324"/>
      <w:bookmarkStart w:id="1002" w:name="_Toc4197"/>
      <w:bookmarkStart w:id="1003" w:name="_Toc110439090"/>
      <w:bookmarkStart w:id="1004" w:name="_Toc522015216"/>
      <w:bookmarkStart w:id="1005" w:name="_Toc171076003"/>
      <w:r>
        <w:rPr>
          <w:rFonts w:ascii="Arial Narrow" w:eastAsia="仿宋_GB2312" w:hAnsi="Arial Narrow" w:cs="楷体"/>
          <w:b w:val="0"/>
          <w:i w:val="0"/>
          <w:color w:val="002060"/>
          <w:sz w:val="22"/>
          <w:szCs w:val="22"/>
        </w:rPr>
        <w:t>5.1.</w:t>
      </w:r>
      <w:r>
        <w:rPr>
          <w:rFonts w:ascii="Arial Narrow" w:eastAsia="仿宋_GB2312" w:hAnsi="Arial Narrow" w:cs="楷体"/>
          <w:b w:val="0"/>
          <w:i w:val="0"/>
          <w:color w:val="002060"/>
          <w:sz w:val="22"/>
          <w:szCs w:val="22"/>
        </w:rPr>
        <w:t>简介</w:t>
      </w:r>
      <w:bookmarkEnd w:id="999"/>
      <w:bookmarkEnd w:id="1000"/>
      <w:bookmarkEnd w:id="1001"/>
      <w:bookmarkEnd w:id="1002"/>
      <w:bookmarkEnd w:id="1003"/>
      <w:bookmarkEnd w:id="1004"/>
      <w:bookmarkEnd w:id="1005"/>
    </w:p>
    <w:p w14:paraId="1FFBA7FF" w14:textId="77777777" w:rsidR="00AA4CA3" w:rsidRDefault="00F2093E">
      <w:pPr>
        <w:spacing w:beforeLines="50" w:before="156" w:afterLines="50" w:after="156" w:line="360" w:lineRule="auto"/>
        <w:ind w:firstLineChars="200" w:firstLine="440"/>
        <w:rPr>
          <w:rFonts w:ascii="Arial Narrow" w:eastAsia="仿宋_GB2312" w:hAnsi="Arial Narrow" w:cs="楷体"/>
          <w:kern w:val="2"/>
        </w:rPr>
      </w:pPr>
      <w:r>
        <w:rPr>
          <w:rFonts w:ascii="Arial Narrow" w:eastAsia="仿宋_GB2312" w:hAnsi="Arial Narrow" w:cs="Arial Unicode MS"/>
          <w:sz w:val="22"/>
          <w:szCs w:val="22"/>
        </w:rPr>
        <w:t>功能</w:t>
      </w:r>
      <w:r>
        <w:rPr>
          <w:rFonts w:ascii="Arial Narrow" w:eastAsia="仿宋_GB2312" w:hAnsi="Arial Narrow" w:cs="Arial Unicode MS" w:hint="eastAsia"/>
          <w:sz w:val="22"/>
          <w:szCs w:val="22"/>
        </w:rPr>
        <w:t>和风险</w:t>
      </w:r>
      <w:r>
        <w:rPr>
          <w:rFonts w:ascii="Arial Narrow" w:eastAsia="仿宋_GB2312" w:hAnsi="Arial Narrow" w:cs="Arial Unicode MS"/>
          <w:sz w:val="22"/>
          <w:szCs w:val="22"/>
        </w:rPr>
        <w:t>分析有助于理解和验证相关的转让定价安排，也是中国转让定价法规规定必须进行的分析。功能</w:t>
      </w:r>
      <w:r>
        <w:rPr>
          <w:rFonts w:ascii="Arial Narrow" w:eastAsia="仿宋_GB2312" w:hAnsi="Arial Narrow" w:cs="Arial Unicode MS" w:hint="eastAsia"/>
          <w:sz w:val="22"/>
          <w:szCs w:val="22"/>
        </w:rPr>
        <w:t>和风险</w:t>
      </w:r>
      <w:r>
        <w:rPr>
          <w:rFonts w:ascii="Arial Narrow" w:eastAsia="仿宋_GB2312" w:hAnsi="Arial Narrow" w:cs="Arial Unicode MS"/>
          <w:sz w:val="22"/>
          <w:szCs w:val="22"/>
        </w:rPr>
        <w:t>分析部分所收集的信息，将被用来分析评估期间的以下问题：</w:t>
      </w:r>
    </w:p>
    <w:p w14:paraId="1468A2D4" w14:textId="77777777" w:rsidR="00AA4CA3" w:rsidRDefault="00F2093E">
      <w:pPr>
        <w:pStyle w:val="aff5"/>
        <w:numPr>
          <w:ilvl w:val="0"/>
          <w:numId w:val="17"/>
        </w:numPr>
        <w:spacing w:beforeLines="50" w:before="156" w:afterLines="50" w:after="156" w:line="360" w:lineRule="auto"/>
        <w:ind w:firstLineChars="0"/>
        <w:rPr>
          <w:rFonts w:ascii="Arial Narrow" w:eastAsia="仿宋_GB2312" w:hAnsi="Arial Narrow" w:cs="Arial Unicode MS"/>
          <w:sz w:val="22"/>
          <w:szCs w:val="22"/>
        </w:rPr>
      </w:pPr>
      <w:r>
        <w:rPr>
          <w:rFonts w:ascii="Arial Narrow" w:eastAsia="仿宋_GB2312" w:hAnsi="Arial Narrow" w:cs="Arial Unicode MS"/>
          <w:sz w:val="22"/>
          <w:szCs w:val="22"/>
        </w:rPr>
        <w:t>企业及其关联方执行的主要功能（包括种类和频繁程度）；</w:t>
      </w:r>
    </w:p>
    <w:p w14:paraId="0D3B538B" w14:textId="77777777" w:rsidR="00AA4CA3" w:rsidRDefault="00F2093E">
      <w:pPr>
        <w:pStyle w:val="aff5"/>
        <w:numPr>
          <w:ilvl w:val="0"/>
          <w:numId w:val="17"/>
        </w:numPr>
        <w:spacing w:beforeLines="50" w:before="156" w:afterLines="50" w:after="156" w:line="360" w:lineRule="auto"/>
        <w:ind w:firstLineChars="0"/>
        <w:rPr>
          <w:rFonts w:ascii="Arial Narrow" w:eastAsia="仿宋_GB2312" w:hAnsi="Arial Narrow" w:cs="Arial Unicode MS"/>
          <w:sz w:val="22"/>
          <w:szCs w:val="22"/>
        </w:rPr>
      </w:pPr>
      <w:r>
        <w:rPr>
          <w:rFonts w:ascii="Arial Narrow" w:eastAsia="仿宋_GB2312" w:hAnsi="Arial Narrow" w:cs="Arial Unicode MS"/>
          <w:sz w:val="22"/>
          <w:szCs w:val="22"/>
        </w:rPr>
        <w:t>企业及其关联方所承担的风险；</w:t>
      </w:r>
      <w:r>
        <w:rPr>
          <w:rFonts w:ascii="Arial Narrow" w:eastAsia="仿宋_GB2312" w:hAnsi="Arial Narrow" w:cs="Arial Unicode MS"/>
          <w:sz w:val="22"/>
          <w:szCs w:val="22"/>
        </w:rPr>
        <w:t xml:space="preserve"> </w:t>
      </w:r>
    </w:p>
    <w:p w14:paraId="3800BBA3" w14:textId="77777777" w:rsidR="00AA4CA3" w:rsidRDefault="00F2093E">
      <w:pPr>
        <w:pStyle w:val="aff5"/>
        <w:numPr>
          <w:ilvl w:val="0"/>
          <w:numId w:val="17"/>
        </w:numPr>
        <w:spacing w:beforeLines="50" w:before="156" w:afterLines="50" w:after="156" w:line="360" w:lineRule="auto"/>
        <w:ind w:firstLineChars="0"/>
        <w:rPr>
          <w:rFonts w:ascii="Arial Narrow" w:eastAsia="仿宋_GB2312" w:hAnsi="Arial Narrow" w:cs="Arial Unicode MS"/>
          <w:sz w:val="22"/>
          <w:szCs w:val="22"/>
        </w:rPr>
      </w:pPr>
      <w:r>
        <w:rPr>
          <w:rFonts w:ascii="Arial Narrow" w:eastAsia="仿宋_GB2312" w:hAnsi="Arial Narrow" w:cs="Arial Unicode MS"/>
          <w:sz w:val="22"/>
          <w:szCs w:val="22"/>
        </w:rPr>
        <w:t>企业及其关联方所使用的资产（包括有形资产和无形资产）。</w:t>
      </w:r>
    </w:p>
    <w:p w14:paraId="0F2B2247" w14:textId="21335517" w:rsidR="00AA4CA3" w:rsidRDefault="00F2093E">
      <w:pPr>
        <w:spacing w:beforeLines="50" w:before="156" w:afterLines="50" w:after="156" w:line="360" w:lineRule="auto"/>
        <w:ind w:firstLineChars="200" w:firstLine="440"/>
        <w:rPr>
          <w:rFonts w:ascii="Arial Narrow" w:eastAsia="仿宋_GB2312" w:hAnsi="Arial Narrow" w:cs="楷体"/>
          <w:kern w:val="2"/>
        </w:rPr>
      </w:pPr>
      <w:r w:rsidRPr="2DD37415">
        <w:rPr>
          <w:rFonts w:ascii="Arial Narrow" w:eastAsia="仿宋_GB2312" w:hAnsi="Arial Narrow" w:cs="Arial Unicode MS"/>
          <w:sz w:val="22"/>
          <w:szCs w:val="22"/>
        </w:rPr>
        <w:t>在本报告的功能和风险分析部分，我们将对</w:t>
      </w:r>
      <w:r w:rsidR="000D6798" w:rsidRPr="2DD37415">
        <w:rPr>
          <w:rFonts w:ascii="Arial Narrow" w:eastAsia="仿宋_GB2312" w:hAnsi="Arial Narrow" w:cs="Arial Unicode MS"/>
          <w:sz w:val="22"/>
          <w:szCs w:val="22"/>
        </w:rPr>
        <w:t>上海派智</w:t>
      </w:r>
      <w:r w:rsidRPr="2DD37415">
        <w:rPr>
          <w:rFonts w:ascii="Arial Narrow" w:eastAsia="仿宋_GB2312" w:hAnsi="Arial Narrow" w:cs="Arial Unicode MS"/>
          <w:sz w:val="22"/>
          <w:szCs w:val="22"/>
        </w:rPr>
        <w:t>在受测关联交易中与其关联方之间形成的经济关系进行分析和评估。</w:t>
      </w:r>
    </w:p>
    <w:p w14:paraId="04CEAAE7" w14:textId="77777777" w:rsidR="00AA4CA3" w:rsidRDefault="00F2093E">
      <w:pPr>
        <w:pStyle w:val="af9"/>
        <w:spacing w:before="156" w:after="156"/>
        <w:rPr>
          <w:rFonts w:ascii="Arial Narrow" w:eastAsia="仿宋_GB2312" w:hAnsi="Arial Narrow" w:cs="楷体"/>
          <w:b w:val="0"/>
          <w:i w:val="0"/>
          <w:color w:val="002060"/>
          <w:sz w:val="22"/>
          <w:szCs w:val="22"/>
        </w:rPr>
      </w:pPr>
      <w:bookmarkStart w:id="1006" w:name="_Toc30624"/>
      <w:bookmarkStart w:id="1007" w:name="_Toc522015217"/>
      <w:bookmarkStart w:id="1008" w:name="_Toc24708"/>
      <w:bookmarkStart w:id="1009" w:name="_Toc110439091"/>
      <w:bookmarkStart w:id="1010" w:name="_Toc14347"/>
      <w:bookmarkStart w:id="1011" w:name="_Toc20147"/>
      <w:bookmarkStart w:id="1012" w:name="_Toc171076004"/>
      <w:r>
        <w:rPr>
          <w:rFonts w:ascii="Arial Narrow" w:eastAsia="仿宋_GB2312" w:hAnsi="Arial Narrow" w:cs="楷体"/>
          <w:b w:val="0"/>
          <w:i w:val="0"/>
          <w:color w:val="002060"/>
          <w:sz w:val="22"/>
          <w:szCs w:val="22"/>
        </w:rPr>
        <w:t>5.2.</w:t>
      </w:r>
      <w:bookmarkEnd w:id="1006"/>
      <w:r>
        <w:rPr>
          <w:rFonts w:ascii="Arial Narrow" w:eastAsia="仿宋_GB2312" w:hAnsi="Arial Narrow" w:cs="楷体"/>
          <w:b w:val="0"/>
          <w:i w:val="0"/>
          <w:color w:val="002060"/>
          <w:sz w:val="22"/>
          <w:szCs w:val="22"/>
        </w:rPr>
        <w:t>功能及风险</w:t>
      </w:r>
      <w:bookmarkEnd w:id="1007"/>
      <w:r>
        <w:rPr>
          <w:rFonts w:ascii="Arial Narrow" w:eastAsia="仿宋_GB2312" w:hAnsi="Arial Narrow" w:cs="楷体" w:hint="eastAsia"/>
          <w:b w:val="0"/>
          <w:i w:val="0"/>
          <w:color w:val="002060"/>
          <w:sz w:val="22"/>
          <w:szCs w:val="22"/>
        </w:rPr>
        <w:t>分析</w:t>
      </w:r>
      <w:bookmarkEnd w:id="1008"/>
      <w:bookmarkEnd w:id="1009"/>
      <w:bookmarkEnd w:id="1010"/>
      <w:bookmarkEnd w:id="1011"/>
      <w:bookmarkEnd w:id="1012"/>
    </w:p>
    <w:p w14:paraId="077F20BC" w14:textId="77777777" w:rsidR="00AA4CA3" w:rsidRDefault="00F2093E">
      <w:pPr>
        <w:pStyle w:val="af4"/>
        <w:spacing w:before="156" w:after="156"/>
        <w:rPr>
          <w:rFonts w:ascii="Arial Narrow" w:eastAsia="仿宋_GB2312" w:hAnsi="Arial Narrow" w:cs="楷体"/>
          <w:b w:val="0"/>
          <w:i w:val="0"/>
          <w:color w:val="002060"/>
          <w:sz w:val="22"/>
          <w:szCs w:val="22"/>
        </w:rPr>
      </w:pPr>
      <w:bookmarkStart w:id="1013" w:name="_Toc31126"/>
      <w:bookmarkStart w:id="1014" w:name="_Toc522015218"/>
      <w:bookmarkStart w:id="1015" w:name="_Toc31430"/>
      <w:bookmarkStart w:id="1016" w:name="_Toc25125"/>
      <w:bookmarkStart w:id="1017" w:name="_Toc31012"/>
      <w:bookmarkStart w:id="1018" w:name="_Toc110439092"/>
      <w:r>
        <w:rPr>
          <w:rFonts w:ascii="Arial Narrow" w:eastAsia="仿宋_GB2312" w:hAnsi="Arial Narrow" w:cs="楷体"/>
          <w:b w:val="0"/>
          <w:i w:val="0"/>
          <w:color w:val="002060"/>
          <w:sz w:val="22"/>
          <w:szCs w:val="22"/>
        </w:rPr>
        <w:t>5.2.1.</w:t>
      </w:r>
      <w:r>
        <w:rPr>
          <w:rFonts w:ascii="Arial Narrow" w:eastAsia="仿宋_GB2312" w:hAnsi="Arial Narrow" w:cs="楷体"/>
          <w:b w:val="0"/>
          <w:i w:val="0"/>
          <w:color w:val="002060"/>
          <w:sz w:val="22"/>
          <w:szCs w:val="22"/>
        </w:rPr>
        <w:t>功能</w:t>
      </w:r>
      <w:bookmarkEnd w:id="1013"/>
      <w:bookmarkEnd w:id="1014"/>
      <w:r>
        <w:rPr>
          <w:rFonts w:ascii="Arial Narrow" w:eastAsia="仿宋_GB2312" w:hAnsi="Arial Narrow" w:cs="楷体"/>
          <w:b w:val="0"/>
          <w:i w:val="0"/>
          <w:color w:val="002060"/>
          <w:sz w:val="22"/>
          <w:szCs w:val="22"/>
        </w:rPr>
        <w:t>分析</w:t>
      </w:r>
      <w:bookmarkEnd w:id="1015"/>
      <w:bookmarkEnd w:id="1016"/>
      <w:bookmarkEnd w:id="1017"/>
      <w:bookmarkEnd w:id="1018"/>
    </w:p>
    <w:p w14:paraId="33178458" w14:textId="28141B49" w:rsidR="00AA4CA3" w:rsidRDefault="00F2093E">
      <w:pPr>
        <w:spacing w:beforeLines="50" w:before="156" w:afterLines="50" w:after="156" w:line="360" w:lineRule="auto"/>
        <w:ind w:firstLineChars="200" w:firstLine="440"/>
        <w:rPr>
          <w:rFonts w:ascii="Arial Narrow" w:eastAsia="仿宋_GB2312" w:hAnsi="Arial Narrow" w:cs="Arial Unicode MS"/>
          <w:sz w:val="22"/>
          <w:szCs w:val="22"/>
        </w:rPr>
      </w:pPr>
      <w:r w:rsidRPr="2DD37415">
        <w:rPr>
          <w:rFonts w:ascii="Arial Narrow" w:eastAsia="仿宋_GB2312" w:hAnsi="Arial Narrow" w:cs="Arial Unicode MS"/>
          <w:sz w:val="22"/>
          <w:szCs w:val="22"/>
        </w:rPr>
        <w:t>此处我们将主要分析</w:t>
      </w:r>
      <w:r w:rsidR="008D2188" w:rsidRPr="2DD37415">
        <w:rPr>
          <w:rFonts w:ascii="Arial Narrow" w:eastAsia="仿宋_GB2312" w:hAnsi="Arial Narrow" w:cs="Arial Unicode MS"/>
          <w:sz w:val="22"/>
          <w:szCs w:val="22"/>
        </w:rPr>
        <w:t>上海派智</w:t>
      </w:r>
      <w:r w:rsidRPr="2DD37415">
        <w:rPr>
          <w:rFonts w:ascii="Arial Narrow" w:eastAsia="仿宋_GB2312" w:hAnsi="Arial Narrow" w:cs="Arial Unicode MS"/>
          <w:sz w:val="22"/>
          <w:szCs w:val="22"/>
        </w:rPr>
        <w:t>及其关联企业各个业务部门在关联交易中所从事的业务活动，以及关联交易的各个参与方所执行的功能。</w:t>
      </w:r>
    </w:p>
    <w:p w14:paraId="472B9250" w14:textId="3F05DC64" w:rsidR="008D2188" w:rsidRDefault="008D2188" w:rsidP="2DD37415">
      <w:pPr>
        <w:pStyle w:val="af4"/>
        <w:spacing w:before="156" w:after="156"/>
        <w:outlineLvl w:val="3"/>
        <w:rPr>
          <w:rFonts w:ascii="Arial Narrow" w:eastAsia="仿宋_GB2312" w:hAnsi="Arial Narrow" w:cs="楷体"/>
          <w:b w:val="0"/>
          <w:bCs w:val="0"/>
          <w:i w:val="0"/>
          <w:iCs w:val="0"/>
          <w:color w:val="002060"/>
          <w:sz w:val="22"/>
          <w:szCs w:val="22"/>
        </w:rPr>
      </w:pPr>
      <w:r w:rsidRPr="2DD37415">
        <w:rPr>
          <w:rFonts w:ascii="Arial Narrow" w:eastAsia="仿宋_GB2312" w:hAnsi="Arial Narrow" w:cs="楷体"/>
          <w:b w:val="0"/>
          <w:bCs w:val="0"/>
          <w:i w:val="0"/>
          <w:iCs w:val="0"/>
          <w:color w:val="002060"/>
          <w:sz w:val="22"/>
          <w:szCs w:val="22"/>
        </w:rPr>
        <w:t>5.2.1.1.</w:t>
      </w:r>
      <w:r w:rsidRPr="2DD37415">
        <w:rPr>
          <w:rFonts w:ascii="Arial Narrow" w:eastAsia="仿宋_GB2312" w:hAnsi="Arial Narrow" w:cs="楷体"/>
          <w:b w:val="0"/>
          <w:bCs w:val="0"/>
          <w:i w:val="0"/>
          <w:iCs w:val="0"/>
          <w:color w:val="002060"/>
          <w:sz w:val="22"/>
          <w:szCs w:val="22"/>
        </w:rPr>
        <w:t>研究与开发</w:t>
      </w:r>
    </w:p>
    <w:p w14:paraId="488ED6F4" w14:textId="77777777" w:rsidR="008D2188" w:rsidRDefault="008D2188" w:rsidP="008D2188">
      <w:pPr>
        <w:spacing w:beforeLines="50" w:before="156" w:afterLines="50" w:after="156" w:line="360" w:lineRule="auto"/>
        <w:ind w:firstLineChars="200" w:firstLine="440"/>
        <w:rPr>
          <w:rFonts w:ascii="Arial Narrow" w:eastAsia="仿宋_GB2312" w:hAnsi="Arial Narrow" w:cs="Arial Unicode MS"/>
          <w:sz w:val="22"/>
          <w:szCs w:val="22"/>
        </w:rPr>
      </w:pPr>
      <w:r w:rsidRPr="2DD37415">
        <w:rPr>
          <w:rFonts w:ascii="Arial Narrow" w:eastAsia="仿宋_GB2312" w:hAnsi="Arial Narrow" w:cs="Arial Unicode MS"/>
          <w:sz w:val="22"/>
          <w:szCs w:val="22"/>
        </w:rPr>
        <w:t>研发功能包括研发活动的决策与实施、新产品的开发、现有产品的改进升级、生产工艺的开发或改进等活动。</w:t>
      </w:r>
    </w:p>
    <w:p w14:paraId="2AD93478" w14:textId="77777777" w:rsidR="008D2188" w:rsidRDefault="008D2188" w:rsidP="008D2188">
      <w:pPr>
        <w:spacing w:beforeLines="50" w:before="156" w:afterLines="50" w:after="156" w:line="360" w:lineRule="auto"/>
        <w:ind w:firstLineChars="200" w:firstLine="440"/>
        <w:rPr>
          <w:rFonts w:ascii="Arial Narrow" w:eastAsia="仿宋_GB2312" w:hAnsi="Arial Narrow" w:cs="Arial Unicode MS"/>
          <w:sz w:val="22"/>
          <w:szCs w:val="22"/>
        </w:rPr>
      </w:pPr>
      <w:r w:rsidRPr="2DD37415">
        <w:rPr>
          <w:rFonts w:ascii="Arial Narrow" w:eastAsia="仿宋_GB2312" w:hAnsi="Arial Narrow" w:cs="Arial Unicode MS"/>
          <w:sz w:val="22"/>
          <w:szCs w:val="22"/>
        </w:rPr>
        <w:t>上海派智的产品主要是以锂离子电池组为能源生产的定制化产品，上海派智的研发团队会根据境内外第三方客户的要求进行产品开发和改良，以满足客户自身的产品需求。在研发活动中，上海派智申请并拥有定制化研发活动所产生的相关专利或研发成果。</w:t>
      </w:r>
    </w:p>
    <w:p w14:paraId="1830017F" w14:textId="44CB051F" w:rsidR="008D2188" w:rsidRPr="008D2188" w:rsidRDefault="008D2188" w:rsidP="008D2188">
      <w:pPr>
        <w:spacing w:beforeLines="50" w:before="156" w:afterLines="50" w:after="156" w:line="360" w:lineRule="auto"/>
        <w:ind w:firstLineChars="200" w:firstLine="440"/>
        <w:rPr>
          <w:rFonts w:ascii="Arial Narrow" w:eastAsia="仿宋_GB2312" w:hAnsi="Arial Narrow" w:cs="Arial Unicode MS"/>
          <w:sz w:val="22"/>
          <w:szCs w:val="22"/>
        </w:rPr>
      </w:pPr>
      <w:r w:rsidRPr="2DD37415">
        <w:rPr>
          <w:rFonts w:ascii="Arial Narrow" w:eastAsia="仿宋_GB2312" w:hAnsi="Arial Narrow" w:cs="Arial Unicode MS"/>
          <w:sz w:val="22"/>
          <w:szCs w:val="22"/>
        </w:rPr>
        <w:t>因此，评估期间，上海派智执行研发功能。</w:t>
      </w:r>
    </w:p>
    <w:p w14:paraId="4707F6F5" w14:textId="7E8E4962" w:rsidR="00AA4CA3" w:rsidRDefault="00F2093E" w:rsidP="2DD37415">
      <w:pPr>
        <w:pStyle w:val="af4"/>
        <w:spacing w:before="156" w:after="156"/>
        <w:outlineLvl w:val="3"/>
        <w:rPr>
          <w:rFonts w:ascii="Arial Narrow" w:eastAsia="仿宋_GB2312" w:hAnsi="Arial Narrow" w:cs="楷体"/>
          <w:b w:val="0"/>
          <w:bCs w:val="0"/>
          <w:i w:val="0"/>
          <w:iCs w:val="0"/>
          <w:color w:val="002060"/>
          <w:sz w:val="22"/>
          <w:szCs w:val="22"/>
        </w:rPr>
      </w:pPr>
      <w:bookmarkStart w:id="1019" w:name="_Toc3347"/>
      <w:bookmarkStart w:id="1020" w:name="_Toc522015220"/>
      <w:bookmarkStart w:id="1021" w:name="_Toc10082"/>
      <w:bookmarkStart w:id="1022" w:name="_Toc110439094"/>
      <w:bookmarkStart w:id="1023" w:name="_Toc17190"/>
      <w:bookmarkStart w:id="1024" w:name="_Toc78452932"/>
      <w:bookmarkStart w:id="1025" w:name="_Toc14512"/>
      <w:r w:rsidRPr="2DD37415">
        <w:rPr>
          <w:rFonts w:ascii="Arial Narrow" w:eastAsia="仿宋_GB2312" w:hAnsi="Arial Narrow" w:cs="楷体"/>
          <w:b w:val="0"/>
          <w:bCs w:val="0"/>
          <w:i w:val="0"/>
          <w:iCs w:val="0"/>
          <w:color w:val="002060"/>
          <w:sz w:val="22"/>
          <w:szCs w:val="22"/>
        </w:rPr>
        <w:t>5.2.1.</w:t>
      </w:r>
      <w:r w:rsidR="008D2188" w:rsidRPr="2DD37415">
        <w:rPr>
          <w:rFonts w:ascii="Arial Narrow" w:eastAsia="仿宋_GB2312" w:hAnsi="Arial Narrow" w:cs="楷体"/>
          <w:b w:val="0"/>
          <w:bCs w:val="0"/>
          <w:i w:val="0"/>
          <w:iCs w:val="0"/>
          <w:color w:val="002060"/>
          <w:sz w:val="22"/>
          <w:szCs w:val="22"/>
        </w:rPr>
        <w:t>2</w:t>
      </w:r>
      <w:r w:rsidRPr="2DD37415">
        <w:rPr>
          <w:rFonts w:ascii="Arial Narrow" w:eastAsia="仿宋_GB2312" w:hAnsi="Arial Narrow" w:cs="楷体"/>
          <w:b w:val="0"/>
          <w:bCs w:val="0"/>
          <w:i w:val="0"/>
          <w:iCs w:val="0"/>
          <w:color w:val="002060"/>
          <w:sz w:val="22"/>
          <w:szCs w:val="22"/>
        </w:rPr>
        <w:t>.</w:t>
      </w:r>
      <w:bookmarkEnd w:id="1019"/>
      <w:bookmarkEnd w:id="1020"/>
      <w:r w:rsidRPr="2DD37415">
        <w:rPr>
          <w:rFonts w:ascii="Arial Narrow" w:eastAsia="仿宋_GB2312" w:hAnsi="Arial Narrow" w:cs="楷体"/>
          <w:b w:val="0"/>
          <w:bCs w:val="0"/>
          <w:i w:val="0"/>
          <w:iCs w:val="0"/>
          <w:color w:val="002060"/>
          <w:sz w:val="22"/>
          <w:szCs w:val="22"/>
        </w:rPr>
        <w:t>采购</w:t>
      </w:r>
      <w:bookmarkEnd w:id="1021"/>
      <w:bookmarkEnd w:id="1022"/>
      <w:bookmarkEnd w:id="1023"/>
      <w:bookmarkEnd w:id="1024"/>
      <w:bookmarkEnd w:id="1025"/>
      <w:r w:rsidRPr="2DD37415">
        <w:rPr>
          <w:rFonts w:ascii="Arial Narrow" w:eastAsia="仿宋_GB2312" w:hAnsi="Arial Narrow" w:cs="楷体"/>
          <w:b w:val="0"/>
          <w:bCs w:val="0"/>
          <w:i w:val="0"/>
          <w:iCs w:val="0"/>
          <w:color w:val="002060"/>
          <w:sz w:val="22"/>
          <w:szCs w:val="22"/>
        </w:rPr>
        <w:t>功能</w:t>
      </w:r>
    </w:p>
    <w:p w14:paraId="1799F19E" w14:textId="77777777" w:rsidR="00AA4CA3" w:rsidRDefault="00F2093E">
      <w:pPr>
        <w:spacing w:beforeLines="50" w:before="156" w:afterLines="50" w:after="156" w:line="360" w:lineRule="auto"/>
        <w:ind w:firstLineChars="200" w:firstLine="440"/>
        <w:rPr>
          <w:rFonts w:ascii="Arial Narrow" w:eastAsia="仿宋_GB2312" w:hAnsi="Arial Narrow" w:cs="Arial Unicode MS"/>
          <w:sz w:val="22"/>
          <w:szCs w:val="22"/>
        </w:rPr>
      </w:pPr>
      <w:r>
        <w:rPr>
          <w:rFonts w:ascii="Arial Narrow" w:eastAsia="仿宋_GB2312" w:hAnsi="Arial Narrow" w:cs="Arial Unicode MS" w:hint="eastAsia"/>
          <w:sz w:val="22"/>
          <w:szCs w:val="22"/>
        </w:rPr>
        <w:t>采购功能是指采购在生产或分销过程中所涉及的原材料、产成品和其他材料的活动。</w:t>
      </w:r>
    </w:p>
    <w:p w14:paraId="07C7AAF0" w14:textId="751EE96A" w:rsidR="008D2188" w:rsidRPr="008D2188" w:rsidRDefault="008D2188" w:rsidP="008D2188">
      <w:pPr>
        <w:spacing w:beforeLines="50" w:before="156" w:afterLines="50" w:after="156" w:line="360" w:lineRule="auto"/>
        <w:ind w:firstLineChars="200" w:firstLine="440"/>
        <w:rPr>
          <w:rFonts w:ascii="Arial Narrow" w:eastAsia="仿宋_GB2312" w:hAnsi="Arial Narrow" w:cs="Arial Unicode MS"/>
          <w:sz w:val="22"/>
          <w:szCs w:val="22"/>
        </w:rPr>
      </w:pPr>
      <w:r w:rsidRPr="2DD37415">
        <w:rPr>
          <w:rFonts w:ascii="Arial Narrow" w:eastAsia="仿宋_GB2312" w:hAnsi="Arial Narrow" w:cs="Arial Unicode MS"/>
          <w:sz w:val="22"/>
          <w:szCs w:val="22"/>
        </w:rPr>
        <w:lastRenderedPageBreak/>
        <w:t>上海派智有专门的资材中心。上海派智产品的核心原材料，如电芯，向境内关联方和其他非关联公司参照市场价格采购。上海派智依据收到的订单结合原材料的库存从而</w:t>
      </w:r>
      <w:r w:rsidR="00C46C22" w:rsidRPr="2DD37415">
        <w:rPr>
          <w:rFonts w:ascii="Arial Narrow" w:eastAsia="仿宋_GB2312" w:hAnsi="Arial Narrow" w:cs="Arial Unicode MS"/>
          <w:sz w:val="22"/>
          <w:szCs w:val="22"/>
        </w:rPr>
        <w:t>制定</w:t>
      </w:r>
      <w:r w:rsidRPr="2DD37415">
        <w:rPr>
          <w:rFonts w:ascii="Arial Narrow" w:eastAsia="仿宋_GB2312" w:hAnsi="Arial Narrow" w:cs="Arial Unicode MS"/>
          <w:sz w:val="22"/>
          <w:szCs w:val="22"/>
        </w:rPr>
        <w:t>相应的采购计划。</w:t>
      </w:r>
    </w:p>
    <w:p w14:paraId="07D7015C" w14:textId="568A5E28" w:rsidR="00AA4CA3" w:rsidRDefault="008D2188" w:rsidP="008D2188">
      <w:pPr>
        <w:spacing w:beforeLines="50" w:before="156" w:afterLines="50" w:after="156" w:line="360" w:lineRule="auto"/>
        <w:ind w:firstLineChars="200" w:firstLine="440"/>
        <w:rPr>
          <w:rFonts w:ascii="Arial Narrow" w:eastAsia="仿宋_GB2312" w:hAnsi="Arial Narrow" w:cs="Arial Unicode MS"/>
          <w:sz w:val="22"/>
          <w:szCs w:val="22"/>
        </w:rPr>
      </w:pPr>
      <w:r w:rsidRPr="2DD37415">
        <w:rPr>
          <w:rFonts w:ascii="Arial Narrow" w:eastAsia="仿宋_GB2312" w:hAnsi="Arial Narrow" w:cs="Arial Unicode MS"/>
          <w:sz w:val="22"/>
          <w:szCs w:val="22"/>
        </w:rPr>
        <w:t>因此，评估期间，上海派智执行采购功能。</w:t>
      </w:r>
    </w:p>
    <w:p w14:paraId="04D73D53" w14:textId="61705E52" w:rsidR="00AA4CA3" w:rsidRDefault="00F2093E" w:rsidP="00891D9B">
      <w:pPr>
        <w:pStyle w:val="af4"/>
        <w:spacing w:before="156" w:after="156" w:line="360" w:lineRule="auto"/>
        <w:rPr>
          <w:rFonts w:ascii="Arial Narrow" w:eastAsia="仿宋_GB2312" w:hAnsi="Arial Narrow" w:cs="楷体"/>
          <w:b w:val="0"/>
          <w:bCs w:val="0"/>
          <w:i w:val="0"/>
          <w:iCs w:val="0"/>
          <w:color w:val="002060"/>
          <w:sz w:val="22"/>
          <w:szCs w:val="22"/>
        </w:rPr>
      </w:pPr>
      <w:bookmarkStart w:id="1026" w:name="_Toc522015221"/>
      <w:bookmarkStart w:id="1027" w:name="_Toc110439095"/>
      <w:bookmarkStart w:id="1028" w:name="_Toc434"/>
      <w:bookmarkStart w:id="1029" w:name="_Toc7827"/>
      <w:bookmarkStart w:id="1030" w:name="_Toc14789"/>
      <w:bookmarkStart w:id="1031" w:name="_Toc78452933"/>
      <w:r w:rsidRPr="2DD37415">
        <w:rPr>
          <w:rFonts w:ascii="Arial Narrow" w:eastAsia="仿宋_GB2312" w:hAnsi="Arial Narrow" w:cs="楷体"/>
          <w:b w:val="0"/>
          <w:bCs w:val="0"/>
          <w:i w:val="0"/>
          <w:iCs w:val="0"/>
          <w:color w:val="002060"/>
          <w:sz w:val="22"/>
          <w:szCs w:val="22"/>
        </w:rPr>
        <w:t>5.2.1.</w:t>
      </w:r>
      <w:r w:rsidR="008D2188" w:rsidRPr="2DD37415">
        <w:rPr>
          <w:rFonts w:ascii="Arial Narrow" w:eastAsia="仿宋_GB2312" w:hAnsi="Arial Narrow" w:cs="楷体"/>
          <w:b w:val="0"/>
          <w:bCs w:val="0"/>
          <w:i w:val="0"/>
          <w:iCs w:val="0"/>
          <w:color w:val="002060"/>
          <w:sz w:val="22"/>
          <w:szCs w:val="22"/>
        </w:rPr>
        <w:t>3</w:t>
      </w:r>
      <w:r w:rsidRPr="2DD37415">
        <w:rPr>
          <w:rFonts w:ascii="Arial Narrow" w:eastAsia="仿宋_GB2312" w:hAnsi="Arial Narrow" w:cs="楷体"/>
          <w:b w:val="0"/>
          <w:bCs w:val="0"/>
          <w:i w:val="0"/>
          <w:iCs w:val="0"/>
          <w:color w:val="002060"/>
          <w:sz w:val="22"/>
          <w:szCs w:val="22"/>
        </w:rPr>
        <w:t>.</w:t>
      </w:r>
      <w:bookmarkEnd w:id="1026"/>
      <w:r w:rsidRPr="2DD37415">
        <w:rPr>
          <w:rFonts w:ascii="Arial Narrow" w:eastAsia="仿宋_GB2312" w:hAnsi="Arial Narrow" w:cs="楷体"/>
          <w:b w:val="0"/>
          <w:bCs w:val="0"/>
          <w:i w:val="0"/>
          <w:iCs w:val="0"/>
          <w:color w:val="002060"/>
          <w:sz w:val="22"/>
          <w:szCs w:val="22"/>
        </w:rPr>
        <w:t>生产</w:t>
      </w:r>
      <w:bookmarkEnd w:id="1027"/>
      <w:bookmarkEnd w:id="1028"/>
      <w:bookmarkEnd w:id="1029"/>
      <w:bookmarkEnd w:id="1030"/>
      <w:bookmarkEnd w:id="1031"/>
      <w:r w:rsidRPr="2DD37415">
        <w:rPr>
          <w:rFonts w:ascii="Arial Narrow" w:eastAsia="仿宋_GB2312" w:hAnsi="Arial Narrow" w:cs="楷体"/>
          <w:b w:val="0"/>
          <w:bCs w:val="0"/>
          <w:i w:val="0"/>
          <w:iCs w:val="0"/>
          <w:color w:val="002060"/>
          <w:sz w:val="22"/>
          <w:szCs w:val="22"/>
        </w:rPr>
        <w:t>功能</w:t>
      </w:r>
    </w:p>
    <w:p w14:paraId="7CA29035" w14:textId="5C23CB01" w:rsidR="008D2188" w:rsidRPr="008D2188" w:rsidRDefault="008D2188" w:rsidP="008D2188">
      <w:pPr>
        <w:spacing w:beforeLines="50" w:before="156" w:afterLines="50" w:after="156" w:line="360" w:lineRule="auto"/>
        <w:ind w:firstLineChars="200" w:firstLine="440"/>
        <w:rPr>
          <w:rFonts w:ascii="Arial Narrow" w:eastAsia="仿宋_GB2312" w:hAnsi="Arial Narrow" w:cs="Arial Unicode MS"/>
          <w:sz w:val="22"/>
          <w:szCs w:val="22"/>
        </w:rPr>
      </w:pPr>
      <w:bookmarkStart w:id="1032" w:name="_Toc31566"/>
      <w:r w:rsidRPr="2DD37415">
        <w:rPr>
          <w:rFonts w:ascii="Arial Narrow" w:eastAsia="仿宋_GB2312" w:hAnsi="Arial Narrow" w:cs="Arial Unicode MS"/>
          <w:sz w:val="22"/>
          <w:szCs w:val="22"/>
        </w:rPr>
        <w:t>生产功能包括生产设备的采购、生产计划的制定、生产流程的控制和改进以及产品的制造和包装等活动。</w:t>
      </w:r>
    </w:p>
    <w:p w14:paraId="03834548" w14:textId="77777777" w:rsidR="008D2188" w:rsidRPr="008D2188" w:rsidRDefault="008D2188" w:rsidP="008D2188">
      <w:pPr>
        <w:spacing w:beforeLines="50" w:before="156" w:afterLines="50" w:after="156" w:line="360" w:lineRule="auto"/>
        <w:ind w:firstLineChars="200" w:firstLine="440"/>
        <w:rPr>
          <w:rFonts w:ascii="Arial Narrow" w:eastAsia="仿宋_GB2312" w:hAnsi="Arial Narrow" w:cs="Arial Unicode MS"/>
          <w:sz w:val="22"/>
          <w:szCs w:val="22"/>
        </w:rPr>
      </w:pPr>
      <w:r w:rsidRPr="2DD37415">
        <w:rPr>
          <w:rFonts w:ascii="Arial Narrow" w:eastAsia="仿宋_GB2312" w:hAnsi="Arial Narrow" w:cs="Arial Unicode MS"/>
          <w:sz w:val="22"/>
          <w:szCs w:val="22"/>
        </w:rPr>
        <w:t>上海派智根据销售订单和库存情况而制订相应的生产计划，在生产期间根据实际情况进行微调，并结合采购计划进行产成品的生产组装。上海派智主要生产储能相关的产品。不同的产品有特定的生产步骤，但主要步骤包括手绘、设计、研发、开模和量产。</w:t>
      </w:r>
    </w:p>
    <w:p w14:paraId="7458A274" w14:textId="22650742" w:rsidR="00666666" w:rsidRDefault="008D2188" w:rsidP="008D2188">
      <w:pPr>
        <w:spacing w:beforeLines="50" w:before="156" w:afterLines="50" w:after="156" w:line="360" w:lineRule="auto"/>
        <w:ind w:firstLineChars="200" w:firstLine="440"/>
        <w:rPr>
          <w:rFonts w:ascii="Arial Narrow" w:eastAsia="仿宋_GB2312" w:hAnsi="Arial Narrow" w:cs="Arial Unicode MS"/>
          <w:sz w:val="22"/>
          <w:szCs w:val="22"/>
        </w:rPr>
      </w:pPr>
      <w:r w:rsidRPr="2DD37415">
        <w:rPr>
          <w:rFonts w:ascii="Arial Narrow" w:eastAsia="仿宋_GB2312" w:hAnsi="Arial Narrow" w:cs="Arial Unicode MS"/>
          <w:sz w:val="22"/>
          <w:szCs w:val="22"/>
        </w:rPr>
        <w:t>因此，评估期间，上海派智执行生产功能。</w:t>
      </w:r>
    </w:p>
    <w:p w14:paraId="36EEDB1D" w14:textId="77777777" w:rsidR="00666666" w:rsidRPr="00666666" w:rsidRDefault="00666666" w:rsidP="2DD37415">
      <w:pPr>
        <w:pStyle w:val="af4"/>
        <w:spacing w:before="156" w:after="156"/>
        <w:outlineLvl w:val="3"/>
        <w:rPr>
          <w:rFonts w:ascii="Arial Narrow" w:eastAsia="仿宋_GB2312" w:hAnsi="Arial Narrow" w:cs="楷体"/>
          <w:b w:val="0"/>
          <w:bCs w:val="0"/>
          <w:i w:val="0"/>
          <w:iCs w:val="0"/>
          <w:color w:val="002060"/>
          <w:sz w:val="22"/>
          <w:szCs w:val="22"/>
        </w:rPr>
      </w:pPr>
      <w:r w:rsidRPr="2DD37415">
        <w:rPr>
          <w:rFonts w:ascii="Arial Narrow" w:eastAsia="仿宋_GB2312" w:hAnsi="Arial Narrow" w:cs="楷体"/>
          <w:b w:val="0"/>
          <w:bCs w:val="0"/>
          <w:i w:val="0"/>
          <w:iCs w:val="0"/>
          <w:color w:val="002060"/>
          <w:sz w:val="22"/>
          <w:szCs w:val="22"/>
        </w:rPr>
        <w:t>5.2.1.4.</w:t>
      </w:r>
      <w:r w:rsidRPr="2DD37415">
        <w:rPr>
          <w:rFonts w:ascii="Arial Narrow" w:eastAsia="仿宋_GB2312" w:hAnsi="Arial Narrow" w:cs="楷体"/>
          <w:b w:val="0"/>
          <w:bCs w:val="0"/>
          <w:i w:val="0"/>
          <w:iCs w:val="0"/>
          <w:color w:val="002060"/>
          <w:sz w:val="22"/>
          <w:szCs w:val="22"/>
        </w:rPr>
        <w:t>市场营销和销售</w:t>
      </w:r>
    </w:p>
    <w:p w14:paraId="07AACB63" w14:textId="77777777" w:rsidR="00666666" w:rsidRDefault="00666666" w:rsidP="00666666">
      <w:pPr>
        <w:spacing w:beforeLines="50" w:before="156" w:afterLines="50" w:after="156" w:line="360" w:lineRule="auto"/>
        <w:ind w:firstLineChars="200" w:firstLine="440"/>
        <w:rPr>
          <w:rFonts w:ascii="Arial Narrow" w:eastAsia="仿宋_GB2312" w:hAnsi="Arial Narrow" w:cs="Arial Unicode MS"/>
          <w:sz w:val="22"/>
          <w:szCs w:val="22"/>
        </w:rPr>
      </w:pPr>
      <w:r w:rsidRPr="2DD37415">
        <w:rPr>
          <w:rFonts w:ascii="Arial Narrow" w:eastAsia="仿宋_GB2312" w:hAnsi="Arial Narrow" w:cs="Arial Unicode MS"/>
          <w:sz w:val="22"/>
          <w:szCs w:val="22"/>
        </w:rPr>
        <w:t>市场营销功能是指基于产品在目标市场的定位通过各种市场推广活动以吸引潜在用户的行为。销售功能是指与客户进行协商，签订合同并将产品卖给该客户的行为。</w:t>
      </w:r>
    </w:p>
    <w:p w14:paraId="3E49503C" w14:textId="77777777" w:rsidR="00666666" w:rsidRDefault="00666666" w:rsidP="00666666">
      <w:pPr>
        <w:spacing w:beforeLines="50" w:before="156" w:afterLines="50" w:after="156" w:line="360" w:lineRule="auto"/>
        <w:ind w:firstLineChars="200" w:firstLine="440"/>
        <w:rPr>
          <w:rFonts w:ascii="Arial Narrow" w:eastAsia="仿宋_GB2312" w:hAnsi="Arial Narrow" w:cs="Arial Unicode MS"/>
          <w:sz w:val="22"/>
          <w:szCs w:val="22"/>
        </w:rPr>
      </w:pPr>
      <w:r w:rsidRPr="2DD37415">
        <w:rPr>
          <w:rFonts w:ascii="Arial Narrow" w:eastAsia="仿宋_GB2312" w:hAnsi="Arial Narrow" w:cs="Arial Unicode MS"/>
          <w:sz w:val="22"/>
          <w:szCs w:val="22"/>
        </w:rPr>
        <w:t>评估期间，上海派智对产品的销售价格进行分析并进行决策。在上海派智销售产品给境内外第三方客户的交易中，上海派智负责市场开拓及广告营销，包括参加同行业内的相关展会，在专业杂志上刊登广告等。部分境外市场由当地的子公司负责市场营销和销售活动。</w:t>
      </w:r>
    </w:p>
    <w:p w14:paraId="1D97DB46" w14:textId="77777777" w:rsidR="00666666" w:rsidRDefault="00666666" w:rsidP="00666666">
      <w:pPr>
        <w:spacing w:beforeLines="50" w:before="156" w:afterLines="50" w:after="156" w:line="360" w:lineRule="auto"/>
        <w:ind w:firstLineChars="200" w:firstLine="440"/>
        <w:rPr>
          <w:rFonts w:ascii="Arial Narrow" w:eastAsia="仿宋_GB2312" w:hAnsi="Arial Narrow" w:cs="Arial Unicode MS"/>
          <w:sz w:val="22"/>
          <w:szCs w:val="22"/>
        </w:rPr>
      </w:pPr>
      <w:r w:rsidRPr="2DD37415">
        <w:rPr>
          <w:rFonts w:ascii="Arial Narrow" w:eastAsia="仿宋_GB2312" w:hAnsi="Arial Narrow" w:cs="Arial Unicode MS"/>
          <w:sz w:val="22"/>
          <w:szCs w:val="22"/>
        </w:rPr>
        <w:t>因此，评估期间，上海派智执行销售和市场营销功能。</w:t>
      </w:r>
    </w:p>
    <w:p w14:paraId="44BCE14F" w14:textId="149AB0A3" w:rsidR="00AA4CA3" w:rsidRDefault="00F2093E" w:rsidP="2DD37415">
      <w:pPr>
        <w:pStyle w:val="af4"/>
        <w:spacing w:before="156" w:after="156" w:line="360" w:lineRule="auto"/>
        <w:rPr>
          <w:rFonts w:ascii="Arial Narrow" w:eastAsia="仿宋_GB2312" w:hAnsi="Arial Narrow" w:cs="楷体"/>
          <w:b w:val="0"/>
          <w:bCs w:val="0"/>
          <w:i w:val="0"/>
          <w:iCs w:val="0"/>
          <w:color w:val="002060"/>
          <w:sz w:val="22"/>
          <w:szCs w:val="22"/>
        </w:rPr>
      </w:pPr>
      <w:r w:rsidRPr="2DD37415">
        <w:rPr>
          <w:rFonts w:ascii="Arial Narrow" w:eastAsia="仿宋_GB2312" w:hAnsi="Arial Narrow" w:cs="楷体"/>
          <w:b w:val="0"/>
          <w:bCs w:val="0"/>
          <w:i w:val="0"/>
          <w:iCs w:val="0"/>
          <w:color w:val="002060"/>
          <w:sz w:val="22"/>
          <w:szCs w:val="22"/>
        </w:rPr>
        <w:t>5.2.1.</w:t>
      </w:r>
      <w:r w:rsidR="00666666" w:rsidRPr="2DD37415">
        <w:rPr>
          <w:rFonts w:ascii="Arial Narrow" w:eastAsia="仿宋_GB2312" w:hAnsi="Arial Narrow" w:cs="楷体"/>
          <w:b w:val="0"/>
          <w:bCs w:val="0"/>
          <w:i w:val="0"/>
          <w:iCs w:val="0"/>
          <w:color w:val="002060"/>
          <w:sz w:val="22"/>
          <w:szCs w:val="22"/>
        </w:rPr>
        <w:t>5</w:t>
      </w:r>
      <w:r w:rsidR="00876043" w:rsidRPr="2DD37415">
        <w:rPr>
          <w:rFonts w:ascii="Arial Narrow" w:eastAsia="仿宋_GB2312" w:hAnsi="Arial Narrow" w:cs="楷体"/>
          <w:b w:val="0"/>
          <w:bCs w:val="0"/>
          <w:i w:val="0"/>
          <w:iCs w:val="0"/>
          <w:color w:val="002060"/>
          <w:sz w:val="22"/>
          <w:szCs w:val="22"/>
        </w:rPr>
        <w:t>.</w:t>
      </w:r>
      <w:r w:rsidRPr="2DD37415">
        <w:rPr>
          <w:rFonts w:ascii="Arial Narrow" w:eastAsia="仿宋_GB2312" w:hAnsi="Arial Narrow" w:cs="楷体"/>
          <w:b w:val="0"/>
          <w:bCs w:val="0"/>
          <w:i w:val="0"/>
          <w:iCs w:val="0"/>
          <w:color w:val="002060"/>
          <w:sz w:val="22"/>
          <w:szCs w:val="22"/>
        </w:rPr>
        <w:t>库存管理</w:t>
      </w:r>
      <w:r w:rsidR="00666666" w:rsidRPr="2DD37415">
        <w:rPr>
          <w:rFonts w:ascii="Arial Narrow" w:eastAsia="仿宋_GB2312" w:hAnsi="Arial Narrow" w:cs="楷体"/>
          <w:b w:val="0"/>
          <w:bCs w:val="0"/>
          <w:i w:val="0"/>
          <w:iCs w:val="0"/>
          <w:color w:val="002060"/>
          <w:sz w:val="22"/>
          <w:szCs w:val="22"/>
        </w:rPr>
        <w:t>及物流</w:t>
      </w:r>
    </w:p>
    <w:p w14:paraId="498955EA" w14:textId="77777777" w:rsidR="00666666" w:rsidRDefault="00666666" w:rsidP="00666666">
      <w:pPr>
        <w:spacing w:beforeLines="50" w:before="156" w:afterLines="50" w:after="156" w:line="360" w:lineRule="auto"/>
        <w:ind w:firstLineChars="200" w:firstLine="440"/>
        <w:rPr>
          <w:rFonts w:ascii="Arial Narrow" w:eastAsia="仿宋_GB2312" w:hAnsi="Arial Narrow" w:cs="Arial Unicode MS"/>
          <w:sz w:val="22"/>
          <w:szCs w:val="22"/>
        </w:rPr>
      </w:pPr>
      <w:r w:rsidRPr="2DD37415">
        <w:rPr>
          <w:rFonts w:ascii="仿宋_GB2312" w:eastAsia="仿宋_GB2312" w:hAnsi="Arial Narrow" w:cs="Arial Unicode MS"/>
          <w:sz w:val="22"/>
          <w:szCs w:val="22"/>
        </w:rPr>
        <w:t>库存管理功能是指对存货水平（包括原材料、半成品和产成品）进行管理和控制，以降低存货成本并提高生产经营效率的活动。</w:t>
      </w:r>
    </w:p>
    <w:p w14:paraId="34B1C781" w14:textId="77777777" w:rsidR="00666666" w:rsidRDefault="00666666" w:rsidP="00666666">
      <w:pPr>
        <w:spacing w:beforeLines="50" w:before="156" w:afterLines="50" w:after="156" w:line="360" w:lineRule="auto"/>
        <w:ind w:firstLineChars="200" w:firstLine="440"/>
        <w:rPr>
          <w:rFonts w:ascii="Arial Narrow" w:eastAsia="仿宋_GB2312" w:hAnsi="Arial Narrow" w:cs="Arial Unicode MS"/>
          <w:sz w:val="22"/>
          <w:szCs w:val="22"/>
        </w:rPr>
      </w:pPr>
      <w:r w:rsidRPr="2DD37415">
        <w:rPr>
          <w:rFonts w:ascii="仿宋_GB2312" w:eastAsia="仿宋_GB2312" w:hAnsi="Arial Narrow" w:cs="Arial Unicode MS"/>
          <w:sz w:val="22"/>
          <w:szCs w:val="22"/>
        </w:rPr>
        <w:t>评估期间，上海派智承担库存管理功能。上海派智一般根据预测安排原材料的采购和生产，每月根据预测和存货实际情况进行调整。</w:t>
      </w:r>
    </w:p>
    <w:p w14:paraId="079107B1" w14:textId="77777777" w:rsidR="00666666" w:rsidRDefault="00666666" w:rsidP="00666666">
      <w:pPr>
        <w:spacing w:beforeLines="50" w:before="156" w:afterLines="50" w:after="156" w:line="360" w:lineRule="auto"/>
        <w:ind w:firstLineChars="200" w:firstLine="440"/>
        <w:rPr>
          <w:rFonts w:ascii="Arial Narrow" w:eastAsia="仿宋_GB2312" w:hAnsi="Arial Narrow" w:cs="Arial Unicode MS"/>
          <w:sz w:val="22"/>
          <w:szCs w:val="22"/>
        </w:rPr>
      </w:pPr>
      <w:r w:rsidRPr="2DD37415">
        <w:rPr>
          <w:rFonts w:ascii="仿宋_GB2312" w:eastAsia="仿宋_GB2312" w:hAnsi="Arial Narrow" w:cs="Arial Unicode MS"/>
          <w:sz w:val="22"/>
          <w:szCs w:val="22"/>
        </w:rPr>
        <w:lastRenderedPageBreak/>
        <w:t>物流功能分为与采购相关的物流功能和与销售相关的物流功能。与采购相关的物流功能是指对从供应商采购的货物进行管理的活动。与销售相关的物流功能是指对发往收货方的货物进行管理和控制的活动。</w:t>
      </w:r>
    </w:p>
    <w:p w14:paraId="61E0BFAE" w14:textId="77777777" w:rsidR="00666666" w:rsidRDefault="00666666" w:rsidP="00666666">
      <w:pPr>
        <w:spacing w:beforeLines="50" w:before="156" w:afterLines="50" w:after="156" w:line="360" w:lineRule="auto"/>
        <w:ind w:firstLineChars="200" w:firstLine="440"/>
        <w:rPr>
          <w:rFonts w:ascii="Arial Narrow" w:eastAsia="仿宋_GB2312" w:hAnsi="Arial Narrow" w:cs="Arial Unicode MS"/>
          <w:sz w:val="22"/>
          <w:szCs w:val="22"/>
        </w:rPr>
      </w:pPr>
      <w:r w:rsidRPr="2DD37415">
        <w:rPr>
          <w:rFonts w:ascii="仿宋_GB2312" w:eastAsia="仿宋_GB2312" w:hAnsi="Arial Narrow" w:cs="Arial Unicode MS"/>
          <w:sz w:val="22"/>
          <w:szCs w:val="22"/>
        </w:rPr>
        <w:t>评估期间，上海派智主要从境内关联方和境外非关联方处进行采购，通常由供应商运送至上海派智指定的地点；在销售活动中，关联方客户自行提货，非关联方根据合同条款自行提货或运送至指定地点。</w:t>
      </w:r>
    </w:p>
    <w:p w14:paraId="062660C3" w14:textId="77777777" w:rsidR="00666666" w:rsidRDefault="00666666" w:rsidP="00666666">
      <w:pPr>
        <w:spacing w:beforeLines="50" w:before="156" w:afterLines="50" w:after="156" w:line="360" w:lineRule="auto"/>
        <w:ind w:firstLineChars="200" w:firstLine="440"/>
        <w:rPr>
          <w:rFonts w:ascii="Arial Narrow" w:eastAsia="仿宋_GB2312" w:hAnsi="Arial Narrow" w:cs="Arial Unicode MS"/>
          <w:sz w:val="22"/>
          <w:szCs w:val="22"/>
        </w:rPr>
      </w:pPr>
      <w:r w:rsidRPr="2DD37415">
        <w:rPr>
          <w:rFonts w:ascii="仿宋_GB2312" w:eastAsia="仿宋_GB2312" w:hAnsi="Arial Narrow" w:cs="Arial Unicode MS"/>
          <w:sz w:val="22"/>
          <w:szCs w:val="22"/>
        </w:rPr>
        <w:t>因此，评估期间，上海派智承担库存管理和物流功能。</w:t>
      </w:r>
    </w:p>
    <w:p w14:paraId="70661F3C" w14:textId="1E3CD133" w:rsidR="00AA4CA3" w:rsidRDefault="00F2093E" w:rsidP="00891D9B">
      <w:pPr>
        <w:pStyle w:val="af4"/>
        <w:spacing w:before="156" w:after="156" w:line="360" w:lineRule="auto"/>
        <w:rPr>
          <w:rFonts w:ascii="Arial Narrow" w:eastAsia="仿宋_GB2312" w:hAnsi="Arial Narrow" w:cs="楷体"/>
          <w:b w:val="0"/>
          <w:bCs w:val="0"/>
          <w:i w:val="0"/>
          <w:iCs w:val="0"/>
          <w:color w:val="002060"/>
          <w:sz w:val="22"/>
          <w:szCs w:val="22"/>
        </w:rPr>
      </w:pPr>
      <w:bookmarkStart w:id="1033" w:name="_Toc9223"/>
      <w:r w:rsidRPr="2DD37415">
        <w:rPr>
          <w:rFonts w:ascii="Arial Narrow" w:eastAsia="仿宋_GB2312" w:hAnsi="Arial Narrow" w:cs="楷体"/>
          <w:b w:val="0"/>
          <w:bCs w:val="0"/>
          <w:i w:val="0"/>
          <w:iCs w:val="0"/>
          <w:color w:val="002060"/>
          <w:sz w:val="22"/>
          <w:szCs w:val="22"/>
        </w:rPr>
        <w:t>5.2.1.</w:t>
      </w:r>
      <w:r w:rsidR="00876043" w:rsidRPr="2DD37415">
        <w:rPr>
          <w:rFonts w:ascii="Arial Narrow" w:eastAsia="仿宋_GB2312" w:hAnsi="Arial Narrow" w:cs="楷体"/>
          <w:b w:val="0"/>
          <w:bCs w:val="0"/>
          <w:i w:val="0"/>
          <w:iCs w:val="0"/>
          <w:color w:val="002060"/>
          <w:sz w:val="22"/>
          <w:szCs w:val="22"/>
        </w:rPr>
        <w:t>6</w:t>
      </w:r>
      <w:r w:rsidRPr="2DD37415">
        <w:rPr>
          <w:rFonts w:ascii="Arial Narrow" w:eastAsia="仿宋_GB2312" w:hAnsi="Arial Narrow" w:cs="楷体"/>
          <w:b w:val="0"/>
          <w:bCs w:val="0"/>
          <w:i w:val="0"/>
          <w:iCs w:val="0"/>
          <w:color w:val="002060"/>
          <w:sz w:val="22"/>
          <w:szCs w:val="22"/>
        </w:rPr>
        <w:t>.</w:t>
      </w:r>
      <w:r w:rsidRPr="2DD37415">
        <w:rPr>
          <w:rFonts w:ascii="Arial Narrow" w:eastAsia="仿宋_GB2312" w:hAnsi="Arial Narrow" w:cs="楷体"/>
          <w:b w:val="0"/>
          <w:bCs w:val="0"/>
          <w:i w:val="0"/>
          <w:iCs w:val="0"/>
          <w:color w:val="002060"/>
          <w:sz w:val="22"/>
          <w:szCs w:val="22"/>
          <w:lang w:bidi="ar"/>
        </w:rPr>
        <w:t>售后服务和质保</w:t>
      </w:r>
      <w:bookmarkEnd w:id="1033"/>
    </w:p>
    <w:p w14:paraId="3B544144" w14:textId="4C48183E" w:rsidR="00666666" w:rsidRDefault="00666666" w:rsidP="00666666">
      <w:pPr>
        <w:spacing w:beforeLines="50" w:before="156" w:afterLines="50" w:after="156" w:line="360" w:lineRule="auto"/>
        <w:ind w:firstLineChars="200" w:firstLine="440"/>
        <w:rPr>
          <w:rFonts w:ascii="Arial Narrow" w:eastAsia="仿宋_GB2312" w:hAnsi="Arial Narrow" w:cs="Arial Unicode MS"/>
          <w:sz w:val="22"/>
          <w:szCs w:val="22"/>
        </w:rPr>
      </w:pPr>
      <w:r w:rsidRPr="2DD37415">
        <w:rPr>
          <w:rFonts w:ascii="仿宋_GB2312" w:eastAsia="仿宋_GB2312" w:hAnsi="Arial Narrow" w:cs="Arial Unicode MS"/>
          <w:sz w:val="22"/>
          <w:szCs w:val="22"/>
        </w:rPr>
        <w:t>售后服务包括向客户提供产品信息、质量保证、指导客户进行产品的保养和维护，以及提供技术支持和产品售后服务等。</w:t>
      </w:r>
    </w:p>
    <w:p w14:paraId="2A5898B5" w14:textId="77777777" w:rsidR="00666666" w:rsidRDefault="00666666" w:rsidP="00666666">
      <w:pPr>
        <w:spacing w:beforeLines="50" w:before="156" w:afterLines="50" w:after="156" w:line="360" w:lineRule="auto"/>
        <w:ind w:firstLineChars="200" w:firstLine="440"/>
        <w:rPr>
          <w:rFonts w:ascii="Arial Narrow" w:eastAsia="仿宋_GB2312" w:hAnsi="Arial Narrow" w:cs="Arial Unicode MS"/>
          <w:sz w:val="22"/>
          <w:szCs w:val="22"/>
        </w:rPr>
      </w:pPr>
      <w:r w:rsidRPr="2DD37415">
        <w:rPr>
          <w:rFonts w:ascii="仿宋_GB2312" w:eastAsia="仿宋_GB2312" w:hAnsi="Arial Narrow" w:cs="Arial Unicode MS"/>
          <w:sz w:val="22"/>
          <w:szCs w:val="22"/>
        </w:rPr>
        <w:t>上海派智向客户提供售后技术相关服务。</w:t>
      </w:r>
    </w:p>
    <w:p w14:paraId="23E72AC7" w14:textId="7FD1A87B" w:rsidR="00666666" w:rsidRDefault="00666666" w:rsidP="00666666">
      <w:pPr>
        <w:spacing w:beforeLines="50" w:before="156" w:afterLines="50" w:after="156" w:line="360" w:lineRule="auto"/>
        <w:ind w:firstLineChars="200" w:firstLine="440"/>
        <w:rPr>
          <w:rFonts w:ascii="仿宋_GB2312" w:eastAsia="仿宋_GB2312" w:hAnsi="Arial Narrow" w:cs="Arial Unicode MS"/>
          <w:sz w:val="22"/>
          <w:szCs w:val="22"/>
        </w:rPr>
      </w:pPr>
      <w:r w:rsidRPr="2DD37415">
        <w:rPr>
          <w:rFonts w:ascii="仿宋_GB2312" w:eastAsia="仿宋_GB2312" w:hAnsi="Arial Narrow" w:cs="Arial Unicode MS"/>
          <w:sz w:val="22"/>
          <w:szCs w:val="22"/>
        </w:rPr>
        <w:t>因此，评估期间，上海派智执行由于设计、生产环节的产品质量保证功能。</w:t>
      </w:r>
    </w:p>
    <w:p w14:paraId="6A846C4F" w14:textId="77777777" w:rsidR="00666666" w:rsidRPr="00666666" w:rsidRDefault="00666666" w:rsidP="2DD37415">
      <w:pPr>
        <w:pStyle w:val="af4"/>
        <w:spacing w:before="156" w:after="156"/>
        <w:outlineLvl w:val="3"/>
        <w:rPr>
          <w:rFonts w:ascii="Arial Narrow" w:eastAsia="仿宋_GB2312" w:hAnsi="Arial Narrow" w:cs="楷体"/>
          <w:b w:val="0"/>
          <w:bCs w:val="0"/>
          <w:i w:val="0"/>
          <w:iCs w:val="0"/>
          <w:color w:val="002060"/>
          <w:sz w:val="22"/>
          <w:szCs w:val="22"/>
        </w:rPr>
      </w:pPr>
      <w:r w:rsidRPr="2DD37415">
        <w:rPr>
          <w:rFonts w:ascii="Arial Narrow" w:eastAsia="仿宋_GB2312" w:hAnsi="Arial Narrow" w:cs="楷体"/>
          <w:b w:val="0"/>
          <w:bCs w:val="0"/>
          <w:i w:val="0"/>
          <w:iCs w:val="0"/>
          <w:color w:val="002060"/>
          <w:sz w:val="22"/>
          <w:szCs w:val="22"/>
        </w:rPr>
        <w:t>5.2.1.7.</w:t>
      </w:r>
      <w:r w:rsidRPr="2DD37415">
        <w:rPr>
          <w:rFonts w:ascii="Arial Narrow" w:eastAsia="仿宋_GB2312" w:hAnsi="Arial Narrow" w:cs="楷体"/>
          <w:b w:val="0"/>
          <w:bCs w:val="0"/>
          <w:i w:val="0"/>
          <w:iCs w:val="0"/>
          <w:color w:val="002060"/>
          <w:sz w:val="22"/>
          <w:szCs w:val="22"/>
        </w:rPr>
        <w:t>付款请求和回收</w:t>
      </w:r>
    </w:p>
    <w:p w14:paraId="753BF8D3" w14:textId="77777777" w:rsidR="00666666" w:rsidRPr="00666666" w:rsidRDefault="00666666" w:rsidP="00666666">
      <w:pPr>
        <w:spacing w:beforeLines="50" w:before="156" w:afterLines="50" w:after="156" w:line="360" w:lineRule="auto"/>
        <w:ind w:firstLineChars="200" w:firstLine="440"/>
        <w:rPr>
          <w:rFonts w:ascii="仿宋_GB2312" w:eastAsia="仿宋_GB2312" w:hAnsi="Arial Narrow" w:cs="Arial Unicode MS"/>
          <w:sz w:val="22"/>
          <w:szCs w:val="22"/>
        </w:rPr>
      </w:pPr>
      <w:r w:rsidRPr="2DD37415">
        <w:rPr>
          <w:rFonts w:ascii="仿宋_GB2312" w:eastAsia="仿宋_GB2312" w:hAnsi="Arial Narrow" w:cs="Arial Unicode MS"/>
          <w:sz w:val="22"/>
          <w:szCs w:val="22"/>
        </w:rPr>
        <w:t>付款请求和回收包括向客户出具发票，催促收款等。</w:t>
      </w:r>
    </w:p>
    <w:p w14:paraId="18C5A699" w14:textId="77777777" w:rsidR="00666666" w:rsidRPr="00666666" w:rsidRDefault="00666666" w:rsidP="00666666">
      <w:pPr>
        <w:spacing w:beforeLines="50" w:before="156" w:afterLines="50" w:after="156" w:line="360" w:lineRule="auto"/>
        <w:ind w:firstLineChars="200" w:firstLine="440"/>
        <w:rPr>
          <w:rFonts w:ascii="仿宋_GB2312" w:eastAsia="仿宋_GB2312" w:hAnsi="Arial Narrow" w:cs="Arial Unicode MS"/>
          <w:sz w:val="22"/>
          <w:szCs w:val="22"/>
        </w:rPr>
      </w:pPr>
      <w:r w:rsidRPr="2DD37415">
        <w:rPr>
          <w:rFonts w:ascii="仿宋_GB2312" w:eastAsia="仿宋_GB2312" w:hAnsi="Arial Narrow" w:cs="Arial Unicode MS"/>
          <w:sz w:val="22"/>
          <w:szCs w:val="22"/>
        </w:rPr>
        <w:t>评估期间，对于销售产品给境内外客户的交易，由上海派智自行承担对第三方客户的付款请求和回收功能。</w:t>
      </w:r>
    </w:p>
    <w:p w14:paraId="2939776A" w14:textId="5CA0950D" w:rsidR="00666666" w:rsidRPr="00666666" w:rsidRDefault="00666666" w:rsidP="00666666">
      <w:pPr>
        <w:spacing w:beforeLines="50" w:before="156" w:afterLines="50" w:after="156" w:line="360" w:lineRule="auto"/>
        <w:ind w:firstLineChars="200" w:firstLine="440"/>
        <w:rPr>
          <w:rFonts w:ascii="仿宋_GB2312" w:eastAsia="仿宋_GB2312" w:hAnsi="Arial Narrow" w:cs="Arial Unicode MS"/>
          <w:sz w:val="22"/>
          <w:szCs w:val="22"/>
        </w:rPr>
      </w:pPr>
      <w:r w:rsidRPr="2DD37415">
        <w:rPr>
          <w:rFonts w:ascii="仿宋_GB2312" w:eastAsia="仿宋_GB2312" w:hAnsi="Arial Narrow" w:cs="Arial Unicode MS"/>
          <w:sz w:val="22"/>
          <w:szCs w:val="22"/>
        </w:rPr>
        <w:t>因此，上海派智执行付款请求和回收功能。</w:t>
      </w:r>
    </w:p>
    <w:p w14:paraId="166854AE" w14:textId="6FF73164" w:rsidR="00AA4CA3" w:rsidRDefault="00F2093E" w:rsidP="00891D9B">
      <w:pPr>
        <w:pStyle w:val="af4"/>
        <w:spacing w:before="156" w:after="156" w:line="360" w:lineRule="auto"/>
        <w:rPr>
          <w:rFonts w:ascii="Arial Narrow" w:eastAsia="仿宋_GB2312" w:hAnsi="Arial Narrow" w:cs="楷体"/>
          <w:b w:val="0"/>
          <w:bCs w:val="0"/>
          <w:i w:val="0"/>
          <w:iCs w:val="0"/>
          <w:color w:val="002060"/>
          <w:sz w:val="22"/>
          <w:szCs w:val="22"/>
        </w:rPr>
      </w:pPr>
      <w:bookmarkStart w:id="1034" w:name="_Toc11412"/>
      <w:r w:rsidRPr="2DD37415">
        <w:rPr>
          <w:rFonts w:ascii="Arial Narrow" w:eastAsia="仿宋_GB2312" w:hAnsi="Arial Narrow" w:cs="楷体"/>
          <w:b w:val="0"/>
          <w:bCs w:val="0"/>
          <w:i w:val="0"/>
          <w:iCs w:val="0"/>
          <w:color w:val="002060"/>
          <w:sz w:val="22"/>
          <w:szCs w:val="22"/>
        </w:rPr>
        <w:t>5.2.1.</w:t>
      </w:r>
      <w:r w:rsidR="00666666" w:rsidRPr="2DD37415">
        <w:rPr>
          <w:rFonts w:ascii="Arial Narrow" w:eastAsia="仿宋_GB2312" w:hAnsi="Arial Narrow" w:cs="楷体"/>
          <w:b w:val="0"/>
          <w:bCs w:val="0"/>
          <w:i w:val="0"/>
          <w:iCs w:val="0"/>
          <w:color w:val="002060"/>
          <w:sz w:val="22"/>
          <w:szCs w:val="22"/>
        </w:rPr>
        <w:t>8</w:t>
      </w:r>
      <w:r w:rsidRPr="2DD37415">
        <w:rPr>
          <w:rFonts w:ascii="Arial Narrow" w:eastAsia="仿宋_GB2312" w:hAnsi="Arial Narrow" w:cs="楷体"/>
          <w:b w:val="0"/>
          <w:bCs w:val="0"/>
          <w:i w:val="0"/>
          <w:iCs w:val="0"/>
          <w:color w:val="002060"/>
          <w:sz w:val="22"/>
          <w:szCs w:val="22"/>
        </w:rPr>
        <w:t>.</w:t>
      </w:r>
      <w:r w:rsidRPr="2DD37415">
        <w:rPr>
          <w:rFonts w:ascii="Arial Narrow" w:eastAsia="仿宋_GB2312" w:hAnsi="Arial Narrow" w:cs="楷体"/>
          <w:b w:val="0"/>
          <w:bCs w:val="0"/>
          <w:i w:val="0"/>
          <w:iCs w:val="0"/>
          <w:color w:val="002060"/>
          <w:sz w:val="22"/>
          <w:szCs w:val="22"/>
          <w:lang w:bidi="ar"/>
        </w:rPr>
        <w:t>一般行政管理</w:t>
      </w:r>
      <w:bookmarkEnd w:id="1034"/>
    </w:p>
    <w:p w14:paraId="1583CD43" w14:textId="77777777" w:rsidR="00666666" w:rsidRDefault="00666666" w:rsidP="00666666">
      <w:pPr>
        <w:spacing w:beforeLines="50" w:before="156" w:afterLines="50" w:after="156" w:line="360" w:lineRule="auto"/>
        <w:ind w:firstLineChars="200" w:firstLine="440"/>
        <w:rPr>
          <w:rFonts w:ascii="Arial Narrow" w:eastAsia="仿宋_GB2312" w:hAnsi="Arial Narrow" w:cs="Arial Unicode MS"/>
          <w:sz w:val="22"/>
          <w:szCs w:val="22"/>
        </w:rPr>
      </w:pPr>
      <w:r w:rsidRPr="2DD37415">
        <w:rPr>
          <w:rFonts w:ascii="仿宋_GB2312" w:eastAsia="仿宋_GB2312" w:hAnsi="Arial Narrow" w:cs="Arial Unicode MS"/>
          <w:sz w:val="22"/>
          <w:szCs w:val="22"/>
        </w:rPr>
        <w:t>行政管理指企业日常的经营管理活动</w:t>
      </w:r>
      <w:r w:rsidRPr="2DD37415">
        <w:rPr>
          <w:rFonts w:ascii="Arial Narrow" w:eastAsia="仿宋_GB2312" w:hAnsi="Arial Narrow" w:cs="Arial Unicode MS"/>
          <w:sz w:val="22"/>
          <w:szCs w:val="22"/>
        </w:rPr>
        <w:t>(</w:t>
      </w:r>
      <w:r w:rsidRPr="2DD37415">
        <w:rPr>
          <w:rFonts w:ascii="仿宋_GB2312" w:eastAsia="仿宋_GB2312" w:hAnsi="Arial Narrow" w:cs="Arial Unicode MS"/>
          <w:sz w:val="22"/>
          <w:szCs w:val="22"/>
        </w:rPr>
        <w:t>如人事、信息系统等</w:t>
      </w:r>
      <w:r w:rsidRPr="2DD37415">
        <w:rPr>
          <w:rFonts w:ascii="Arial Narrow" w:eastAsia="仿宋_GB2312" w:hAnsi="Arial Narrow" w:cs="Arial Unicode MS"/>
          <w:sz w:val="22"/>
          <w:szCs w:val="22"/>
        </w:rPr>
        <w:t>)</w:t>
      </w:r>
      <w:r w:rsidRPr="2DD37415">
        <w:rPr>
          <w:rFonts w:ascii="仿宋_GB2312" w:eastAsia="仿宋_GB2312" w:hAnsi="Arial Narrow" w:cs="Arial Unicode MS"/>
          <w:sz w:val="22"/>
          <w:szCs w:val="22"/>
        </w:rPr>
        <w:t>。</w:t>
      </w:r>
    </w:p>
    <w:p w14:paraId="7C66530F" w14:textId="77777777" w:rsidR="00666666" w:rsidRDefault="00666666" w:rsidP="00666666">
      <w:pPr>
        <w:spacing w:beforeLines="50" w:before="156" w:afterLines="50" w:after="156" w:line="360" w:lineRule="auto"/>
        <w:ind w:firstLineChars="200" w:firstLine="440"/>
        <w:rPr>
          <w:rFonts w:ascii="Arial Narrow" w:eastAsia="仿宋_GB2312" w:hAnsi="Arial Narrow" w:cs="Arial Unicode MS"/>
          <w:sz w:val="22"/>
          <w:szCs w:val="22"/>
        </w:rPr>
      </w:pPr>
      <w:r w:rsidRPr="2DD37415">
        <w:rPr>
          <w:rFonts w:ascii="仿宋_GB2312" w:eastAsia="仿宋_GB2312" w:hAnsi="Arial Narrow" w:cs="Arial Unicode MS"/>
          <w:sz w:val="22"/>
          <w:szCs w:val="22"/>
        </w:rPr>
        <w:t>评估期间，上海派智自行承担主要的经营管理以及一般管理功能。日常管理工作，包括监督生产运转、保存会计记录、进行税务申报、准备财务报告、遵循政府规定等，均由上海派智自行负责。</w:t>
      </w:r>
    </w:p>
    <w:p w14:paraId="7C8D70D7" w14:textId="7429C094" w:rsidR="00666666" w:rsidRDefault="00666666" w:rsidP="00666666">
      <w:pPr>
        <w:spacing w:beforeLines="50" w:before="156" w:afterLines="50" w:after="156" w:line="360" w:lineRule="auto"/>
        <w:ind w:firstLineChars="200" w:firstLine="440"/>
        <w:rPr>
          <w:rFonts w:ascii="仿宋_GB2312" w:eastAsia="仿宋_GB2312" w:hAnsi="Arial Narrow" w:cs="Arial Unicode MS"/>
          <w:sz w:val="22"/>
          <w:szCs w:val="22"/>
        </w:rPr>
      </w:pPr>
      <w:r w:rsidRPr="2DD37415">
        <w:rPr>
          <w:rFonts w:ascii="仿宋_GB2312" w:eastAsia="仿宋_GB2312" w:hAnsi="Arial Narrow" w:cs="Arial Unicode MS"/>
          <w:sz w:val="22"/>
          <w:szCs w:val="22"/>
        </w:rPr>
        <w:t>因此，上海派智执行一般行政管理功能。</w:t>
      </w:r>
    </w:p>
    <w:p w14:paraId="00CDF384" w14:textId="45A8F379" w:rsidR="00C46C22" w:rsidDel="00891D9B" w:rsidRDefault="00C46C22" w:rsidP="00891D9B">
      <w:pPr>
        <w:pStyle w:val="af4"/>
        <w:spacing w:before="156" w:after="156" w:line="360" w:lineRule="auto"/>
        <w:rPr>
          <w:del w:id="1035" w:author="admin" w:date="2024-07-08T16:02:00Z"/>
          <w:rFonts w:ascii="Arial Narrow" w:eastAsia="仿宋_GB2312" w:hAnsi="Arial Narrow" w:cs="楷体"/>
          <w:b w:val="0"/>
          <w:bCs w:val="0"/>
          <w:i w:val="0"/>
          <w:iCs w:val="0"/>
          <w:color w:val="002060"/>
          <w:sz w:val="22"/>
          <w:szCs w:val="22"/>
        </w:rPr>
      </w:pPr>
    </w:p>
    <w:p w14:paraId="7D913BD3" w14:textId="77777777" w:rsidR="00891D9B" w:rsidRPr="00891D9B" w:rsidRDefault="00891D9B" w:rsidP="00891D9B">
      <w:pPr>
        <w:rPr>
          <w:ins w:id="1036" w:author="admin" w:date="2024-07-08T16:02:00Z"/>
        </w:rPr>
      </w:pPr>
    </w:p>
    <w:p w14:paraId="4499F860" w14:textId="77777777" w:rsidR="00C46C22" w:rsidDel="00891D9B" w:rsidRDefault="00C46C22" w:rsidP="00666666">
      <w:pPr>
        <w:spacing w:beforeLines="50" w:before="156" w:afterLines="50" w:after="156" w:line="360" w:lineRule="auto"/>
        <w:ind w:firstLineChars="200" w:firstLine="440"/>
        <w:rPr>
          <w:del w:id="1037" w:author="admin" w:date="2024-07-08T16:02:00Z"/>
          <w:rFonts w:ascii="Arial Narrow" w:eastAsia="仿宋_GB2312" w:hAnsi="Arial Narrow" w:cs="Arial Unicode MS"/>
          <w:sz w:val="22"/>
          <w:szCs w:val="22"/>
        </w:rPr>
      </w:pPr>
    </w:p>
    <w:p w14:paraId="3022F189" w14:textId="43B34CE0" w:rsidR="00AA4CA3" w:rsidRDefault="00F2093E" w:rsidP="00891D9B">
      <w:pPr>
        <w:pStyle w:val="af4"/>
        <w:spacing w:before="156" w:after="156" w:line="360" w:lineRule="auto"/>
        <w:rPr>
          <w:rFonts w:ascii="Arial Narrow" w:eastAsia="仿宋_GB2312" w:hAnsi="Arial Narrow" w:cs="楷体"/>
          <w:b w:val="0"/>
          <w:bCs w:val="0"/>
          <w:i w:val="0"/>
          <w:iCs w:val="0"/>
          <w:color w:val="002060"/>
          <w:sz w:val="22"/>
          <w:szCs w:val="22"/>
        </w:rPr>
      </w:pPr>
      <w:bookmarkStart w:id="1038" w:name="_Toc522015223"/>
      <w:bookmarkStart w:id="1039" w:name="_Toc21953"/>
      <w:bookmarkStart w:id="1040" w:name="_Toc22505"/>
      <w:bookmarkStart w:id="1041" w:name="_Toc110439098"/>
      <w:bookmarkStart w:id="1042" w:name="_Toc2889"/>
      <w:r w:rsidRPr="2DD37415">
        <w:rPr>
          <w:rFonts w:ascii="Arial Narrow" w:eastAsia="仿宋_GB2312" w:hAnsi="Arial Narrow" w:cs="楷体"/>
          <w:b w:val="0"/>
          <w:bCs w:val="0"/>
          <w:i w:val="0"/>
          <w:iCs w:val="0"/>
          <w:color w:val="002060"/>
          <w:sz w:val="22"/>
          <w:szCs w:val="22"/>
        </w:rPr>
        <w:t>5.2.2.</w:t>
      </w:r>
      <w:r w:rsidRPr="2DD37415">
        <w:rPr>
          <w:rFonts w:ascii="Arial Narrow" w:eastAsia="仿宋_GB2312" w:hAnsi="Arial Narrow" w:cs="楷体"/>
          <w:b w:val="0"/>
          <w:bCs w:val="0"/>
          <w:i w:val="0"/>
          <w:iCs w:val="0"/>
          <w:color w:val="002060"/>
          <w:sz w:val="22"/>
          <w:szCs w:val="22"/>
        </w:rPr>
        <w:t>风险</w:t>
      </w:r>
      <w:bookmarkEnd w:id="1032"/>
      <w:bookmarkEnd w:id="1038"/>
      <w:r w:rsidRPr="2DD37415">
        <w:rPr>
          <w:rFonts w:ascii="Arial Narrow" w:eastAsia="仿宋_GB2312" w:hAnsi="Arial Narrow" w:cs="楷体"/>
          <w:b w:val="0"/>
          <w:bCs w:val="0"/>
          <w:i w:val="0"/>
          <w:iCs w:val="0"/>
          <w:color w:val="002060"/>
          <w:sz w:val="22"/>
          <w:szCs w:val="22"/>
        </w:rPr>
        <w:t>分析</w:t>
      </w:r>
      <w:bookmarkEnd w:id="1039"/>
      <w:bookmarkEnd w:id="1040"/>
      <w:bookmarkEnd w:id="1041"/>
      <w:bookmarkEnd w:id="1042"/>
    </w:p>
    <w:p w14:paraId="4798DC7A" w14:textId="084E1A7F" w:rsidR="00AA4CA3" w:rsidRDefault="00F2093E">
      <w:pPr>
        <w:spacing w:beforeLines="50" w:before="156" w:afterLines="50" w:after="156" w:line="360" w:lineRule="auto"/>
        <w:ind w:firstLineChars="200" w:firstLine="440"/>
        <w:rPr>
          <w:rFonts w:ascii="Arial Narrow" w:eastAsia="仿宋_GB2312" w:hAnsi="Arial Narrow" w:cs="Arial Unicode MS"/>
          <w:sz w:val="22"/>
          <w:szCs w:val="22"/>
        </w:rPr>
      </w:pPr>
      <w:r w:rsidRPr="2DD37415">
        <w:rPr>
          <w:rFonts w:ascii="Arial Narrow" w:eastAsia="仿宋_GB2312" w:hAnsi="Arial Narrow" w:cs="Arial Unicode MS"/>
          <w:sz w:val="22"/>
          <w:szCs w:val="22"/>
        </w:rPr>
        <w:t>企业在生产经营过程中的各项活动所产生的结果具有不确定性，这意味着企业在关联交易中所承担的功能可能会给它带来相应的风险。因此，企业在取得收益的同时，也需要承担相应的风险。本节描述了</w:t>
      </w:r>
      <w:r w:rsidR="000D6798" w:rsidRPr="2DD37415">
        <w:rPr>
          <w:rFonts w:ascii="Arial Narrow" w:eastAsia="仿宋_GB2312" w:hAnsi="Arial Narrow" w:cs="Arial Unicode MS"/>
          <w:sz w:val="22"/>
          <w:szCs w:val="22"/>
        </w:rPr>
        <w:t>上海派智</w:t>
      </w:r>
      <w:r w:rsidRPr="2DD37415">
        <w:rPr>
          <w:rFonts w:ascii="Arial Narrow" w:eastAsia="仿宋_GB2312" w:hAnsi="Arial Narrow" w:cs="Arial Unicode MS"/>
          <w:sz w:val="22"/>
          <w:szCs w:val="22"/>
        </w:rPr>
        <w:t>和其关联企业在受测关联交易中所承担的风险。</w:t>
      </w:r>
    </w:p>
    <w:p w14:paraId="6D9756D0" w14:textId="77777777" w:rsidR="00ED2D49" w:rsidRDefault="00ED2D49" w:rsidP="2DD37415">
      <w:pPr>
        <w:pStyle w:val="af4"/>
        <w:spacing w:before="156" w:after="156"/>
        <w:outlineLvl w:val="3"/>
        <w:rPr>
          <w:rFonts w:ascii="Arial Narrow" w:eastAsia="仿宋_GB2312" w:hAnsi="Arial Narrow" w:cs="楷体"/>
          <w:b w:val="0"/>
          <w:bCs w:val="0"/>
          <w:i w:val="0"/>
          <w:iCs w:val="0"/>
          <w:color w:val="08357C"/>
          <w:sz w:val="22"/>
          <w:szCs w:val="22"/>
        </w:rPr>
      </w:pPr>
      <w:r w:rsidRPr="2DD37415">
        <w:rPr>
          <w:rFonts w:ascii="Arial Narrow" w:eastAsia="仿宋_GB2312" w:hAnsi="Arial Narrow" w:cs="楷体"/>
          <w:b w:val="0"/>
          <w:bCs w:val="0"/>
          <w:i w:val="0"/>
          <w:iCs w:val="0"/>
          <w:color w:val="08357C"/>
          <w:sz w:val="22"/>
          <w:szCs w:val="22"/>
        </w:rPr>
        <w:t>5.2.2.1.</w:t>
      </w:r>
      <w:r w:rsidRPr="2DD37415">
        <w:rPr>
          <w:rFonts w:ascii="仿宋_GB2312" w:eastAsia="仿宋_GB2312" w:hAnsi="Arial Narrow" w:cs="楷体"/>
          <w:b w:val="0"/>
          <w:bCs w:val="0"/>
          <w:i w:val="0"/>
          <w:iCs w:val="0"/>
          <w:color w:val="08357C"/>
          <w:sz w:val="22"/>
          <w:szCs w:val="22"/>
        </w:rPr>
        <w:t>研发风险</w:t>
      </w:r>
    </w:p>
    <w:p w14:paraId="61EA5EAC" w14:textId="77777777" w:rsidR="00ED2D49" w:rsidRDefault="00ED2D49" w:rsidP="00ED2D49">
      <w:pPr>
        <w:spacing w:beforeLines="50" w:before="156" w:afterLines="50" w:after="156" w:line="360" w:lineRule="auto"/>
        <w:ind w:firstLineChars="200" w:firstLine="440"/>
        <w:rPr>
          <w:rFonts w:ascii="Arial Narrow" w:eastAsia="仿宋_GB2312" w:hAnsi="Arial Narrow" w:cs="Arial Unicode MS"/>
          <w:sz w:val="22"/>
          <w:szCs w:val="22"/>
        </w:rPr>
      </w:pPr>
      <w:r w:rsidRPr="2DD37415">
        <w:rPr>
          <w:rFonts w:ascii="仿宋_GB2312" w:eastAsia="仿宋_GB2312" w:hAnsi="Arial Narrow" w:cs="Arial Unicode MS"/>
          <w:sz w:val="22"/>
          <w:szCs w:val="22"/>
        </w:rPr>
        <w:t>研发风险是因研发项目失败而造成损失的风险。它是指企业为开发新产品或服务产生大量支出，但相关产品或服务未能达到预期效果的风险，包括未能开发出新产品或服务，或者相关产品或服务未能达到预期市场认可的风险。</w:t>
      </w:r>
    </w:p>
    <w:p w14:paraId="5AD91171" w14:textId="2E482A59" w:rsidR="00ED2D49" w:rsidRPr="00ED2D49" w:rsidRDefault="00ED2D49" w:rsidP="00ED2D49">
      <w:pPr>
        <w:spacing w:beforeLines="50" w:before="156" w:afterLines="50" w:after="156" w:line="360" w:lineRule="auto"/>
        <w:ind w:firstLineChars="200" w:firstLine="440"/>
        <w:rPr>
          <w:rFonts w:ascii="Arial Narrow" w:eastAsia="仿宋_GB2312" w:hAnsi="Arial Narrow" w:cs="Arial Unicode MS"/>
          <w:sz w:val="22"/>
          <w:szCs w:val="22"/>
        </w:rPr>
      </w:pPr>
      <w:r w:rsidRPr="2DD37415">
        <w:rPr>
          <w:rFonts w:ascii="仿宋_GB2312" w:eastAsia="仿宋_GB2312" w:hAnsi="Arial Narrow" w:cs="Arial Unicode MS"/>
          <w:sz w:val="22"/>
          <w:szCs w:val="22"/>
        </w:rPr>
        <w:t>评估期间，上海派智进行产品研发、技术服务及产品设计功能，并承担相应设计投入和相关研发的费用。因此，上海派智承担研发风险。</w:t>
      </w:r>
    </w:p>
    <w:p w14:paraId="4E882C11" w14:textId="114A3E80" w:rsidR="00AA4CA3" w:rsidRDefault="00F2093E" w:rsidP="2DD37415">
      <w:pPr>
        <w:pStyle w:val="af4"/>
        <w:spacing w:before="156" w:after="156"/>
        <w:outlineLvl w:val="3"/>
        <w:rPr>
          <w:rFonts w:ascii="Arial Narrow" w:eastAsia="仿宋_GB2312" w:hAnsi="Arial Narrow" w:cs="楷体"/>
          <w:b w:val="0"/>
          <w:bCs w:val="0"/>
          <w:i w:val="0"/>
          <w:iCs w:val="0"/>
          <w:color w:val="002060"/>
          <w:sz w:val="22"/>
          <w:szCs w:val="22"/>
        </w:rPr>
      </w:pPr>
      <w:bookmarkStart w:id="1043" w:name="_Toc11266"/>
      <w:bookmarkStart w:id="1044" w:name="_Toc15655"/>
      <w:bookmarkStart w:id="1045" w:name="_Toc110439100"/>
      <w:bookmarkStart w:id="1046" w:name="_Toc2204"/>
      <w:bookmarkStart w:id="1047" w:name="_Toc78452938"/>
      <w:bookmarkStart w:id="1048" w:name="_Toc13224"/>
      <w:bookmarkStart w:id="1049" w:name="_Toc274825263"/>
      <w:r w:rsidRPr="2DD37415">
        <w:rPr>
          <w:rFonts w:ascii="Arial Narrow" w:eastAsia="仿宋_GB2312" w:hAnsi="Arial Narrow" w:cs="楷体"/>
          <w:b w:val="0"/>
          <w:bCs w:val="0"/>
          <w:i w:val="0"/>
          <w:iCs w:val="0"/>
          <w:color w:val="002060"/>
          <w:sz w:val="22"/>
          <w:szCs w:val="22"/>
        </w:rPr>
        <w:t>5.2.2.</w:t>
      </w:r>
      <w:r w:rsidR="00ED2D49" w:rsidRPr="2DD37415">
        <w:rPr>
          <w:rFonts w:ascii="Arial Narrow" w:eastAsia="仿宋_GB2312" w:hAnsi="Arial Narrow" w:cs="楷体"/>
          <w:b w:val="0"/>
          <w:bCs w:val="0"/>
          <w:i w:val="0"/>
          <w:iCs w:val="0"/>
          <w:color w:val="002060"/>
          <w:sz w:val="22"/>
          <w:szCs w:val="22"/>
        </w:rPr>
        <w:t>2</w:t>
      </w:r>
      <w:r w:rsidRPr="2DD37415">
        <w:rPr>
          <w:rFonts w:ascii="Arial Narrow" w:eastAsia="仿宋_GB2312" w:hAnsi="Arial Narrow" w:cs="楷体"/>
          <w:b w:val="0"/>
          <w:bCs w:val="0"/>
          <w:i w:val="0"/>
          <w:iCs w:val="0"/>
          <w:color w:val="002060"/>
          <w:sz w:val="22"/>
          <w:szCs w:val="22"/>
        </w:rPr>
        <w:t>.</w:t>
      </w:r>
      <w:r w:rsidRPr="2DD37415">
        <w:rPr>
          <w:rFonts w:ascii="Arial Narrow" w:eastAsia="仿宋_GB2312" w:hAnsi="Arial Narrow" w:cs="楷体"/>
          <w:b w:val="0"/>
          <w:bCs w:val="0"/>
          <w:i w:val="0"/>
          <w:iCs w:val="0"/>
          <w:color w:val="002060"/>
          <w:sz w:val="22"/>
          <w:szCs w:val="22"/>
        </w:rPr>
        <w:t>市场风险</w:t>
      </w:r>
      <w:bookmarkEnd w:id="1043"/>
      <w:bookmarkEnd w:id="1044"/>
      <w:bookmarkEnd w:id="1045"/>
      <w:bookmarkEnd w:id="1046"/>
      <w:bookmarkEnd w:id="1047"/>
    </w:p>
    <w:p w14:paraId="590F701A" w14:textId="1D3FD0B7" w:rsidR="00AA4CA3" w:rsidRDefault="00F2093E">
      <w:pPr>
        <w:spacing w:beforeLines="50" w:before="156" w:afterLines="50" w:after="156" w:line="360" w:lineRule="auto"/>
        <w:ind w:firstLineChars="200" w:firstLine="440"/>
        <w:rPr>
          <w:rFonts w:ascii="Arial Narrow" w:eastAsia="仿宋_GB2312" w:hAnsi="Arial Narrow" w:cs="Arial Unicode MS"/>
          <w:sz w:val="22"/>
          <w:szCs w:val="22"/>
        </w:rPr>
      </w:pPr>
      <w:r w:rsidRPr="2DD37415">
        <w:rPr>
          <w:rFonts w:ascii="Arial Narrow" w:eastAsia="仿宋_GB2312" w:hAnsi="Arial Narrow" w:cs="Arial Unicode MS"/>
          <w:sz w:val="22"/>
          <w:szCs w:val="22"/>
        </w:rPr>
        <w:t>市场风险是指由于市场变化对商业成功因素造成影响的风险。市场风险包括需求变化，原材料价格波动，市场竞争激烈，拓展市场或对目标客户定位失败以及产品价格波动等带来的风险。</w:t>
      </w:r>
    </w:p>
    <w:p w14:paraId="3436BCFF" w14:textId="02D5E267" w:rsidR="00ED2D49" w:rsidRDefault="00ED2D49" w:rsidP="00ED2D49">
      <w:pPr>
        <w:spacing w:beforeLines="50" w:before="156" w:afterLines="50" w:after="156" w:line="360" w:lineRule="auto"/>
        <w:ind w:firstLineChars="200" w:firstLine="440"/>
        <w:rPr>
          <w:rFonts w:ascii="Arial Narrow" w:eastAsia="仿宋_GB2312" w:hAnsi="Arial Narrow" w:cs="Arial Unicode MS"/>
          <w:sz w:val="22"/>
          <w:szCs w:val="22"/>
        </w:rPr>
      </w:pPr>
      <w:r w:rsidRPr="2DD37415">
        <w:rPr>
          <w:rFonts w:ascii="仿宋_GB2312" w:eastAsia="仿宋_GB2312" w:hAnsi="Arial Narrow" w:cs="Arial Unicode MS"/>
          <w:sz w:val="22"/>
          <w:szCs w:val="22"/>
        </w:rPr>
        <w:t>评估期间，对于上海派智的第三方销售，当由于行业或市场因素而导致产品需求减少或产品价格发生波动时，上海派智直接面对波动导致的收益和损失。因此，上海派智承担市场风险。</w:t>
      </w:r>
    </w:p>
    <w:p w14:paraId="4EF73975" w14:textId="2EF2BC68" w:rsidR="00AA4CA3" w:rsidRDefault="00F2093E" w:rsidP="00891D9B">
      <w:pPr>
        <w:pStyle w:val="af4"/>
        <w:spacing w:before="156" w:after="156" w:line="360" w:lineRule="auto"/>
        <w:rPr>
          <w:rFonts w:ascii="Arial Narrow" w:eastAsia="仿宋_GB2312" w:hAnsi="Arial Narrow" w:cs="楷体"/>
          <w:b w:val="0"/>
          <w:bCs w:val="0"/>
          <w:i w:val="0"/>
          <w:iCs w:val="0"/>
          <w:color w:val="002060"/>
          <w:sz w:val="22"/>
          <w:szCs w:val="22"/>
        </w:rPr>
      </w:pPr>
      <w:bookmarkStart w:id="1050" w:name="_Toc47700054"/>
      <w:r w:rsidRPr="2DD37415">
        <w:rPr>
          <w:rFonts w:ascii="Arial Narrow" w:eastAsia="仿宋_GB2312" w:hAnsi="Arial Narrow" w:cs="楷体"/>
          <w:b w:val="0"/>
          <w:bCs w:val="0"/>
          <w:i w:val="0"/>
          <w:iCs w:val="0"/>
          <w:color w:val="002060"/>
          <w:sz w:val="22"/>
          <w:szCs w:val="22"/>
        </w:rPr>
        <w:t>5.2.2.</w:t>
      </w:r>
      <w:r w:rsidR="00ED2D49" w:rsidRPr="2DD37415">
        <w:rPr>
          <w:rFonts w:ascii="Arial Narrow" w:eastAsia="仿宋_GB2312" w:hAnsi="Arial Narrow" w:cs="楷体"/>
          <w:b w:val="0"/>
          <w:bCs w:val="0"/>
          <w:i w:val="0"/>
          <w:iCs w:val="0"/>
          <w:color w:val="002060"/>
          <w:sz w:val="22"/>
          <w:szCs w:val="22"/>
        </w:rPr>
        <w:t>3</w:t>
      </w:r>
      <w:r w:rsidRPr="2DD37415">
        <w:rPr>
          <w:rFonts w:ascii="Arial Narrow" w:eastAsia="仿宋_GB2312" w:hAnsi="Arial Narrow" w:cs="楷体"/>
          <w:b w:val="0"/>
          <w:bCs w:val="0"/>
          <w:i w:val="0"/>
          <w:iCs w:val="0"/>
          <w:color w:val="002060"/>
          <w:sz w:val="22"/>
          <w:szCs w:val="22"/>
        </w:rPr>
        <w:t>.</w:t>
      </w:r>
      <w:r w:rsidRPr="2DD37415">
        <w:rPr>
          <w:rFonts w:ascii="Arial Narrow" w:eastAsia="仿宋_GB2312" w:hAnsi="Arial Narrow" w:cs="楷体"/>
          <w:b w:val="0"/>
          <w:bCs w:val="0"/>
          <w:i w:val="0"/>
          <w:iCs w:val="0"/>
          <w:color w:val="002060"/>
          <w:sz w:val="22"/>
          <w:szCs w:val="22"/>
        </w:rPr>
        <w:t>生产风险</w:t>
      </w:r>
      <w:bookmarkEnd w:id="1050"/>
    </w:p>
    <w:p w14:paraId="7D642BCC" w14:textId="77777777" w:rsidR="00AA4CA3" w:rsidRDefault="00F2093E">
      <w:pPr>
        <w:spacing w:beforeLines="50" w:before="156" w:afterLines="50" w:after="156" w:line="360" w:lineRule="auto"/>
        <w:ind w:firstLineChars="200" w:firstLine="440"/>
        <w:rPr>
          <w:rFonts w:ascii="Arial Narrow" w:eastAsia="仿宋_GB2312" w:hAnsi="Arial Narrow" w:cs="Arial Unicode MS"/>
          <w:sz w:val="22"/>
          <w:szCs w:val="22"/>
        </w:rPr>
      </w:pPr>
      <w:r>
        <w:rPr>
          <w:rFonts w:ascii="Arial Narrow" w:eastAsia="仿宋_GB2312" w:hAnsi="Arial Narrow" w:cs="Arial Unicode MS"/>
          <w:sz w:val="22"/>
          <w:szCs w:val="22"/>
        </w:rPr>
        <w:t>生产风险是指当生产成本（例如，原材料成本、劳动力成本波动，产能利用率等）或是生产过程中因技术应用不当或者设备故障导致的生产停滞或者产品质量下降带来的相关风险。</w:t>
      </w:r>
    </w:p>
    <w:p w14:paraId="06F11957" w14:textId="2E906BF9" w:rsidR="00AA4CA3" w:rsidRDefault="00366E28">
      <w:pPr>
        <w:spacing w:beforeLines="50" w:before="156" w:afterLines="50" w:after="156" w:line="360" w:lineRule="auto"/>
        <w:ind w:firstLineChars="200" w:firstLine="440"/>
        <w:rPr>
          <w:rFonts w:ascii="Arial Narrow" w:eastAsia="仿宋_GB2312" w:hAnsi="Arial Narrow" w:cs="Arial Unicode MS"/>
          <w:sz w:val="22"/>
          <w:szCs w:val="22"/>
        </w:rPr>
      </w:pPr>
      <w:r w:rsidRPr="2DD37415">
        <w:rPr>
          <w:rFonts w:ascii="Arial Narrow" w:eastAsia="仿宋_GB2312" w:hAnsi="Arial Narrow" w:cs="Arial Unicode MS"/>
          <w:sz w:val="22"/>
          <w:szCs w:val="22"/>
        </w:rPr>
        <w:t>评估期间，如果生产用原材料的价格发生波动，上海派智会针对该波动调整标准成本，而销售给关联方的价格是市场价格的基础上协商得到的。因此，上海派智承担生产成本变动风险。</w:t>
      </w:r>
    </w:p>
    <w:p w14:paraId="57B26277" w14:textId="77777777" w:rsidR="00890957" w:rsidRDefault="00890957">
      <w:pPr>
        <w:spacing w:beforeLines="50" w:before="156" w:afterLines="50" w:after="156" w:line="360" w:lineRule="auto"/>
        <w:ind w:firstLineChars="200" w:firstLine="440"/>
        <w:rPr>
          <w:rFonts w:ascii="Arial Narrow" w:eastAsia="仿宋_GB2312" w:hAnsi="Arial Narrow" w:cs="Arial Unicode MS"/>
          <w:sz w:val="22"/>
          <w:szCs w:val="22"/>
        </w:rPr>
      </w:pPr>
    </w:p>
    <w:p w14:paraId="5D4AD78B" w14:textId="2F394B44" w:rsidR="00AA4CA3" w:rsidRDefault="00F2093E" w:rsidP="2DD37415">
      <w:pPr>
        <w:pStyle w:val="af4"/>
        <w:spacing w:before="156" w:after="156"/>
        <w:outlineLvl w:val="3"/>
        <w:rPr>
          <w:rFonts w:ascii="Arial Narrow" w:eastAsia="仿宋_GB2312" w:hAnsi="Arial Narrow" w:cs="楷体"/>
          <w:b w:val="0"/>
          <w:bCs w:val="0"/>
          <w:i w:val="0"/>
          <w:iCs w:val="0"/>
          <w:color w:val="002060"/>
          <w:sz w:val="22"/>
          <w:szCs w:val="22"/>
        </w:rPr>
      </w:pPr>
      <w:bookmarkStart w:id="1051" w:name="_Toc11362"/>
      <w:bookmarkStart w:id="1052" w:name="_Toc110439101"/>
      <w:bookmarkStart w:id="1053" w:name="_Toc78452939"/>
      <w:bookmarkStart w:id="1054" w:name="_Toc3638"/>
      <w:bookmarkStart w:id="1055" w:name="_Toc28996"/>
      <w:bookmarkStart w:id="1056" w:name="_Toc6974"/>
      <w:bookmarkEnd w:id="1048"/>
      <w:bookmarkEnd w:id="1049"/>
      <w:r w:rsidRPr="2DD37415">
        <w:rPr>
          <w:rFonts w:ascii="Arial Narrow" w:eastAsia="仿宋_GB2312" w:hAnsi="Arial Narrow" w:cs="楷体"/>
          <w:b w:val="0"/>
          <w:bCs w:val="0"/>
          <w:i w:val="0"/>
          <w:iCs w:val="0"/>
          <w:color w:val="002060"/>
          <w:sz w:val="22"/>
          <w:szCs w:val="22"/>
        </w:rPr>
        <w:lastRenderedPageBreak/>
        <w:t>5.2.2.</w:t>
      </w:r>
      <w:r w:rsidR="00366E28" w:rsidRPr="2DD37415">
        <w:rPr>
          <w:rFonts w:ascii="Arial Narrow" w:eastAsia="仿宋_GB2312" w:hAnsi="Arial Narrow" w:cs="楷体"/>
          <w:b w:val="0"/>
          <w:bCs w:val="0"/>
          <w:i w:val="0"/>
          <w:iCs w:val="0"/>
          <w:color w:val="002060"/>
          <w:sz w:val="22"/>
          <w:szCs w:val="22"/>
        </w:rPr>
        <w:t>4</w:t>
      </w:r>
      <w:r w:rsidRPr="2DD37415">
        <w:rPr>
          <w:rFonts w:ascii="Arial Narrow" w:eastAsia="仿宋_GB2312" w:hAnsi="Arial Narrow" w:cs="楷体"/>
          <w:b w:val="0"/>
          <w:bCs w:val="0"/>
          <w:i w:val="0"/>
          <w:iCs w:val="0"/>
          <w:color w:val="002060"/>
          <w:sz w:val="22"/>
          <w:szCs w:val="22"/>
        </w:rPr>
        <w:t>.</w:t>
      </w:r>
      <w:bookmarkEnd w:id="1051"/>
      <w:bookmarkEnd w:id="1052"/>
      <w:bookmarkEnd w:id="1053"/>
      <w:bookmarkEnd w:id="1054"/>
      <w:r w:rsidRPr="2DD37415">
        <w:rPr>
          <w:rFonts w:ascii="Arial Narrow" w:eastAsia="仿宋_GB2312" w:hAnsi="Arial Narrow" w:cs="楷体"/>
          <w:b w:val="0"/>
          <w:bCs w:val="0"/>
          <w:i w:val="0"/>
          <w:iCs w:val="0"/>
          <w:color w:val="002060"/>
          <w:sz w:val="22"/>
          <w:szCs w:val="22"/>
        </w:rPr>
        <w:t>存货风险</w:t>
      </w:r>
      <w:bookmarkEnd w:id="1055"/>
    </w:p>
    <w:p w14:paraId="1B3BDB2C" w14:textId="77777777" w:rsidR="00AA4CA3" w:rsidRDefault="00F2093E">
      <w:pPr>
        <w:spacing w:beforeLines="50" w:before="156" w:afterLines="50" w:after="156" w:line="360" w:lineRule="auto"/>
        <w:ind w:firstLineChars="200" w:firstLine="440"/>
        <w:rPr>
          <w:rFonts w:ascii="Arial Narrow" w:eastAsia="仿宋_GB2312" w:hAnsi="Arial Narrow" w:cs="Arial Unicode MS"/>
          <w:sz w:val="22"/>
          <w:szCs w:val="22"/>
        </w:rPr>
      </w:pPr>
      <w:r>
        <w:rPr>
          <w:rFonts w:ascii="Arial Narrow" w:eastAsia="仿宋_GB2312" w:hAnsi="Arial Narrow" w:cs="Arial Unicode MS" w:hint="eastAsia"/>
          <w:sz w:val="22"/>
          <w:szCs w:val="22"/>
        </w:rPr>
        <w:t>存货风险指存货过多或过少而造成的损失，以及存货毁损风险。损失包括存货报废、丢失，或由于市场变化造成存货变现价格下降的风险。</w:t>
      </w:r>
    </w:p>
    <w:p w14:paraId="6253DB22" w14:textId="7229DD98" w:rsidR="00AA4CA3" w:rsidRDefault="00366E28">
      <w:pPr>
        <w:spacing w:beforeLines="50" w:before="156" w:afterLines="50" w:after="156" w:line="360" w:lineRule="auto"/>
        <w:ind w:firstLineChars="200" w:firstLine="440"/>
        <w:rPr>
          <w:rFonts w:ascii="Arial Narrow" w:eastAsia="仿宋_GB2312" w:hAnsi="Arial Narrow" w:cs="Arial Unicode MS"/>
          <w:sz w:val="22"/>
          <w:szCs w:val="22"/>
        </w:rPr>
      </w:pPr>
      <w:r w:rsidRPr="2DD37415">
        <w:rPr>
          <w:rFonts w:ascii="Arial Narrow" w:eastAsia="仿宋_GB2312" w:hAnsi="Arial Narrow" w:cs="Arial Unicode MS"/>
          <w:sz w:val="22"/>
          <w:szCs w:val="22"/>
        </w:rPr>
        <w:t>评估期间，上海派智根据预测进行备货，若销售不如预期，相应的仓储费用由上海派智承担，承担存货风险。</w:t>
      </w:r>
    </w:p>
    <w:p w14:paraId="460A9160" w14:textId="4F78B586" w:rsidR="00AA4CA3" w:rsidRDefault="00F2093E" w:rsidP="2DD37415">
      <w:pPr>
        <w:pStyle w:val="af4"/>
        <w:spacing w:before="156" w:after="156"/>
        <w:outlineLvl w:val="3"/>
        <w:rPr>
          <w:rFonts w:ascii="Arial Narrow" w:eastAsia="仿宋_GB2312" w:hAnsi="Arial Narrow" w:cs="楷体"/>
          <w:b w:val="0"/>
          <w:bCs w:val="0"/>
          <w:i w:val="0"/>
          <w:iCs w:val="0"/>
          <w:color w:val="002060"/>
          <w:sz w:val="22"/>
          <w:szCs w:val="22"/>
        </w:rPr>
      </w:pPr>
      <w:r w:rsidRPr="2DD37415">
        <w:rPr>
          <w:rFonts w:ascii="Arial Narrow" w:eastAsia="仿宋_GB2312" w:hAnsi="Arial Narrow" w:cs="楷体"/>
          <w:b w:val="0"/>
          <w:bCs w:val="0"/>
          <w:i w:val="0"/>
          <w:iCs w:val="0"/>
          <w:color w:val="002060"/>
          <w:sz w:val="22"/>
          <w:szCs w:val="22"/>
        </w:rPr>
        <w:t>5.2.2.</w:t>
      </w:r>
      <w:r w:rsidR="00366E28" w:rsidRPr="2DD37415">
        <w:rPr>
          <w:rFonts w:ascii="Arial Narrow" w:eastAsia="仿宋_GB2312" w:hAnsi="Arial Narrow" w:cs="楷体"/>
          <w:b w:val="0"/>
          <w:bCs w:val="0"/>
          <w:i w:val="0"/>
          <w:iCs w:val="0"/>
          <w:color w:val="002060"/>
          <w:sz w:val="22"/>
          <w:szCs w:val="22"/>
        </w:rPr>
        <w:t>5</w:t>
      </w:r>
      <w:r w:rsidRPr="2DD37415">
        <w:rPr>
          <w:rFonts w:ascii="Arial Narrow" w:eastAsia="仿宋_GB2312" w:hAnsi="Arial Narrow" w:cs="楷体"/>
          <w:b w:val="0"/>
          <w:bCs w:val="0"/>
          <w:i w:val="0"/>
          <w:iCs w:val="0"/>
          <w:color w:val="002060"/>
          <w:sz w:val="22"/>
          <w:szCs w:val="22"/>
        </w:rPr>
        <w:t>.</w:t>
      </w:r>
      <w:r w:rsidRPr="2DD37415">
        <w:rPr>
          <w:rFonts w:ascii="Arial Narrow" w:eastAsia="仿宋_GB2312" w:hAnsi="Arial Narrow" w:cs="楷体"/>
          <w:b w:val="0"/>
          <w:bCs w:val="0"/>
          <w:i w:val="0"/>
          <w:iCs w:val="0"/>
          <w:color w:val="002060"/>
          <w:sz w:val="22"/>
          <w:szCs w:val="22"/>
        </w:rPr>
        <w:t>质保和产品责任风险</w:t>
      </w:r>
    </w:p>
    <w:p w14:paraId="1E77EA8A" w14:textId="77777777" w:rsidR="00AA4CA3" w:rsidRDefault="00F2093E">
      <w:pPr>
        <w:spacing w:beforeLines="50" w:before="156" w:afterLines="50" w:after="156" w:line="360" w:lineRule="auto"/>
        <w:ind w:left="0" w:firstLineChars="200" w:firstLine="440"/>
        <w:rPr>
          <w:rFonts w:ascii="Arial Narrow" w:eastAsia="仿宋_GB2312" w:hAnsi="Arial Narrow" w:cs="Arial Unicode MS"/>
          <w:sz w:val="22"/>
          <w:szCs w:val="22"/>
        </w:rPr>
      </w:pPr>
      <w:r>
        <w:rPr>
          <w:rFonts w:ascii="Arial Narrow" w:eastAsia="仿宋_GB2312" w:hAnsi="Arial Narrow" w:cs="Arial Unicode MS" w:hint="eastAsia"/>
          <w:sz w:val="22"/>
          <w:szCs w:val="22"/>
        </w:rPr>
        <w:t>质保和产品责任风险指一个公司的产品未达到预期标准，而相应承担的赔偿责任或名誉受损的风险。</w:t>
      </w:r>
    </w:p>
    <w:p w14:paraId="796D81BA" w14:textId="50696824" w:rsidR="00AA4CA3" w:rsidRDefault="00366E28">
      <w:pPr>
        <w:spacing w:beforeLines="50" w:before="156" w:afterLines="50" w:after="156" w:line="360" w:lineRule="auto"/>
        <w:ind w:left="0" w:firstLineChars="200" w:firstLine="440"/>
        <w:rPr>
          <w:rFonts w:ascii="Arial Narrow" w:eastAsia="仿宋_GB2312" w:hAnsi="Arial Narrow" w:cs="Arial Unicode MS"/>
          <w:sz w:val="22"/>
          <w:szCs w:val="22"/>
        </w:rPr>
      </w:pPr>
      <w:r w:rsidRPr="2DD37415">
        <w:rPr>
          <w:rFonts w:ascii="Arial Narrow" w:eastAsia="仿宋_GB2312" w:hAnsi="Arial Narrow" w:cs="Arial Unicode MS"/>
          <w:sz w:val="22"/>
          <w:szCs w:val="22"/>
        </w:rPr>
        <w:t>评估期间，设计和生产过程由上海派智自行完成，因此上海派智主要承担由于设计、生产环节问题造成的产品质量保证风险。</w:t>
      </w:r>
    </w:p>
    <w:p w14:paraId="77383667" w14:textId="01485385" w:rsidR="00AA4CA3" w:rsidRDefault="00F2093E">
      <w:pPr>
        <w:pStyle w:val="af4"/>
        <w:spacing w:before="156" w:after="156"/>
        <w:outlineLvl w:val="3"/>
        <w:rPr>
          <w:rFonts w:ascii="Arial Narrow" w:eastAsia="仿宋_GB2312" w:hAnsi="Arial Narrow" w:cs="楷体"/>
          <w:color w:val="002060"/>
          <w:sz w:val="22"/>
          <w:szCs w:val="22"/>
        </w:rPr>
      </w:pPr>
      <w:r w:rsidRPr="2DD37415">
        <w:rPr>
          <w:rFonts w:ascii="Arial Narrow" w:eastAsia="仿宋_GB2312" w:hAnsi="Arial Narrow" w:cs="楷体"/>
          <w:b w:val="0"/>
          <w:bCs w:val="0"/>
          <w:i w:val="0"/>
          <w:iCs w:val="0"/>
          <w:color w:val="002060"/>
          <w:sz w:val="22"/>
          <w:szCs w:val="22"/>
          <w:lang w:bidi="ar"/>
        </w:rPr>
        <w:t>5.2.2.</w:t>
      </w:r>
      <w:r w:rsidR="00366E28" w:rsidRPr="2DD37415">
        <w:rPr>
          <w:rFonts w:ascii="Arial Narrow" w:eastAsia="仿宋_GB2312" w:hAnsi="Arial Narrow" w:cs="楷体"/>
          <w:b w:val="0"/>
          <w:bCs w:val="0"/>
          <w:i w:val="0"/>
          <w:iCs w:val="0"/>
          <w:color w:val="002060"/>
          <w:sz w:val="22"/>
          <w:szCs w:val="22"/>
        </w:rPr>
        <w:t>6</w:t>
      </w:r>
      <w:r w:rsidRPr="2DD37415">
        <w:rPr>
          <w:rFonts w:ascii="Arial Narrow" w:eastAsia="仿宋_GB2312" w:hAnsi="Arial Narrow" w:cs="楷体"/>
          <w:b w:val="0"/>
          <w:bCs w:val="0"/>
          <w:i w:val="0"/>
          <w:iCs w:val="0"/>
          <w:color w:val="002060"/>
          <w:sz w:val="22"/>
          <w:szCs w:val="22"/>
          <w:lang w:bidi="ar"/>
        </w:rPr>
        <w:t>.</w:t>
      </w:r>
      <w:r w:rsidRPr="2DD37415">
        <w:rPr>
          <w:rFonts w:ascii="Arial Narrow" w:eastAsia="仿宋_GB2312" w:hAnsi="Arial Narrow" w:cs="楷体"/>
          <w:b w:val="0"/>
          <w:bCs w:val="0"/>
          <w:i w:val="0"/>
          <w:iCs w:val="0"/>
          <w:color w:val="002060"/>
          <w:sz w:val="22"/>
          <w:szCs w:val="22"/>
          <w:lang w:bidi="ar"/>
        </w:rPr>
        <w:t>信用风险</w:t>
      </w:r>
    </w:p>
    <w:p w14:paraId="428BFF3C" w14:textId="77777777" w:rsidR="00AA4CA3" w:rsidRDefault="00F2093E">
      <w:pPr>
        <w:spacing w:beforeLines="50" w:before="156" w:afterLines="50" w:after="156" w:line="360" w:lineRule="auto"/>
        <w:ind w:left="0" w:firstLineChars="200" w:firstLine="440"/>
        <w:jc w:val="left"/>
        <w:rPr>
          <w:rFonts w:ascii="Arial Narrow" w:eastAsia="仿宋_GB2312" w:hAnsi="Arial Narrow" w:cs="Arial Unicode MS"/>
          <w:sz w:val="22"/>
          <w:szCs w:val="22"/>
        </w:rPr>
      </w:pPr>
      <w:r>
        <w:rPr>
          <w:rFonts w:ascii="Arial Narrow" w:eastAsia="仿宋_GB2312" w:hAnsi="Arial Narrow" w:cs="Arial Unicode MS" w:hint="eastAsia"/>
          <w:sz w:val="22"/>
          <w:szCs w:val="22"/>
          <w:lang w:bidi="ar"/>
        </w:rPr>
        <w:t>在先提供产品后付款的情况下，产品提供方在未来有可能不能如期或全额收到货</w:t>
      </w:r>
      <w:r>
        <w:rPr>
          <w:rFonts w:ascii="Arial Narrow" w:eastAsia="仿宋_GB2312" w:hAnsi="Arial Narrow" w:cs="Arial Unicode MS"/>
          <w:sz w:val="22"/>
          <w:szCs w:val="22"/>
          <w:lang w:bidi="ar"/>
        </w:rPr>
        <w:t xml:space="preserve"> </w:t>
      </w:r>
      <w:r>
        <w:rPr>
          <w:rFonts w:ascii="Arial Narrow" w:eastAsia="仿宋_GB2312" w:hAnsi="Arial Narrow" w:cs="Arial Unicode MS" w:hint="eastAsia"/>
          <w:sz w:val="22"/>
          <w:szCs w:val="22"/>
          <w:lang w:bidi="ar"/>
        </w:rPr>
        <w:t>款，相应的风险便是信用风险。其主要取决于两个因素：客户的信用度和应收账款的</w:t>
      </w:r>
      <w:r>
        <w:rPr>
          <w:rFonts w:ascii="Arial Narrow" w:eastAsia="仿宋_GB2312" w:hAnsi="Arial Narrow" w:cs="Arial Unicode MS"/>
          <w:sz w:val="22"/>
          <w:szCs w:val="22"/>
          <w:lang w:bidi="ar"/>
        </w:rPr>
        <w:t xml:space="preserve"> </w:t>
      </w:r>
      <w:r>
        <w:rPr>
          <w:rFonts w:ascii="Arial Narrow" w:eastAsia="仿宋_GB2312" w:hAnsi="Arial Narrow" w:cs="Arial Unicode MS" w:hint="eastAsia"/>
          <w:sz w:val="22"/>
          <w:szCs w:val="22"/>
          <w:lang w:bidi="ar"/>
        </w:rPr>
        <w:t>数额。</w:t>
      </w:r>
    </w:p>
    <w:p w14:paraId="22A30E59" w14:textId="1B5CB34A" w:rsidR="00366E28" w:rsidRDefault="00366E28" w:rsidP="00366E28">
      <w:pPr>
        <w:spacing w:beforeLines="50" w:before="156" w:afterLines="50" w:after="156" w:line="360" w:lineRule="auto"/>
        <w:ind w:left="0" w:firstLineChars="200" w:firstLine="440"/>
        <w:jc w:val="left"/>
        <w:rPr>
          <w:rFonts w:ascii="Arial Narrow" w:eastAsia="仿宋_GB2312" w:hAnsi="Arial Narrow" w:cs="Arial Unicode MS"/>
          <w:sz w:val="22"/>
          <w:szCs w:val="22"/>
        </w:rPr>
      </w:pPr>
      <w:r w:rsidRPr="2DD37415">
        <w:rPr>
          <w:rFonts w:ascii="仿宋_GB2312" w:eastAsia="仿宋_GB2312" w:hAnsi="Arial Narrow" w:cs="Arial Unicode MS"/>
          <w:sz w:val="22"/>
          <w:szCs w:val="22"/>
        </w:rPr>
        <w:t>评估期间，向第三方销售产品时需要结算全款才能提货，因而不承担信用风险。</w:t>
      </w:r>
    </w:p>
    <w:p w14:paraId="0BAE1695" w14:textId="253758DE" w:rsidR="00AA4CA3" w:rsidRDefault="00F2093E" w:rsidP="00891D9B">
      <w:pPr>
        <w:pStyle w:val="af4"/>
        <w:spacing w:before="156" w:after="156" w:line="360" w:lineRule="auto"/>
        <w:rPr>
          <w:rFonts w:ascii="Arial Narrow" w:eastAsia="仿宋_GB2312" w:hAnsi="Arial Narrow" w:cs="楷体"/>
          <w:b w:val="0"/>
          <w:bCs w:val="0"/>
          <w:i w:val="0"/>
          <w:iCs w:val="0"/>
          <w:color w:val="002060"/>
          <w:sz w:val="22"/>
          <w:szCs w:val="22"/>
        </w:rPr>
      </w:pPr>
      <w:bookmarkStart w:id="1057" w:name="_Toc31666"/>
      <w:bookmarkStart w:id="1058" w:name="_Toc110439102"/>
      <w:bookmarkStart w:id="1059" w:name="_Toc9797"/>
      <w:bookmarkStart w:id="1060" w:name="_Toc78452940"/>
      <w:bookmarkStart w:id="1061" w:name="_Toc16618"/>
      <w:r w:rsidRPr="2DD37415">
        <w:rPr>
          <w:rFonts w:ascii="Arial Narrow" w:eastAsia="仿宋_GB2312" w:hAnsi="Arial Narrow" w:cs="楷体"/>
          <w:b w:val="0"/>
          <w:bCs w:val="0"/>
          <w:i w:val="0"/>
          <w:iCs w:val="0"/>
          <w:color w:val="002060"/>
          <w:sz w:val="22"/>
          <w:szCs w:val="22"/>
        </w:rPr>
        <w:t>5.2.2.</w:t>
      </w:r>
      <w:r w:rsidR="00366E28" w:rsidRPr="2DD37415">
        <w:rPr>
          <w:rFonts w:ascii="Arial Narrow" w:eastAsia="仿宋_GB2312" w:hAnsi="Arial Narrow" w:cs="楷体"/>
          <w:b w:val="0"/>
          <w:bCs w:val="0"/>
          <w:i w:val="0"/>
          <w:iCs w:val="0"/>
          <w:color w:val="002060"/>
          <w:sz w:val="22"/>
          <w:szCs w:val="22"/>
        </w:rPr>
        <w:t>7</w:t>
      </w:r>
      <w:r w:rsidRPr="2DD37415">
        <w:rPr>
          <w:rFonts w:ascii="Arial Narrow" w:eastAsia="仿宋_GB2312" w:hAnsi="Arial Narrow" w:cs="楷体"/>
          <w:b w:val="0"/>
          <w:bCs w:val="0"/>
          <w:i w:val="0"/>
          <w:iCs w:val="0"/>
          <w:color w:val="002060"/>
          <w:sz w:val="22"/>
          <w:szCs w:val="22"/>
        </w:rPr>
        <w:t>.</w:t>
      </w:r>
      <w:r w:rsidRPr="2DD37415">
        <w:rPr>
          <w:rFonts w:ascii="Arial Narrow" w:eastAsia="仿宋_GB2312" w:hAnsi="Arial Narrow" w:cs="楷体"/>
          <w:b w:val="0"/>
          <w:bCs w:val="0"/>
          <w:i w:val="0"/>
          <w:iCs w:val="0"/>
          <w:color w:val="002060"/>
          <w:sz w:val="22"/>
          <w:szCs w:val="22"/>
        </w:rPr>
        <w:t>汇率风险</w:t>
      </w:r>
      <w:bookmarkEnd w:id="1057"/>
      <w:bookmarkEnd w:id="1058"/>
      <w:bookmarkEnd w:id="1059"/>
      <w:bookmarkEnd w:id="1060"/>
      <w:bookmarkEnd w:id="1061"/>
    </w:p>
    <w:p w14:paraId="30A4FAAB" w14:textId="77777777" w:rsidR="00AA4CA3" w:rsidRDefault="00F2093E">
      <w:pPr>
        <w:spacing w:beforeLines="50" w:before="156" w:afterLines="50" w:after="156" w:line="360" w:lineRule="auto"/>
        <w:ind w:firstLineChars="200" w:firstLine="440"/>
        <w:rPr>
          <w:rFonts w:ascii="Arial Narrow" w:eastAsia="仿宋_GB2312" w:hAnsi="Arial Narrow" w:cs="Arial Unicode MS"/>
          <w:sz w:val="22"/>
          <w:szCs w:val="22"/>
        </w:rPr>
      </w:pPr>
      <w:r>
        <w:rPr>
          <w:rFonts w:ascii="Arial Narrow" w:eastAsia="仿宋_GB2312" w:hAnsi="Arial Narrow" w:cs="Arial Unicode MS"/>
          <w:sz w:val="22"/>
          <w:szCs w:val="22"/>
        </w:rPr>
        <w:t>公司在使用非本位币进行国际交易结算时，由于汇率的变化可能遭受的损失即为汇率风险。</w:t>
      </w:r>
    </w:p>
    <w:p w14:paraId="02A05CFF" w14:textId="5CE0B2DC" w:rsidR="00366E28" w:rsidRDefault="00366E28" w:rsidP="00366E28">
      <w:pPr>
        <w:spacing w:beforeLines="50" w:before="156" w:afterLines="50" w:after="156" w:line="360" w:lineRule="auto"/>
        <w:ind w:firstLineChars="200" w:firstLine="440"/>
        <w:rPr>
          <w:rFonts w:ascii="Arial Narrow" w:eastAsia="仿宋_GB2312" w:hAnsi="Arial Narrow" w:cs="Arial Unicode MS"/>
          <w:sz w:val="22"/>
          <w:szCs w:val="22"/>
        </w:rPr>
      </w:pPr>
      <w:r w:rsidRPr="2DD37415">
        <w:rPr>
          <w:rFonts w:ascii="仿宋_GB2312" w:eastAsia="仿宋_GB2312" w:hAnsi="Arial Narrow" w:cs="Arial Unicode MS"/>
          <w:sz w:val="22"/>
          <w:szCs w:val="22"/>
        </w:rPr>
        <w:t>评估期间，上海派智向境外关联方和第三方销售产品及向境外非关联方采购时，收支以外币结算，因此上海派智承担汇率风险。</w:t>
      </w:r>
    </w:p>
    <w:p w14:paraId="2E05FE8A" w14:textId="260E8FD6" w:rsidR="00AA4CA3" w:rsidRDefault="00F2093E" w:rsidP="00891D9B">
      <w:pPr>
        <w:pStyle w:val="af9"/>
        <w:spacing w:before="156" w:after="156" w:line="360" w:lineRule="auto"/>
        <w:rPr>
          <w:rFonts w:ascii="Arial Narrow" w:eastAsia="仿宋_GB2312" w:hAnsi="Arial Narrow" w:cs="楷体"/>
          <w:b w:val="0"/>
          <w:bCs w:val="0"/>
          <w:i w:val="0"/>
          <w:color w:val="002060"/>
          <w:sz w:val="22"/>
          <w:szCs w:val="22"/>
        </w:rPr>
      </w:pPr>
      <w:bookmarkStart w:id="1062" w:name="_Toc12633"/>
      <w:bookmarkStart w:id="1063" w:name="_Toc522015233"/>
      <w:bookmarkStart w:id="1064" w:name="_Toc29509"/>
      <w:bookmarkStart w:id="1065" w:name="_Toc15515"/>
      <w:bookmarkStart w:id="1066" w:name="_Toc26921"/>
      <w:bookmarkStart w:id="1067" w:name="_Toc110439103"/>
      <w:bookmarkStart w:id="1068" w:name="_Toc171076005"/>
      <w:bookmarkEnd w:id="1056"/>
      <w:r w:rsidRPr="2DD37415">
        <w:rPr>
          <w:rFonts w:ascii="Arial Narrow" w:eastAsia="仿宋_GB2312" w:hAnsi="Arial Narrow" w:cs="楷体"/>
          <w:b w:val="0"/>
          <w:bCs w:val="0"/>
          <w:i w:val="0"/>
          <w:color w:val="002060"/>
          <w:sz w:val="22"/>
          <w:szCs w:val="22"/>
        </w:rPr>
        <w:t>5.3.</w:t>
      </w:r>
      <w:r w:rsidRPr="2DD37415">
        <w:rPr>
          <w:rFonts w:ascii="Arial Narrow" w:eastAsia="仿宋_GB2312" w:hAnsi="Arial Narrow" w:cs="楷体"/>
          <w:b w:val="0"/>
          <w:bCs w:val="0"/>
          <w:i w:val="0"/>
          <w:color w:val="002060"/>
          <w:sz w:val="22"/>
          <w:szCs w:val="22"/>
        </w:rPr>
        <w:t>资产</w:t>
      </w:r>
      <w:bookmarkEnd w:id="1062"/>
      <w:bookmarkEnd w:id="1063"/>
      <w:r w:rsidRPr="2DD37415">
        <w:rPr>
          <w:rFonts w:ascii="Arial Narrow" w:eastAsia="仿宋_GB2312" w:hAnsi="Arial Narrow" w:cs="楷体"/>
          <w:b w:val="0"/>
          <w:bCs w:val="0"/>
          <w:i w:val="0"/>
          <w:color w:val="002060"/>
          <w:sz w:val="22"/>
          <w:szCs w:val="22"/>
        </w:rPr>
        <w:t>分析</w:t>
      </w:r>
      <w:bookmarkEnd w:id="1064"/>
      <w:bookmarkEnd w:id="1065"/>
      <w:bookmarkEnd w:id="1066"/>
      <w:bookmarkEnd w:id="1067"/>
      <w:bookmarkEnd w:id="1068"/>
    </w:p>
    <w:p w14:paraId="3702B206" w14:textId="6190435F" w:rsidR="00AA4CA3" w:rsidRDefault="00F2093E">
      <w:pPr>
        <w:spacing w:beforeLines="50" w:before="156" w:afterLines="50" w:after="156" w:line="360" w:lineRule="auto"/>
        <w:ind w:firstLineChars="200" w:firstLine="440"/>
        <w:rPr>
          <w:rFonts w:ascii="Arial Narrow" w:eastAsia="仿宋_GB2312" w:hAnsi="Arial Narrow" w:cs="Arial Unicode MS"/>
          <w:sz w:val="22"/>
          <w:szCs w:val="22"/>
        </w:rPr>
      </w:pPr>
      <w:r w:rsidRPr="2DD37415">
        <w:rPr>
          <w:rFonts w:ascii="Arial Narrow" w:eastAsia="仿宋_GB2312" w:hAnsi="Arial Narrow" w:cs="Arial Unicode MS"/>
          <w:sz w:val="22"/>
          <w:szCs w:val="22"/>
        </w:rPr>
        <w:t>本节描述了评估期间，</w:t>
      </w:r>
      <w:r w:rsidR="00366E28" w:rsidRPr="2DD37415">
        <w:rPr>
          <w:rFonts w:ascii="仿宋_GB2312" w:eastAsia="仿宋_GB2312" w:hAnsi="Arial Narrow" w:cs="Arial Unicode MS"/>
          <w:sz w:val="22"/>
          <w:szCs w:val="22"/>
        </w:rPr>
        <w:t>上海派智</w:t>
      </w:r>
      <w:r w:rsidRPr="2DD37415">
        <w:rPr>
          <w:rFonts w:ascii="Arial Narrow" w:eastAsia="仿宋_GB2312" w:hAnsi="Arial Narrow" w:cs="Arial Unicode MS"/>
          <w:sz w:val="22"/>
          <w:szCs w:val="22"/>
        </w:rPr>
        <w:t>及其关联企业在受测关联交易中所使用的资产。</w:t>
      </w:r>
    </w:p>
    <w:p w14:paraId="7D746B5D" w14:textId="77777777" w:rsidR="00AA4CA3" w:rsidRDefault="00F2093E">
      <w:pPr>
        <w:pStyle w:val="af9"/>
        <w:spacing w:before="156" w:after="156"/>
        <w:outlineLvl w:val="2"/>
        <w:rPr>
          <w:rFonts w:ascii="Arial Narrow" w:eastAsia="仿宋_GB2312" w:hAnsi="Arial Narrow" w:cs="楷体"/>
          <w:b w:val="0"/>
          <w:i w:val="0"/>
          <w:color w:val="002060"/>
          <w:sz w:val="22"/>
          <w:szCs w:val="22"/>
        </w:rPr>
      </w:pPr>
      <w:bookmarkStart w:id="1069" w:name="_Toc522015234"/>
      <w:bookmarkStart w:id="1070" w:name="_Toc110439104"/>
      <w:bookmarkStart w:id="1071" w:name="_Toc26735"/>
      <w:bookmarkStart w:id="1072" w:name="_Toc23915"/>
      <w:bookmarkStart w:id="1073" w:name="_Toc6112"/>
      <w:bookmarkStart w:id="1074" w:name="_Toc142398886"/>
      <w:bookmarkStart w:id="1075" w:name="_Toc15833"/>
      <w:bookmarkStart w:id="1076" w:name="_Toc171076006"/>
      <w:r>
        <w:rPr>
          <w:rFonts w:ascii="Arial Narrow" w:eastAsia="仿宋_GB2312" w:hAnsi="Arial Narrow" w:cs="楷体"/>
          <w:b w:val="0"/>
          <w:i w:val="0"/>
          <w:color w:val="002060"/>
          <w:sz w:val="22"/>
          <w:szCs w:val="22"/>
        </w:rPr>
        <w:t>5.3.1.</w:t>
      </w:r>
      <w:r>
        <w:rPr>
          <w:rFonts w:ascii="Arial Narrow" w:eastAsia="仿宋_GB2312" w:hAnsi="Arial Narrow" w:cs="楷体"/>
          <w:b w:val="0"/>
          <w:i w:val="0"/>
          <w:color w:val="002060"/>
          <w:sz w:val="22"/>
          <w:szCs w:val="22"/>
        </w:rPr>
        <w:t>有形资产</w:t>
      </w:r>
      <w:bookmarkEnd w:id="1069"/>
      <w:bookmarkEnd w:id="1070"/>
      <w:bookmarkEnd w:id="1071"/>
      <w:bookmarkEnd w:id="1072"/>
      <w:bookmarkEnd w:id="1073"/>
      <w:bookmarkEnd w:id="1074"/>
      <w:bookmarkEnd w:id="1075"/>
      <w:bookmarkEnd w:id="1076"/>
    </w:p>
    <w:p w14:paraId="7647D128" w14:textId="32F5ADC7" w:rsidR="00AA4CA3" w:rsidRDefault="00366E28" w:rsidP="00366E28">
      <w:pPr>
        <w:spacing w:beforeLines="50" w:before="156" w:afterLines="50" w:after="156" w:line="360" w:lineRule="auto"/>
        <w:ind w:firstLineChars="200" w:firstLine="440"/>
        <w:rPr>
          <w:rFonts w:ascii="仿宋_GB2312" w:eastAsia="仿宋_GB2312" w:hAnsi="Arial Narrow" w:cs="Arial Unicode MS"/>
          <w:sz w:val="22"/>
          <w:szCs w:val="22"/>
        </w:rPr>
      </w:pPr>
      <w:bookmarkStart w:id="1077" w:name="_Toc31601"/>
      <w:r w:rsidRPr="2DD37415">
        <w:rPr>
          <w:rFonts w:ascii="仿宋_GB2312" w:eastAsia="仿宋_GB2312" w:hAnsi="Arial Narrow" w:cs="Arial Unicode MS"/>
          <w:sz w:val="22"/>
          <w:szCs w:val="22"/>
        </w:rPr>
        <w:t>上海派智拥有运营所需的办公用品和设备等有形资产所有权。与同行业的其他公司相比，上海派智拥有的有形资产水平没有显著差异。</w:t>
      </w:r>
    </w:p>
    <w:p w14:paraId="7B61E9AC" w14:textId="77777777" w:rsidR="00890957" w:rsidRPr="00366E28" w:rsidDel="00891D9B" w:rsidRDefault="00890957" w:rsidP="00366E28">
      <w:pPr>
        <w:spacing w:beforeLines="50" w:before="156" w:afterLines="50" w:after="156" w:line="360" w:lineRule="auto"/>
        <w:ind w:firstLineChars="200" w:firstLine="440"/>
        <w:rPr>
          <w:del w:id="1078" w:author="admin" w:date="2024-07-08T16:03:00Z"/>
          <w:rFonts w:ascii="Arial Narrow" w:eastAsia="仿宋_GB2312" w:hAnsi="Arial Narrow" w:cs="Arial Unicode MS"/>
          <w:sz w:val="22"/>
          <w:szCs w:val="22"/>
        </w:rPr>
      </w:pPr>
    </w:p>
    <w:p w14:paraId="3C2FEDD5" w14:textId="77777777" w:rsidR="00AA4CA3" w:rsidRDefault="00F2093E">
      <w:pPr>
        <w:pStyle w:val="af9"/>
        <w:spacing w:before="156" w:after="156"/>
        <w:outlineLvl w:val="2"/>
        <w:rPr>
          <w:rFonts w:ascii="Arial Narrow" w:eastAsia="仿宋_GB2312" w:hAnsi="Arial Narrow" w:cs="楷体"/>
          <w:b w:val="0"/>
          <w:i w:val="0"/>
          <w:color w:val="002060"/>
          <w:sz w:val="22"/>
          <w:szCs w:val="22"/>
        </w:rPr>
      </w:pPr>
      <w:bookmarkStart w:id="1079" w:name="_Toc5959"/>
      <w:bookmarkStart w:id="1080" w:name="_Toc15518"/>
      <w:bookmarkStart w:id="1081" w:name="_Toc110439105"/>
      <w:bookmarkStart w:id="1082" w:name="_Toc522015235"/>
      <w:bookmarkStart w:id="1083" w:name="_Toc11258"/>
      <w:bookmarkStart w:id="1084" w:name="_Toc142398887"/>
      <w:bookmarkStart w:id="1085" w:name="_Toc171076007"/>
      <w:r>
        <w:rPr>
          <w:rFonts w:ascii="Arial Narrow" w:eastAsia="仿宋_GB2312" w:hAnsi="Arial Narrow" w:cs="楷体"/>
          <w:b w:val="0"/>
          <w:i w:val="0"/>
          <w:color w:val="002060"/>
          <w:sz w:val="22"/>
          <w:szCs w:val="22"/>
        </w:rPr>
        <w:t>5.3.2.</w:t>
      </w:r>
      <w:r>
        <w:rPr>
          <w:rFonts w:ascii="Arial Narrow" w:eastAsia="仿宋_GB2312" w:hAnsi="Arial Narrow" w:cs="楷体"/>
          <w:b w:val="0"/>
          <w:i w:val="0"/>
          <w:color w:val="002060"/>
          <w:sz w:val="22"/>
          <w:szCs w:val="22"/>
        </w:rPr>
        <w:t>无形资产</w:t>
      </w:r>
      <w:bookmarkEnd w:id="1077"/>
      <w:bookmarkEnd w:id="1079"/>
      <w:bookmarkEnd w:id="1080"/>
      <w:bookmarkEnd w:id="1081"/>
      <w:bookmarkEnd w:id="1082"/>
      <w:bookmarkEnd w:id="1083"/>
      <w:bookmarkEnd w:id="1084"/>
      <w:bookmarkEnd w:id="1085"/>
    </w:p>
    <w:p w14:paraId="15C3D96D" w14:textId="77777777" w:rsidR="00AA4CA3" w:rsidRDefault="00F2093E">
      <w:pPr>
        <w:spacing w:beforeLines="50" w:before="156" w:afterLines="50" w:after="156" w:line="360" w:lineRule="auto"/>
        <w:ind w:firstLineChars="200" w:firstLine="440"/>
        <w:rPr>
          <w:rFonts w:ascii="Arial Narrow" w:eastAsia="仿宋_GB2312" w:hAnsi="Arial Narrow" w:cs="Arial Unicode MS"/>
          <w:sz w:val="22"/>
          <w:szCs w:val="22"/>
        </w:rPr>
      </w:pPr>
      <w:r>
        <w:rPr>
          <w:rFonts w:ascii="Arial Narrow" w:eastAsia="仿宋_GB2312" w:hAnsi="Arial Narrow" w:cs="Arial Unicode MS"/>
          <w:sz w:val="22"/>
          <w:szCs w:val="22"/>
        </w:rPr>
        <w:t>无形资产指企业自行开发或购入的各种没有实物形态的非货币性长期资产，包括但不限于商业秘密、专利权、专有技术、客户名单、商标和分销网络等。尽管有些无形资产可能不会体现在公司的资产负债表中，但它们对于公司的成功经营以及保持相对较高的利润率有着至</w:t>
      </w:r>
      <w:r>
        <w:rPr>
          <w:rFonts w:ascii="Arial Narrow" w:eastAsia="仿宋_GB2312" w:hAnsi="Arial Narrow" w:cs="Arial Unicode MS" w:hint="eastAsia"/>
          <w:sz w:val="22"/>
          <w:szCs w:val="22"/>
        </w:rPr>
        <w:t>为关键</w:t>
      </w:r>
      <w:r>
        <w:rPr>
          <w:rFonts w:ascii="Arial Narrow" w:eastAsia="仿宋_GB2312" w:hAnsi="Arial Narrow" w:cs="Arial Unicode MS"/>
          <w:sz w:val="22"/>
          <w:szCs w:val="22"/>
        </w:rPr>
        <w:t>的作用。</w:t>
      </w:r>
    </w:p>
    <w:p w14:paraId="1578E44C" w14:textId="77777777" w:rsidR="00AA4CA3" w:rsidRDefault="00F2093E">
      <w:pPr>
        <w:spacing w:beforeLines="50" w:before="156" w:afterLines="50" w:after="156" w:line="360" w:lineRule="auto"/>
        <w:ind w:firstLineChars="200" w:firstLine="440"/>
        <w:rPr>
          <w:rFonts w:ascii="Arial Narrow" w:eastAsia="仿宋_GB2312" w:hAnsi="Arial Narrow" w:cs="Arial Unicode MS"/>
          <w:sz w:val="22"/>
          <w:szCs w:val="22"/>
        </w:rPr>
      </w:pPr>
      <w:r>
        <w:rPr>
          <w:rFonts w:ascii="Arial Narrow" w:eastAsia="仿宋_GB2312" w:hAnsi="Arial Narrow" w:cs="Arial Unicode MS" w:hint="eastAsia"/>
          <w:sz w:val="22"/>
          <w:szCs w:val="22"/>
        </w:rPr>
        <w:t>转让定价分析的关键部分之一是判断关联交易的各个参与方中哪一方拥有主要无形资产，因为在交易过程中产生的超额利润应由那些拥有并使用主要无形资产的参与方所获得，所以这通常会决定哪一方应该作为分析中的被验证主体。拥有次要无形资产（或不拥有无形资产）的企业会被选为被验证主体，因为针对这样的企业相对更容易找到可比的非受控交易或可比公司。</w:t>
      </w:r>
    </w:p>
    <w:p w14:paraId="59DAE5D7" w14:textId="77777777" w:rsidR="00AA4CA3" w:rsidRDefault="00F2093E">
      <w:pPr>
        <w:pStyle w:val="af4"/>
        <w:spacing w:before="156" w:after="156"/>
        <w:outlineLvl w:val="3"/>
        <w:rPr>
          <w:rFonts w:ascii="Arial Narrow" w:eastAsia="仿宋_GB2312" w:hAnsi="Arial Narrow" w:cs="楷体"/>
          <w:b w:val="0"/>
          <w:i w:val="0"/>
          <w:color w:val="002060"/>
          <w:sz w:val="22"/>
          <w:szCs w:val="22"/>
        </w:rPr>
      </w:pPr>
      <w:bookmarkStart w:id="1086" w:name="_Toc110439106"/>
      <w:bookmarkStart w:id="1087" w:name="_Toc14775"/>
      <w:bookmarkStart w:id="1088" w:name="_Toc78452944"/>
      <w:bookmarkStart w:id="1089" w:name="_Toc22524"/>
      <w:bookmarkStart w:id="1090" w:name="_Toc23177"/>
      <w:r>
        <w:rPr>
          <w:rFonts w:ascii="Arial Narrow" w:eastAsia="仿宋_GB2312" w:hAnsi="Arial Narrow" w:cs="楷体"/>
          <w:b w:val="0"/>
          <w:i w:val="0"/>
          <w:color w:val="002060"/>
          <w:sz w:val="22"/>
          <w:szCs w:val="22"/>
        </w:rPr>
        <w:t>5.3.2.1.</w:t>
      </w:r>
      <w:r>
        <w:rPr>
          <w:rFonts w:ascii="Arial Narrow" w:eastAsia="仿宋_GB2312" w:hAnsi="Arial Narrow" w:cs="楷体"/>
          <w:b w:val="0"/>
          <w:i w:val="0"/>
          <w:color w:val="002060"/>
          <w:sz w:val="22"/>
          <w:szCs w:val="22"/>
        </w:rPr>
        <w:t>生产型无形资产</w:t>
      </w:r>
      <w:bookmarkEnd w:id="1086"/>
      <w:bookmarkEnd w:id="1087"/>
      <w:bookmarkEnd w:id="1088"/>
      <w:bookmarkEnd w:id="1089"/>
      <w:bookmarkEnd w:id="1090"/>
    </w:p>
    <w:p w14:paraId="3DB045B8" w14:textId="77777777" w:rsidR="00AA4CA3" w:rsidRDefault="00F2093E">
      <w:pPr>
        <w:spacing w:beforeLines="50" w:before="156" w:afterLines="50" w:after="156" w:line="360" w:lineRule="auto"/>
        <w:ind w:firstLineChars="200" w:firstLine="440"/>
        <w:rPr>
          <w:rFonts w:ascii="Arial Narrow" w:eastAsia="仿宋_GB2312" w:hAnsi="Arial Narrow" w:cs="Arial Unicode MS"/>
          <w:sz w:val="22"/>
          <w:szCs w:val="22"/>
        </w:rPr>
      </w:pPr>
      <w:bookmarkStart w:id="1091" w:name="_Toc363981665"/>
      <w:bookmarkStart w:id="1092" w:name="_Toc363385708"/>
      <w:bookmarkStart w:id="1093" w:name="_Toc363205746"/>
      <w:bookmarkStart w:id="1094" w:name="_Toc363527391"/>
      <w:bookmarkStart w:id="1095" w:name="_Toc361728784"/>
      <w:bookmarkStart w:id="1096" w:name="_Toc361833023"/>
      <w:bookmarkStart w:id="1097" w:name="_Toc363899431"/>
      <w:bookmarkStart w:id="1098" w:name="_Toc363993084"/>
      <w:bookmarkStart w:id="1099" w:name="_Toc363292598"/>
      <w:bookmarkStart w:id="1100" w:name="_Toc362253034"/>
      <w:bookmarkStart w:id="1101" w:name="_Toc363983228"/>
      <w:r>
        <w:rPr>
          <w:rFonts w:ascii="Arial Narrow" w:eastAsia="仿宋_GB2312" w:hAnsi="Arial Narrow" w:cs="Arial Unicode MS"/>
          <w:sz w:val="22"/>
          <w:szCs w:val="22"/>
        </w:rPr>
        <w:t>生产型无形资产可以分为两种，即由生产企业的研发活动或生产工艺改进所产生的专利技术和非专利的技术诀窍。</w:t>
      </w:r>
    </w:p>
    <w:p w14:paraId="0A081F71" w14:textId="0F2D4810" w:rsidR="00366E28" w:rsidRDefault="00366E28" w:rsidP="00366E28">
      <w:pPr>
        <w:spacing w:beforeLines="50" w:before="156" w:afterLines="50" w:after="156" w:line="360" w:lineRule="auto"/>
        <w:ind w:firstLineChars="200" w:firstLine="440"/>
        <w:rPr>
          <w:rFonts w:ascii="Arial Narrow" w:eastAsia="仿宋_GB2312" w:hAnsi="Arial Narrow" w:cs="Arial Unicode MS"/>
          <w:sz w:val="22"/>
          <w:szCs w:val="22"/>
        </w:rPr>
      </w:pPr>
      <w:r w:rsidRPr="2DD37415">
        <w:rPr>
          <w:rFonts w:ascii="仿宋_GB2312" w:eastAsia="仿宋_GB2312" w:hAnsi="Arial Narrow" w:cs="Arial Unicode MS"/>
          <w:sz w:val="22"/>
          <w:szCs w:val="22"/>
        </w:rPr>
        <w:t>上海派智拥有产品设计相关的知识产权，因此，其拥有生产型无形资产。</w:t>
      </w:r>
    </w:p>
    <w:p w14:paraId="036114D7" w14:textId="2A83D96E" w:rsidR="00AA4CA3" w:rsidRDefault="00F2093E" w:rsidP="00891D9B">
      <w:pPr>
        <w:pStyle w:val="af4"/>
        <w:spacing w:before="156" w:after="156" w:line="360" w:lineRule="auto"/>
        <w:rPr>
          <w:rFonts w:ascii="Arial Narrow" w:eastAsia="仿宋_GB2312" w:hAnsi="Arial Narrow" w:cs="楷体"/>
          <w:b w:val="0"/>
          <w:bCs w:val="0"/>
          <w:i w:val="0"/>
          <w:iCs w:val="0"/>
          <w:color w:val="002060"/>
          <w:sz w:val="22"/>
          <w:szCs w:val="22"/>
        </w:rPr>
      </w:pPr>
      <w:bookmarkStart w:id="1102" w:name="_Toc78452945"/>
      <w:bookmarkStart w:id="1103" w:name="_Toc4309"/>
      <w:bookmarkStart w:id="1104" w:name="_Toc3337"/>
      <w:bookmarkStart w:id="1105" w:name="_Toc110439107"/>
      <w:bookmarkStart w:id="1106" w:name="_Toc26290"/>
      <w:bookmarkEnd w:id="1091"/>
      <w:bookmarkEnd w:id="1092"/>
      <w:bookmarkEnd w:id="1093"/>
      <w:bookmarkEnd w:id="1094"/>
      <w:bookmarkEnd w:id="1095"/>
      <w:bookmarkEnd w:id="1096"/>
      <w:bookmarkEnd w:id="1097"/>
      <w:bookmarkEnd w:id="1098"/>
      <w:bookmarkEnd w:id="1099"/>
      <w:bookmarkEnd w:id="1100"/>
      <w:bookmarkEnd w:id="1101"/>
      <w:r w:rsidRPr="2DD37415">
        <w:rPr>
          <w:rFonts w:ascii="Arial Narrow" w:eastAsia="仿宋_GB2312" w:hAnsi="Arial Narrow" w:cs="楷体"/>
          <w:b w:val="0"/>
          <w:bCs w:val="0"/>
          <w:i w:val="0"/>
          <w:iCs w:val="0"/>
          <w:color w:val="002060"/>
          <w:sz w:val="22"/>
          <w:szCs w:val="22"/>
        </w:rPr>
        <w:t>5.3.2.2.</w:t>
      </w:r>
      <w:r w:rsidRPr="2DD37415">
        <w:rPr>
          <w:rFonts w:ascii="Arial Narrow" w:eastAsia="仿宋_GB2312" w:hAnsi="Arial Narrow" w:cs="楷体"/>
          <w:b w:val="0"/>
          <w:bCs w:val="0"/>
          <w:i w:val="0"/>
          <w:iCs w:val="0"/>
          <w:color w:val="002060"/>
          <w:sz w:val="22"/>
          <w:szCs w:val="22"/>
        </w:rPr>
        <w:t>营销型无形资产</w:t>
      </w:r>
      <w:bookmarkEnd w:id="1102"/>
      <w:bookmarkEnd w:id="1103"/>
      <w:bookmarkEnd w:id="1104"/>
      <w:bookmarkEnd w:id="1105"/>
      <w:bookmarkEnd w:id="1106"/>
    </w:p>
    <w:p w14:paraId="3E6931D4" w14:textId="77777777" w:rsidR="00AA4CA3" w:rsidRDefault="00F2093E">
      <w:pPr>
        <w:spacing w:beforeLines="50" w:before="156" w:afterLines="50" w:after="156" w:line="360" w:lineRule="auto"/>
        <w:ind w:firstLineChars="200" w:firstLine="440"/>
        <w:rPr>
          <w:rFonts w:ascii="Arial Narrow" w:eastAsia="仿宋_GB2312" w:hAnsi="Arial Narrow" w:cs="Arial Unicode MS"/>
          <w:sz w:val="22"/>
          <w:szCs w:val="22"/>
        </w:rPr>
      </w:pPr>
      <w:r>
        <w:rPr>
          <w:rFonts w:ascii="Arial Narrow" w:eastAsia="仿宋_GB2312" w:hAnsi="Arial Narrow" w:cs="Arial Unicode MS"/>
          <w:sz w:val="22"/>
          <w:szCs w:val="22"/>
        </w:rPr>
        <w:t>营销型无形资产包括商标、公司商誉、销售网络以及向客户提供售前和售后服务的能力。</w:t>
      </w:r>
    </w:p>
    <w:p w14:paraId="5901CC31" w14:textId="109A63BF" w:rsidR="00366E28" w:rsidRDefault="00366E28" w:rsidP="00366E28">
      <w:pPr>
        <w:spacing w:beforeLines="50" w:before="156" w:afterLines="50" w:after="156" w:line="360" w:lineRule="auto"/>
        <w:ind w:firstLineChars="200" w:firstLine="440"/>
        <w:rPr>
          <w:rFonts w:ascii="Arial Narrow" w:eastAsia="仿宋_GB2312" w:hAnsi="Arial Narrow" w:cs="Arial Unicode MS"/>
          <w:sz w:val="22"/>
          <w:szCs w:val="22"/>
        </w:rPr>
      </w:pPr>
      <w:r w:rsidRPr="2DD37415">
        <w:rPr>
          <w:rFonts w:ascii="仿宋_GB2312" w:eastAsia="仿宋_GB2312" w:hAnsi="Arial Narrow" w:cs="Arial Unicode MS"/>
          <w:sz w:val="22"/>
          <w:szCs w:val="22"/>
        </w:rPr>
        <w:t>评估期间，上海派智拥有商标和商誉等与营销相关的无形资产。</w:t>
      </w:r>
    </w:p>
    <w:p w14:paraId="53F75295" w14:textId="761C165E" w:rsidR="00AA4CA3" w:rsidRDefault="00F2093E" w:rsidP="00891D9B">
      <w:pPr>
        <w:pStyle w:val="af9"/>
        <w:spacing w:before="156" w:after="156" w:line="360" w:lineRule="auto"/>
        <w:rPr>
          <w:rFonts w:ascii="Arial Narrow" w:eastAsia="仿宋_GB2312" w:hAnsi="Arial Narrow" w:cs="楷体"/>
          <w:b w:val="0"/>
          <w:bCs w:val="0"/>
          <w:i w:val="0"/>
          <w:color w:val="002060"/>
          <w:sz w:val="22"/>
          <w:szCs w:val="22"/>
        </w:rPr>
      </w:pPr>
      <w:bookmarkStart w:id="1107" w:name="_Toc32754"/>
      <w:bookmarkStart w:id="1108" w:name="_Toc110439108"/>
      <w:bookmarkStart w:id="1109" w:name="_Toc32589"/>
      <w:bookmarkStart w:id="1110" w:name="_Toc25565"/>
      <w:bookmarkStart w:id="1111" w:name="_Toc171076008"/>
      <w:r w:rsidRPr="2DD37415">
        <w:rPr>
          <w:rFonts w:ascii="Arial Narrow" w:eastAsia="仿宋_GB2312" w:hAnsi="Arial Narrow" w:cs="楷体"/>
          <w:b w:val="0"/>
          <w:bCs w:val="0"/>
          <w:i w:val="0"/>
          <w:color w:val="002060"/>
          <w:sz w:val="22"/>
          <w:szCs w:val="22"/>
        </w:rPr>
        <w:t>5.4.</w:t>
      </w:r>
      <w:r w:rsidRPr="2DD37415">
        <w:rPr>
          <w:rFonts w:ascii="Arial Narrow" w:eastAsia="仿宋_GB2312" w:hAnsi="Arial Narrow" w:cs="楷体"/>
          <w:b w:val="0"/>
          <w:bCs w:val="0"/>
          <w:i w:val="0"/>
          <w:color w:val="002060"/>
          <w:sz w:val="22"/>
          <w:szCs w:val="22"/>
        </w:rPr>
        <w:t>小结</w:t>
      </w:r>
      <w:bookmarkEnd w:id="1107"/>
      <w:bookmarkEnd w:id="1108"/>
      <w:bookmarkEnd w:id="1109"/>
      <w:bookmarkEnd w:id="1110"/>
      <w:bookmarkEnd w:id="1111"/>
    </w:p>
    <w:p w14:paraId="5227F798" w14:textId="653731F9" w:rsidR="00AA4CA3" w:rsidRDefault="00F2093E">
      <w:pPr>
        <w:adjustRightInd w:val="0"/>
        <w:snapToGrid w:val="0"/>
        <w:spacing w:before="240" w:after="240"/>
        <w:ind w:firstLine="475"/>
        <w:rPr>
          <w:rFonts w:ascii="Arial Narrow" w:eastAsia="仿宋_GB2312" w:hAnsi="Arial Narrow" w:cs="Arial"/>
          <w:sz w:val="22"/>
          <w:szCs w:val="22"/>
        </w:rPr>
      </w:pPr>
      <w:r w:rsidRPr="2DD37415">
        <w:rPr>
          <w:rFonts w:ascii="Arial Narrow" w:eastAsia="仿宋_GB2312" w:hAnsi="Arial Narrow" w:cs="Arial"/>
          <w:sz w:val="22"/>
          <w:szCs w:val="22"/>
        </w:rPr>
        <w:t>评估期间，</w:t>
      </w:r>
      <w:r w:rsidR="000D6798" w:rsidRPr="2DD37415">
        <w:rPr>
          <w:rFonts w:ascii="Arial Narrow" w:eastAsia="仿宋_GB2312" w:hAnsi="Arial Narrow" w:cs="Arial"/>
          <w:sz w:val="22"/>
          <w:szCs w:val="22"/>
        </w:rPr>
        <w:t>上海派智</w:t>
      </w:r>
      <w:r w:rsidRPr="2DD37415">
        <w:rPr>
          <w:rFonts w:ascii="Arial Narrow" w:eastAsia="仿宋_GB2312" w:hAnsi="Arial Narrow" w:cs="Arial"/>
          <w:sz w:val="22"/>
          <w:szCs w:val="22"/>
        </w:rPr>
        <w:t>承担的主要功能和风险，以及拥有的资产总结如下：</w:t>
      </w:r>
    </w:p>
    <w:p w14:paraId="670FB320" w14:textId="785F8118" w:rsidR="00366E28" w:rsidRPr="00366E28" w:rsidRDefault="00366E28" w:rsidP="00366E28">
      <w:pPr>
        <w:pStyle w:val="17"/>
        <w:numPr>
          <w:ilvl w:val="0"/>
          <w:numId w:val="24"/>
        </w:numPr>
        <w:spacing w:beforeLines="50" w:before="156" w:afterLines="50" w:after="156" w:line="360" w:lineRule="auto"/>
        <w:ind w:firstLineChars="0"/>
        <w:rPr>
          <w:rFonts w:ascii="Arial Narrow" w:eastAsia="仿宋_GB2312" w:hAnsi="Arial Narrow" w:cs="Arial Unicode MS"/>
          <w:sz w:val="22"/>
          <w:szCs w:val="22"/>
        </w:rPr>
      </w:pPr>
      <w:r w:rsidRPr="2DD37415">
        <w:rPr>
          <w:rFonts w:ascii="仿宋_GB2312" w:eastAsia="仿宋_GB2312" w:hAnsi="Arial Narrow" w:cs="Arial Unicode MS"/>
          <w:sz w:val="22"/>
          <w:szCs w:val="22"/>
        </w:rPr>
        <w:t>上海派智主要承担研发、采购、市场营销和销售、库存管理和物流、售后服务和质保、付款请求和回收、一般行政管理的功能；</w:t>
      </w:r>
    </w:p>
    <w:p w14:paraId="2E189BB9" w14:textId="6A4D2C9C" w:rsidR="00366E28" w:rsidRPr="00201545" w:rsidRDefault="00366E28" w:rsidP="00201545">
      <w:pPr>
        <w:pStyle w:val="17"/>
        <w:numPr>
          <w:ilvl w:val="0"/>
          <w:numId w:val="24"/>
        </w:numPr>
        <w:spacing w:beforeLines="50" w:before="156" w:afterLines="50" w:after="156" w:line="360" w:lineRule="auto"/>
        <w:ind w:firstLineChars="0"/>
        <w:rPr>
          <w:rFonts w:ascii="仿宋_GB2312" w:eastAsia="仿宋_GB2312" w:hAnsi="Arial Narrow" w:cs="Arial Unicode MS"/>
          <w:sz w:val="22"/>
          <w:szCs w:val="22"/>
        </w:rPr>
      </w:pPr>
      <w:r w:rsidRPr="2DD37415">
        <w:rPr>
          <w:rFonts w:ascii="仿宋_GB2312" w:eastAsia="仿宋_GB2312" w:hAnsi="Arial Narrow" w:cs="Arial Unicode MS"/>
          <w:sz w:val="22"/>
          <w:szCs w:val="22"/>
        </w:rPr>
        <w:t>上海派智主要承担研发风险、市场风险、生产风险、存货风险、质保和产品责任风险和汇率风险；</w:t>
      </w:r>
    </w:p>
    <w:p w14:paraId="61965352" w14:textId="5D4D8D84" w:rsidR="00AA4CA3" w:rsidRPr="00366E28" w:rsidRDefault="00890957" w:rsidP="2DD37415">
      <w:pPr>
        <w:numPr>
          <w:ilvl w:val="0"/>
          <w:numId w:val="2"/>
        </w:numPr>
        <w:spacing w:beforeLines="50" w:before="156" w:afterLines="50" w:after="156" w:line="360" w:lineRule="auto"/>
        <w:rPr>
          <w:rFonts w:ascii="Arial Narrow" w:eastAsia="仿宋_GB2312" w:hAnsi="Arial Narrow" w:cs="Arial Unicode MS"/>
          <w:sz w:val="22"/>
          <w:szCs w:val="22"/>
        </w:rPr>
      </w:pPr>
      <w:r w:rsidRPr="2DD37415">
        <w:rPr>
          <w:rFonts w:ascii="Arial Narrow" w:eastAsia="仿宋_GB2312" w:hAnsi="Arial Narrow" w:cs="Arial Unicode MS"/>
          <w:sz w:val="22"/>
          <w:szCs w:val="22"/>
        </w:rPr>
        <w:t>此外，上海派智还拥有生产型无形资产和营销型无形资产。</w:t>
      </w:r>
      <w:r w:rsidR="00F2093E" w:rsidRPr="2DD37415">
        <w:rPr>
          <w:rFonts w:ascii="Arial Narrow" w:eastAsia="仿宋_GB2312" w:hAnsi="Arial Narrow" w:cs="Arial Unicode MS"/>
          <w:sz w:val="22"/>
          <w:szCs w:val="22"/>
        </w:rPr>
        <w:br w:type="page"/>
      </w:r>
    </w:p>
    <w:p w14:paraId="5F075711" w14:textId="77777777" w:rsidR="00AA4CA3" w:rsidRDefault="00F2093E" w:rsidP="008755D6">
      <w:pPr>
        <w:pStyle w:val="ListParagraph1"/>
        <w:spacing w:before="0" w:after="0"/>
        <w:ind w:left="0" w:right="0" w:firstLineChars="0" w:firstLine="0"/>
        <w:outlineLvl w:val="0"/>
        <w:rPr>
          <w:rFonts w:ascii="Arial Narrow" w:eastAsia="仿宋_GB2312" w:hAnsi="Arial Narrow" w:cs="Arial Unicode MS"/>
          <w:color w:val="4F6228" w:themeColor="accent3" w:themeShade="80"/>
          <w:sz w:val="28"/>
          <w:szCs w:val="22"/>
        </w:rPr>
      </w:pPr>
      <w:bookmarkStart w:id="1112" w:name="_Hlk417660070"/>
      <w:bookmarkStart w:id="1113" w:name="_Toc110439109"/>
      <w:bookmarkStart w:id="1114" w:name="_Toc395"/>
      <w:bookmarkStart w:id="1115" w:name="_Toc14955"/>
      <w:bookmarkStart w:id="1116" w:name="_Toc5502"/>
      <w:bookmarkStart w:id="1117" w:name="_Toc171076009"/>
      <w:bookmarkStart w:id="1118" w:name="_Toc522015237"/>
      <w:bookmarkStart w:id="1119" w:name="_Toc5260"/>
      <w:r>
        <w:rPr>
          <w:rFonts w:ascii="Arial Narrow" w:eastAsia="仿宋_GB2312" w:hAnsi="Arial Narrow" w:cs="Arial Unicode MS"/>
          <w:color w:val="4F6228" w:themeColor="accent3" w:themeShade="80"/>
          <w:sz w:val="28"/>
          <w:szCs w:val="22"/>
        </w:rPr>
        <w:lastRenderedPageBreak/>
        <w:t>6</w:t>
      </w:r>
      <w:bookmarkEnd w:id="1112"/>
      <w:r>
        <w:rPr>
          <w:rFonts w:ascii="Arial Narrow" w:eastAsia="仿宋_GB2312" w:hAnsi="Arial Narrow" w:cs="Arial Unicode MS"/>
          <w:color w:val="4F6228" w:themeColor="accent3" w:themeShade="80"/>
          <w:sz w:val="28"/>
          <w:szCs w:val="22"/>
        </w:rPr>
        <w:t>.</w:t>
      </w:r>
      <w:r>
        <w:rPr>
          <w:rFonts w:ascii="Arial Narrow" w:eastAsia="仿宋_GB2312" w:hAnsi="Arial Narrow" w:cs="Arial Unicode MS"/>
          <w:color w:val="4F6228" w:themeColor="accent3" w:themeShade="80"/>
          <w:sz w:val="28"/>
          <w:szCs w:val="22"/>
        </w:rPr>
        <w:t>价值链分析</w:t>
      </w:r>
      <w:bookmarkEnd w:id="1113"/>
      <w:bookmarkEnd w:id="1114"/>
      <w:bookmarkEnd w:id="1115"/>
      <w:bookmarkEnd w:id="1116"/>
      <w:bookmarkEnd w:id="1117"/>
    </w:p>
    <w:p w14:paraId="37A3FEB1" w14:textId="77777777" w:rsidR="00AA4CA3" w:rsidRDefault="00F2093E">
      <w:pPr>
        <w:spacing w:beforeLines="50" w:before="156" w:afterLines="50" w:after="156" w:line="360" w:lineRule="auto"/>
        <w:ind w:firstLineChars="200" w:firstLine="440"/>
        <w:rPr>
          <w:rFonts w:ascii="Arial Narrow" w:eastAsia="仿宋_GB2312" w:hAnsi="Arial Narrow" w:cs="Arial Unicode MS"/>
          <w:sz w:val="22"/>
          <w:szCs w:val="22"/>
        </w:rPr>
      </w:pPr>
      <w:r>
        <w:rPr>
          <w:rFonts w:ascii="Arial Narrow" w:eastAsia="仿宋_GB2312" w:hAnsi="Arial Narrow" w:cs="Arial Unicode MS"/>
          <w:sz w:val="22"/>
          <w:szCs w:val="22"/>
        </w:rPr>
        <w:t>根据</w:t>
      </w:r>
      <w:r>
        <w:rPr>
          <w:rFonts w:ascii="Arial Narrow" w:eastAsia="仿宋_GB2312" w:hAnsi="Arial Narrow" w:cs="Arial Unicode MS"/>
          <w:sz w:val="22"/>
          <w:szCs w:val="22"/>
        </w:rPr>
        <w:t>[2016]42</w:t>
      </w:r>
      <w:r>
        <w:rPr>
          <w:rFonts w:ascii="Arial Narrow" w:eastAsia="仿宋_GB2312" w:hAnsi="Arial Narrow" w:cs="Arial Unicode MS"/>
          <w:sz w:val="22"/>
          <w:szCs w:val="22"/>
        </w:rPr>
        <w:t>号公告的相关规定，在分析关联交易是否符合独立交易原则的过程中应当对集团价值链进行分析。因此，本节将阐述</w:t>
      </w:r>
      <w:r>
        <w:rPr>
          <w:rFonts w:ascii="Arial Narrow" w:eastAsia="仿宋_GB2312" w:hAnsi="Arial Narrow" w:cs="Arial Unicode MS" w:hint="eastAsia"/>
          <w:sz w:val="22"/>
          <w:szCs w:val="22"/>
        </w:rPr>
        <w:t>派智</w:t>
      </w:r>
      <w:r>
        <w:rPr>
          <w:rFonts w:ascii="Arial Narrow" w:eastAsia="仿宋_GB2312" w:hAnsi="Arial Narrow" w:cs="Arial Unicode MS"/>
          <w:sz w:val="22"/>
          <w:szCs w:val="22"/>
        </w:rPr>
        <w:t>集团价值链情况。</w:t>
      </w:r>
    </w:p>
    <w:p w14:paraId="296EAC23" w14:textId="77777777" w:rsidR="00AA4CA3" w:rsidRDefault="00F2093E">
      <w:pPr>
        <w:spacing w:beforeLines="50" w:before="156" w:afterLines="50" w:after="156" w:line="360" w:lineRule="auto"/>
        <w:ind w:firstLineChars="200" w:firstLine="440"/>
        <w:rPr>
          <w:rFonts w:ascii="Arial Narrow" w:eastAsia="仿宋_GB2312" w:hAnsi="Arial Narrow" w:cs="Arial Unicode MS"/>
          <w:sz w:val="22"/>
          <w:szCs w:val="22"/>
        </w:rPr>
      </w:pPr>
      <w:r>
        <w:rPr>
          <w:rFonts w:ascii="Arial Narrow" w:eastAsia="仿宋_GB2312" w:hAnsi="Arial Narrow" w:cs="Arial Unicode MS"/>
          <w:sz w:val="22"/>
          <w:szCs w:val="22"/>
        </w:rPr>
        <w:t>价值链分析能够提供</w:t>
      </w:r>
      <w:r>
        <w:rPr>
          <w:rFonts w:ascii="Arial Narrow" w:eastAsia="仿宋_GB2312" w:hAnsi="Arial Narrow" w:cs="Arial Unicode MS" w:hint="eastAsia"/>
          <w:sz w:val="22"/>
          <w:szCs w:val="22"/>
        </w:rPr>
        <w:t>以下</w:t>
      </w:r>
      <w:r>
        <w:rPr>
          <w:rFonts w:ascii="Arial Narrow" w:eastAsia="仿宋_GB2312" w:hAnsi="Arial Narrow" w:cs="Arial Unicode MS"/>
          <w:sz w:val="22"/>
          <w:szCs w:val="22"/>
        </w:rPr>
        <w:t>与经营活动相关的有效信息：</w:t>
      </w:r>
    </w:p>
    <w:p w14:paraId="15CE7A68" w14:textId="77777777" w:rsidR="00AA4CA3" w:rsidRDefault="00F2093E">
      <w:pPr>
        <w:pStyle w:val="aff5"/>
        <w:numPr>
          <w:ilvl w:val="0"/>
          <w:numId w:val="19"/>
        </w:numPr>
        <w:spacing w:beforeLines="50" w:before="156" w:afterLines="50" w:after="156" w:line="360" w:lineRule="auto"/>
        <w:ind w:firstLineChars="0"/>
        <w:rPr>
          <w:rFonts w:ascii="Arial Narrow" w:eastAsia="仿宋_GB2312" w:hAnsi="Arial Narrow" w:cs="Arial Unicode MS"/>
          <w:sz w:val="22"/>
          <w:szCs w:val="22"/>
        </w:rPr>
      </w:pPr>
      <w:r>
        <w:rPr>
          <w:rFonts w:ascii="Arial Narrow" w:eastAsia="仿宋_GB2312" w:hAnsi="Arial Narrow" w:cs="Arial Unicode MS"/>
          <w:sz w:val="22"/>
          <w:szCs w:val="22"/>
        </w:rPr>
        <w:t>与交易有关的关键价值驱动因素，其中包括各相关方是如何使其自身区别</w:t>
      </w:r>
      <w:r>
        <w:rPr>
          <w:rFonts w:ascii="Arial Narrow" w:eastAsia="仿宋_GB2312" w:hAnsi="Arial Narrow" w:cs="Arial Unicode MS" w:hint="eastAsia"/>
          <w:sz w:val="22"/>
          <w:szCs w:val="22"/>
        </w:rPr>
        <w:t>于</w:t>
      </w:r>
      <w:r>
        <w:rPr>
          <w:rFonts w:ascii="Arial Narrow" w:eastAsia="仿宋_GB2312" w:hAnsi="Arial Narrow" w:cs="Arial Unicode MS"/>
          <w:sz w:val="22"/>
          <w:szCs w:val="22"/>
        </w:rPr>
        <w:t>同业竞争者进而赢取市场的；</w:t>
      </w:r>
    </w:p>
    <w:p w14:paraId="2D3AAA65" w14:textId="77777777" w:rsidR="00AA4CA3" w:rsidRDefault="00F2093E">
      <w:pPr>
        <w:pStyle w:val="aff5"/>
        <w:numPr>
          <w:ilvl w:val="0"/>
          <w:numId w:val="19"/>
        </w:numPr>
        <w:spacing w:beforeLines="50" w:before="156" w:afterLines="50" w:after="156" w:line="360" w:lineRule="auto"/>
        <w:ind w:firstLineChars="0"/>
        <w:rPr>
          <w:rFonts w:ascii="Arial Narrow" w:eastAsia="仿宋_GB2312" w:hAnsi="Arial Narrow" w:cs="Arial Unicode MS"/>
          <w:sz w:val="22"/>
          <w:szCs w:val="22"/>
        </w:rPr>
      </w:pPr>
      <w:r>
        <w:rPr>
          <w:rFonts w:ascii="Arial Narrow" w:eastAsia="仿宋_GB2312" w:hAnsi="Arial Narrow" w:cs="Arial Unicode MS"/>
          <w:sz w:val="22"/>
          <w:szCs w:val="22"/>
        </w:rPr>
        <w:t>相关企业在资产、功能及风险方面对价值驱动的贡献，包括哪些贡献是独特且有价值的；</w:t>
      </w:r>
    </w:p>
    <w:p w14:paraId="3EA7AA86" w14:textId="77777777" w:rsidR="00AA4CA3" w:rsidRDefault="00F2093E">
      <w:pPr>
        <w:pStyle w:val="aff5"/>
        <w:numPr>
          <w:ilvl w:val="0"/>
          <w:numId w:val="19"/>
        </w:numPr>
        <w:spacing w:beforeLines="50" w:before="156" w:afterLines="50" w:after="156" w:line="360" w:lineRule="auto"/>
        <w:ind w:firstLineChars="0"/>
        <w:rPr>
          <w:rFonts w:ascii="Arial Narrow" w:eastAsia="仿宋_GB2312" w:hAnsi="Arial Narrow" w:cs="Arial Unicode MS"/>
          <w:sz w:val="22"/>
          <w:szCs w:val="22"/>
        </w:rPr>
      </w:pPr>
      <w:r>
        <w:rPr>
          <w:rFonts w:ascii="Arial Narrow" w:eastAsia="仿宋_GB2312" w:hAnsi="Arial Narrow" w:cs="Arial Unicode MS"/>
          <w:sz w:val="22"/>
          <w:szCs w:val="22"/>
        </w:rPr>
        <w:t>企业集团内业务流、物流和资金流，包括商品、劳务或者其他交易标的从设计、开发、生产制造、营销、销售、交货、结算、消费、售后服务、循环利用等各环节及其参与方；</w:t>
      </w:r>
    </w:p>
    <w:p w14:paraId="4145BB9C" w14:textId="77777777" w:rsidR="00AA4CA3" w:rsidRDefault="00F2093E">
      <w:pPr>
        <w:pStyle w:val="aff5"/>
        <w:numPr>
          <w:ilvl w:val="0"/>
          <w:numId w:val="19"/>
        </w:numPr>
        <w:spacing w:beforeLines="50" w:before="156" w:afterLines="50" w:after="156" w:line="360" w:lineRule="auto"/>
        <w:ind w:firstLineChars="0"/>
        <w:rPr>
          <w:rFonts w:ascii="Arial Narrow" w:eastAsia="仿宋_GB2312" w:hAnsi="Arial Narrow" w:cs="Arial Unicode MS"/>
          <w:sz w:val="22"/>
          <w:szCs w:val="22"/>
        </w:rPr>
      </w:pPr>
      <w:r>
        <w:rPr>
          <w:rFonts w:ascii="Arial Narrow" w:eastAsia="仿宋_GB2312" w:hAnsi="Arial Narrow" w:cs="Arial Unicode MS"/>
          <w:sz w:val="22"/>
          <w:szCs w:val="22"/>
        </w:rPr>
        <w:t>各相关方在价值链中是如何协同运作，以及是如何分配功能和资产的。</w:t>
      </w:r>
    </w:p>
    <w:p w14:paraId="2B3B1CDA" w14:textId="77777777" w:rsidR="00AA4CA3" w:rsidRDefault="00F2093E">
      <w:pPr>
        <w:spacing w:beforeLines="50" w:before="156" w:afterLines="50" w:after="156" w:line="360" w:lineRule="auto"/>
        <w:ind w:firstLineChars="200" w:firstLine="440"/>
        <w:rPr>
          <w:rFonts w:ascii="Arial Narrow" w:eastAsia="仿宋_GB2312" w:hAnsi="Arial Narrow" w:cs="Arial Unicode MS"/>
          <w:sz w:val="22"/>
          <w:szCs w:val="22"/>
        </w:rPr>
      </w:pPr>
      <w:r>
        <w:rPr>
          <w:rFonts w:ascii="Arial Narrow" w:eastAsia="仿宋_GB2312" w:hAnsi="Arial Narrow" w:cs="Arial Unicode MS"/>
          <w:sz w:val="22"/>
          <w:szCs w:val="22"/>
        </w:rPr>
        <w:t>价值链分析将根据以上几个方面进行阐述。同时，需要指出的是，价值链分析是一项用来更准确地描述交易事项的分析工具。由于所有参与方都可以被认为或多或少对价值创造做出了贡献，因此即使价值链分析表明有多种因素对价值的创造出了贡献，也并不意味着利润分割法是最适合的分析方法。</w:t>
      </w:r>
      <w:bookmarkEnd w:id="1118"/>
      <w:bookmarkEnd w:id="1119"/>
    </w:p>
    <w:p w14:paraId="15CE8E1F" w14:textId="77777777" w:rsidR="00AA4CA3" w:rsidRDefault="00F2093E">
      <w:pPr>
        <w:pStyle w:val="af9"/>
        <w:spacing w:before="156" w:after="156"/>
        <w:rPr>
          <w:rFonts w:ascii="Arial Narrow" w:eastAsia="仿宋_GB2312" w:hAnsi="Arial Narrow" w:cs="楷体"/>
          <w:b w:val="0"/>
          <w:i w:val="0"/>
          <w:color w:val="002060"/>
          <w:sz w:val="22"/>
          <w:szCs w:val="22"/>
        </w:rPr>
      </w:pPr>
      <w:bookmarkStart w:id="1120" w:name="_Toc522015238"/>
      <w:bookmarkStart w:id="1121" w:name="_Toc110439110"/>
      <w:bookmarkStart w:id="1122" w:name="_Toc22046"/>
      <w:bookmarkStart w:id="1123" w:name="_Toc31256"/>
      <w:bookmarkStart w:id="1124" w:name="_Toc22162"/>
      <w:bookmarkStart w:id="1125" w:name="_Toc171076010"/>
      <w:r>
        <w:rPr>
          <w:rFonts w:ascii="Arial Narrow" w:eastAsia="仿宋_GB2312" w:hAnsi="Arial Narrow" w:cs="楷体"/>
          <w:b w:val="0"/>
          <w:i w:val="0"/>
          <w:color w:val="002060"/>
          <w:sz w:val="22"/>
          <w:szCs w:val="22"/>
        </w:rPr>
        <w:t>6.1.</w:t>
      </w:r>
      <w:bookmarkEnd w:id="1120"/>
      <w:r>
        <w:rPr>
          <w:rFonts w:ascii="Arial Narrow" w:eastAsia="仿宋_GB2312" w:hAnsi="Arial Narrow" w:cs="楷体"/>
          <w:b w:val="0"/>
          <w:i w:val="0"/>
          <w:color w:val="002060"/>
          <w:sz w:val="22"/>
          <w:szCs w:val="22"/>
        </w:rPr>
        <w:t>确定关键价值驱动因素</w:t>
      </w:r>
      <w:bookmarkEnd w:id="1121"/>
      <w:bookmarkEnd w:id="1122"/>
      <w:bookmarkEnd w:id="1123"/>
      <w:bookmarkEnd w:id="1124"/>
      <w:bookmarkEnd w:id="1125"/>
    </w:p>
    <w:p w14:paraId="302EF435" w14:textId="1F9DA992" w:rsidR="00AA4CA3" w:rsidRDefault="00D74580">
      <w:pPr>
        <w:spacing w:beforeLines="50" w:before="156" w:afterLines="50" w:after="156" w:line="360" w:lineRule="auto"/>
        <w:ind w:firstLineChars="200" w:firstLine="440"/>
        <w:rPr>
          <w:rFonts w:ascii="Arial Narrow" w:eastAsia="仿宋_GB2312" w:hAnsi="Arial Narrow" w:cs="Arial Unicode MS"/>
          <w:sz w:val="22"/>
          <w:szCs w:val="22"/>
        </w:rPr>
      </w:pPr>
      <w:r w:rsidRPr="2DD37415">
        <w:rPr>
          <w:rFonts w:ascii="Arial Narrow" w:eastAsia="仿宋_GB2312" w:hAnsi="Arial Narrow" w:cs="Arial Unicode MS"/>
          <w:sz w:val="22"/>
          <w:szCs w:val="22"/>
        </w:rPr>
        <w:t>上海</w:t>
      </w:r>
      <w:r w:rsidR="00F2093E" w:rsidRPr="2DD37415">
        <w:rPr>
          <w:rFonts w:ascii="Arial Narrow" w:eastAsia="仿宋_GB2312" w:hAnsi="Arial Narrow" w:cs="Arial Unicode MS"/>
          <w:sz w:val="22"/>
          <w:szCs w:val="22"/>
        </w:rPr>
        <w:t>派智所属集团所处的锂电池行业利润水平受多种因素影响，其中产品的高质量、卓越的研发能力、对于客户和市场的响应能力等尤为关键。</w:t>
      </w:r>
    </w:p>
    <w:p w14:paraId="145B70E5" w14:textId="77777777" w:rsidR="00AA4CA3" w:rsidRDefault="00F2093E">
      <w:pPr>
        <w:numPr>
          <w:ilvl w:val="0"/>
          <w:numId w:val="20"/>
        </w:numPr>
        <w:spacing w:beforeLines="50" w:before="156" w:afterLines="50" w:after="156" w:line="360" w:lineRule="auto"/>
        <w:ind w:firstLineChars="200" w:firstLine="440"/>
        <w:rPr>
          <w:rFonts w:ascii="Arial Narrow" w:eastAsia="仿宋_GB2312" w:hAnsi="Arial Narrow" w:cs="Arial Unicode MS"/>
          <w:sz w:val="22"/>
          <w:szCs w:val="22"/>
        </w:rPr>
      </w:pPr>
      <w:r>
        <w:rPr>
          <w:rFonts w:ascii="Arial Narrow" w:eastAsia="仿宋_GB2312" w:hAnsi="Arial Narrow" w:cs="Arial Unicode MS" w:hint="eastAsia"/>
          <w:sz w:val="22"/>
          <w:szCs w:val="22"/>
        </w:rPr>
        <w:t>产品的专业性</w:t>
      </w:r>
    </w:p>
    <w:p w14:paraId="1306BA4A" w14:textId="77777777" w:rsidR="00AA4CA3" w:rsidRDefault="00F2093E">
      <w:pPr>
        <w:spacing w:beforeLines="50" w:before="156" w:afterLines="50" w:after="156" w:line="360" w:lineRule="auto"/>
        <w:ind w:firstLineChars="200" w:firstLine="440"/>
        <w:rPr>
          <w:rFonts w:ascii="Arial Narrow" w:eastAsia="仿宋_GB2312" w:hAnsi="Arial Narrow" w:cs="Arial Unicode MS"/>
          <w:sz w:val="22"/>
          <w:szCs w:val="22"/>
        </w:rPr>
      </w:pPr>
      <w:r>
        <w:rPr>
          <w:rFonts w:ascii="Arial Narrow" w:eastAsia="仿宋_GB2312" w:hAnsi="Arial Narrow" w:cs="Arial Unicode MS" w:hint="eastAsia"/>
          <w:sz w:val="22"/>
          <w:szCs w:val="22"/>
        </w:rPr>
        <w:t>派智集团迄今为止已在锂电池行业积淀</w:t>
      </w:r>
      <w:r>
        <w:rPr>
          <w:rFonts w:ascii="Arial Narrow" w:eastAsia="仿宋_GB2312" w:hAnsi="Arial Narrow" w:cs="Arial Unicode MS"/>
          <w:sz w:val="22"/>
          <w:szCs w:val="22"/>
        </w:rPr>
        <w:t>19</w:t>
      </w:r>
      <w:r>
        <w:rPr>
          <w:rFonts w:ascii="Arial Narrow" w:eastAsia="仿宋_GB2312" w:hAnsi="Arial Narrow" w:cs="Arial Unicode MS" w:hint="eastAsia"/>
          <w:sz w:val="22"/>
          <w:szCs w:val="22"/>
        </w:rPr>
        <w:t>年，已经发展布局了上海、山东、越南、欧洲</w:t>
      </w:r>
      <w:r>
        <w:rPr>
          <w:rFonts w:ascii="Arial Narrow" w:eastAsia="仿宋_GB2312" w:hAnsi="Arial Narrow" w:cs="Arial Unicode MS"/>
          <w:sz w:val="22"/>
          <w:szCs w:val="22"/>
        </w:rPr>
        <w:t>4</w:t>
      </w:r>
      <w:r>
        <w:rPr>
          <w:rFonts w:ascii="Arial Narrow" w:eastAsia="仿宋_GB2312" w:hAnsi="Arial Narrow" w:cs="Arial Unicode MS" w:hint="eastAsia"/>
          <w:sz w:val="22"/>
          <w:szCs w:val="22"/>
        </w:rPr>
        <w:t>大生产基地，业务涉及：</w:t>
      </w:r>
      <w:r>
        <w:rPr>
          <w:rFonts w:ascii="Arial Narrow" w:eastAsia="仿宋_GB2312" w:hAnsi="Arial Narrow" w:cs="Arial Unicode MS"/>
          <w:sz w:val="22"/>
          <w:szCs w:val="22"/>
        </w:rPr>
        <w:t xml:space="preserve">3C, </w:t>
      </w:r>
      <w:r>
        <w:rPr>
          <w:rFonts w:ascii="Arial Narrow" w:eastAsia="仿宋_GB2312" w:hAnsi="Arial Narrow" w:cs="Arial Unicode MS" w:hint="eastAsia"/>
          <w:sz w:val="22"/>
          <w:szCs w:val="22"/>
        </w:rPr>
        <w:t>医疗，电动自行车，电动工具，电动摩托，电动汽车，储能等多个领域，以标准化能源解决方案为基础，打造标准化产品和自有品牌。个性化和紧凑的设计确保各个使用设备具有最佳适应性。通过设定质量标准，</w:t>
      </w:r>
      <w:r>
        <w:rPr>
          <w:rFonts w:ascii="Arial Narrow" w:eastAsia="仿宋_GB2312" w:hAnsi="Arial Narrow" w:cs="Arial Unicode MS" w:hint="eastAsia"/>
          <w:sz w:val="22"/>
          <w:szCs w:val="22"/>
        </w:rPr>
        <w:lastRenderedPageBreak/>
        <w:t>采用最先进的生产设备，使派智集团能够利用强大的研发能力和创新的制造技术向客户提供最高质量的产品。</w:t>
      </w:r>
    </w:p>
    <w:p w14:paraId="04256C19" w14:textId="77777777" w:rsidR="00AA4CA3" w:rsidRDefault="00F2093E">
      <w:pPr>
        <w:spacing w:beforeLines="50" w:before="156" w:afterLines="50" w:after="156" w:line="360" w:lineRule="auto"/>
        <w:ind w:firstLineChars="200" w:firstLine="440"/>
        <w:rPr>
          <w:rFonts w:ascii="Arial Narrow" w:eastAsia="仿宋_GB2312" w:hAnsi="Arial Narrow" w:cs="Arial Unicode MS"/>
          <w:sz w:val="22"/>
          <w:szCs w:val="22"/>
        </w:rPr>
      </w:pPr>
      <w:r>
        <w:rPr>
          <w:rFonts w:ascii="Arial Narrow" w:eastAsia="仿宋_GB2312" w:hAnsi="Arial Narrow" w:cs="Arial Unicode MS" w:hint="eastAsia"/>
          <w:sz w:val="22"/>
          <w:szCs w:val="22"/>
        </w:rPr>
        <w:t>派智集团已经形成相当规范的质量检测流程，在生产过程的各个阶段都会对产品进行定期定量的质量检测。</w:t>
      </w:r>
    </w:p>
    <w:p w14:paraId="2AB0ABF0" w14:textId="77777777" w:rsidR="00AA4CA3" w:rsidRDefault="00F2093E">
      <w:pPr>
        <w:numPr>
          <w:ilvl w:val="0"/>
          <w:numId w:val="20"/>
        </w:numPr>
        <w:spacing w:beforeLines="50" w:before="156" w:afterLines="50" w:after="156" w:line="360" w:lineRule="auto"/>
        <w:ind w:firstLineChars="200" w:firstLine="440"/>
        <w:rPr>
          <w:rFonts w:ascii="Arial Narrow" w:eastAsia="仿宋_GB2312" w:hAnsi="Arial Narrow" w:cs="Arial Unicode MS"/>
          <w:sz w:val="22"/>
          <w:szCs w:val="22"/>
        </w:rPr>
      </w:pPr>
      <w:r>
        <w:rPr>
          <w:rFonts w:ascii="Arial Narrow" w:eastAsia="仿宋_GB2312" w:hAnsi="Arial Narrow" w:cs="Arial Unicode MS" w:hint="eastAsia"/>
          <w:sz w:val="22"/>
          <w:szCs w:val="22"/>
        </w:rPr>
        <w:t>卓越的研发能力</w:t>
      </w:r>
    </w:p>
    <w:p w14:paraId="56C0DA25" w14:textId="77777777" w:rsidR="00AA4CA3" w:rsidRDefault="00F2093E">
      <w:pPr>
        <w:numPr>
          <w:ilvl w:val="255"/>
          <w:numId w:val="0"/>
        </w:numPr>
        <w:spacing w:beforeLines="50" w:before="156" w:afterLines="50" w:after="156" w:line="360" w:lineRule="auto"/>
        <w:ind w:firstLineChars="200" w:firstLine="440"/>
        <w:rPr>
          <w:rFonts w:ascii="Arial Narrow" w:eastAsia="仿宋_GB2312" w:hAnsi="Arial Narrow" w:cs="Arial Unicode MS"/>
          <w:sz w:val="22"/>
          <w:szCs w:val="22"/>
        </w:rPr>
      </w:pPr>
      <w:r>
        <w:rPr>
          <w:rFonts w:ascii="Arial Narrow" w:eastAsia="仿宋_GB2312" w:hAnsi="Arial Narrow" w:cs="Arial Unicode MS" w:hint="eastAsia"/>
          <w:sz w:val="22"/>
          <w:szCs w:val="22"/>
        </w:rPr>
        <w:t>派智集团在全球拥有</w:t>
      </w:r>
      <w:r>
        <w:rPr>
          <w:rFonts w:ascii="Arial Narrow" w:eastAsia="仿宋_GB2312" w:hAnsi="Arial Narrow" w:cs="Arial Unicode MS" w:hint="eastAsia"/>
          <w:sz w:val="22"/>
          <w:szCs w:val="22"/>
        </w:rPr>
        <w:t>1000</w:t>
      </w:r>
      <w:r>
        <w:rPr>
          <w:rFonts w:ascii="Arial Narrow" w:eastAsia="仿宋_GB2312" w:hAnsi="Arial Narrow" w:cs="Arial Unicode MS" w:hint="eastAsia"/>
          <w:sz w:val="22"/>
          <w:szCs w:val="22"/>
        </w:rPr>
        <w:t>多位员工，年均开发项目</w:t>
      </w:r>
      <w:r>
        <w:rPr>
          <w:rFonts w:ascii="Arial Narrow" w:eastAsia="仿宋_GB2312" w:hAnsi="Arial Narrow" w:cs="Arial Unicode MS" w:hint="eastAsia"/>
          <w:sz w:val="22"/>
          <w:szCs w:val="22"/>
        </w:rPr>
        <w:t>300</w:t>
      </w:r>
      <w:r>
        <w:rPr>
          <w:rFonts w:ascii="Arial Narrow" w:eastAsia="仿宋_GB2312" w:hAnsi="Arial Narrow" w:cs="Arial Unicode MS" w:hint="eastAsia"/>
          <w:sz w:val="22"/>
          <w:szCs w:val="22"/>
        </w:rPr>
        <w:t>多个，涉及</w:t>
      </w:r>
      <w:r>
        <w:rPr>
          <w:rFonts w:ascii="Arial Narrow" w:eastAsia="仿宋_GB2312" w:hAnsi="Arial Narrow" w:cs="Arial Unicode MS" w:hint="eastAsia"/>
          <w:sz w:val="22"/>
          <w:szCs w:val="22"/>
        </w:rPr>
        <w:t>14</w:t>
      </w:r>
      <w:r>
        <w:rPr>
          <w:rFonts w:ascii="Arial Narrow" w:eastAsia="仿宋_GB2312" w:hAnsi="Arial Narrow" w:cs="Arial Unicode MS" w:hint="eastAsia"/>
          <w:sz w:val="22"/>
          <w:szCs w:val="22"/>
        </w:rPr>
        <w:t>个细分市场，拥有各种最先进的仪器设备，所有骨干成员均具有电化学背景和丰富的行业经验。派智集团为开发新产品、改进其现有产品的功能、效用、使用体验和可靠性以及扩大其产品的应用范围，不断进行研发活动。研发活动主要分为两类：新产品开发和产品定制化开发。研发是为了满足客户不断变化的业务需求。派智集团的设计能力使其能够提供满足客户特定需求的产品，帮助客户提高效率。</w:t>
      </w:r>
    </w:p>
    <w:p w14:paraId="3F7DB3FA" w14:textId="77777777" w:rsidR="00AA4CA3" w:rsidRDefault="00F2093E">
      <w:pPr>
        <w:spacing w:beforeLines="50" w:before="156" w:afterLines="50" w:after="156" w:line="360" w:lineRule="auto"/>
        <w:ind w:firstLineChars="200" w:firstLine="440"/>
        <w:rPr>
          <w:rFonts w:ascii="Arial Narrow" w:eastAsia="仿宋_GB2312" w:hAnsi="Arial Narrow" w:cs="Arial Unicode MS"/>
          <w:sz w:val="22"/>
          <w:szCs w:val="22"/>
        </w:rPr>
      </w:pPr>
      <w:r>
        <w:rPr>
          <w:rFonts w:ascii="Arial Narrow" w:eastAsia="仿宋_GB2312" w:hAnsi="Arial Narrow" w:cs="Arial Unicode MS"/>
          <w:sz w:val="22"/>
          <w:szCs w:val="22"/>
        </w:rPr>
        <w:t>（</w:t>
      </w:r>
      <w:r>
        <w:rPr>
          <w:rFonts w:ascii="Arial Narrow" w:eastAsia="仿宋_GB2312" w:hAnsi="Arial Narrow" w:cs="Arial Unicode MS" w:hint="eastAsia"/>
          <w:sz w:val="22"/>
          <w:szCs w:val="22"/>
        </w:rPr>
        <w:t>3</w:t>
      </w:r>
      <w:r>
        <w:rPr>
          <w:rFonts w:ascii="Arial Narrow" w:eastAsia="仿宋_GB2312" w:hAnsi="Arial Narrow" w:cs="Arial Unicode MS"/>
          <w:sz w:val="22"/>
          <w:szCs w:val="22"/>
        </w:rPr>
        <w:t>）对于客户和市场的需求快速反应</w:t>
      </w:r>
    </w:p>
    <w:p w14:paraId="546E654C" w14:textId="77777777" w:rsidR="00AA4CA3" w:rsidRDefault="00F2093E">
      <w:pPr>
        <w:numPr>
          <w:ilvl w:val="255"/>
          <w:numId w:val="0"/>
        </w:numPr>
        <w:spacing w:beforeLines="50" w:before="156" w:afterLines="50" w:after="156" w:line="360" w:lineRule="auto"/>
        <w:ind w:firstLineChars="200" w:firstLine="440"/>
        <w:rPr>
          <w:rFonts w:ascii="Arial Narrow" w:eastAsia="仿宋_GB2312" w:hAnsi="Arial Narrow" w:cs="Arial Unicode MS"/>
          <w:sz w:val="22"/>
          <w:szCs w:val="22"/>
        </w:rPr>
      </w:pPr>
      <w:r>
        <w:rPr>
          <w:rFonts w:ascii="Arial Narrow" w:eastAsia="仿宋_GB2312" w:hAnsi="Arial Narrow" w:cs="Arial Unicode MS" w:hint="eastAsia"/>
          <w:sz w:val="22"/>
          <w:szCs w:val="22"/>
        </w:rPr>
        <w:t>关注客户和市场的需求，可以使派智集团提高产品质量和服务，更有针对性和有效性，在市场竞争中脱颖而出，获得优势。派智集团对市场机遇、市场趋势以及锂电行业的挑战保持高度敏锐，对不断变化的客户和市场需求作出快速反应，以及时为客户提供最佳解决方案、改善工艺流程的设计，协助客户适应变化的环境，提高盈利能力。</w:t>
      </w:r>
    </w:p>
    <w:p w14:paraId="2A30E888" w14:textId="77777777" w:rsidR="00AA4CA3" w:rsidRDefault="00F2093E">
      <w:pPr>
        <w:pStyle w:val="af9"/>
        <w:spacing w:before="156" w:after="156"/>
        <w:rPr>
          <w:rFonts w:ascii="Arial Narrow" w:eastAsia="仿宋_GB2312" w:hAnsi="Arial Narrow" w:cs="楷体"/>
          <w:b w:val="0"/>
          <w:i w:val="0"/>
          <w:color w:val="002060"/>
          <w:sz w:val="22"/>
          <w:szCs w:val="22"/>
        </w:rPr>
      </w:pPr>
      <w:bookmarkStart w:id="1126" w:name="_Toc17511"/>
      <w:bookmarkStart w:id="1127" w:name="_Toc21158"/>
      <w:bookmarkStart w:id="1128" w:name="_Toc110439111"/>
      <w:bookmarkStart w:id="1129" w:name="_Toc13238"/>
      <w:bookmarkStart w:id="1130" w:name="_Toc171076011"/>
      <w:r>
        <w:rPr>
          <w:rFonts w:ascii="Arial Narrow" w:eastAsia="仿宋_GB2312" w:hAnsi="Arial Narrow" w:cs="楷体"/>
          <w:b w:val="0"/>
          <w:i w:val="0"/>
          <w:color w:val="002060"/>
          <w:sz w:val="22"/>
          <w:szCs w:val="22"/>
        </w:rPr>
        <w:t>6.2.</w:t>
      </w:r>
      <w:r>
        <w:rPr>
          <w:rFonts w:ascii="Arial Narrow" w:eastAsia="仿宋_GB2312" w:hAnsi="Arial Narrow" w:cs="楷体"/>
          <w:b w:val="0"/>
          <w:i w:val="0"/>
          <w:color w:val="002060"/>
          <w:sz w:val="22"/>
          <w:szCs w:val="22"/>
        </w:rPr>
        <w:t>集团价值链</w:t>
      </w:r>
      <w:bookmarkEnd w:id="1126"/>
      <w:bookmarkEnd w:id="1127"/>
      <w:bookmarkEnd w:id="1128"/>
      <w:bookmarkEnd w:id="1129"/>
      <w:bookmarkEnd w:id="1130"/>
    </w:p>
    <w:p w14:paraId="31556DAB" w14:textId="2670F1B1" w:rsidR="00AA4CA3" w:rsidRDefault="00F2093E">
      <w:pPr>
        <w:spacing w:beforeLines="50" w:before="156" w:afterLines="50" w:after="156" w:line="360" w:lineRule="auto"/>
        <w:ind w:firstLineChars="200" w:firstLine="440"/>
        <w:rPr>
          <w:rFonts w:ascii="Arial Narrow" w:eastAsia="仿宋_GB2312" w:hAnsi="Arial Narrow" w:cs="Arial Unicode MS"/>
          <w:sz w:val="22"/>
          <w:szCs w:val="22"/>
        </w:rPr>
      </w:pPr>
      <w:r w:rsidRPr="2DD37415">
        <w:rPr>
          <w:rFonts w:ascii="Arial Narrow" w:eastAsia="仿宋_GB2312" w:hAnsi="Arial Narrow" w:cs="Arial Unicode MS"/>
          <w:sz w:val="22"/>
          <w:szCs w:val="22"/>
        </w:rPr>
        <w:t>评估期间，派智集团的价值链以及</w:t>
      </w:r>
      <w:r w:rsidR="00D74580" w:rsidRPr="2DD37415">
        <w:rPr>
          <w:rFonts w:ascii="Arial Narrow" w:eastAsia="仿宋_GB2312" w:hAnsi="Arial Narrow" w:cs="Arial Unicode MS"/>
          <w:sz w:val="22"/>
          <w:szCs w:val="22"/>
        </w:rPr>
        <w:t>上海派智</w:t>
      </w:r>
      <w:r w:rsidRPr="2DD37415">
        <w:rPr>
          <w:rFonts w:ascii="Arial Narrow" w:eastAsia="仿宋_GB2312" w:hAnsi="Arial Narrow" w:cs="Arial Unicode MS"/>
          <w:sz w:val="22"/>
          <w:szCs w:val="22"/>
        </w:rPr>
        <w:t>在其中所处的位置如下图所示：</w:t>
      </w:r>
    </w:p>
    <w:p w14:paraId="355CFECE" w14:textId="6BB6F13B" w:rsidR="00AA4CA3" w:rsidRDefault="00F2093E">
      <w:pPr>
        <w:pStyle w:val="a3"/>
        <w:jc w:val="center"/>
        <w:rPr>
          <w:rFonts w:ascii="Arial Narrow" w:eastAsia="仿宋_GB2312" w:hAnsi="Arial Narrow" w:cs="Arial Unicode MS"/>
          <w:bCs w:val="0"/>
          <w:sz w:val="22"/>
        </w:rPr>
      </w:pPr>
      <w:r>
        <w:rPr>
          <w:rFonts w:ascii="Arial Narrow" w:eastAsia="仿宋_GB2312" w:hAnsi="Arial Narrow" w:hint="eastAsia"/>
          <w:sz w:val="22"/>
        </w:rPr>
        <w:t>图表</w:t>
      </w:r>
      <w:r>
        <w:rPr>
          <w:rFonts w:ascii="Arial Narrow" w:eastAsia="仿宋_GB2312" w:hAnsi="Arial Narrow"/>
          <w:sz w:val="22"/>
        </w:rPr>
        <w:t>21</w:t>
      </w:r>
      <w:r>
        <w:rPr>
          <w:rFonts w:ascii="Arial Narrow" w:eastAsia="仿宋_GB2312" w:hAnsi="Arial Narrow" w:cs="Arial Unicode MS"/>
          <w:bCs w:val="0"/>
          <w:sz w:val="22"/>
        </w:rPr>
        <w:t>：集团价值链</w:t>
      </w:r>
    </w:p>
    <w:p w14:paraId="64514277" w14:textId="637B3AA2" w:rsidR="002141FD" w:rsidRPr="002141FD" w:rsidRDefault="005167F9" w:rsidP="00891D9B">
      <w:pPr>
        <w:ind w:firstLineChars="600" w:firstLine="1512"/>
      </w:pPr>
      <w:r>
        <w:rPr>
          <w:noProof/>
        </w:rPr>
        <w:drawing>
          <wp:inline distT="0" distB="0" distL="0" distR="0" wp14:anchorId="1AB9E4E7" wp14:editId="5DBE355B">
            <wp:extent cx="3467102" cy="2323576"/>
            <wp:effectExtent l="0" t="0" r="0" b="63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
                    <pic:cNvPicPr/>
                  </pic:nvPicPr>
                  <pic:blipFill>
                    <a:blip r:embed="rId35">
                      <a:extLst>
                        <a:ext uri="{28A0092B-C50C-407E-A947-70E740481C1C}">
                          <a14:useLocalDpi xmlns:a14="http://schemas.microsoft.com/office/drawing/2010/main" val="0"/>
                        </a:ext>
                      </a:extLst>
                    </a:blip>
                    <a:stretch>
                      <a:fillRect/>
                    </a:stretch>
                  </pic:blipFill>
                  <pic:spPr>
                    <a:xfrm>
                      <a:off x="0" y="0"/>
                      <a:ext cx="3467102" cy="2323576"/>
                    </a:xfrm>
                    <a:prstGeom prst="rect">
                      <a:avLst/>
                    </a:prstGeom>
                  </pic:spPr>
                </pic:pic>
              </a:graphicData>
            </a:graphic>
          </wp:inline>
        </w:drawing>
      </w:r>
    </w:p>
    <w:p w14:paraId="0674C970" w14:textId="77777777" w:rsidR="00AA4CA3" w:rsidRDefault="00F2093E">
      <w:pPr>
        <w:pStyle w:val="af9"/>
        <w:spacing w:before="156" w:after="156"/>
        <w:rPr>
          <w:rFonts w:ascii="Arial Narrow" w:eastAsia="仿宋_GB2312" w:hAnsi="Arial Narrow" w:cs="楷体"/>
          <w:b w:val="0"/>
          <w:i w:val="0"/>
          <w:color w:val="002060"/>
          <w:sz w:val="22"/>
          <w:szCs w:val="22"/>
        </w:rPr>
      </w:pPr>
      <w:bookmarkStart w:id="1131" w:name="_Toc2844"/>
      <w:bookmarkStart w:id="1132" w:name="_Toc29596"/>
      <w:bookmarkStart w:id="1133" w:name="_Toc110439112"/>
      <w:bookmarkStart w:id="1134" w:name="_Toc9479"/>
      <w:bookmarkStart w:id="1135" w:name="_Toc171076012"/>
      <w:r>
        <w:rPr>
          <w:rFonts w:ascii="Arial Narrow" w:eastAsia="仿宋_GB2312" w:hAnsi="Arial Narrow" w:cs="楷体"/>
          <w:b w:val="0"/>
          <w:i w:val="0"/>
          <w:color w:val="002060"/>
          <w:sz w:val="22"/>
          <w:szCs w:val="22"/>
        </w:rPr>
        <w:lastRenderedPageBreak/>
        <w:t>6.3.</w:t>
      </w:r>
      <w:r>
        <w:rPr>
          <w:rFonts w:ascii="Arial Narrow" w:eastAsia="仿宋_GB2312" w:hAnsi="Arial Narrow" w:cs="楷体"/>
          <w:b w:val="0"/>
          <w:i w:val="0"/>
          <w:color w:val="002060"/>
          <w:sz w:val="22"/>
          <w:szCs w:val="22"/>
        </w:rPr>
        <w:t>交易定价影响要素</w:t>
      </w:r>
      <w:bookmarkEnd w:id="1131"/>
      <w:bookmarkEnd w:id="1132"/>
      <w:bookmarkEnd w:id="1133"/>
      <w:bookmarkEnd w:id="1134"/>
      <w:bookmarkEnd w:id="1135"/>
    </w:p>
    <w:p w14:paraId="496083DC" w14:textId="77777777" w:rsidR="00AA4CA3" w:rsidRDefault="00F2093E">
      <w:pPr>
        <w:spacing w:beforeLines="50" w:before="156" w:afterLines="50" w:after="156" w:line="360" w:lineRule="auto"/>
        <w:ind w:left="0" w:right="0" w:firstLineChars="200" w:firstLine="440"/>
        <w:rPr>
          <w:rFonts w:ascii="Arial Narrow" w:eastAsia="仿宋_GB2312" w:hAnsi="Arial Narrow" w:cs="Arial Unicode MS"/>
          <w:sz w:val="22"/>
          <w:szCs w:val="22"/>
        </w:rPr>
      </w:pPr>
      <w:r>
        <w:rPr>
          <w:rFonts w:ascii="Arial Narrow" w:eastAsia="仿宋_GB2312" w:hAnsi="Arial Narrow" w:cs="Arial Unicode MS" w:hint="eastAsia"/>
          <w:sz w:val="22"/>
          <w:szCs w:val="22"/>
        </w:rPr>
        <w:t>在中国国家税务总局发布的《联合国转让定价操作手册》中，地域特殊因素的概念被正式提出。“成本节约”、“市场溢价”的概念被大众广泛知晓。其中，地域特殊因素是指由于在特定的地域范围内存在资产、资源禀赋、政府对行业的激励政策等因素而产生的生产优势。具体来说，在如下方面：</w:t>
      </w:r>
    </w:p>
    <w:p w14:paraId="16AF7547" w14:textId="77777777" w:rsidR="00AA4CA3" w:rsidRDefault="00F2093E">
      <w:pPr>
        <w:pStyle w:val="af9"/>
        <w:spacing w:before="156" w:after="156"/>
        <w:outlineLvl w:val="2"/>
        <w:rPr>
          <w:rFonts w:ascii="Arial Narrow" w:eastAsia="仿宋_GB2312" w:hAnsi="Arial Narrow" w:cs="楷体"/>
          <w:b w:val="0"/>
          <w:i w:val="0"/>
          <w:color w:val="002060"/>
          <w:sz w:val="22"/>
          <w:szCs w:val="22"/>
        </w:rPr>
      </w:pPr>
      <w:bookmarkStart w:id="1136" w:name="_Toc142398893"/>
      <w:bookmarkStart w:id="1137" w:name="_Toc75277681"/>
      <w:bookmarkStart w:id="1138" w:name="_Toc110439113"/>
      <w:bookmarkStart w:id="1139" w:name="_Toc3172"/>
      <w:bookmarkStart w:id="1140" w:name="_Toc32144"/>
      <w:bookmarkStart w:id="1141" w:name="_Toc28061"/>
      <w:bookmarkStart w:id="1142" w:name="_Toc171076013"/>
      <w:r>
        <w:rPr>
          <w:rFonts w:ascii="Arial Narrow" w:eastAsia="仿宋_GB2312" w:hAnsi="Arial Narrow" w:cs="楷体"/>
          <w:b w:val="0"/>
          <w:i w:val="0"/>
          <w:color w:val="002060"/>
          <w:sz w:val="22"/>
          <w:szCs w:val="22"/>
        </w:rPr>
        <w:t>6.3.1.</w:t>
      </w:r>
      <w:r>
        <w:rPr>
          <w:rFonts w:ascii="Arial Narrow" w:eastAsia="仿宋_GB2312" w:hAnsi="Arial Narrow" w:cs="楷体" w:hint="eastAsia"/>
          <w:b w:val="0"/>
          <w:i w:val="0"/>
          <w:color w:val="002060"/>
          <w:sz w:val="22"/>
          <w:szCs w:val="22"/>
        </w:rPr>
        <w:t>地域成本节约</w:t>
      </w:r>
      <w:bookmarkEnd w:id="1136"/>
      <w:bookmarkEnd w:id="1137"/>
      <w:bookmarkEnd w:id="1138"/>
      <w:bookmarkEnd w:id="1139"/>
      <w:bookmarkEnd w:id="1140"/>
      <w:bookmarkEnd w:id="1141"/>
      <w:bookmarkEnd w:id="1142"/>
    </w:p>
    <w:p w14:paraId="6432DCEA" w14:textId="77777777" w:rsidR="00AA4CA3" w:rsidRDefault="00F2093E">
      <w:pPr>
        <w:adjustRightInd w:val="0"/>
        <w:snapToGrid w:val="0"/>
        <w:spacing w:before="240" w:after="240" w:line="360" w:lineRule="auto"/>
        <w:ind w:left="0" w:right="0" w:firstLineChars="200" w:firstLine="440"/>
        <w:rPr>
          <w:rFonts w:ascii="Arial Narrow" w:eastAsia="仿宋_GB2312" w:hAnsi="Arial Narrow" w:cs="Arial"/>
          <w:sz w:val="22"/>
          <w:szCs w:val="22"/>
        </w:rPr>
      </w:pPr>
      <w:r>
        <w:rPr>
          <w:rFonts w:ascii="Arial Narrow" w:eastAsia="仿宋_GB2312" w:hAnsi="Arial Narrow" w:cs="Arial"/>
          <w:sz w:val="22"/>
          <w:szCs w:val="22"/>
        </w:rPr>
        <w:t>成本节约</w:t>
      </w:r>
      <w:r>
        <w:rPr>
          <w:rFonts w:ascii="Arial Narrow" w:eastAsia="仿宋_GB2312" w:hAnsi="Arial Narrow" w:cs="Arial" w:hint="eastAsia"/>
          <w:sz w:val="22"/>
          <w:szCs w:val="22"/>
        </w:rPr>
        <w:t>，是指跨国企业因为将其经营活动安排在低成本地区而产生的成本净节约。成本净节约通常通过在原材料、人工、租金、运输和基础建设等项目上较低的支出而实现，虽然一些额外费用会由于迁址而产生，如因为招收了经验不足的劳动力而产生的更多的培训费用。</w:t>
      </w:r>
      <w:r>
        <w:rPr>
          <w:rFonts w:ascii="Arial Narrow" w:hAnsi="Arial Narrow"/>
          <w:sz w:val="22"/>
          <w:szCs w:val="22"/>
          <w:vertAlign w:val="superscript"/>
        </w:rPr>
        <w:footnoteReference w:id="14"/>
      </w:r>
    </w:p>
    <w:p w14:paraId="74F3F145" w14:textId="77777777" w:rsidR="00AA4CA3" w:rsidRDefault="00F2093E">
      <w:pPr>
        <w:adjustRightInd w:val="0"/>
        <w:snapToGrid w:val="0"/>
        <w:spacing w:before="240" w:after="240" w:line="360" w:lineRule="auto"/>
        <w:ind w:left="0" w:right="0" w:firstLineChars="200" w:firstLine="440"/>
        <w:rPr>
          <w:rFonts w:ascii="Arial Narrow" w:eastAsia="仿宋_GB2312" w:hAnsi="Arial Narrow" w:cs="Arial"/>
          <w:iCs/>
          <w:kern w:val="24"/>
          <w:sz w:val="22"/>
          <w:szCs w:val="22"/>
        </w:rPr>
      </w:pPr>
      <w:r>
        <w:rPr>
          <w:rFonts w:ascii="Arial Narrow" w:eastAsia="仿宋_GB2312" w:hAnsi="Arial Narrow" w:cs="Arial" w:hint="eastAsia"/>
          <w:iCs/>
          <w:kern w:val="24"/>
          <w:sz w:val="22"/>
          <w:szCs w:val="22"/>
        </w:rPr>
        <w:t>随着中国人口老龄化、结婚率以及生育率下降，近几年中国的劳动力成本加速上升、劳动力供给增长的速度在放缓。根据《中国人力资本报告</w:t>
      </w:r>
      <w:r>
        <w:rPr>
          <w:rFonts w:ascii="Arial Narrow" w:eastAsia="仿宋_GB2312" w:hAnsi="Arial Narrow" w:cs="Arial" w:hint="eastAsia"/>
          <w:iCs/>
          <w:kern w:val="24"/>
          <w:sz w:val="22"/>
          <w:szCs w:val="22"/>
        </w:rPr>
        <w:t>2023</w:t>
      </w:r>
      <w:r>
        <w:rPr>
          <w:rFonts w:ascii="Arial Narrow" w:eastAsia="仿宋_GB2312" w:hAnsi="Arial Narrow" w:cs="Arial" w:hint="eastAsia"/>
          <w:iCs/>
          <w:kern w:val="24"/>
          <w:sz w:val="22"/>
          <w:szCs w:val="22"/>
        </w:rPr>
        <w:t>》，</w:t>
      </w:r>
      <w:r>
        <w:rPr>
          <w:rFonts w:ascii="Arial Narrow" w:eastAsia="仿宋_GB2312" w:hAnsi="Arial Narrow" w:cs="Arial" w:hint="eastAsia"/>
          <w:iCs/>
          <w:kern w:val="24"/>
          <w:sz w:val="22"/>
          <w:szCs w:val="22"/>
        </w:rPr>
        <w:t xml:space="preserve">2010-2021 </w:t>
      </w:r>
      <w:r>
        <w:rPr>
          <w:rFonts w:ascii="Arial Narrow" w:eastAsia="仿宋_GB2312" w:hAnsi="Arial Narrow" w:cs="Arial" w:hint="eastAsia"/>
          <w:iCs/>
          <w:kern w:val="24"/>
          <w:sz w:val="22"/>
          <w:szCs w:val="22"/>
        </w:rPr>
        <w:t>年间，我国人力资本总量的年均增长率为</w:t>
      </w:r>
      <w:r>
        <w:rPr>
          <w:rFonts w:ascii="Arial Narrow" w:eastAsia="仿宋_GB2312" w:hAnsi="Arial Narrow" w:cs="Arial" w:hint="eastAsia"/>
          <w:iCs/>
          <w:kern w:val="24"/>
          <w:sz w:val="22"/>
          <w:szCs w:val="22"/>
        </w:rPr>
        <w:t xml:space="preserve"> 7.7 %</w:t>
      </w:r>
      <w:r>
        <w:rPr>
          <w:rFonts w:ascii="Arial Narrow" w:eastAsia="仿宋_GB2312" w:hAnsi="Arial Narrow" w:cs="Arial" w:hint="eastAsia"/>
          <w:iCs/>
          <w:kern w:val="24"/>
          <w:sz w:val="22"/>
          <w:szCs w:val="22"/>
        </w:rPr>
        <w:t>，而人均人力资本的年均增长率为</w:t>
      </w:r>
      <w:r>
        <w:rPr>
          <w:rFonts w:ascii="Arial Narrow" w:eastAsia="仿宋_GB2312" w:hAnsi="Arial Narrow" w:cs="Arial" w:hint="eastAsia"/>
          <w:iCs/>
          <w:kern w:val="24"/>
          <w:sz w:val="22"/>
          <w:szCs w:val="22"/>
        </w:rPr>
        <w:t xml:space="preserve"> 7.9%</w:t>
      </w:r>
      <w:r>
        <w:rPr>
          <w:rFonts w:ascii="Arial Narrow" w:eastAsia="仿宋_GB2312" w:hAnsi="Arial Narrow" w:cs="Arial" w:hint="eastAsia"/>
          <w:iCs/>
          <w:kern w:val="24"/>
          <w:sz w:val="22"/>
          <w:szCs w:val="22"/>
        </w:rPr>
        <w:t>，劳动力成本逐年上升。</w:t>
      </w:r>
      <w:r>
        <w:rPr>
          <w:rStyle w:val="aff4"/>
          <w:rFonts w:ascii="Arial Narrow" w:eastAsia="仿宋_GB2312" w:hAnsi="Arial Narrow" w:cs="Arial"/>
          <w:iCs/>
          <w:kern w:val="24"/>
          <w:sz w:val="22"/>
          <w:szCs w:val="22"/>
        </w:rPr>
        <w:footnoteReference w:id="15"/>
      </w:r>
    </w:p>
    <w:p w14:paraId="20EECB0F" w14:textId="77777777" w:rsidR="00AA4CA3" w:rsidRDefault="00F2093E">
      <w:pPr>
        <w:adjustRightInd w:val="0"/>
        <w:snapToGrid w:val="0"/>
        <w:spacing w:before="240" w:after="240" w:line="360" w:lineRule="auto"/>
        <w:ind w:left="0" w:right="0" w:firstLineChars="200" w:firstLine="440"/>
        <w:rPr>
          <w:rFonts w:ascii="Arial Narrow" w:eastAsia="仿宋_GB2312" w:hAnsi="Arial Narrow"/>
          <w:kern w:val="24"/>
          <w:sz w:val="22"/>
        </w:rPr>
      </w:pPr>
      <w:r>
        <w:rPr>
          <w:rFonts w:ascii="Arial Narrow" w:eastAsia="仿宋_GB2312" w:hAnsi="Arial Narrow" w:hint="eastAsia"/>
          <w:kern w:val="24"/>
          <w:sz w:val="22"/>
        </w:rPr>
        <w:t>截至目前，第一档月最低工资标准超过</w:t>
      </w:r>
      <w:r>
        <w:rPr>
          <w:rFonts w:ascii="Arial Narrow" w:eastAsia="仿宋_GB2312" w:hAnsi="Arial Narrow" w:hint="eastAsia"/>
          <w:kern w:val="24"/>
          <w:sz w:val="22"/>
        </w:rPr>
        <w:t>2000</w:t>
      </w:r>
      <w:r>
        <w:rPr>
          <w:rFonts w:ascii="Arial Narrow" w:eastAsia="仿宋_GB2312" w:hAnsi="Arial Narrow" w:hint="eastAsia"/>
          <w:kern w:val="24"/>
          <w:sz w:val="22"/>
        </w:rPr>
        <w:t>元省市共有</w:t>
      </w:r>
      <w:r>
        <w:rPr>
          <w:rFonts w:ascii="Arial Narrow" w:eastAsia="仿宋_GB2312" w:hAnsi="Arial Narrow" w:hint="eastAsia"/>
          <w:kern w:val="24"/>
          <w:sz w:val="22"/>
        </w:rPr>
        <w:t>19</w:t>
      </w:r>
      <w:r>
        <w:rPr>
          <w:rFonts w:ascii="Arial Narrow" w:eastAsia="仿宋_GB2312" w:hAnsi="Arial Narrow" w:hint="eastAsia"/>
          <w:kern w:val="24"/>
          <w:sz w:val="22"/>
        </w:rPr>
        <w:t>个，分别是北京、天津、河北、上海、江苏、浙江、安徽、福建、山东、湖北、广东、深圳、河南、四川、重庆、福建等。其中，上海最高为</w:t>
      </w:r>
      <w:r>
        <w:rPr>
          <w:rFonts w:ascii="Arial Narrow" w:eastAsia="仿宋_GB2312" w:hAnsi="Arial Narrow" w:hint="eastAsia"/>
          <w:kern w:val="24"/>
          <w:sz w:val="22"/>
        </w:rPr>
        <w:t>2690</w:t>
      </w:r>
      <w:r>
        <w:rPr>
          <w:rFonts w:ascii="Arial Narrow" w:eastAsia="仿宋_GB2312" w:hAnsi="Arial Narrow" w:hint="eastAsia"/>
          <w:kern w:val="24"/>
          <w:sz w:val="22"/>
        </w:rPr>
        <w:t>元，江苏及浙江</w:t>
      </w:r>
      <w:r>
        <w:rPr>
          <w:rFonts w:ascii="Arial Narrow" w:eastAsia="仿宋_GB2312" w:hAnsi="Arial Narrow" w:hint="eastAsia"/>
          <w:kern w:val="24"/>
          <w:sz w:val="22"/>
        </w:rPr>
        <w:t>2490</w:t>
      </w:r>
      <w:r>
        <w:rPr>
          <w:rFonts w:ascii="Arial Narrow" w:eastAsia="仿宋_GB2312" w:hAnsi="Arial Narrow" w:hint="eastAsia"/>
          <w:kern w:val="24"/>
          <w:sz w:val="22"/>
        </w:rPr>
        <w:t>元位列第二，北京</w:t>
      </w:r>
      <w:r>
        <w:rPr>
          <w:rFonts w:ascii="Arial Narrow" w:eastAsia="仿宋_GB2312" w:hAnsi="Arial Narrow" w:hint="eastAsia"/>
          <w:kern w:val="24"/>
          <w:sz w:val="22"/>
        </w:rPr>
        <w:t>2420</w:t>
      </w:r>
      <w:r>
        <w:rPr>
          <w:rFonts w:ascii="Arial Narrow" w:eastAsia="仿宋_GB2312" w:hAnsi="Arial Narrow" w:hint="eastAsia"/>
          <w:kern w:val="24"/>
          <w:sz w:val="22"/>
        </w:rPr>
        <w:t>位列第三。</w:t>
      </w:r>
      <w:r>
        <w:rPr>
          <w:rFonts w:ascii="Arial Narrow" w:eastAsia="仿宋_GB2312" w:hAnsi="Arial Narrow" w:hint="eastAsia"/>
          <w:kern w:val="24"/>
          <w:sz w:val="22"/>
        </w:rPr>
        <w:t xml:space="preserve"> 2017</w:t>
      </w:r>
      <w:r>
        <w:rPr>
          <w:rFonts w:ascii="Arial Narrow" w:eastAsia="仿宋_GB2312" w:hAnsi="Arial Narrow" w:hint="eastAsia"/>
          <w:kern w:val="24"/>
          <w:sz w:val="22"/>
        </w:rPr>
        <w:t>年到</w:t>
      </w:r>
      <w:r>
        <w:rPr>
          <w:rFonts w:ascii="Arial Narrow" w:eastAsia="仿宋_GB2312" w:hAnsi="Arial Narrow" w:hint="eastAsia"/>
          <w:kern w:val="24"/>
          <w:sz w:val="22"/>
        </w:rPr>
        <w:t>2023</w:t>
      </w:r>
      <w:r>
        <w:rPr>
          <w:rFonts w:ascii="Arial Narrow" w:eastAsia="仿宋_GB2312" w:hAnsi="Arial Narrow" w:hint="eastAsia"/>
          <w:kern w:val="24"/>
          <w:sz w:val="22"/>
        </w:rPr>
        <w:t>年中国平均工资变化的趋势如下图。</w:t>
      </w:r>
    </w:p>
    <w:p w14:paraId="03F0CCD4" w14:textId="77777777" w:rsidR="00AA4CA3" w:rsidRDefault="00AA4CA3">
      <w:pPr>
        <w:adjustRightInd w:val="0"/>
        <w:snapToGrid w:val="0"/>
        <w:spacing w:before="240" w:after="240" w:line="360" w:lineRule="auto"/>
        <w:ind w:left="0" w:right="0" w:firstLineChars="200" w:firstLine="440"/>
        <w:rPr>
          <w:rFonts w:ascii="Arial Narrow" w:eastAsia="仿宋_GB2312" w:hAnsi="Arial Narrow"/>
          <w:kern w:val="24"/>
          <w:sz w:val="22"/>
        </w:rPr>
      </w:pPr>
    </w:p>
    <w:p w14:paraId="47EE9457" w14:textId="77777777" w:rsidR="00AA4CA3" w:rsidRDefault="00AA4CA3">
      <w:pPr>
        <w:adjustRightInd w:val="0"/>
        <w:snapToGrid w:val="0"/>
        <w:spacing w:before="240" w:after="240" w:line="360" w:lineRule="auto"/>
        <w:ind w:left="0" w:right="0" w:firstLineChars="200" w:firstLine="440"/>
        <w:rPr>
          <w:rFonts w:ascii="Arial Narrow" w:eastAsia="仿宋_GB2312" w:hAnsi="Arial Narrow"/>
          <w:kern w:val="24"/>
          <w:sz w:val="22"/>
        </w:rPr>
      </w:pPr>
    </w:p>
    <w:p w14:paraId="26BDB7B5" w14:textId="77777777" w:rsidR="00AA4CA3" w:rsidRDefault="00AA4CA3">
      <w:pPr>
        <w:adjustRightInd w:val="0"/>
        <w:snapToGrid w:val="0"/>
        <w:spacing w:before="240" w:after="240" w:line="360" w:lineRule="auto"/>
        <w:ind w:left="0" w:right="0" w:firstLineChars="200" w:firstLine="440"/>
        <w:rPr>
          <w:rFonts w:ascii="Arial Narrow" w:eastAsia="仿宋_GB2312" w:hAnsi="Arial Narrow"/>
          <w:kern w:val="24"/>
          <w:sz w:val="22"/>
        </w:rPr>
      </w:pPr>
    </w:p>
    <w:p w14:paraId="573D5605" w14:textId="77777777" w:rsidR="00AA4CA3" w:rsidRDefault="00AA4CA3">
      <w:pPr>
        <w:adjustRightInd w:val="0"/>
        <w:snapToGrid w:val="0"/>
        <w:spacing w:before="240" w:after="240" w:line="360" w:lineRule="auto"/>
        <w:ind w:left="0" w:right="0" w:firstLineChars="200" w:firstLine="440"/>
        <w:rPr>
          <w:rFonts w:ascii="Arial Narrow" w:eastAsia="仿宋_GB2312" w:hAnsi="Arial Narrow" w:cs="Arial"/>
          <w:iCs/>
          <w:kern w:val="24"/>
          <w:sz w:val="22"/>
          <w:szCs w:val="22"/>
        </w:rPr>
      </w:pPr>
    </w:p>
    <w:p w14:paraId="6719F1A7" w14:textId="77777777" w:rsidR="00AA4CA3" w:rsidRDefault="00AA4CA3">
      <w:pPr>
        <w:adjustRightInd w:val="0"/>
        <w:snapToGrid w:val="0"/>
        <w:spacing w:before="240" w:after="240" w:line="360" w:lineRule="auto"/>
        <w:ind w:left="0" w:right="0" w:firstLineChars="200" w:firstLine="504"/>
      </w:pPr>
      <w:bookmarkStart w:id="1143" w:name="_Toc46935051"/>
    </w:p>
    <w:p w14:paraId="69588CD3" w14:textId="77777777" w:rsidR="00AA4CA3" w:rsidRDefault="00F2093E">
      <w:pPr>
        <w:pStyle w:val="a3"/>
        <w:jc w:val="center"/>
      </w:pPr>
      <w:r>
        <w:rPr>
          <w:rFonts w:ascii="Arial Narrow" w:eastAsia="仿宋_GB2312" w:hAnsi="Arial Narrow" w:hint="eastAsia"/>
          <w:sz w:val="22"/>
        </w:rPr>
        <w:lastRenderedPageBreak/>
        <w:t>图表</w:t>
      </w:r>
      <w:r>
        <w:rPr>
          <w:rFonts w:ascii="Arial Narrow" w:eastAsia="仿宋_GB2312" w:hAnsi="Arial Narrow" w:hint="eastAsia"/>
          <w:sz w:val="22"/>
        </w:rPr>
        <w:t xml:space="preserve"> </w:t>
      </w:r>
      <w:r>
        <w:rPr>
          <w:rFonts w:ascii="Arial Narrow" w:eastAsia="仿宋_GB2312" w:hAnsi="Arial Narrow"/>
          <w:sz w:val="22"/>
        </w:rPr>
        <w:t>22</w:t>
      </w:r>
      <w:r>
        <w:rPr>
          <w:rFonts w:ascii="Arial Narrow" w:eastAsia="仿宋_GB2312" w:hAnsi="Arial Narrow" w:cs="Arial" w:hint="eastAsia"/>
          <w:kern w:val="0"/>
          <w:sz w:val="22"/>
          <w:szCs w:val="22"/>
          <w:lang w:val="en-GB"/>
        </w:rPr>
        <w:t>：</w:t>
      </w:r>
      <w:r>
        <w:rPr>
          <w:rFonts w:ascii="Arial Narrow" w:eastAsia="仿宋_GB2312" w:hAnsi="Arial Narrow" w:cs="Arial"/>
          <w:kern w:val="0"/>
          <w:sz w:val="22"/>
          <w:szCs w:val="22"/>
          <w:lang w:val="en-GB"/>
        </w:rPr>
        <w:t>2017</w:t>
      </w:r>
      <w:r>
        <w:rPr>
          <w:rFonts w:ascii="Arial Narrow" w:eastAsia="仿宋_GB2312" w:hAnsi="Arial Narrow" w:cs="Arial"/>
          <w:kern w:val="0"/>
          <w:sz w:val="22"/>
          <w:szCs w:val="22"/>
          <w:lang w:val="en-GB"/>
        </w:rPr>
        <w:t>年到</w:t>
      </w:r>
      <w:r>
        <w:rPr>
          <w:rFonts w:ascii="Arial Narrow" w:eastAsia="仿宋_GB2312" w:hAnsi="Arial Narrow" w:cs="Arial"/>
          <w:kern w:val="0"/>
          <w:sz w:val="22"/>
          <w:szCs w:val="22"/>
          <w:lang w:val="en-GB"/>
        </w:rPr>
        <w:t>202</w:t>
      </w:r>
      <w:r>
        <w:rPr>
          <w:rFonts w:ascii="Arial Narrow" w:eastAsia="仿宋_GB2312" w:hAnsi="Arial Narrow" w:cs="Arial"/>
          <w:kern w:val="0"/>
          <w:sz w:val="22"/>
          <w:szCs w:val="22"/>
        </w:rPr>
        <w:t>3</w:t>
      </w:r>
      <w:r>
        <w:rPr>
          <w:rFonts w:ascii="Arial Narrow" w:eastAsia="仿宋_GB2312" w:hAnsi="Arial Narrow" w:cs="Arial"/>
          <w:kern w:val="0"/>
          <w:sz w:val="22"/>
          <w:szCs w:val="22"/>
          <w:lang w:val="en-GB"/>
        </w:rPr>
        <w:t>年中国平均工资</w:t>
      </w:r>
      <w:r>
        <w:rPr>
          <w:rStyle w:val="aff4"/>
          <w:rFonts w:ascii="Arial Narrow" w:eastAsia="仿宋_GB2312" w:hAnsi="Arial Narrow" w:cs="Arial"/>
          <w:sz w:val="22"/>
          <w:szCs w:val="22"/>
        </w:rPr>
        <w:footnoteReference w:id="16"/>
      </w:r>
      <w:bookmarkEnd w:id="1143"/>
    </w:p>
    <w:p w14:paraId="2212683E" w14:textId="77777777" w:rsidR="00AA4CA3" w:rsidRDefault="00F2093E">
      <w:pPr>
        <w:widowControl w:val="0"/>
        <w:snapToGrid w:val="0"/>
        <w:spacing w:line="400" w:lineRule="atLeast"/>
        <w:ind w:firstLineChars="200" w:firstLine="504"/>
        <w:rPr>
          <w:rFonts w:ascii="Arial Narrow" w:eastAsia="仿宋_GB2312" w:hAnsi="Arial Narrow" w:cs="Arial"/>
          <w:iCs/>
          <w:kern w:val="24"/>
          <w:sz w:val="22"/>
          <w:szCs w:val="22"/>
        </w:rPr>
      </w:pPr>
      <w:r>
        <w:rPr>
          <w:noProof/>
        </w:rPr>
        <w:drawing>
          <wp:inline distT="0" distB="0" distL="0" distR="0" wp14:anchorId="1449AAAD" wp14:editId="6DEFDC77">
            <wp:extent cx="4493260" cy="2131695"/>
            <wp:effectExtent l="0" t="0" r="2540" b="1905"/>
            <wp:docPr id="18" name="图表 18"/>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14:paraId="3735E3E5" w14:textId="77777777" w:rsidR="00AA4CA3" w:rsidRDefault="00F2093E" w:rsidP="2DD37415">
      <w:pPr>
        <w:widowControl w:val="0"/>
        <w:snapToGrid w:val="0"/>
        <w:spacing w:line="400" w:lineRule="atLeast"/>
        <w:ind w:firstLineChars="200" w:firstLine="440"/>
        <w:rPr>
          <w:rFonts w:ascii="Arial Narrow" w:eastAsia="仿宋_GB2312" w:hAnsi="Arial Narrow" w:cs="Arial"/>
          <w:kern w:val="24"/>
          <w:sz w:val="22"/>
          <w:szCs w:val="22"/>
        </w:rPr>
      </w:pPr>
      <w:r w:rsidRPr="2DD37415">
        <w:rPr>
          <w:rFonts w:ascii="Arial Narrow" w:eastAsia="仿宋_GB2312" w:hAnsi="Arial Narrow" w:cs="Arial"/>
          <w:kern w:val="24"/>
          <w:sz w:val="22"/>
          <w:szCs w:val="22"/>
        </w:rPr>
        <w:t>根据</w:t>
      </w:r>
      <w:r w:rsidRPr="2DD37415">
        <w:rPr>
          <w:rFonts w:ascii="Arial Narrow" w:eastAsia="仿宋_GB2312" w:hAnsi="Arial Narrow" w:cs="Arial"/>
          <w:kern w:val="24"/>
          <w:sz w:val="22"/>
          <w:szCs w:val="22"/>
        </w:rPr>
        <w:t>2023</w:t>
      </w:r>
      <w:r w:rsidRPr="2DD37415">
        <w:rPr>
          <w:rFonts w:ascii="Arial Narrow" w:eastAsia="仿宋_GB2312" w:hAnsi="Arial Narrow" w:cs="Arial"/>
          <w:kern w:val="24"/>
          <w:sz w:val="22"/>
          <w:szCs w:val="22"/>
        </w:rPr>
        <w:t>年</w:t>
      </w:r>
      <w:r w:rsidRPr="2DD37415">
        <w:rPr>
          <w:rFonts w:ascii="Arial Narrow" w:eastAsia="仿宋_GB2312" w:hAnsi="Arial Narrow" w:cs="Arial"/>
          <w:kern w:val="24"/>
          <w:sz w:val="22"/>
          <w:szCs w:val="22"/>
        </w:rPr>
        <w:t>“</w:t>
      </w:r>
      <w:r w:rsidRPr="2DD37415">
        <w:rPr>
          <w:rFonts w:ascii="Arial Narrow" w:eastAsia="仿宋_GB2312" w:hAnsi="Arial Narrow" w:cs="Arial"/>
          <w:kern w:val="24"/>
          <w:sz w:val="22"/>
          <w:szCs w:val="22"/>
        </w:rPr>
        <w:t>企业成本</w:t>
      </w:r>
      <w:r w:rsidRPr="2DD37415">
        <w:rPr>
          <w:rFonts w:ascii="Arial Narrow" w:eastAsia="仿宋_GB2312" w:hAnsi="Arial Narrow" w:cs="Arial"/>
          <w:kern w:val="24"/>
          <w:sz w:val="22"/>
          <w:szCs w:val="22"/>
        </w:rPr>
        <w:t>”</w:t>
      </w:r>
      <w:r w:rsidRPr="2DD37415">
        <w:rPr>
          <w:rFonts w:ascii="Arial Narrow" w:eastAsia="仿宋_GB2312" w:hAnsi="Arial Narrow" w:cs="Arial"/>
          <w:kern w:val="24"/>
          <w:sz w:val="22"/>
          <w:szCs w:val="22"/>
        </w:rPr>
        <w:t>调研总报告，</w:t>
      </w:r>
      <w:r w:rsidRPr="2DD37415">
        <w:rPr>
          <w:rFonts w:ascii="Arial Narrow" w:eastAsia="仿宋_GB2312" w:hAnsi="Arial Narrow" w:cs="Arial"/>
          <w:kern w:val="24"/>
          <w:sz w:val="22"/>
          <w:szCs w:val="22"/>
        </w:rPr>
        <w:t>2035</w:t>
      </w:r>
      <w:r w:rsidRPr="2DD37415">
        <w:rPr>
          <w:rFonts w:ascii="Arial Narrow" w:eastAsia="仿宋_GB2312" w:hAnsi="Arial Narrow" w:cs="Arial"/>
          <w:kern w:val="24"/>
          <w:sz w:val="22"/>
          <w:szCs w:val="22"/>
        </w:rPr>
        <w:t>年之前，我国新增人口将加速减少，导致政府公共责任被迫扩张，社会</w:t>
      </w:r>
      <w:r w:rsidRPr="2DD37415">
        <w:rPr>
          <w:rFonts w:ascii="Arial Narrow" w:eastAsia="仿宋_GB2312" w:hAnsi="Arial Narrow" w:cs="Arial"/>
          <w:kern w:val="24"/>
          <w:sz w:val="22"/>
          <w:szCs w:val="22"/>
        </w:rPr>
        <w:t>“</w:t>
      </w:r>
      <w:r w:rsidRPr="2DD37415">
        <w:rPr>
          <w:rFonts w:ascii="Arial Narrow" w:eastAsia="仿宋_GB2312" w:hAnsi="Arial Narrow" w:cs="Arial"/>
          <w:kern w:val="24"/>
          <w:sz w:val="22"/>
          <w:szCs w:val="22"/>
        </w:rPr>
        <w:t>风险</w:t>
      </w:r>
      <w:r w:rsidRPr="2DD37415">
        <w:rPr>
          <w:rFonts w:ascii="Arial Narrow" w:eastAsia="仿宋_GB2312" w:hAnsi="Arial Narrow" w:cs="Arial"/>
          <w:kern w:val="24"/>
          <w:sz w:val="22"/>
          <w:szCs w:val="22"/>
        </w:rPr>
        <w:t xml:space="preserve"> - </w:t>
      </w:r>
      <w:r w:rsidRPr="2DD37415">
        <w:rPr>
          <w:rFonts w:ascii="Arial Narrow" w:eastAsia="仿宋_GB2312" w:hAnsi="Arial Narrow" w:cs="Arial"/>
          <w:kern w:val="24"/>
          <w:sz w:val="22"/>
          <w:szCs w:val="22"/>
        </w:rPr>
        <w:t>利益</w:t>
      </w:r>
      <w:r w:rsidRPr="2DD37415">
        <w:rPr>
          <w:rFonts w:ascii="Arial Narrow" w:eastAsia="仿宋_GB2312" w:hAnsi="Arial Narrow" w:cs="Arial"/>
          <w:kern w:val="24"/>
          <w:sz w:val="22"/>
          <w:szCs w:val="22"/>
        </w:rPr>
        <w:t>”</w:t>
      </w:r>
      <w:r w:rsidRPr="2DD37415">
        <w:rPr>
          <w:rFonts w:ascii="Arial Narrow" w:eastAsia="仿宋_GB2312" w:hAnsi="Arial Narrow" w:cs="Arial"/>
          <w:kern w:val="24"/>
          <w:sz w:val="22"/>
          <w:szCs w:val="22"/>
        </w:rPr>
        <w:t>分配关系面临重塑，财政支出压力和风险加剧。少子化、老龄化主要通过宏观税率、全要素生产率、劳动力供给和社会投资四个要素对企业成本构成影响。少子化伴随单身独居等非传统家庭形式快速增加，传统家庭的抚幼护老功能退化，导致家庭责任快速向社会、政府转移。另外，我国超大规模廉价劳动力的供给优势逐渐丧失，企业将付出更多的人工成本，劳动力密集型产业面临釜底抽薪。</w:t>
      </w:r>
    </w:p>
    <w:p w14:paraId="2974AC13" w14:textId="662C0E36" w:rsidR="00AA4CA3" w:rsidRDefault="00F2093E">
      <w:pPr>
        <w:adjustRightInd w:val="0"/>
        <w:snapToGrid w:val="0"/>
        <w:spacing w:before="240" w:after="240" w:line="360" w:lineRule="auto"/>
        <w:ind w:firstLine="425"/>
        <w:rPr>
          <w:rFonts w:ascii="Arial Narrow" w:eastAsia="仿宋_GB2312" w:hAnsi="Arial Narrow" w:cs="Arial"/>
          <w:sz w:val="22"/>
          <w:szCs w:val="22"/>
        </w:rPr>
      </w:pPr>
      <w:r w:rsidRPr="2DD37415">
        <w:rPr>
          <w:rFonts w:ascii="Arial Narrow" w:eastAsia="仿宋_GB2312" w:hAnsi="Arial Narrow" w:cs="Arial"/>
          <w:kern w:val="24"/>
          <w:sz w:val="22"/>
          <w:szCs w:val="22"/>
        </w:rPr>
        <w:t>因此，随着劳动力成本逐年上升，</w:t>
      </w:r>
      <w:r w:rsidR="00D74580">
        <w:rPr>
          <w:rFonts w:ascii="Arial Narrow" w:eastAsia="仿宋_GB2312" w:hAnsi="Arial Narrow" w:cs="Arial Unicode MS"/>
          <w:sz w:val="22"/>
          <w:szCs w:val="22"/>
        </w:rPr>
        <w:t>上海派智</w:t>
      </w:r>
      <w:r w:rsidRPr="2DD37415">
        <w:rPr>
          <w:rFonts w:ascii="Arial Narrow" w:eastAsia="仿宋_GB2312" w:hAnsi="Arial Narrow" w:cs="Arial"/>
          <w:kern w:val="24"/>
          <w:sz w:val="22"/>
          <w:szCs w:val="22"/>
        </w:rPr>
        <w:t>并没有从劳动力成本中收益。</w:t>
      </w:r>
    </w:p>
    <w:p w14:paraId="7BFA0D3F" w14:textId="77777777" w:rsidR="00AA4CA3" w:rsidRDefault="00F2093E">
      <w:pPr>
        <w:pStyle w:val="af9"/>
        <w:spacing w:before="156" w:after="156"/>
        <w:outlineLvl w:val="2"/>
        <w:rPr>
          <w:rFonts w:ascii="Arial Narrow" w:eastAsia="仿宋_GB2312" w:hAnsi="Arial Narrow" w:cs="楷体"/>
          <w:b w:val="0"/>
          <w:i w:val="0"/>
          <w:color w:val="002060"/>
          <w:sz w:val="22"/>
          <w:szCs w:val="22"/>
        </w:rPr>
      </w:pPr>
      <w:bookmarkStart w:id="1144" w:name="_Toc22399"/>
      <w:bookmarkStart w:id="1145" w:name="_Toc110439114"/>
      <w:bookmarkStart w:id="1146" w:name="_Toc142398894"/>
      <w:bookmarkStart w:id="1147" w:name="_Toc75277682"/>
      <w:bookmarkStart w:id="1148" w:name="_Toc21484"/>
      <w:bookmarkStart w:id="1149" w:name="_Toc27566"/>
      <w:bookmarkStart w:id="1150" w:name="_Toc171076014"/>
      <w:r>
        <w:rPr>
          <w:rFonts w:ascii="Arial Narrow" w:eastAsia="仿宋_GB2312" w:hAnsi="Arial Narrow" w:cs="楷体"/>
          <w:b w:val="0"/>
          <w:i w:val="0"/>
          <w:color w:val="002060"/>
          <w:sz w:val="22"/>
          <w:szCs w:val="22"/>
        </w:rPr>
        <w:t>6.3.2.</w:t>
      </w:r>
      <w:r>
        <w:rPr>
          <w:rFonts w:ascii="Arial Narrow" w:eastAsia="仿宋_GB2312" w:hAnsi="Arial Narrow" w:cs="楷体"/>
          <w:b w:val="0"/>
          <w:i w:val="0"/>
          <w:color w:val="002060"/>
          <w:sz w:val="22"/>
          <w:szCs w:val="22"/>
        </w:rPr>
        <w:t>市场溢价</w:t>
      </w:r>
      <w:bookmarkEnd w:id="1144"/>
      <w:bookmarkEnd w:id="1145"/>
      <w:bookmarkEnd w:id="1146"/>
      <w:bookmarkEnd w:id="1147"/>
      <w:bookmarkEnd w:id="1148"/>
      <w:bookmarkEnd w:id="1149"/>
      <w:bookmarkEnd w:id="1150"/>
    </w:p>
    <w:p w14:paraId="42DB1A81" w14:textId="77777777" w:rsidR="00AA4CA3" w:rsidRDefault="00F2093E">
      <w:pPr>
        <w:adjustRightInd w:val="0"/>
        <w:snapToGrid w:val="0"/>
        <w:spacing w:before="240" w:after="240" w:line="360" w:lineRule="auto"/>
        <w:ind w:firstLine="425"/>
        <w:rPr>
          <w:rFonts w:ascii="Arial Narrow" w:eastAsia="仿宋_GB2312" w:hAnsi="Arial Narrow" w:cs="Arial"/>
          <w:iCs/>
          <w:kern w:val="24"/>
          <w:sz w:val="22"/>
          <w:szCs w:val="22"/>
          <w:vertAlign w:val="superscript"/>
        </w:rPr>
      </w:pPr>
      <w:r>
        <w:rPr>
          <w:rFonts w:ascii="Arial Narrow" w:eastAsia="仿宋_GB2312" w:hAnsi="Arial Narrow" w:cs="Arial" w:hint="eastAsia"/>
          <w:iCs/>
          <w:kern w:val="24"/>
          <w:sz w:val="22"/>
          <w:szCs w:val="22"/>
        </w:rPr>
        <w:t>市场溢价，是指跨国企业将经营活动安排在有独特特质的地区而获得的额外利润，这些地区的特质会对一项服务或产品的销售和需求造成影响。</w:t>
      </w:r>
      <w:r>
        <w:rPr>
          <w:rFonts w:ascii="Arial Narrow" w:hAnsi="Arial Narrow"/>
          <w:iCs/>
          <w:kern w:val="24"/>
          <w:sz w:val="22"/>
          <w:szCs w:val="22"/>
          <w:vertAlign w:val="superscript"/>
        </w:rPr>
        <w:footnoteReference w:id="17"/>
      </w:r>
    </w:p>
    <w:p w14:paraId="62F16A8B" w14:textId="23900CA4" w:rsidR="00AA4CA3" w:rsidRDefault="00F2093E">
      <w:pPr>
        <w:adjustRightInd w:val="0"/>
        <w:snapToGrid w:val="0"/>
        <w:spacing w:before="240" w:after="240" w:line="360" w:lineRule="auto"/>
        <w:ind w:firstLine="475"/>
        <w:rPr>
          <w:rFonts w:ascii="仿宋_GB2312" w:eastAsia="仿宋_GB2312" w:hAnsi="Arial Narrow" w:cs="Arial Unicode MS"/>
          <w:sz w:val="22"/>
          <w:szCs w:val="22"/>
        </w:rPr>
      </w:pPr>
      <w:r w:rsidRPr="2DD37415">
        <w:rPr>
          <w:rFonts w:ascii="仿宋_GB2312" w:eastAsia="仿宋_GB2312" w:hAnsi="Arial Narrow" w:cs="Arial Unicode MS"/>
          <w:sz w:val="22"/>
          <w:szCs w:val="22"/>
        </w:rPr>
        <w:t>从市场溢价角度而言，虽然中国地区市场及海外市场规模巨大，但包括</w:t>
      </w:r>
      <w:r w:rsidR="0052738A" w:rsidRPr="2DD37415">
        <w:rPr>
          <w:rFonts w:ascii="Arial Narrow" w:eastAsia="仿宋_GB2312" w:hAnsi="Arial Narrow" w:cs="Arial Unicode MS"/>
          <w:sz w:val="22"/>
          <w:szCs w:val="22"/>
        </w:rPr>
        <w:t>上海派智</w:t>
      </w:r>
      <w:r w:rsidRPr="2DD37415">
        <w:rPr>
          <w:rFonts w:ascii="仿宋_GB2312" w:eastAsia="仿宋_GB2312" w:hAnsi="Arial Narrow" w:cs="Arial Unicode MS"/>
          <w:sz w:val="22"/>
          <w:szCs w:val="22"/>
        </w:rPr>
        <w:t>在内的在华企业所从事的业务面临充分的市场竞争，这些竞争不仅来自跨国公司，也来自于境内企业。经过近年来发展，行业内企业数目快速增加，如第三章行业分析所述，</w:t>
      </w:r>
      <w:r w:rsidR="0052738A" w:rsidRPr="2DD37415">
        <w:rPr>
          <w:rFonts w:ascii="Arial Narrow" w:eastAsia="仿宋_GB2312" w:hAnsi="Arial Narrow" w:cs="Arial Unicode MS"/>
          <w:sz w:val="22"/>
          <w:szCs w:val="22"/>
        </w:rPr>
        <w:t>上海派智</w:t>
      </w:r>
      <w:r w:rsidRPr="2DD37415">
        <w:rPr>
          <w:rFonts w:ascii="仿宋_GB2312" w:eastAsia="仿宋_GB2312" w:hAnsi="Arial Narrow" w:cs="Arial Unicode MS"/>
          <w:sz w:val="22"/>
          <w:szCs w:val="22"/>
        </w:rPr>
        <w:t>所处行业市场竞争也变得越来越激烈，当下的市场环境也变得越来越复杂。在市场竞争激烈的情况下，</w:t>
      </w:r>
      <w:r w:rsidR="0052738A" w:rsidRPr="2DD37415">
        <w:rPr>
          <w:rFonts w:ascii="Arial Narrow" w:eastAsia="仿宋_GB2312" w:hAnsi="Arial Narrow" w:cs="Arial Unicode MS"/>
          <w:sz w:val="22"/>
          <w:szCs w:val="22"/>
        </w:rPr>
        <w:t>上海派智</w:t>
      </w:r>
      <w:r w:rsidRPr="2DD37415">
        <w:rPr>
          <w:rFonts w:ascii="仿宋_GB2312" w:eastAsia="仿宋_GB2312" w:hAnsi="Arial Narrow" w:cs="Arial Unicode MS"/>
          <w:sz w:val="22"/>
          <w:szCs w:val="22"/>
        </w:rPr>
        <w:t>并不能简单享有中国地区市场规模带来的额外利润。</w:t>
      </w:r>
    </w:p>
    <w:p w14:paraId="629145C3" w14:textId="65959EFB" w:rsidR="00AA4CA3" w:rsidRDefault="00F2093E" w:rsidP="2DD37415">
      <w:pPr>
        <w:adjustRightInd w:val="0"/>
        <w:snapToGrid w:val="0"/>
        <w:spacing w:before="240" w:after="240" w:line="360" w:lineRule="auto"/>
        <w:ind w:firstLine="475"/>
        <w:rPr>
          <w:rFonts w:ascii="Arial Narrow" w:eastAsia="仿宋_GB2312" w:hAnsi="Arial Narrow" w:cs="Arial"/>
          <w:kern w:val="24"/>
          <w:sz w:val="22"/>
          <w:szCs w:val="22"/>
        </w:rPr>
      </w:pPr>
      <w:r w:rsidRPr="2DD37415">
        <w:rPr>
          <w:rFonts w:ascii="Arial Narrow" w:eastAsia="仿宋_GB2312" w:hAnsi="Arial Narrow" w:cs="Arial"/>
          <w:kern w:val="24"/>
          <w:sz w:val="22"/>
          <w:szCs w:val="22"/>
        </w:rPr>
        <w:t>如上所述，</w:t>
      </w:r>
      <w:r w:rsidR="0052738A">
        <w:rPr>
          <w:rFonts w:ascii="Arial Narrow" w:eastAsia="仿宋_GB2312" w:hAnsi="Arial Narrow" w:cs="Arial Unicode MS"/>
          <w:sz w:val="22"/>
          <w:szCs w:val="22"/>
        </w:rPr>
        <w:t>上海派智</w:t>
      </w:r>
      <w:r w:rsidRPr="2DD37415">
        <w:rPr>
          <w:rFonts w:ascii="Arial Narrow" w:eastAsia="仿宋_GB2312" w:hAnsi="Arial Narrow" w:cs="Arial"/>
          <w:kern w:val="24"/>
          <w:sz w:val="22"/>
          <w:szCs w:val="22"/>
        </w:rPr>
        <w:t>并没有获得成本节约和市场溢价因素带来的收益与优势。</w:t>
      </w:r>
    </w:p>
    <w:p w14:paraId="7A2E3FEC" w14:textId="77777777" w:rsidR="00AA4CA3" w:rsidRDefault="00F2093E">
      <w:pPr>
        <w:pStyle w:val="af9"/>
        <w:spacing w:before="156" w:after="156"/>
        <w:rPr>
          <w:rFonts w:ascii="Arial Narrow" w:eastAsia="仿宋_GB2312" w:hAnsi="Arial Narrow" w:cs="楷体"/>
          <w:b w:val="0"/>
          <w:i w:val="0"/>
          <w:color w:val="002060"/>
          <w:sz w:val="22"/>
          <w:szCs w:val="22"/>
        </w:rPr>
      </w:pPr>
      <w:bookmarkStart w:id="1151" w:name="_Toc859"/>
      <w:bookmarkStart w:id="1152" w:name="_Toc45183461"/>
      <w:bookmarkStart w:id="1153" w:name="_Toc110439115"/>
      <w:bookmarkStart w:id="1154" w:name="_Toc23688"/>
      <w:bookmarkStart w:id="1155" w:name="_Toc8625"/>
      <w:bookmarkStart w:id="1156" w:name="_Toc171076015"/>
      <w:r>
        <w:rPr>
          <w:rFonts w:ascii="Arial Narrow" w:eastAsia="仿宋_GB2312" w:hAnsi="Arial Narrow" w:cs="楷体" w:hint="eastAsia"/>
          <w:b w:val="0"/>
          <w:i w:val="0"/>
          <w:color w:val="002060"/>
          <w:sz w:val="22"/>
          <w:szCs w:val="22"/>
        </w:rPr>
        <w:lastRenderedPageBreak/>
        <w:t>6.4.</w:t>
      </w:r>
      <w:r>
        <w:rPr>
          <w:rFonts w:ascii="Arial Narrow" w:eastAsia="仿宋_GB2312" w:hAnsi="Arial Narrow" w:cs="楷体" w:hint="eastAsia"/>
          <w:b w:val="0"/>
          <w:i w:val="0"/>
          <w:color w:val="002060"/>
          <w:sz w:val="22"/>
          <w:szCs w:val="22"/>
        </w:rPr>
        <w:t>价值</w:t>
      </w:r>
      <w:r>
        <w:rPr>
          <w:rFonts w:ascii="Arial Narrow" w:eastAsia="仿宋_GB2312" w:hAnsi="Arial Narrow" w:cs="楷体"/>
          <w:b w:val="0"/>
          <w:i w:val="0"/>
          <w:color w:val="002060"/>
          <w:sz w:val="22"/>
          <w:szCs w:val="22"/>
        </w:rPr>
        <w:t>链各参与方财务报表</w:t>
      </w:r>
      <w:bookmarkEnd w:id="1151"/>
      <w:bookmarkEnd w:id="1152"/>
      <w:bookmarkEnd w:id="1153"/>
      <w:bookmarkEnd w:id="1154"/>
      <w:bookmarkEnd w:id="1155"/>
      <w:bookmarkEnd w:id="1156"/>
    </w:p>
    <w:p w14:paraId="2353F62C" w14:textId="40061FD9" w:rsidR="00BD460B" w:rsidRDefault="00BD460B" w:rsidP="00BD460B">
      <w:pPr>
        <w:adjustRightInd w:val="0"/>
        <w:snapToGrid w:val="0"/>
        <w:spacing w:before="240" w:after="240" w:line="360" w:lineRule="auto"/>
        <w:ind w:firstLine="475"/>
        <w:rPr>
          <w:rFonts w:ascii="Arial Narrow" w:eastAsia="仿宋_GB2312" w:hAnsi="Arial Narrow" w:cs="Arial"/>
          <w:iCs/>
          <w:kern w:val="24"/>
          <w:sz w:val="22"/>
          <w:szCs w:val="22"/>
        </w:rPr>
      </w:pPr>
      <w:r>
        <w:rPr>
          <w:rFonts w:ascii="Arial Narrow" w:eastAsia="仿宋_GB2312" w:hAnsi="Arial Narrow" w:cs="Arial"/>
          <w:iCs/>
          <w:kern w:val="24"/>
          <w:sz w:val="22"/>
          <w:szCs w:val="22"/>
        </w:rPr>
        <w:t>派智集团的合并财务报表（未经审计）详见附件五。由于经济下行，派智集团</w:t>
      </w:r>
      <w:r>
        <w:rPr>
          <w:rFonts w:ascii="Arial Narrow" w:eastAsia="仿宋_GB2312" w:hAnsi="Arial Narrow" w:cs="Arial" w:hint="eastAsia"/>
          <w:iCs/>
          <w:kern w:val="24"/>
          <w:sz w:val="22"/>
          <w:szCs w:val="22"/>
        </w:rPr>
        <w:t>2</w:t>
      </w:r>
      <w:r>
        <w:rPr>
          <w:rFonts w:ascii="Arial Narrow" w:eastAsia="仿宋_GB2312" w:hAnsi="Arial Narrow" w:cs="Arial"/>
          <w:iCs/>
          <w:kern w:val="24"/>
          <w:sz w:val="22"/>
          <w:szCs w:val="22"/>
        </w:rPr>
        <w:t>023</w:t>
      </w:r>
      <w:r>
        <w:rPr>
          <w:rFonts w:ascii="Arial Narrow" w:eastAsia="仿宋_GB2312" w:hAnsi="Arial Narrow" w:cs="Arial"/>
          <w:iCs/>
          <w:kern w:val="24"/>
          <w:sz w:val="22"/>
          <w:szCs w:val="22"/>
        </w:rPr>
        <w:t>年度整体亏损。</w:t>
      </w:r>
    </w:p>
    <w:p w14:paraId="3EE9F759" w14:textId="54038244" w:rsidR="00AA4CA3" w:rsidRPr="00BD460B" w:rsidRDefault="00BD460B" w:rsidP="2DD37415">
      <w:pPr>
        <w:adjustRightInd w:val="0"/>
        <w:snapToGrid w:val="0"/>
        <w:spacing w:before="240" w:after="240" w:line="360" w:lineRule="auto"/>
        <w:ind w:firstLine="475"/>
        <w:rPr>
          <w:rFonts w:ascii="Arial Narrow" w:eastAsia="仿宋_GB2312" w:hAnsi="Arial Narrow" w:cs="Arial"/>
          <w:kern w:val="24"/>
          <w:sz w:val="22"/>
          <w:szCs w:val="22"/>
        </w:rPr>
      </w:pPr>
      <w:r w:rsidRPr="2DD37415">
        <w:rPr>
          <w:rFonts w:ascii="Arial Narrow" w:eastAsia="仿宋_GB2312" w:hAnsi="Arial Narrow" w:cs="Arial"/>
          <w:kern w:val="24"/>
          <w:sz w:val="22"/>
          <w:szCs w:val="22"/>
        </w:rPr>
        <w:t>价值链上其他关联方</w:t>
      </w:r>
      <w:r w:rsidRPr="2DD37415">
        <w:rPr>
          <w:rFonts w:ascii="Arial Narrow" w:eastAsia="仿宋_GB2312" w:hAnsi="Arial Narrow" w:cs="Arial"/>
          <w:kern w:val="24"/>
          <w:sz w:val="22"/>
          <w:szCs w:val="22"/>
        </w:rPr>
        <w:t>2023</w:t>
      </w:r>
      <w:r w:rsidRPr="2DD37415">
        <w:rPr>
          <w:rFonts w:ascii="Arial Narrow" w:eastAsia="仿宋_GB2312" w:hAnsi="Arial Narrow" w:cs="Arial"/>
          <w:kern w:val="24"/>
          <w:sz w:val="22"/>
          <w:szCs w:val="22"/>
        </w:rPr>
        <w:t>年的财务数据和信息（可能）并非仅与</w:t>
      </w:r>
      <w:r w:rsidR="000D6798" w:rsidRPr="2DD37415">
        <w:rPr>
          <w:rFonts w:ascii="Arial Narrow" w:eastAsia="仿宋_GB2312" w:hAnsi="Arial Narrow" w:cs="Arial"/>
          <w:kern w:val="24"/>
          <w:sz w:val="22"/>
          <w:szCs w:val="22"/>
        </w:rPr>
        <w:t>上海派智</w:t>
      </w:r>
      <w:r w:rsidRPr="2DD37415">
        <w:rPr>
          <w:rFonts w:ascii="Arial Narrow" w:eastAsia="仿宋_GB2312" w:hAnsi="Arial Narrow" w:cs="Arial"/>
          <w:kern w:val="24"/>
          <w:sz w:val="22"/>
          <w:szCs w:val="22"/>
        </w:rPr>
        <w:t>发生交易往来；</w:t>
      </w:r>
      <w:r w:rsidR="00DB1CDF" w:rsidRPr="2DD37415">
        <w:rPr>
          <w:rFonts w:ascii="Arial Narrow" w:eastAsia="仿宋_GB2312" w:hAnsi="Arial Narrow" w:cs="Arial"/>
          <w:kern w:val="24"/>
          <w:sz w:val="22"/>
          <w:szCs w:val="22"/>
        </w:rPr>
        <w:t>且</w:t>
      </w:r>
      <w:r w:rsidRPr="2DD37415">
        <w:rPr>
          <w:rFonts w:ascii="Arial Narrow" w:eastAsia="仿宋_GB2312" w:hAnsi="Arial Narrow" w:cs="Arial"/>
          <w:kern w:val="24"/>
          <w:sz w:val="22"/>
          <w:szCs w:val="22"/>
        </w:rPr>
        <w:t>集团内企业都有独立的业绩考核指标，各关联方之间存在一定的竞争关系。如有要求，可在本公司征求关联方同意之后提供该数据。</w:t>
      </w:r>
    </w:p>
    <w:p w14:paraId="30C2DA50" w14:textId="77777777" w:rsidR="00AA4CA3" w:rsidRDefault="00F2093E">
      <w:pPr>
        <w:spacing w:before="0" w:after="0"/>
        <w:ind w:left="0" w:right="0"/>
        <w:jc w:val="left"/>
        <w:rPr>
          <w:rFonts w:ascii="Arial Narrow" w:eastAsia="仿宋_GB2312" w:hAnsi="Arial Narrow" w:cs="Arial Unicode MS"/>
          <w:color w:val="3F9C35"/>
          <w:sz w:val="28"/>
          <w:szCs w:val="22"/>
        </w:rPr>
      </w:pPr>
      <w:bookmarkStart w:id="1157" w:name="_Toc28664"/>
      <w:bookmarkStart w:id="1158" w:name="_Toc522015241"/>
      <w:bookmarkStart w:id="1159" w:name="_Toc19509"/>
      <w:bookmarkStart w:id="1160" w:name="_Toc4079"/>
      <w:bookmarkStart w:id="1161" w:name="_Toc7310"/>
      <w:bookmarkStart w:id="1162" w:name="_Toc110439116"/>
      <w:r>
        <w:rPr>
          <w:rFonts w:ascii="Arial Narrow" w:eastAsia="仿宋_GB2312" w:hAnsi="Arial Narrow" w:cs="Arial Unicode MS"/>
          <w:color w:val="3F9C35"/>
          <w:sz w:val="28"/>
          <w:szCs w:val="22"/>
        </w:rPr>
        <w:br w:type="page"/>
      </w:r>
    </w:p>
    <w:p w14:paraId="3E3E05C1" w14:textId="77777777" w:rsidR="00AA4CA3" w:rsidRDefault="00F2093E" w:rsidP="008755D6">
      <w:pPr>
        <w:pStyle w:val="ListParagraph1"/>
        <w:spacing w:before="0" w:after="0"/>
        <w:ind w:left="0" w:right="0" w:firstLineChars="0" w:firstLine="0"/>
        <w:outlineLvl w:val="0"/>
        <w:rPr>
          <w:rFonts w:ascii="Arial Narrow" w:eastAsia="仿宋_GB2312" w:hAnsi="Arial Narrow" w:cs="Arial Unicode MS"/>
          <w:color w:val="4F6228" w:themeColor="accent3" w:themeShade="80"/>
          <w:sz w:val="28"/>
          <w:szCs w:val="22"/>
        </w:rPr>
      </w:pPr>
      <w:bookmarkStart w:id="1163" w:name="_Toc171076016"/>
      <w:r>
        <w:rPr>
          <w:rFonts w:ascii="Arial Narrow" w:eastAsia="仿宋_GB2312" w:hAnsi="Arial Narrow" w:cs="Arial Unicode MS"/>
          <w:color w:val="4F6228" w:themeColor="accent3" w:themeShade="80"/>
          <w:sz w:val="28"/>
          <w:szCs w:val="22"/>
        </w:rPr>
        <w:lastRenderedPageBreak/>
        <w:t>7.</w:t>
      </w:r>
      <w:r>
        <w:rPr>
          <w:rFonts w:ascii="Arial Narrow" w:eastAsia="仿宋_GB2312" w:hAnsi="Arial Narrow" w:cs="Arial Unicode MS"/>
          <w:color w:val="4F6228" w:themeColor="accent3" w:themeShade="80"/>
          <w:sz w:val="28"/>
          <w:szCs w:val="22"/>
        </w:rPr>
        <w:t>可比性分析</w:t>
      </w:r>
      <w:bookmarkEnd w:id="1157"/>
      <w:bookmarkEnd w:id="1158"/>
      <w:bookmarkEnd w:id="1159"/>
      <w:bookmarkEnd w:id="1160"/>
      <w:bookmarkEnd w:id="1161"/>
      <w:bookmarkEnd w:id="1162"/>
      <w:bookmarkEnd w:id="1163"/>
    </w:p>
    <w:p w14:paraId="6C6F9D05" w14:textId="77777777" w:rsidR="00AA4CA3" w:rsidRDefault="00F2093E">
      <w:pPr>
        <w:pStyle w:val="af9"/>
        <w:spacing w:before="156" w:after="156"/>
        <w:rPr>
          <w:rFonts w:ascii="Arial Narrow" w:eastAsia="仿宋_GB2312" w:hAnsi="Arial Narrow" w:cs="楷体"/>
          <w:b w:val="0"/>
          <w:i w:val="0"/>
          <w:color w:val="002060"/>
          <w:sz w:val="22"/>
          <w:szCs w:val="22"/>
        </w:rPr>
      </w:pPr>
      <w:bookmarkStart w:id="1164" w:name="_Toc10382"/>
      <w:bookmarkStart w:id="1165" w:name="_Toc21388"/>
      <w:bookmarkStart w:id="1166" w:name="_Toc16913"/>
      <w:bookmarkStart w:id="1167" w:name="_Toc110439117"/>
      <w:bookmarkStart w:id="1168" w:name="_Toc522015242"/>
      <w:bookmarkStart w:id="1169" w:name="_Toc3947"/>
      <w:bookmarkStart w:id="1170" w:name="_Toc171076017"/>
      <w:r>
        <w:rPr>
          <w:rFonts w:ascii="Arial Narrow" w:eastAsia="仿宋_GB2312" w:hAnsi="Arial Narrow" w:cs="楷体"/>
          <w:b w:val="0"/>
          <w:i w:val="0"/>
          <w:color w:val="002060"/>
          <w:sz w:val="22"/>
          <w:szCs w:val="22"/>
        </w:rPr>
        <w:t>7.1.</w:t>
      </w:r>
      <w:r>
        <w:rPr>
          <w:rFonts w:ascii="Arial Narrow" w:eastAsia="仿宋_GB2312" w:hAnsi="Arial Narrow" w:cs="楷体"/>
          <w:b w:val="0"/>
          <w:i w:val="0"/>
          <w:color w:val="002060"/>
          <w:sz w:val="22"/>
          <w:szCs w:val="22"/>
        </w:rPr>
        <w:t>简介</w:t>
      </w:r>
      <w:bookmarkEnd w:id="1164"/>
      <w:bookmarkEnd w:id="1165"/>
      <w:bookmarkEnd w:id="1166"/>
      <w:bookmarkEnd w:id="1167"/>
      <w:bookmarkEnd w:id="1168"/>
      <w:bookmarkEnd w:id="1169"/>
      <w:bookmarkEnd w:id="1170"/>
    </w:p>
    <w:p w14:paraId="10E7B5D7" w14:textId="77777777" w:rsidR="00AA4CA3" w:rsidRDefault="00F2093E">
      <w:pPr>
        <w:spacing w:beforeLines="50" w:before="156" w:afterLines="50" w:after="156" w:line="360" w:lineRule="auto"/>
        <w:ind w:firstLineChars="200" w:firstLine="440"/>
        <w:rPr>
          <w:rFonts w:ascii="Arial Narrow" w:eastAsia="仿宋_GB2312" w:hAnsi="Arial Narrow" w:cs="Arial Unicode MS"/>
          <w:sz w:val="22"/>
          <w:szCs w:val="22"/>
        </w:rPr>
      </w:pPr>
      <w:r>
        <w:rPr>
          <w:rFonts w:ascii="Arial Narrow" w:eastAsia="仿宋_GB2312" w:hAnsi="Arial Narrow" w:cs="Arial Unicode MS"/>
          <w:sz w:val="22"/>
          <w:szCs w:val="22"/>
        </w:rPr>
        <w:t>《中华人民共和国企业所得税法》第</w:t>
      </w:r>
      <w:r>
        <w:rPr>
          <w:rFonts w:ascii="Arial Narrow" w:eastAsia="仿宋_GB2312" w:hAnsi="Arial Narrow" w:cs="Arial Unicode MS"/>
          <w:sz w:val="22"/>
          <w:szCs w:val="22"/>
        </w:rPr>
        <w:t>41</w:t>
      </w:r>
      <w:r>
        <w:rPr>
          <w:rFonts w:ascii="Arial Narrow" w:eastAsia="仿宋_GB2312" w:hAnsi="Arial Narrow" w:cs="Arial Unicode MS"/>
          <w:sz w:val="22"/>
          <w:szCs w:val="22"/>
        </w:rPr>
        <w:t>条规定，企业与其关联方之间的业务往来，不符合独立交易原则而减少企业或者其关联方应纳税收入或者所得额的，税务机关有权按照合理方法进行调整。由此可见，独立交易原则是中国转让定价法规的核心原则。同时，独立交易原则也是经济合作发展组织（</w:t>
      </w:r>
      <w:r>
        <w:rPr>
          <w:rFonts w:ascii="Arial Narrow" w:eastAsia="仿宋_GB2312" w:hAnsi="Arial Narrow" w:cs="Arial Unicode MS"/>
          <w:sz w:val="22"/>
          <w:szCs w:val="22"/>
        </w:rPr>
        <w:t>“OECD”</w:t>
      </w:r>
      <w:r>
        <w:rPr>
          <w:rFonts w:ascii="Arial Narrow" w:eastAsia="仿宋_GB2312" w:hAnsi="Arial Narrow" w:cs="Arial Unicode MS"/>
          <w:sz w:val="22"/>
          <w:szCs w:val="22"/>
        </w:rPr>
        <w:t>）所认可的指导原则。</w:t>
      </w:r>
    </w:p>
    <w:p w14:paraId="2437B7AC" w14:textId="77777777" w:rsidR="00AA4CA3" w:rsidRDefault="00F2093E">
      <w:pPr>
        <w:spacing w:beforeLines="50" w:before="156" w:afterLines="50" w:after="156" w:line="360" w:lineRule="auto"/>
        <w:ind w:firstLineChars="200" w:firstLine="440"/>
        <w:rPr>
          <w:rFonts w:ascii="Arial Narrow" w:eastAsia="仿宋_GB2312" w:hAnsi="Arial Narrow" w:cs="Arial Unicode MS"/>
          <w:sz w:val="22"/>
          <w:szCs w:val="22"/>
        </w:rPr>
      </w:pPr>
      <w:r>
        <w:rPr>
          <w:rFonts w:ascii="Arial Narrow" w:eastAsia="仿宋_GB2312" w:hAnsi="Arial Narrow" w:cs="Arial Unicode MS"/>
          <w:sz w:val="22"/>
          <w:szCs w:val="22"/>
        </w:rPr>
        <w:t>为了确定最适宜的转让定价评估方法，我们参考了中国转让定价法规和《</w:t>
      </w:r>
      <w:r>
        <w:rPr>
          <w:rFonts w:ascii="Arial Narrow" w:eastAsia="仿宋_GB2312" w:hAnsi="Arial Narrow" w:cs="Arial Unicode MS"/>
          <w:sz w:val="22"/>
          <w:szCs w:val="22"/>
        </w:rPr>
        <w:t>OECD</w:t>
      </w:r>
      <w:r>
        <w:rPr>
          <w:rFonts w:ascii="Arial Narrow" w:eastAsia="仿宋_GB2312" w:hAnsi="Arial Narrow" w:cs="Arial Unicode MS"/>
          <w:sz w:val="22"/>
          <w:szCs w:val="22"/>
        </w:rPr>
        <w:t>转让定价指南》中列明的多种分析关联交易定价的方法，包括可比非受控价格法、再销售价格法、成本加成法、交易净利润法以及利润分割法。前三种方法是分析关联企业之间交易条件和定价方法是否合理的最为直接的方法，但对独立交易数据的可比性要求较高。交易净利润法对产品及功能的可比性要求较前三种方法为低，且可比企业的数据也相对较易获得，因此在实际应用中最普遍。而利润分割法则主要使用于交易双方都具有非常规无形资产或均承担非常规性风险的情形。</w:t>
      </w:r>
    </w:p>
    <w:p w14:paraId="088E0EAA" w14:textId="77777777" w:rsidR="00AA4CA3" w:rsidRDefault="00F2093E">
      <w:pPr>
        <w:spacing w:beforeLines="50" w:before="156" w:afterLines="50" w:after="156" w:line="360" w:lineRule="auto"/>
        <w:ind w:firstLineChars="200" w:firstLine="440"/>
        <w:rPr>
          <w:rFonts w:ascii="Arial Narrow" w:eastAsia="仿宋_GB2312" w:hAnsi="Arial Narrow" w:cs="Arial Unicode MS"/>
          <w:sz w:val="22"/>
          <w:szCs w:val="22"/>
        </w:rPr>
      </w:pPr>
      <w:r>
        <w:rPr>
          <w:rFonts w:ascii="Arial Narrow" w:eastAsia="仿宋_GB2312" w:hAnsi="Arial Narrow" w:cs="Arial Unicode MS"/>
          <w:sz w:val="22"/>
          <w:szCs w:val="22"/>
        </w:rPr>
        <w:t>对以上各种方法的详细描述，请见附件</w:t>
      </w:r>
      <w:r>
        <w:rPr>
          <w:rFonts w:ascii="Arial Narrow" w:eastAsia="仿宋_GB2312" w:hAnsi="Arial Narrow" w:cs="Arial Unicode MS"/>
          <w:sz w:val="22"/>
          <w:szCs w:val="22"/>
        </w:rPr>
        <w:t>1</w:t>
      </w:r>
      <w:r>
        <w:rPr>
          <w:rFonts w:ascii="Arial Narrow" w:eastAsia="仿宋_GB2312" w:hAnsi="Arial Narrow" w:cs="Arial Unicode MS"/>
          <w:sz w:val="22"/>
          <w:szCs w:val="22"/>
        </w:rPr>
        <w:t>。</w:t>
      </w:r>
    </w:p>
    <w:p w14:paraId="4CD546AE" w14:textId="77777777" w:rsidR="00AA4CA3" w:rsidRDefault="00F2093E">
      <w:pPr>
        <w:pStyle w:val="af9"/>
        <w:spacing w:before="156" w:after="156"/>
        <w:rPr>
          <w:rFonts w:ascii="Arial Narrow" w:eastAsia="仿宋_GB2312" w:hAnsi="Arial Narrow" w:cs="楷体"/>
          <w:b w:val="0"/>
          <w:i w:val="0"/>
          <w:color w:val="002060"/>
          <w:sz w:val="22"/>
          <w:szCs w:val="22"/>
        </w:rPr>
      </w:pPr>
      <w:bookmarkStart w:id="1171" w:name="_Toc522015243"/>
      <w:bookmarkStart w:id="1172" w:name="_Toc17460"/>
      <w:bookmarkStart w:id="1173" w:name="_Toc10725"/>
      <w:bookmarkStart w:id="1174" w:name="_Toc23897"/>
      <w:bookmarkStart w:id="1175" w:name="_Toc110439118"/>
      <w:bookmarkStart w:id="1176" w:name="_Toc13321"/>
      <w:bookmarkStart w:id="1177" w:name="_Toc171076018"/>
      <w:r>
        <w:rPr>
          <w:rFonts w:ascii="Arial Narrow" w:eastAsia="仿宋_GB2312" w:hAnsi="Arial Narrow" w:cs="楷体"/>
          <w:b w:val="0"/>
          <w:i w:val="0"/>
          <w:color w:val="002060"/>
          <w:sz w:val="22"/>
          <w:szCs w:val="22"/>
        </w:rPr>
        <w:t>7.2.</w:t>
      </w:r>
      <w:r>
        <w:rPr>
          <w:rFonts w:ascii="Arial Narrow" w:eastAsia="仿宋_GB2312" w:hAnsi="Arial Narrow" w:cs="楷体"/>
          <w:b w:val="0"/>
          <w:i w:val="0"/>
          <w:color w:val="002060"/>
          <w:sz w:val="22"/>
          <w:szCs w:val="22"/>
        </w:rPr>
        <w:t>转让定价方法的选择</w:t>
      </w:r>
      <w:bookmarkEnd w:id="1171"/>
      <w:bookmarkEnd w:id="1172"/>
      <w:bookmarkEnd w:id="1173"/>
      <w:bookmarkEnd w:id="1174"/>
      <w:bookmarkEnd w:id="1175"/>
      <w:bookmarkEnd w:id="1176"/>
      <w:bookmarkEnd w:id="1177"/>
    </w:p>
    <w:p w14:paraId="2D056085" w14:textId="77777777" w:rsidR="00AA4CA3" w:rsidRDefault="00F2093E">
      <w:pPr>
        <w:spacing w:beforeLines="50" w:before="156" w:afterLines="50" w:after="156" w:line="360" w:lineRule="auto"/>
        <w:ind w:firstLineChars="200" w:firstLine="440"/>
        <w:rPr>
          <w:rFonts w:ascii="Arial Narrow" w:eastAsia="仿宋_GB2312" w:hAnsi="Arial Narrow" w:cs="Arial Unicode MS"/>
          <w:sz w:val="22"/>
          <w:szCs w:val="22"/>
        </w:rPr>
      </w:pPr>
      <w:r>
        <w:rPr>
          <w:rFonts w:ascii="Arial Narrow" w:eastAsia="仿宋_GB2312" w:hAnsi="Arial Narrow" w:cs="Arial Unicode MS"/>
          <w:sz w:val="22"/>
          <w:szCs w:val="22"/>
        </w:rPr>
        <w:t>[2016] 42</w:t>
      </w:r>
      <w:r>
        <w:rPr>
          <w:rFonts w:ascii="Arial Narrow" w:eastAsia="仿宋_GB2312" w:hAnsi="Arial Narrow" w:cs="Arial Unicode MS"/>
          <w:sz w:val="22"/>
          <w:szCs w:val="22"/>
        </w:rPr>
        <w:t>号公告第</w:t>
      </w:r>
      <w:r>
        <w:rPr>
          <w:rFonts w:ascii="Arial Narrow" w:eastAsia="仿宋_GB2312" w:hAnsi="Arial Narrow" w:cs="Arial Unicode MS"/>
          <w:sz w:val="22"/>
          <w:szCs w:val="22"/>
        </w:rPr>
        <w:t>14</w:t>
      </w:r>
      <w:r>
        <w:rPr>
          <w:rFonts w:ascii="Arial Narrow" w:eastAsia="仿宋_GB2312" w:hAnsi="Arial Narrow" w:cs="Arial Unicode MS"/>
          <w:sz w:val="22"/>
          <w:szCs w:val="22"/>
        </w:rPr>
        <w:t>条规定，可比性分析考虑的因素，包括交易资产或者劳务特性，交易各方功能、风险和资产，合同条款，经济环境，经营策略等。</w:t>
      </w:r>
    </w:p>
    <w:p w14:paraId="4254A9F4" w14:textId="77777777" w:rsidR="00AA4CA3" w:rsidRDefault="00F2093E">
      <w:pPr>
        <w:spacing w:beforeLines="50" w:before="156" w:afterLines="50" w:after="156" w:line="360" w:lineRule="auto"/>
        <w:ind w:firstLineChars="200" w:firstLine="440"/>
        <w:rPr>
          <w:rFonts w:ascii="Arial Narrow" w:eastAsia="仿宋_GB2312" w:hAnsi="Arial Narrow" w:cs="Arial Unicode MS"/>
          <w:sz w:val="22"/>
          <w:szCs w:val="22"/>
        </w:rPr>
      </w:pPr>
      <w:r>
        <w:rPr>
          <w:rFonts w:ascii="Arial Narrow" w:eastAsia="仿宋_GB2312" w:hAnsi="Arial Narrow" w:cs="Arial Unicode MS"/>
          <w:sz w:val="22"/>
          <w:szCs w:val="22"/>
        </w:rPr>
        <w:t>然而，中国的转让定价法规并没有强调纳税人或税务机关在分析关联交易是否符合独立交易原则时选用转让定价方法的顺序。选择哪一种方法并不绝对，这因关联交易所处的经济环境和事实情况而异。事实上，为了评估受控交易是否符合独立交易原则，决定使用哪种转让定价方法为最合适的方法的关键因素在于该方法能否根据受控交易的事实情况和经济环境，最恰当地估算出独立企业间进行类似业务往来所能获得的财务成果。</w:t>
      </w:r>
      <w:r>
        <w:rPr>
          <w:rFonts w:ascii="Arial Narrow" w:eastAsia="仿宋_GB2312" w:hAnsi="Arial Narrow" w:cs="Arial Unicode MS"/>
          <w:sz w:val="22"/>
          <w:szCs w:val="22"/>
          <w:vertAlign w:val="superscript"/>
        </w:rPr>
        <w:footnoteReference w:id="18"/>
      </w:r>
      <w:r>
        <w:rPr>
          <w:rFonts w:ascii="Arial Narrow" w:eastAsia="仿宋_GB2312" w:hAnsi="Arial Narrow" w:cs="Arial Unicode MS"/>
          <w:sz w:val="22"/>
          <w:szCs w:val="22"/>
        </w:rPr>
        <w:t>由于最合适的转让定价方法是比较各方法相对优点的结果，因此，不完美的方法仍可能被接受，除非有证据证明其他方法更加可靠或能更加准确估算独立交易的结果。</w:t>
      </w:r>
    </w:p>
    <w:p w14:paraId="7EE409A7" w14:textId="77777777" w:rsidR="00AA4CA3" w:rsidRDefault="00F2093E">
      <w:pPr>
        <w:spacing w:beforeLines="50" w:before="156" w:afterLines="50" w:after="156" w:line="360" w:lineRule="auto"/>
        <w:ind w:firstLineChars="200" w:firstLine="440"/>
        <w:rPr>
          <w:rFonts w:ascii="Arial Narrow" w:eastAsia="仿宋_GB2312" w:hAnsi="Arial Narrow" w:cs="Arial Unicode MS"/>
          <w:sz w:val="22"/>
          <w:szCs w:val="22"/>
        </w:rPr>
      </w:pPr>
      <w:r>
        <w:rPr>
          <w:rFonts w:ascii="Arial Narrow" w:eastAsia="仿宋_GB2312" w:hAnsi="Arial Narrow" w:cs="Arial Unicode MS"/>
          <w:sz w:val="22"/>
          <w:szCs w:val="22"/>
        </w:rPr>
        <w:lastRenderedPageBreak/>
        <w:t>以下图表总结了转让定价方法的选择过程。</w:t>
      </w:r>
    </w:p>
    <w:p w14:paraId="0D534940" w14:textId="77777777" w:rsidR="00AA4CA3" w:rsidRDefault="00F2093E">
      <w:pPr>
        <w:pStyle w:val="a3"/>
        <w:ind w:left="420" w:hanging="420"/>
        <w:jc w:val="center"/>
        <w:rPr>
          <w:rFonts w:ascii="Arial Narrow" w:eastAsia="仿宋_GB2312" w:hAnsi="Arial Narrow"/>
          <w:sz w:val="22"/>
        </w:rPr>
      </w:pPr>
      <w:r>
        <w:rPr>
          <w:rFonts w:ascii="Arial Narrow" w:eastAsia="仿宋_GB2312" w:hAnsi="Arial Narrow" w:hint="eastAsia"/>
          <w:sz w:val="22"/>
        </w:rPr>
        <w:t>图表</w:t>
      </w:r>
      <w:r>
        <w:rPr>
          <w:rFonts w:ascii="Arial Narrow" w:eastAsia="仿宋_GB2312" w:hAnsi="Arial Narrow" w:hint="eastAsia"/>
          <w:sz w:val="22"/>
        </w:rPr>
        <w:t xml:space="preserve"> </w:t>
      </w:r>
      <w:r>
        <w:rPr>
          <w:rFonts w:ascii="Arial Narrow" w:eastAsia="仿宋_GB2312" w:hAnsi="Arial Narrow"/>
          <w:sz w:val="22"/>
        </w:rPr>
        <w:t>23</w:t>
      </w:r>
      <w:r>
        <w:rPr>
          <w:rFonts w:ascii="Arial Narrow" w:eastAsia="仿宋_GB2312" w:hAnsi="Arial Narrow" w:hint="eastAsia"/>
          <w:sz w:val="22"/>
        </w:rPr>
        <w:t>：</w:t>
      </w:r>
      <w:r>
        <w:rPr>
          <w:rFonts w:ascii="Arial Narrow" w:eastAsia="仿宋_GB2312" w:hAnsi="Arial Narrow"/>
          <w:sz w:val="22"/>
        </w:rPr>
        <w:t>合适转让定价方法的选择</w:t>
      </w:r>
    </w:p>
    <w:tbl>
      <w:tblPr>
        <w:tblW w:w="81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0"/>
        <w:gridCol w:w="2551"/>
        <w:gridCol w:w="3654"/>
      </w:tblGrid>
      <w:tr w:rsidR="00AA4CA3" w14:paraId="703E86D7" w14:textId="77777777" w:rsidTr="2DD37415">
        <w:trPr>
          <w:trHeight w:val="550"/>
          <w:tblHeader/>
          <w:jc w:val="center"/>
        </w:trPr>
        <w:tc>
          <w:tcPr>
            <w:tcW w:w="1980" w:type="dxa"/>
            <w:shd w:val="clear" w:color="auto" w:fill="002060"/>
            <w:vAlign w:val="center"/>
          </w:tcPr>
          <w:p w14:paraId="4F2DE036" w14:textId="77777777" w:rsidR="00AA4CA3" w:rsidRDefault="00F2093E">
            <w:pPr>
              <w:spacing w:before="0" w:after="0"/>
              <w:ind w:left="0" w:right="0"/>
              <w:jc w:val="center"/>
              <w:rPr>
                <w:rFonts w:ascii="Arial Narrow" w:eastAsia="仿宋_GB2312" w:hAnsi="Arial Narrow" w:cs="楷体"/>
                <w:b/>
                <w:color w:val="FFFFFF" w:themeColor="background1"/>
                <w:sz w:val="22"/>
                <w:szCs w:val="22"/>
              </w:rPr>
            </w:pPr>
            <w:r>
              <w:rPr>
                <w:rFonts w:ascii="Arial Narrow" w:eastAsia="仿宋_GB2312" w:hAnsi="Arial Narrow" w:cs="楷体"/>
                <w:b/>
                <w:color w:val="FFFFFF" w:themeColor="background1"/>
                <w:sz w:val="22"/>
                <w:szCs w:val="22"/>
              </w:rPr>
              <w:t>转让定价的方法</w:t>
            </w:r>
          </w:p>
        </w:tc>
        <w:tc>
          <w:tcPr>
            <w:tcW w:w="2551" w:type="dxa"/>
            <w:shd w:val="clear" w:color="auto" w:fill="002060"/>
            <w:vAlign w:val="center"/>
          </w:tcPr>
          <w:p w14:paraId="2DFF47CB" w14:textId="77777777" w:rsidR="00AA4CA3" w:rsidRDefault="00F2093E">
            <w:pPr>
              <w:spacing w:before="0" w:after="0"/>
              <w:ind w:left="0" w:right="0"/>
              <w:jc w:val="center"/>
              <w:rPr>
                <w:rFonts w:ascii="Arial Narrow" w:eastAsia="仿宋_GB2312" w:hAnsi="Arial Narrow" w:cs="楷体"/>
                <w:b/>
                <w:color w:val="FFFFFF" w:themeColor="background1"/>
                <w:sz w:val="22"/>
                <w:szCs w:val="22"/>
              </w:rPr>
            </w:pPr>
            <w:r>
              <w:rPr>
                <w:rFonts w:ascii="Arial Narrow" w:eastAsia="仿宋_GB2312" w:hAnsi="Arial Narrow" w:cs="楷体"/>
                <w:b/>
                <w:color w:val="FFFFFF" w:themeColor="background1"/>
                <w:sz w:val="22"/>
                <w:szCs w:val="22"/>
              </w:rPr>
              <w:t>适用情形</w:t>
            </w:r>
          </w:p>
        </w:tc>
        <w:tc>
          <w:tcPr>
            <w:tcW w:w="3654" w:type="dxa"/>
            <w:shd w:val="clear" w:color="auto" w:fill="002060"/>
            <w:vAlign w:val="center"/>
          </w:tcPr>
          <w:p w14:paraId="3571F7DC" w14:textId="77777777" w:rsidR="00AA4CA3" w:rsidRDefault="00F2093E">
            <w:pPr>
              <w:spacing w:before="0" w:after="0"/>
              <w:ind w:left="0" w:right="0"/>
              <w:jc w:val="center"/>
              <w:rPr>
                <w:rFonts w:ascii="Arial Narrow" w:eastAsia="仿宋_GB2312" w:hAnsi="Arial Narrow" w:cs="楷体"/>
                <w:b/>
                <w:color w:val="FFFFFF" w:themeColor="background1"/>
                <w:sz w:val="22"/>
                <w:szCs w:val="22"/>
              </w:rPr>
            </w:pPr>
            <w:r>
              <w:rPr>
                <w:rFonts w:ascii="Arial Narrow" w:eastAsia="仿宋_GB2312" w:hAnsi="Arial Narrow" w:cs="楷体"/>
                <w:b/>
                <w:color w:val="FFFFFF" w:themeColor="background1"/>
                <w:sz w:val="22"/>
                <w:szCs w:val="22"/>
              </w:rPr>
              <w:t>选择</w:t>
            </w:r>
            <w:r>
              <w:rPr>
                <w:rFonts w:ascii="Arial Narrow" w:eastAsia="仿宋_GB2312" w:hAnsi="Arial Narrow" w:cs="楷体"/>
                <w:b/>
                <w:color w:val="FFFFFF" w:themeColor="background1"/>
                <w:sz w:val="22"/>
                <w:szCs w:val="22"/>
              </w:rPr>
              <w:t>/</w:t>
            </w:r>
            <w:r>
              <w:rPr>
                <w:rFonts w:ascii="Arial Narrow" w:eastAsia="仿宋_GB2312" w:hAnsi="Arial Narrow" w:cs="楷体"/>
                <w:b/>
                <w:color w:val="FFFFFF" w:themeColor="background1"/>
                <w:sz w:val="22"/>
                <w:szCs w:val="22"/>
              </w:rPr>
              <w:t>排除的原因</w:t>
            </w:r>
          </w:p>
        </w:tc>
      </w:tr>
      <w:tr w:rsidR="00AA4CA3" w14:paraId="128BA2CA" w14:textId="77777777" w:rsidTr="2DD37415">
        <w:trPr>
          <w:trHeight w:val="2212"/>
          <w:jc w:val="center"/>
        </w:trPr>
        <w:tc>
          <w:tcPr>
            <w:tcW w:w="1980" w:type="dxa"/>
            <w:vAlign w:val="center"/>
          </w:tcPr>
          <w:p w14:paraId="29C7D0BB" w14:textId="77777777" w:rsidR="00AA4CA3" w:rsidRDefault="00F2093E">
            <w:pPr>
              <w:spacing w:before="0" w:after="0"/>
              <w:ind w:left="0" w:right="0"/>
              <w:rPr>
                <w:rFonts w:ascii="Arial Narrow" w:eastAsia="仿宋_GB2312" w:hAnsi="Arial Narrow" w:cs="楷体"/>
                <w:kern w:val="2"/>
                <w:sz w:val="22"/>
                <w:szCs w:val="22"/>
              </w:rPr>
            </w:pPr>
            <w:r>
              <w:rPr>
                <w:rFonts w:ascii="Arial Narrow" w:eastAsia="仿宋_GB2312" w:hAnsi="Arial Narrow" w:cs="楷体"/>
                <w:kern w:val="2"/>
                <w:sz w:val="22"/>
                <w:szCs w:val="22"/>
              </w:rPr>
              <w:t>可比非受控价格法</w:t>
            </w:r>
          </w:p>
        </w:tc>
        <w:tc>
          <w:tcPr>
            <w:tcW w:w="2551" w:type="dxa"/>
            <w:vAlign w:val="center"/>
          </w:tcPr>
          <w:p w14:paraId="719F5BB0" w14:textId="77777777" w:rsidR="00AA4CA3" w:rsidRDefault="00F2093E">
            <w:pPr>
              <w:spacing w:before="0" w:after="0"/>
              <w:ind w:left="0" w:right="0"/>
              <w:rPr>
                <w:rFonts w:ascii="Arial Narrow" w:eastAsia="仿宋_GB2312" w:hAnsi="Arial Narrow" w:cs="楷体"/>
                <w:kern w:val="2"/>
                <w:sz w:val="22"/>
                <w:szCs w:val="22"/>
              </w:rPr>
            </w:pPr>
            <w:r>
              <w:rPr>
                <w:rFonts w:ascii="Arial Narrow" w:eastAsia="仿宋_GB2312" w:hAnsi="Arial Narrow" w:cs="楷体"/>
                <w:kern w:val="2"/>
                <w:sz w:val="22"/>
                <w:szCs w:val="22"/>
              </w:rPr>
              <w:t>适用于高度相似交易条件下同一产品或服务既存在关联方之间又在非关联方之间交易的情况。</w:t>
            </w:r>
          </w:p>
        </w:tc>
        <w:tc>
          <w:tcPr>
            <w:tcW w:w="3654" w:type="dxa"/>
            <w:vAlign w:val="center"/>
          </w:tcPr>
          <w:p w14:paraId="098D7344" w14:textId="184025F6" w:rsidR="00AA4CA3" w:rsidRDefault="70B1C3DA">
            <w:pPr>
              <w:spacing w:before="0" w:after="0"/>
              <w:ind w:left="0" w:right="0"/>
              <w:rPr>
                <w:rFonts w:ascii="Arial Narrow" w:eastAsia="仿宋_GB2312" w:hAnsi="Arial Narrow" w:cs="楷体"/>
                <w:kern w:val="2"/>
                <w:sz w:val="22"/>
                <w:szCs w:val="22"/>
              </w:rPr>
            </w:pPr>
            <w:r>
              <w:rPr>
                <w:rFonts w:ascii="Arial Narrow" w:eastAsia="仿宋_GB2312" w:hAnsi="Arial Narrow" w:cs="楷体"/>
                <w:kern w:val="2"/>
                <w:sz w:val="22"/>
                <w:szCs w:val="22"/>
              </w:rPr>
              <w:t>上海派智</w:t>
            </w:r>
            <w:r w:rsidR="00F2093E">
              <w:rPr>
                <w:rFonts w:ascii="Arial Narrow" w:eastAsia="仿宋_GB2312" w:hAnsi="Arial Narrow" w:cs="楷体"/>
                <w:kern w:val="2"/>
                <w:sz w:val="22"/>
                <w:szCs w:val="22"/>
              </w:rPr>
              <w:t>与关联方和非关联方签订合同的合同标的、合同条款、交易数量有明显差异，无法获得可辨认的内部可比交易或外部可比交易的价格作为关联交易的独立交易价格。因此，对于</w:t>
            </w:r>
            <w:r>
              <w:rPr>
                <w:rFonts w:ascii="Arial Narrow" w:eastAsia="仿宋_GB2312" w:hAnsi="Arial Narrow" w:cs="楷体"/>
                <w:kern w:val="2"/>
                <w:sz w:val="22"/>
                <w:szCs w:val="22"/>
              </w:rPr>
              <w:t>上海派智</w:t>
            </w:r>
            <w:r w:rsidR="00F2093E">
              <w:rPr>
                <w:rFonts w:ascii="Arial Narrow" w:eastAsia="仿宋_GB2312" w:hAnsi="Arial Narrow" w:cs="楷体"/>
                <w:kern w:val="2"/>
                <w:sz w:val="22"/>
                <w:szCs w:val="22"/>
              </w:rPr>
              <w:t>，该方法不适用。</w:t>
            </w:r>
          </w:p>
        </w:tc>
      </w:tr>
      <w:tr w:rsidR="00AA4CA3" w14:paraId="5C9C57EC" w14:textId="77777777" w:rsidTr="2DD37415">
        <w:trPr>
          <w:trHeight w:val="1818"/>
          <w:jc w:val="center"/>
        </w:trPr>
        <w:tc>
          <w:tcPr>
            <w:tcW w:w="1980" w:type="dxa"/>
            <w:vAlign w:val="center"/>
          </w:tcPr>
          <w:p w14:paraId="11F0E3DF" w14:textId="77777777" w:rsidR="00AA4CA3" w:rsidRDefault="00F2093E">
            <w:pPr>
              <w:spacing w:before="0" w:after="0"/>
              <w:ind w:left="0" w:right="0"/>
              <w:rPr>
                <w:rFonts w:ascii="Arial Narrow" w:eastAsia="仿宋_GB2312" w:hAnsi="Arial Narrow" w:cs="楷体"/>
                <w:kern w:val="2"/>
                <w:sz w:val="22"/>
                <w:szCs w:val="22"/>
              </w:rPr>
            </w:pPr>
            <w:r>
              <w:rPr>
                <w:rFonts w:ascii="Arial Narrow" w:eastAsia="仿宋_GB2312" w:hAnsi="Arial Narrow" w:cs="楷体"/>
                <w:kern w:val="2"/>
                <w:sz w:val="22"/>
                <w:szCs w:val="22"/>
              </w:rPr>
              <w:t>再销售价格法</w:t>
            </w:r>
          </w:p>
        </w:tc>
        <w:tc>
          <w:tcPr>
            <w:tcW w:w="2551" w:type="dxa"/>
            <w:vAlign w:val="center"/>
          </w:tcPr>
          <w:p w14:paraId="6162963C" w14:textId="77777777" w:rsidR="00AA4CA3" w:rsidRDefault="00F2093E">
            <w:pPr>
              <w:spacing w:before="0" w:after="0"/>
              <w:ind w:left="0" w:right="0"/>
              <w:rPr>
                <w:rFonts w:ascii="Arial Narrow" w:eastAsia="仿宋_GB2312" w:hAnsi="Arial Narrow" w:cs="楷体"/>
                <w:kern w:val="2"/>
                <w:sz w:val="22"/>
                <w:szCs w:val="22"/>
              </w:rPr>
            </w:pPr>
            <w:r>
              <w:rPr>
                <w:rFonts w:ascii="Arial Narrow" w:eastAsia="仿宋_GB2312" w:hAnsi="Arial Narrow" w:cs="楷体"/>
                <w:kern w:val="2"/>
                <w:sz w:val="22"/>
                <w:szCs w:val="22"/>
              </w:rPr>
              <w:t>适用于再销售者未对商品进行改变外型、性能、结构或更换商标等实质性增值加工的简单加工或单纯购销业务。</w:t>
            </w:r>
          </w:p>
        </w:tc>
        <w:tc>
          <w:tcPr>
            <w:tcW w:w="3654" w:type="dxa"/>
            <w:vAlign w:val="center"/>
          </w:tcPr>
          <w:p w14:paraId="1E2A6CCB" w14:textId="04BEDEA9" w:rsidR="00AA4CA3" w:rsidRDefault="00F2093E">
            <w:pPr>
              <w:spacing w:before="0" w:after="0"/>
              <w:ind w:left="0" w:right="0"/>
              <w:rPr>
                <w:rFonts w:ascii="Arial Narrow" w:eastAsia="仿宋_GB2312" w:hAnsi="Arial Narrow" w:cs="楷体"/>
                <w:kern w:val="2"/>
                <w:sz w:val="22"/>
                <w:szCs w:val="22"/>
              </w:rPr>
            </w:pPr>
            <w:r>
              <w:rPr>
                <w:rFonts w:ascii="Arial Narrow" w:eastAsia="仿宋_GB2312" w:hAnsi="Arial Narrow" w:cs="楷体"/>
                <w:kern w:val="2"/>
                <w:sz w:val="22"/>
                <w:szCs w:val="22"/>
              </w:rPr>
              <w:t>由于</w:t>
            </w:r>
            <w:r w:rsidR="70B1C3DA">
              <w:rPr>
                <w:rFonts w:ascii="Arial Narrow" w:eastAsia="仿宋_GB2312" w:hAnsi="Arial Narrow" w:cs="楷体"/>
                <w:kern w:val="2"/>
                <w:sz w:val="22"/>
                <w:szCs w:val="22"/>
              </w:rPr>
              <w:t>上海派智</w:t>
            </w:r>
            <w:r>
              <w:rPr>
                <w:rFonts w:ascii="Arial Narrow" w:eastAsia="仿宋_GB2312" w:hAnsi="Arial Narrow" w:cs="楷体"/>
                <w:kern w:val="2"/>
                <w:sz w:val="22"/>
                <w:szCs w:val="22"/>
              </w:rPr>
              <w:t>的生产实质性地改变了外型、性能、结构；且该方法对外部可比交易成本数据的可比性要求较高。因此，对于</w:t>
            </w:r>
            <w:r w:rsidR="70B1C3DA">
              <w:rPr>
                <w:rFonts w:ascii="Arial Narrow" w:eastAsia="仿宋_GB2312" w:hAnsi="Arial Narrow" w:cs="楷体"/>
                <w:kern w:val="2"/>
                <w:sz w:val="22"/>
                <w:szCs w:val="22"/>
              </w:rPr>
              <w:t>上海派智</w:t>
            </w:r>
            <w:r>
              <w:rPr>
                <w:rFonts w:ascii="Arial Narrow" w:eastAsia="仿宋_GB2312" w:hAnsi="Arial Narrow" w:cs="楷体"/>
                <w:kern w:val="2"/>
                <w:sz w:val="22"/>
                <w:szCs w:val="22"/>
              </w:rPr>
              <w:t>，该方法不适用。</w:t>
            </w:r>
          </w:p>
        </w:tc>
      </w:tr>
      <w:tr w:rsidR="00AA4CA3" w14:paraId="5CAC92DE" w14:textId="77777777" w:rsidTr="2DD37415">
        <w:trPr>
          <w:jc w:val="center"/>
        </w:trPr>
        <w:tc>
          <w:tcPr>
            <w:tcW w:w="1980" w:type="dxa"/>
            <w:vAlign w:val="center"/>
          </w:tcPr>
          <w:p w14:paraId="74E5F111" w14:textId="77777777" w:rsidR="00AA4CA3" w:rsidRDefault="00F2093E">
            <w:pPr>
              <w:spacing w:before="0" w:after="0"/>
              <w:ind w:left="0" w:right="0"/>
              <w:rPr>
                <w:rFonts w:ascii="Arial Narrow" w:eastAsia="仿宋_GB2312" w:hAnsi="Arial Narrow" w:cs="楷体"/>
                <w:kern w:val="2"/>
                <w:sz w:val="22"/>
                <w:szCs w:val="22"/>
              </w:rPr>
            </w:pPr>
            <w:r>
              <w:rPr>
                <w:rFonts w:ascii="Arial Narrow" w:eastAsia="仿宋_GB2312" w:hAnsi="Arial Narrow" w:cs="楷体"/>
                <w:kern w:val="2"/>
                <w:sz w:val="22"/>
                <w:szCs w:val="22"/>
              </w:rPr>
              <w:t>成本加成法</w:t>
            </w:r>
          </w:p>
        </w:tc>
        <w:tc>
          <w:tcPr>
            <w:tcW w:w="2551" w:type="dxa"/>
            <w:vAlign w:val="center"/>
          </w:tcPr>
          <w:p w14:paraId="345E0E71" w14:textId="77777777" w:rsidR="00AA4CA3" w:rsidRDefault="00F2093E">
            <w:pPr>
              <w:spacing w:before="0" w:after="0"/>
              <w:ind w:left="0" w:right="0"/>
              <w:rPr>
                <w:rFonts w:ascii="Arial Narrow" w:eastAsia="仿宋_GB2312" w:hAnsi="Arial Narrow" w:cs="楷体"/>
                <w:kern w:val="2"/>
                <w:sz w:val="22"/>
                <w:szCs w:val="22"/>
              </w:rPr>
            </w:pPr>
            <w:r>
              <w:rPr>
                <w:rFonts w:ascii="Arial Narrow" w:eastAsia="仿宋_GB2312" w:hAnsi="Arial Narrow" w:cs="楷体"/>
                <w:kern w:val="2"/>
                <w:sz w:val="22"/>
                <w:szCs w:val="22"/>
              </w:rPr>
              <w:t>成本加成法通常适用于涉及有形资产购销、转让和使用、劳务提供或资金融通的关联交易。</w:t>
            </w:r>
          </w:p>
        </w:tc>
        <w:tc>
          <w:tcPr>
            <w:tcW w:w="3654" w:type="dxa"/>
            <w:vAlign w:val="center"/>
          </w:tcPr>
          <w:p w14:paraId="175CC2DF" w14:textId="22FFAD07" w:rsidR="00AA4CA3" w:rsidRDefault="00F2093E">
            <w:pPr>
              <w:spacing w:before="0" w:after="0"/>
              <w:ind w:left="0" w:right="0"/>
              <w:rPr>
                <w:rFonts w:ascii="Arial Narrow" w:eastAsia="仿宋_GB2312" w:hAnsi="Arial Narrow" w:cs="楷体"/>
                <w:kern w:val="2"/>
                <w:sz w:val="22"/>
                <w:szCs w:val="22"/>
              </w:rPr>
            </w:pPr>
            <w:r>
              <w:rPr>
                <w:rFonts w:ascii="Arial Narrow" w:eastAsia="仿宋_GB2312" w:hAnsi="Arial Narrow" w:cs="楷体"/>
                <w:kern w:val="2"/>
                <w:sz w:val="22"/>
                <w:szCs w:val="22"/>
              </w:rPr>
              <w:t>由于成本加成法通常适用于成本数据详尽的涉及劳务或有形产品生产或组装的关联交易，尽管</w:t>
            </w:r>
            <w:r w:rsidR="70B1C3DA">
              <w:rPr>
                <w:rFonts w:ascii="Arial Narrow" w:eastAsia="仿宋_GB2312" w:hAnsi="Arial Narrow" w:cs="楷体"/>
                <w:kern w:val="2"/>
                <w:sz w:val="22"/>
                <w:szCs w:val="22"/>
              </w:rPr>
              <w:t>上海派智</w:t>
            </w:r>
            <w:r>
              <w:rPr>
                <w:rFonts w:ascii="Arial Narrow" w:eastAsia="仿宋_GB2312" w:hAnsi="Arial Narrow" w:cs="楷体"/>
                <w:kern w:val="2"/>
                <w:sz w:val="22"/>
                <w:szCs w:val="22"/>
              </w:rPr>
              <w:t>向关联方和非关联方销售相似的产品，但销售发生的市场环境不同，且也难以获取可以适用成本加成法的外部可比交易成本数据，因此该方法不适用。</w:t>
            </w:r>
          </w:p>
        </w:tc>
      </w:tr>
      <w:tr w:rsidR="00AA4CA3" w14:paraId="4F97FF26" w14:textId="77777777" w:rsidTr="2DD37415">
        <w:trPr>
          <w:trHeight w:val="2884"/>
          <w:jc w:val="center"/>
        </w:trPr>
        <w:tc>
          <w:tcPr>
            <w:tcW w:w="1980" w:type="dxa"/>
            <w:vAlign w:val="center"/>
          </w:tcPr>
          <w:p w14:paraId="638B2EC8" w14:textId="77777777" w:rsidR="00AA4CA3" w:rsidRDefault="00F2093E">
            <w:pPr>
              <w:spacing w:before="0" w:after="0"/>
              <w:ind w:left="0" w:right="0"/>
              <w:rPr>
                <w:rFonts w:ascii="Arial Narrow" w:eastAsia="仿宋_GB2312" w:hAnsi="Arial Narrow" w:cs="楷体"/>
                <w:kern w:val="2"/>
                <w:sz w:val="22"/>
                <w:szCs w:val="22"/>
              </w:rPr>
            </w:pPr>
            <w:r>
              <w:rPr>
                <w:rFonts w:ascii="Arial Narrow" w:eastAsia="仿宋_GB2312" w:hAnsi="Arial Narrow" w:cs="楷体"/>
                <w:kern w:val="2"/>
                <w:sz w:val="22"/>
                <w:szCs w:val="22"/>
              </w:rPr>
              <w:t>交易净利润法</w:t>
            </w:r>
          </w:p>
        </w:tc>
        <w:tc>
          <w:tcPr>
            <w:tcW w:w="2551" w:type="dxa"/>
            <w:vAlign w:val="center"/>
          </w:tcPr>
          <w:p w14:paraId="6D8E8A37" w14:textId="77777777" w:rsidR="00AA4CA3" w:rsidRDefault="00F2093E">
            <w:pPr>
              <w:spacing w:before="0" w:after="0"/>
              <w:ind w:left="0" w:right="0"/>
              <w:rPr>
                <w:rFonts w:ascii="Arial Narrow" w:eastAsia="仿宋_GB2312" w:hAnsi="Arial Narrow" w:cs="楷体"/>
                <w:kern w:val="2"/>
                <w:sz w:val="22"/>
                <w:szCs w:val="22"/>
              </w:rPr>
            </w:pPr>
            <w:r>
              <w:rPr>
                <w:rFonts w:ascii="Arial Narrow" w:eastAsia="仿宋_GB2312" w:hAnsi="Arial Narrow" w:cs="楷体"/>
                <w:kern w:val="2"/>
                <w:sz w:val="22"/>
                <w:szCs w:val="22"/>
              </w:rPr>
              <w:t>交易净利润法一般适用于涉及有形资产购销、转让和使用、无形资产的转让和使用以及劳务提供等关联交易。由于该方法的应用基于对净利润指标的分析，因此该方法受功能或会计处理方法差异的影响较小。</w:t>
            </w:r>
          </w:p>
        </w:tc>
        <w:tc>
          <w:tcPr>
            <w:tcW w:w="3654" w:type="dxa"/>
            <w:vAlign w:val="center"/>
          </w:tcPr>
          <w:p w14:paraId="10595ED6" w14:textId="77777777" w:rsidR="00AA4CA3" w:rsidRDefault="00F2093E">
            <w:pPr>
              <w:spacing w:before="0" w:after="0"/>
              <w:ind w:left="0" w:right="0"/>
              <w:rPr>
                <w:rFonts w:ascii="Arial Narrow" w:eastAsia="仿宋_GB2312" w:hAnsi="Arial Narrow" w:cs="楷体"/>
                <w:kern w:val="2"/>
                <w:sz w:val="22"/>
                <w:szCs w:val="22"/>
              </w:rPr>
            </w:pPr>
            <w:r>
              <w:rPr>
                <w:rFonts w:ascii="Arial Narrow" w:eastAsia="仿宋_GB2312" w:hAnsi="Arial Narrow" w:cs="楷体"/>
                <w:kern w:val="2"/>
                <w:sz w:val="22"/>
                <w:szCs w:val="22"/>
              </w:rPr>
              <w:t>由于应用交易净利润法所需要的信息数据可以获得，因此选择该方法为评估受测关联交易是否符合独立交易原则的最合适的方法。因此，我们选择交易净利润法作为分析关联交易的转让定价方法。</w:t>
            </w:r>
          </w:p>
        </w:tc>
      </w:tr>
      <w:tr w:rsidR="00AA4CA3" w14:paraId="611EA791" w14:textId="77777777" w:rsidTr="2DD37415">
        <w:trPr>
          <w:trHeight w:val="2401"/>
          <w:jc w:val="center"/>
        </w:trPr>
        <w:tc>
          <w:tcPr>
            <w:tcW w:w="1980" w:type="dxa"/>
            <w:vAlign w:val="center"/>
          </w:tcPr>
          <w:p w14:paraId="1524329E" w14:textId="77777777" w:rsidR="00AA4CA3" w:rsidRDefault="00F2093E">
            <w:pPr>
              <w:spacing w:before="0" w:after="0"/>
              <w:ind w:left="0" w:right="0"/>
              <w:rPr>
                <w:rFonts w:ascii="Arial Narrow" w:eastAsia="仿宋_GB2312" w:hAnsi="Arial Narrow" w:cs="楷体"/>
                <w:kern w:val="2"/>
                <w:sz w:val="22"/>
                <w:szCs w:val="22"/>
              </w:rPr>
            </w:pPr>
            <w:r>
              <w:rPr>
                <w:rFonts w:ascii="Arial Narrow" w:eastAsia="仿宋_GB2312" w:hAnsi="Arial Narrow" w:cs="楷体"/>
                <w:kern w:val="2"/>
                <w:sz w:val="22"/>
                <w:szCs w:val="22"/>
              </w:rPr>
              <w:t>利润分割法</w:t>
            </w:r>
          </w:p>
        </w:tc>
        <w:tc>
          <w:tcPr>
            <w:tcW w:w="2551" w:type="dxa"/>
            <w:vAlign w:val="center"/>
          </w:tcPr>
          <w:p w14:paraId="28B69AC3" w14:textId="77777777" w:rsidR="00AA4CA3" w:rsidRDefault="00F2093E">
            <w:pPr>
              <w:spacing w:before="0" w:after="0"/>
              <w:ind w:left="0" w:right="0"/>
              <w:rPr>
                <w:rFonts w:ascii="Arial Narrow" w:eastAsia="仿宋_GB2312" w:hAnsi="Arial Narrow" w:cs="楷体"/>
                <w:kern w:val="2"/>
                <w:sz w:val="22"/>
                <w:szCs w:val="22"/>
              </w:rPr>
            </w:pPr>
            <w:r>
              <w:rPr>
                <w:rFonts w:ascii="Arial Narrow" w:eastAsia="仿宋_GB2312" w:hAnsi="Arial Narrow" w:cs="楷体"/>
                <w:kern w:val="2"/>
                <w:sz w:val="22"/>
                <w:szCs w:val="22"/>
              </w:rPr>
              <w:t>利润分割法适用于各参与方关联交易高度整合且难以单独评估各方交易结果的情况。该方法也适用于交易各方拥有或贡献独特无形资产的情形。</w:t>
            </w:r>
          </w:p>
        </w:tc>
        <w:tc>
          <w:tcPr>
            <w:tcW w:w="3654" w:type="dxa"/>
            <w:vAlign w:val="center"/>
          </w:tcPr>
          <w:p w14:paraId="005BE9A2" w14:textId="60457B76" w:rsidR="00AA4CA3" w:rsidRDefault="00F2093E">
            <w:pPr>
              <w:spacing w:before="0" w:after="0"/>
              <w:ind w:left="0" w:right="0"/>
              <w:rPr>
                <w:rFonts w:ascii="Arial Narrow" w:eastAsia="仿宋_GB2312" w:hAnsi="Arial Narrow" w:cs="楷体"/>
                <w:kern w:val="2"/>
                <w:sz w:val="22"/>
                <w:szCs w:val="22"/>
              </w:rPr>
            </w:pPr>
            <w:r>
              <w:rPr>
                <w:rFonts w:ascii="Arial Narrow" w:eastAsia="仿宋_GB2312" w:hAnsi="Arial Narrow" w:cs="楷体"/>
                <w:kern w:val="2"/>
                <w:sz w:val="22"/>
                <w:szCs w:val="22"/>
              </w:rPr>
              <w:t>利润分割法适用于各参与方关联交易高度整合且难以单独评估各方交易结果的情况。</w:t>
            </w:r>
            <w:r w:rsidR="70B1C3DA">
              <w:rPr>
                <w:rFonts w:ascii="Arial Narrow" w:eastAsia="仿宋_GB2312" w:hAnsi="Arial Narrow" w:cs="楷体"/>
                <w:kern w:val="2"/>
                <w:sz w:val="22"/>
                <w:szCs w:val="22"/>
              </w:rPr>
              <w:t>上海派智</w:t>
            </w:r>
            <w:r>
              <w:rPr>
                <w:rFonts w:ascii="Arial Narrow" w:eastAsia="仿宋_GB2312" w:hAnsi="Arial Narrow" w:cs="楷体"/>
                <w:kern w:val="2"/>
                <w:sz w:val="22"/>
                <w:szCs w:val="22"/>
              </w:rPr>
              <w:t>与其关联方发生的交易并非高度整合，因此该方法不适用。</w:t>
            </w:r>
          </w:p>
        </w:tc>
      </w:tr>
    </w:tbl>
    <w:p w14:paraId="700F5CF6" w14:textId="77777777" w:rsidR="00AA4CA3" w:rsidRDefault="00F2093E">
      <w:pPr>
        <w:pStyle w:val="af9"/>
        <w:spacing w:before="156" w:after="156"/>
        <w:rPr>
          <w:rFonts w:ascii="Arial Narrow" w:eastAsia="仿宋_GB2312" w:hAnsi="Arial Narrow" w:cs="楷体"/>
          <w:b w:val="0"/>
          <w:i w:val="0"/>
          <w:color w:val="002060"/>
          <w:sz w:val="22"/>
          <w:szCs w:val="22"/>
        </w:rPr>
      </w:pPr>
      <w:bookmarkStart w:id="1178" w:name="_Toc8252"/>
      <w:bookmarkStart w:id="1179" w:name="_Toc522015244"/>
      <w:bookmarkStart w:id="1180" w:name="_Toc110439119"/>
      <w:bookmarkStart w:id="1181" w:name="_Toc2066"/>
      <w:bookmarkStart w:id="1182" w:name="_Toc5770"/>
      <w:bookmarkStart w:id="1183" w:name="_Toc9791"/>
      <w:bookmarkStart w:id="1184" w:name="_Toc171076019"/>
      <w:r>
        <w:rPr>
          <w:rFonts w:ascii="Arial Narrow" w:eastAsia="仿宋_GB2312" w:hAnsi="Arial Narrow" w:cs="楷体"/>
          <w:b w:val="0"/>
          <w:i w:val="0"/>
          <w:color w:val="002060"/>
          <w:sz w:val="22"/>
          <w:szCs w:val="22"/>
        </w:rPr>
        <w:lastRenderedPageBreak/>
        <w:t>7.3.</w:t>
      </w:r>
      <w:r>
        <w:rPr>
          <w:rFonts w:ascii="Arial Narrow" w:eastAsia="仿宋_GB2312" w:hAnsi="Arial Narrow" w:cs="楷体"/>
          <w:b w:val="0"/>
          <w:i w:val="0"/>
          <w:color w:val="002060"/>
          <w:sz w:val="22"/>
          <w:szCs w:val="22"/>
        </w:rPr>
        <w:t>验证对象</w:t>
      </w:r>
      <w:bookmarkEnd w:id="1178"/>
      <w:bookmarkEnd w:id="1179"/>
      <w:r>
        <w:rPr>
          <w:rFonts w:ascii="Arial Narrow" w:eastAsia="仿宋_GB2312" w:hAnsi="Arial Narrow" w:cs="楷体"/>
          <w:b w:val="0"/>
          <w:i w:val="0"/>
          <w:color w:val="002060"/>
          <w:sz w:val="22"/>
          <w:szCs w:val="22"/>
        </w:rPr>
        <w:t>的选择</w:t>
      </w:r>
      <w:bookmarkEnd w:id="1180"/>
      <w:bookmarkEnd w:id="1181"/>
      <w:bookmarkEnd w:id="1182"/>
      <w:bookmarkEnd w:id="1183"/>
      <w:bookmarkEnd w:id="1184"/>
    </w:p>
    <w:p w14:paraId="186E3830" w14:textId="77777777" w:rsidR="00AA4CA3" w:rsidRDefault="00F2093E">
      <w:pPr>
        <w:spacing w:beforeLines="50" w:before="156" w:afterLines="50" w:after="156" w:line="360" w:lineRule="auto"/>
        <w:ind w:firstLineChars="200" w:firstLine="440"/>
        <w:rPr>
          <w:rFonts w:ascii="Arial Narrow" w:eastAsia="仿宋_GB2312" w:hAnsi="Arial Narrow" w:cs="Arial Unicode MS"/>
          <w:sz w:val="22"/>
          <w:szCs w:val="22"/>
        </w:rPr>
      </w:pPr>
      <w:r>
        <w:rPr>
          <w:rFonts w:ascii="Arial Narrow" w:eastAsia="仿宋_GB2312" w:hAnsi="Arial Narrow" w:cs="Arial Unicode MS"/>
          <w:sz w:val="22"/>
          <w:szCs w:val="22"/>
        </w:rPr>
        <w:t>可比非受控价格法适用于参与受控交易的任何一方，利润分割法通常适用于受控交易的各方，而用其他的转让定价方法时必须首先明确应对哪一方的毛利或营业利润进行分析。</w:t>
      </w:r>
      <w:r>
        <w:rPr>
          <w:rFonts w:ascii="Arial Narrow" w:eastAsia="仿宋_GB2312" w:hAnsi="Arial Narrow" w:cs="Arial Unicode MS"/>
          <w:sz w:val="22"/>
          <w:szCs w:val="22"/>
        </w:rPr>
        <w:t>“</w:t>
      </w:r>
      <w:r>
        <w:rPr>
          <w:rFonts w:ascii="Arial Narrow" w:eastAsia="仿宋_GB2312" w:hAnsi="Arial Narrow" w:cs="Arial Unicode MS"/>
          <w:sz w:val="22"/>
          <w:szCs w:val="22"/>
        </w:rPr>
        <w:t>验证对象</w:t>
      </w:r>
      <w:r>
        <w:rPr>
          <w:rFonts w:ascii="Arial Narrow" w:eastAsia="仿宋_GB2312" w:hAnsi="Arial Narrow" w:cs="Arial Unicode MS"/>
          <w:sz w:val="22"/>
          <w:szCs w:val="22"/>
        </w:rPr>
        <w:t>”</w:t>
      </w:r>
      <w:r>
        <w:rPr>
          <w:rFonts w:ascii="Arial Narrow" w:eastAsia="仿宋_GB2312" w:hAnsi="Arial Narrow" w:cs="Arial Unicode MS"/>
          <w:sz w:val="22"/>
          <w:szCs w:val="22"/>
        </w:rPr>
        <w:t>一般为可以根据非受控交易的可靠公开数据确定其受测关联交易中应收取的价格或应获得的利润，并且所需调整最少且最可靠的一方。因此，被测试方通常是那些承担功能最简单，并且不拥有（或并不有权使用）能使其与其他潜在非受控可比公司产生显著不同的重大无形资产或独特资产的企业。</w:t>
      </w:r>
    </w:p>
    <w:p w14:paraId="576E55CA" w14:textId="38FB485E" w:rsidR="00AA4CA3" w:rsidRDefault="00FE4BE9">
      <w:pPr>
        <w:spacing w:beforeLines="50" w:before="156" w:afterLines="50" w:after="156" w:line="360" w:lineRule="auto"/>
        <w:ind w:firstLineChars="200" w:firstLine="440"/>
        <w:rPr>
          <w:rFonts w:ascii="Arial Narrow" w:eastAsia="仿宋_GB2312" w:hAnsi="Arial Narrow" w:cs="Arial Unicode MS"/>
          <w:sz w:val="22"/>
          <w:szCs w:val="22"/>
        </w:rPr>
      </w:pPr>
      <w:r w:rsidRPr="00FE4BE9">
        <w:rPr>
          <w:rFonts w:ascii="Arial Narrow" w:eastAsia="仿宋_GB2312" w:hAnsi="Arial Narrow" w:cs="楷体"/>
          <w:kern w:val="2"/>
          <w:sz w:val="22"/>
          <w:szCs w:val="22"/>
        </w:rPr>
        <w:t>上海派智主要承担研发、采购、生产、市场营销和销售、库存管理和物流、售后服务和质保、付款请求和回收、一般行政管理的功能。上海派智主要承担研发风险、市场风险、生产风险、存货风险、质保和产品责任风险和汇率风险。此外，上海派智拥有生产型无形资产和营销型无形资产。</w:t>
      </w:r>
    </w:p>
    <w:p w14:paraId="65DE0839" w14:textId="684327C9" w:rsidR="00B85772" w:rsidRDefault="00B85772">
      <w:pPr>
        <w:spacing w:beforeLines="50" w:before="156" w:afterLines="50" w:after="156" w:line="360" w:lineRule="auto"/>
        <w:ind w:firstLineChars="200" w:firstLine="440"/>
        <w:rPr>
          <w:rFonts w:ascii="Arial Narrow" w:eastAsia="仿宋_GB2312" w:hAnsi="Arial Narrow" w:cs="Arial Unicode MS"/>
          <w:sz w:val="22"/>
          <w:szCs w:val="22"/>
        </w:rPr>
      </w:pPr>
      <w:r w:rsidRPr="00B85772">
        <w:rPr>
          <w:rFonts w:ascii="Arial Narrow" w:eastAsia="仿宋_GB2312" w:hAnsi="Arial Narrow" w:cs="Arial Unicode MS"/>
          <w:sz w:val="22"/>
          <w:szCs w:val="22"/>
        </w:rPr>
        <w:t>在关联交易中</w:t>
      </w:r>
      <w:r>
        <w:rPr>
          <w:rFonts w:ascii="Arial Narrow" w:eastAsia="仿宋_GB2312" w:hAnsi="Arial Narrow" w:cs="Arial Unicode MS"/>
          <w:sz w:val="22"/>
          <w:szCs w:val="22"/>
        </w:rPr>
        <w:t>，</w:t>
      </w:r>
      <w:r w:rsidRPr="00B85772">
        <w:rPr>
          <w:rFonts w:ascii="Arial Narrow" w:eastAsia="仿宋_GB2312" w:hAnsi="Arial Narrow" w:cs="Arial Unicode MS"/>
          <w:sz w:val="22"/>
          <w:szCs w:val="22"/>
        </w:rPr>
        <w:t>作为验证对象的企业，通常其在关联交易中的利润水平可以被有效地确定，并且相关的可比数据可以被可靠地取得。针对</w:t>
      </w:r>
      <w:r w:rsidRPr="00FE4BE9">
        <w:rPr>
          <w:rFonts w:ascii="Arial Narrow" w:eastAsia="仿宋_GB2312" w:hAnsi="Arial Narrow" w:cs="楷体"/>
          <w:kern w:val="2"/>
          <w:sz w:val="22"/>
          <w:szCs w:val="22"/>
        </w:rPr>
        <w:t>上海派智</w:t>
      </w:r>
      <w:r w:rsidRPr="00B85772">
        <w:rPr>
          <w:rFonts w:ascii="Arial Narrow" w:eastAsia="仿宋_GB2312" w:hAnsi="Arial Narrow" w:cs="Arial Unicode MS"/>
          <w:sz w:val="22"/>
          <w:szCs w:val="22"/>
        </w:rPr>
        <w:t>的生产销售业务，虽然</w:t>
      </w:r>
      <w:r w:rsidRPr="00FE4BE9">
        <w:rPr>
          <w:rFonts w:ascii="Arial Narrow" w:eastAsia="仿宋_GB2312" w:hAnsi="Arial Narrow" w:cs="楷体"/>
          <w:kern w:val="2"/>
          <w:sz w:val="22"/>
          <w:szCs w:val="22"/>
        </w:rPr>
        <w:t>上海派智</w:t>
      </w:r>
      <w:r w:rsidRPr="00B85772">
        <w:rPr>
          <w:rFonts w:ascii="Arial Narrow" w:eastAsia="仿宋_GB2312" w:hAnsi="Arial Narrow" w:cs="Arial Unicode MS"/>
          <w:sz w:val="22"/>
          <w:szCs w:val="22"/>
        </w:rPr>
        <w:t>并不一定是关联交易中功能最简单的交易方，但是鉴于对多家关联方逐一进行测试的复杂程度以及数据分析可靠性的考虑，我们选择</w:t>
      </w:r>
      <w:r w:rsidRPr="00FE4BE9">
        <w:rPr>
          <w:rFonts w:ascii="Arial Narrow" w:eastAsia="仿宋_GB2312" w:hAnsi="Arial Narrow" w:cs="楷体"/>
          <w:kern w:val="2"/>
          <w:sz w:val="22"/>
          <w:szCs w:val="22"/>
        </w:rPr>
        <w:t>上海派智</w:t>
      </w:r>
      <w:r w:rsidRPr="00B85772">
        <w:rPr>
          <w:rFonts w:ascii="Arial Narrow" w:eastAsia="仿宋_GB2312" w:hAnsi="Arial Narrow" w:cs="Arial Unicode MS"/>
          <w:sz w:val="22"/>
          <w:szCs w:val="22"/>
        </w:rPr>
        <w:t>作为受测关联交易的验证对象。</w:t>
      </w:r>
    </w:p>
    <w:p w14:paraId="76AD7E3E" w14:textId="235A389D" w:rsidR="00AA4CA3" w:rsidRDefault="00F2093E" w:rsidP="0031618F">
      <w:pPr>
        <w:pStyle w:val="af9"/>
        <w:spacing w:before="156" w:after="156" w:line="360" w:lineRule="auto"/>
        <w:rPr>
          <w:rFonts w:ascii="Arial Narrow" w:eastAsia="仿宋_GB2312" w:hAnsi="Arial Narrow" w:cs="楷体"/>
          <w:b w:val="0"/>
          <w:bCs w:val="0"/>
          <w:i w:val="0"/>
          <w:color w:val="002060"/>
          <w:sz w:val="22"/>
          <w:szCs w:val="22"/>
        </w:rPr>
      </w:pPr>
      <w:bookmarkStart w:id="1185" w:name="_Toc22969"/>
      <w:bookmarkStart w:id="1186" w:name="_Toc522015245"/>
      <w:bookmarkStart w:id="1187" w:name="_Toc110439120"/>
      <w:bookmarkStart w:id="1188" w:name="_Toc18852"/>
      <w:bookmarkStart w:id="1189" w:name="_Toc23585"/>
      <w:bookmarkStart w:id="1190" w:name="_Toc27423"/>
      <w:bookmarkStart w:id="1191" w:name="_Toc171076020"/>
      <w:r w:rsidRPr="2DD37415">
        <w:rPr>
          <w:rFonts w:ascii="Arial Narrow" w:eastAsia="仿宋_GB2312" w:hAnsi="Arial Narrow" w:cs="楷体"/>
          <w:b w:val="0"/>
          <w:bCs w:val="0"/>
          <w:i w:val="0"/>
          <w:color w:val="002060"/>
          <w:sz w:val="22"/>
          <w:szCs w:val="22"/>
        </w:rPr>
        <w:t>7.4.</w:t>
      </w:r>
      <w:r w:rsidRPr="2DD37415">
        <w:rPr>
          <w:rFonts w:ascii="Arial Narrow" w:eastAsia="仿宋_GB2312" w:hAnsi="Arial Narrow" w:cs="楷体"/>
          <w:b w:val="0"/>
          <w:bCs w:val="0"/>
          <w:i w:val="0"/>
          <w:color w:val="002060"/>
          <w:sz w:val="22"/>
          <w:szCs w:val="22"/>
        </w:rPr>
        <w:t>转让定价方法的应用</w:t>
      </w:r>
      <w:bookmarkEnd w:id="1185"/>
      <w:bookmarkEnd w:id="1186"/>
      <w:bookmarkEnd w:id="1187"/>
      <w:bookmarkEnd w:id="1188"/>
      <w:bookmarkEnd w:id="1189"/>
      <w:bookmarkEnd w:id="1190"/>
      <w:bookmarkEnd w:id="1191"/>
    </w:p>
    <w:p w14:paraId="78D0F693" w14:textId="77777777" w:rsidR="00AA4CA3" w:rsidRDefault="00F2093E">
      <w:pPr>
        <w:pStyle w:val="af9"/>
        <w:spacing w:before="156" w:after="156"/>
        <w:outlineLvl w:val="2"/>
        <w:rPr>
          <w:rFonts w:ascii="Arial Narrow" w:eastAsia="仿宋_GB2312" w:hAnsi="Arial Narrow" w:cs="楷体"/>
          <w:b w:val="0"/>
          <w:i w:val="0"/>
          <w:color w:val="002060"/>
          <w:sz w:val="22"/>
          <w:szCs w:val="22"/>
        </w:rPr>
      </w:pPr>
      <w:bookmarkStart w:id="1192" w:name="_Toc11882"/>
      <w:bookmarkStart w:id="1193" w:name="_Toc10226"/>
      <w:bookmarkStart w:id="1194" w:name="_Toc522015246"/>
      <w:bookmarkStart w:id="1195" w:name="_Toc32115"/>
      <w:bookmarkStart w:id="1196" w:name="_Toc110439121"/>
      <w:bookmarkStart w:id="1197" w:name="_Toc27249"/>
      <w:bookmarkStart w:id="1198" w:name="_Toc142398901"/>
      <w:bookmarkStart w:id="1199" w:name="_Toc171076021"/>
      <w:r>
        <w:rPr>
          <w:rFonts w:ascii="Arial Narrow" w:eastAsia="仿宋_GB2312" w:hAnsi="Arial Narrow" w:cs="楷体"/>
          <w:b w:val="0"/>
          <w:i w:val="0"/>
          <w:color w:val="002060"/>
          <w:sz w:val="22"/>
          <w:szCs w:val="22"/>
        </w:rPr>
        <w:t>7.4.1.</w:t>
      </w:r>
      <w:r>
        <w:rPr>
          <w:rFonts w:ascii="Arial Narrow" w:eastAsia="仿宋_GB2312" w:hAnsi="Arial Narrow" w:cs="楷体"/>
          <w:b w:val="0"/>
          <w:i w:val="0"/>
          <w:color w:val="002060"/>
          <w:sz w:val="22"/>
          <w:szCs w:val="22"/>
        </w:rPr>
        <w:t>概述</w:t>
      </w:r>
      <w:bookmarkEnd w:id="1192"/>
      <w:bookmarkEnd w:id="1193"/>
      <w:bookmarkEnd w:id="1194"/>
      <w:bookmarkEnd w:id="1195"/>
      <w:bookmarkEnd w:id="1196"/>
      <w:bookmarkEnd w:id="1197"/>
      <w:bookmarkEnd w:id="1198"/>
      <w:bookmarkEnd w:id="1199"/>
    </w:p>
    <w:p w14:paraId="03904E88" w14:textId="77777777" w:rsidR="00AA4CA3" w:rsidRDefault="00F2093E">
      <w:pPr>
        <w:spacing w:beforeLines="50" w:before="156" w:afterLines="50" w:after="156" w:line="360" w:lineRule="auto"/>
        <w:ind w:firstLineChars="200" w:firstLine="440"/>
        <w:rPr>
          <w:rFonts w:ascii="Arial Narrow" w:eastAsia="仿宋_GB2312" w:hAnsi="Arial Narrow" w:cs="Arial Unicode MS"/>
          <w:sz w:val="22"/>
          <w:szCs w:val="22"/>
        </w:rPr>
      </w:pPr>
      <w:r>
        <w:rPr>
          <w:rFonts w:ascii="Arial Narrow" w:eastAsia="仿宋_GB2312" w:hAnsi="Arial Narrow" w:cs="Arial Unicode MS"/>
          <w:sz w:val="22"/>
          <w:szCs w:val="22"/>
        </w:rPr>
        <w:t>[2016]42</w:t>
      </w:r>
      <w:r>
        <w:rPr>
          <w:rFonts w:ascii="Arial Narrow" w:eastAsia="仿宋_GB2312" w:hAnsi="Arial Narrow" w:cs="Arial Unicode MS"/>
          <w:sz w:val="22"/>
          <w:szCs w:val="22"/>
        </w:rPr>
        <w:t>号公告中列举的各种转让定价方法的分析（详见上文章节</w:t>
      </w:r>
      <w:r>
        <w:rPr>
          <w:rFonts w:ascii="Arial Narrow" w:eastAsia="仿宋_GB2312" w:hAnsi="Arial Narrow" w:cs="Arial Unicode MS"/>
          <w:sz w:val="22"/>
          <w:szCs w:val="22"/>
        </w:rPr>
        <w:t>7.2)</w:t>
      </w:r>
      <w:r>
        <w:rPr>
          <w:rFonts w:ascii="Arial Narrow" w:eastAsia="仿宋_GB2312" w:hAnsi="Arial Narrow" w:cs="Arial Unicode MS"/>
          <w:sz w:val="22"/>
          <w:szCs w:val="22"/>
        </w:rPr>
        <w:t>，交易净利润法被确定为对受测关联交易进行可比性分析最合适的转让定价方法。根据《</w:t>
      </w:r>
      <w:r>
        <w:rPr>
          <w:rFonts w:ascii="Arial Narrow" w:eastAsia="仿宋_GB2312" w:hAnsi="Arial Narrow" w:cs="Arial Unicode MS"/>
          <w:sz w:val="22"/>
          <w:szCs w:val="22"/>
        </w:rPr>
        <w:t>OECD</w:t>
      </w:r>
      <w:r>
        <w:rPr>
          <w:rFonts w:ascii="Arial Narrow" w:eastAsia="仿宋_GB2312" w:hAnsi="Arial Narrow" w:cs="Arial Unicode MS"/>
          <w:sz w:val="22"/>
          <w:szCs w:val="22"/>
        </w:rPr>
        <w:t>转让定价指南》中的相关原则，在理想的情况下，交易利润法的应用应当通过比较：纳税人在受控交易（或适宜于合并的交易）中获取的净利润指标与同一纳税人在可比非受控交易中获得的净利润指标。</w:t>
      </w:r>
      <w:r>
        <w:rPr>
          <w:rFonts w:ascii="Arial Narrow" w:eastAsia="仿宋_GB2312" w:hAnsi="Arial Narrow" w:cs="Arial Unicode MS"/>
          <w:sz w:val="22"/>
          <w:szCs w:val="22"/>
          <w:vertAlign w:val="superscript"/>
        </w:rPr>
        <w:footnoteReference w:id="19"/>
      </w:r>
    </w:p>
    <w:p w14:paraId="5A3B2B2D" w14:textId="7723D087" w:rsidR="0073625C" w:rsidRDefault="00F2093E" w:rsidP="0073625C">
      <w:pPr>
        <w:spacing w:beforeLines="50" w:before="156" w:afterLines="50" w:after="156" w:line="360" w:lineRule="auto"/>
        <w:ind w:firstLineChars="200" w:firstLine="440"/>
        <w:rPr>
          <w:rFonts w:ascii="Arial Narrow" w:eastAsia="仿宋_GB2312" w:hAnsi="Arial Narrow" w:cs="Arial Unicode MS"/>
          <w:sz w:val="22"/>
          <w:szCs w:val="22"/>
        </w:rPr>
      </w:pPr>
      <w:r w:rsidRPr="2DD37415">
        <w:rPr>
          <w:rFonts w:ascii="Arial Narrow" w:eastAsia="仿宋_GB2312" w:hAnsi="Arial Narrow" w:cs="Arial Unicode MS"/>
          <w:sz w:val="22"/>
          <w:szCs w:val="22"/>
        </w:rPr>
        <w:t>下面我们将应用交易净利润法进行可比分析。</w:t>
      </w:r>
    </w:p>
    <w:p w14:paraId="3403C015" w14:textId="77777777" w:rsidR="0073625C" w:rsidRDefault="0073625C" w:rsidP="0073625C">
      <w:pPr>
        <w:spacing w:before="0" w:after="0" w:line="360" w:lineRule="auto"/>
        <w:ind w:firstLineChars="200" w:firstLine="440"/>
        <w:rPr>
          <w:rFonts w:ascii="Arial Narrow" w:eastAsia="仿宋_GB2312" w:hAnsi="Arial Narrow" w:cs="Arial Unicode MS"/>
          <w:sz w:val="22"/>
          <w:szCs w:val="22"/>
        </w:rPr>
      </w:pPr>
    </w:p>
    <w:p w14:paraId="30973B11" w14:textId="77777777" w:rsidR="00AA4CA3" w:rsidRDefault="00F2093E">
      <w:pPr>
        <w:pStyle w:val="af9"/>
        <w:spacing w:before="156" w:after="156"/>
        <w:outlineLvl w:val="2"/>
        <w:rPr>
          <w:rFonts w:ascii="Arial Narrow" w:eastAsia="仿宋_GB2312" w:hAnsi="Arial Narrow" w:cs="楷体"/>
          <w:b w:val="0"/>
          <w:i w:val="0"/>
          <w:color w:val="002060"/>
          <w:sz w:val="22"/>
          <w:szCs w:val="22"/>
        </w:rPr>
      </w:pPr>
      <w:bookmarkStart w:id="1200" w:name="_Toc12214"/>
      <w:bookmarkStart w:id="1201" w:name="_Toc142398902"/>
      <w:bookmarkStart w:id="1202" w:name="_Toc22408"/>
      <w:bookmarkStart w:id="1203" w:name="_Toc19059"/>
      <w:bookmarkStart w:id="1204" w:name="_Toc22626"/>
      <w:bookmarkStart w:id="1205" w:name="_Toc522015247"/>
      <w:bookmarkStart w:id="1206" w:name="_Toc110439122"/>
      <w:bookmarkStart w:id="1207" w:name="_Toc171076022"/>
      <w:r>
        <w:rPr>
          <w:rFonts w:ascii="Arial Narrow" w:eastAsia="仿宋_GB2312" w:hAnsi="Arial Narrow" w:cs="楷体"/>
          <w:b w:val="0"/>
          <w:i w:val="0"/>
          <w:color w:val="002060"/>
          <w:sz w:val="22"/>
          <w:szCs w:val="22"/>
        </w:rPr>
        <w:lastRenderedPageBreak/>
        <w:t>7.4.2.</w:t>
      </w:r>
      <w:r>
        <w:rPr>
          <w:rFonts w:ascii="Arial Narrow" w:eastAsia="仿宋_GB2312" w:hAnsi="Arial Narrow" w:cs="楷体"/>
          <w:b w:val="0"/>
          <w:i w:val="0"/>
          <w:color w:val="002060"/>
          <w:sz w:val="22"/>
          <w:szCs w:val="22"/>
        </w:rPr>
        <w:t>确定与</w:t>
      </w:r>
      <w:bookmarkStart w:id="1208" w:name="_Hlk43068633"/>
      <w:r>
        <w:rPr>
          <w:rFonts w:ascii="Arial Narrow" w:eastAsia="仿宋_GB2312" w:hAnsi="Arial Narrow" w:cs="楷体"/>
          <w:b w:val="0"/>
          <w:i w:val="0"/>
          <w:color w:val="002060"/>
          <w:sz w:val="22"/>
          <w:szCs w:val="22"/>
        </w:rPr>
        <w:t>受测关联交易</w:t>
      </w:r>
      <w:bookmarkEnd w:id="1208"/>
      <w:r>
        <w:rPr>
          <w:rFonts w:ascii="Arial Narrow" w:eastAsia="仿宋_GB2312" w:hAnsi="Arial Narrow" w:cs="楷体"/>
          <w:b w:val="0"/>
          <w:i w:val="0"/>
          <w:color w:val="002060"/>
          <w:sz w:val="22"/>
          <w:szCs w:val="22"/>
        </w:rPr>
        <w:t>相关的财务数据</w:t>
      </w:r>
      <w:bookmarkEnd w:id="1200"/>
      <w:bookmarkEnd w:id="1201"/>
      <w:bookmarkEnd w:id="1202"/>
      <w:bookmarkEnd w:id="1203"/>
      <w:bookmarkEnd w:id="1204"/>
      <w:bookmarkEnd w:id="1205"/>
      <w:bookmarkEnd w:id="1206"/>
      <w:bookmarkEnd w:id="1207"/>
    </w:p>
    <w:p w14:paraId="34C1D1CB" w14:textId="31D46A02" w:rsidR="00AA4CA3" w:rsidRDefault="0073625C">
      <w:pPr>
        <w:spacing w:beforeLines="50" w:before="156" w:afterLines="50" w:after="156" w:line="360" w:lineRule="auto"/>
        <w:ind w:firstLineChars="200" w:firstLine="440"/>
        <w:rPr>
          <w:rFonts w:ascii="Arial Narrow" w:eastAsia="仿宋_GB2312" w:hAnsi="Arial Narrow" w:cs="Arial Unicode MS"/>
          <w:sz w:val="22"/>
          <w:szCs w:val="22"/>
        </w:rPr>
      </w:pPr>
      <w:r>
        <w:rPr>
          <w:rFonts w:ascii="Arial Narrow" w:eastAsia="仿宋_GB2312" w:hAnsi="Arial Narrow" w:cs="楷体"/>
          <w:kern w:val="2"/>
          <w:sz w:val="22"/>
          <w:szCs w:val="22"/>
        </w:rPr>
        <w:t>我们选择上海派智作为受测关联交易的验证对象，鉴于上海派智</w:t>
      </w:r>
      <w:r w:rsidR="00DB1CDF">
        <w:rPr>
          <w:rFonts w:ascii="Arial Narrow" w:eastAsia="仿宋_GB2312" w:hAnsi="Arial Narrow" w:cs="楷体"/>
          <w:kern w:val="2"/>
          <w:sz w:val="22"/>
          <w:szCs w:val="22"/>
        </w:rPr>
        <w:t>的关联交易仅与其生产销售业务相关</w:t>
      </w:r>
      <w:r>
        <w:rPr>
          <w:rFonts w:ascii="Arial Narrow" w:eastAsia="仿宋_GB2312" w:hAnsi="Arial Narrow" w:cs="楷体"/>
          <w:kern w:val="2"/>
          <w:sz w:val="22"/>
          <w:szCs w:val="22"/>
        </w:rPr>
        <w:t>，因此本报告将仅以</w:t>
      </w:r>
      <w:r w:rsidR="00DB1CDF">
        <w:rPr>
          <w:rFonts w:ascii="Arial Narrow" w:eastAsia="仿宋_GB2312" w:hAnsi="Arial Narrow" w:cs="楷体"/>
          <w:kern w:val="2"/>
          <w:sz w:val="22"/>
          <w:szCs w:val="22"/>
        </w:rPr>
        <w:t>生产</w:t>
      </w:r>
      <w:r>
        <w:rPr>
          <w:rFonts w:ascii="Arial Narrow" w:eastAsia="仿宋_GB2312" w:hAnsi="Arial Narrow" w:cs="楷体"/>
          <w:kern w:val="2"/>
          <w:sz w:val="22"/>
          <w:szCs w:val="22"/>
        </w:rPr>
        <w:t>销售业务对应的财务数据</w:t>
      </w:r>
      <w:r w:rsidR="00DB1CDF">
        <w:rPr>
          <w:rFonts w:ascii="Arial Narrow" w:eastAsia="仿宋_GB2312" w:hAnsi="Arial Narrow" w:cs="楷体"/>
          <w:kern w:val="2"/>
          <w:sz w:val="22"/>
          <w:szCs w:val="22"/>
        </w:rPr>
        <w:t>（即受测关联交易）</w:t>
      </w:r>
      <w:r>
        <w:rPr>
          <w:rFonts w:ascii="Arial Narrow" w:eastAsia="仿宋_GB2312" w:hAnsi="Arial Narrow" w:cs="楷体"/>
          <w:kern w:val="2"/>
          <w:sz w:val="22"/>
          <w:szCs w:val="22"/>
        </w:rPr>
        <w:t>进行分析，以验证</w:t>
      </w:r>
      <w:r w:rsidR="00316B8D">
        <w:rPr>
          <w:rFonts w:ascii="Arial Narrow" w:eastAsia="仿宋_GB2312" w:hAnsi="Arial Narrow" w:cs="楷体"/>
          <w:kern w:val="2"/>
          <w:sz w:val="22"/>
          <w:szCs w:val="22"/>
        </w:rPr>
        <w:t>上海派智的关联交易是否符合独立交易原则。</w:t>
      </w:r>
    </w:p>
    <w:p w14:paraId="7C4FAF43" w14:textId="7D0E34FB" w:rsidR="00316B8D" w:rsidRDefault="00316B8D">
      <w:pPr>
        <w:spacing w:beforeLines="50" w:before="156" w:afterLines="50" w:after="156" w:line="360" w:lineRule="auto"/>
        <w:ind w:firstLineChars="200" w:firstLine="440"/>
        <w:rPr>
          <w:rFonts w:ascii="Arial Narrow" w:eastAsia="仿宋_GB2312" w:hAnsi="Arial Narrow" w:cs="Arial Unicode MS"/>
          <w:sz w:val="22"/>
          <w:szCs w:val="22"/>
        </w:rPr>
      </w:pPr>
      <w:r>
        <w:rPr>
          <w:rFonts w:ascii="Arial Narrow" w:eastAsia="仿宋_GB2312" w:hAnsi="Arial Narrow" w:cs="楷体"/>
          <w:kern w:val="2"/>
          <w:sz w:val="22"/>
          <w:szCs w:val="22"/>
        </w:rPr>
        <w:t>上海派智根据业务类型将销售收入明确划分成销售业务和其他业务。</w:t>
      </w:r>
      <w:r w:rsidR="00335A60">
        <w:rPr>
          <w:rFonts w:ascii="Arial Narrow" w:eastAsia="仿宋_GB2312" w:hAnsi="Arial Narrow" w:cs="楷体"/>
          <w:kern w:val="2"/>
          <w:sz w:val="22"/>
          <w:szCs w:val="22"/>
        </w:rPr>
        <w:t>具体拆分数据详见</w:t>
      </w:r>
      <w:r w:rsidR="00335A60" w:rsidRPr="00335A60">
        <w:rPr>
          <w:rFonts w:ascii="Arial Narrow" w:eastAsia="仿宋_GB2312" w:hAnsi="Arial Narrow" w:cs="楷体"/>
          <w:kern w:val="2"/>
          <w:sz w:val="22"/>
          <w:szCs w:val="22"/>
        </w:rPr>
        <w:t>附件</w:t>
      </w:r>
      <w:r w:rsidR="00C34CC9">
        <w:rPr>
          <w:rFonts w:ascii="Arial Narrow" w:eastAsia="仿宋_GB2312" w:hAnsi="Arial Narrow" w:cs="楷体"/>
          <w:kern w:val="2"/>
          <w:sz w:val="22"/>
          <w:szCs w:val="22"/>
        </w:rPr>
        <w:t>6</w:t>
      </w:r>
      <w:r w:rsidR="00335A60">
        <w:rPr>
          <w:rFonts w:ascii="Arial Narrow" w:eastAsia="仿宋_GB2312" w:hAnsi="Arial Narrow" w:cs="楷体"/>
          <w:kern w:val="2"/>
          <w:sz w:val="22"/>
          <w:szCs w:val="22"/>
        </w:rPr>
        <w:t>《</w:t>
      </w:r>
      <w:r w:rsidR="00335A60" w:rsidRPr="00335A60">
        <w:rPr>
          <w:rFonts w:ascii="Arial Narrow" w:eastAsia="仿宋_GB2312" w:hAnsi="Arial Narrow" w:cs="楷体"/>
          <w:kern w:val="2"/>
          <w:sz w:val="22"/>
          <w:szCs w:val="22"/>
        </w:rPr>
        <w:t>企业年度分部财务数据</w:t>
      </w:r>
      <w:r w:rsidR="00335A60">
        <w:rPr>
          <w:rFonts w:ascii="Arial Narrow" w:eastAsia="仿宋_GB2312" w:hAnsi="Arial Narrow" w:cs="楷体"/>
          <w:kern w:val="2"/>
          <w:sz w:val="22"/>
          <w:szCs w:val="22"/>
        </w:rPr>
        <w:t>》。</w:t>
      </w:r>
    </w:p>
    <w:p w14:paraId="0A9A31B1" w14:textId="587D5F30" w:rsidR="00AA4CA3" w:rsidRDefault="00F2093E" w:rsidP="2DD37415">
      <w:pPr>
        <w:pStyle w:val="a3"/>
        <w:ind w:left="420" w:hanging="420"/>
        <w:jc w:val="center"/>
        <w:rPr>
          <w:rFonts w:ascii="Arial Narrow" w:eastAsia="仿宋_GB2312" w:hAnsi="Arial Narrow"/>
          <w:sz w:val="22"/>
          <w:szCs w:val="22"/>
        </w:rPr>
      </w:pPr>
      <w:r w:rsidRPr="2DD37415">
        <w:rPr>
          <w:rFonts w:ascii="Arial Narrow" w:eastAsia="仿宋_GB2312" w:hAnsi="Arial Narrow"/>
          <w:sz w:val="22"/>
          <w:szCs w:val="22"/>
        </w:rPr>
        <w:t>图表</w:t>
      </w:r>
      <w:r w:rsidRPr="2DD37415">
        <w:rPr>
          <w:rFonts w:ascii="Arial Narrow" w:eastAsia="仿宋_GB2312" w:hAnsi="Arial Narrow"/>
          <w:sz w:val="22"/>
          <w:szCs w:val="22"/>
        </w:rPr>
        <w:t xml:space="preserve"> 24</w:t>
      </w:r>
      <w:r w:rsidRPr="2DD37415">
        <w:rPr>
          <w:rFonts w:ascii="Arial Narrow" w:eastAsia="仿宋_GB2312" w:hAnsi="Arial Narrow"/>
          <w:sz w:val="22"/>
          <w:szCs w:val="22"/>
        </w:rPr>
        <w:t>：</w:t>
      </w:r>
      <w:r w:rsidR="00186723" w:rsidRPr="2DD37415">
        <w:rPr>
          <w:rFonts w:ascii="Arial Narrow" w:eastAsia="仿宋_GB2312" w:hAnsi="Arial Narrow"/>
          <w:sz w:val="22"/>
          <w:szCs w:val="22"/>
        </w:rPr>
        <w:t>上海派智</w:t>
      </w:r>
      <w:r w:rsidRPr="2DD37415">
        <w:rPr>
          <w:rFonts w:ascii="Arial Narrow" w:eastAsia="仿宋_GB2312" w:hAnsi="Arial Narrow"/>
          <w:sz w:val="22"/>
          <w:szCs w:val="22"/>
        </w:rPr>
        <w:t>2023</w:t>
      </w:r>
      <w:r w:rsidRPr="2DD37415">
        <w:rPr>
          <w:rFonts w:ascii="Arial Narrow" w:eastAsia="仿宋_GB2312" w:hAnsi="Arial Narrow"/>
          <w:sz w:val="22"/>
          <w:szCs w:val="22"/>
        </w:rPr>
        <w:t>年度</w:t>
      </w:r>
      <w:r w:rsidR="008A5C0F" w:rsidRPr="2DD37415">
        <w:rPr>
          <w:rFonts w:ascii="Arial Narrow" w:eastAsia="仿宋_GB2312" w:hAnsi="Arial Narrow"/>
          <w:sz w:val="22"/>
          <w:szCs w:val="22"/>
        </w:rPr>
        <w:t>-</w:t>
      </w:r>
      <w:r w:rsidR="004C55D4" w:rsidRPr="2DD37415">
        <w:rPr>
          <w:rFonts w:ascii="Arial Narrow" w:eastAsia="仿宋_GB2312" w:hAnsi="Arial Narrow"/>
          <w:sz w:val="22"/>
          <w:szCs w:val="22"/>
        </w:rPr>
        <w:t>销售业务</w:t>
      </w:r>
      <w:r w:rsidR="008A5C0F" w:rsidRPr="2DD37415">
        <w:rPr>
          <w:rFonts w:ascii="Arial Narrow" w:eastAsia="仿宋_GB2312" w:hAnsi="Arial Narrow"/>
          <w:sz w:val="22"/>
          <w:szCs w:val="22"/>
        </w:rPr>
        <w:t>相关</w:t>
      </w:r>
      <w:r w:rsidRPr="2DD37415">
        <w:rPr>
          <w:rFonts w:ascii="Arial Narrow" w:eastAsia="仿宋_GB2312" w:hAnsi="Arial Narrow"/>
          <w:sz w:val="22"/>
          <w:szCs w:val="22"/>
        </w:rPr>
        <w:t>财务数据</w:t>
      </w:r>
      <w:r w:rsidRPr="2DD37415">
        <w:rPr>
          <w:rFonts w:ascii="Arial Narrow" w:eastAsia="仿宋_GB2312" w:hAnsi="Arial Narrow"/>
          <w:sz w:val="22"/>
          <w:szCs w:val="22"/>
        </w:rPr>
        <w:t xml:space="preserve"> </w:t>
      </w:r>
    </w:p>
    <w:tbl>
      <w:tblPr>
        <w:tblStyle w:val="4-41"/>
        <w:tblW w:w="85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7"/>
        <w:gridCol w:w="1412"/>
        <w:gridCol w:w="1848"/>
        <w:gridCol w:w="1559"/>
        <w:gridCol w:w="1559"/>
        <w:tblGridChange w:id="1209">
          <w:tblGrid>
            <w:gridCol w:w="360"/>
            <w:gridCol w:w="360"/>
            <w:gridCol w:w="360"/>
            <w:gridCol w:w="360"/>
            <w:gridCol w:w="360"/>
            <w:gridCol w:w="327"/>
            <w:gridCol w:w="1412"/>
            <w:gridCol w:w="1848"/>
            <w:gridCol w:w="1559"/>
            <w:gridCol w:w="1559"/>
          </w:tblGrid>
        </w:tblGridChange>
      </w:tblGrid>
      <w:tr w:rsidR="008A5C0F" w14:paraId="7E6BDA7E" w14:textId="77777777" w:rsidTr="2DD37415">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2127" w:type="dxa"/>
            <w:tcBorders>
              <w:top w:val="single" w:sz="4" w:space="0" w:color="auto"/>
              <w:left w:val="single" w:sz="4" w:space="0" w:color="auto"/>
              <w:bottom w:val="single" w:sz="4" w:space="0" w:color="auto"/>
              <w:right w:val="single" w:sz="4" w:space="0" w:color="auto"/>
            </w:tcBorders>
            <w:shd w:val="clear" w:color="auto" w:fill="002060"/>
            <w:vAlign w:val="center"/>
          </w:tcPr>
          <w:p w14:paraId="5870F7B7" w14:textId="77777777" w:rsidR="008A5C0F" w:rsidRPr="008A5C0F" w:rsidRDefault="008A5C0F" w:rsidP="00C15CFF">
            <w:pPr>
              <w:pStyle w:val="a3"/>
              <w:ind w:left="420" w:hanging="420"/>
              <w:jc w:val="center"/>
              <w:rPr>
                <w:rFonts w:ascii="Arial Narrow" w:eastAsia="仿宋_GB2312" w:hAnsi="Arial Narrow"/>
                <w:b/>
                <w:bCs/>
                <w:sz w:val="22"/>
                <w:szCs w:val="22"/>
              </w:rPr>
            </w:pPr>
            <w:r w:rsidRPr="008A5C0F">
              <w:rPr>
                <w:rFonts w:ascii="Arial Narrow" w:eastAsia="仿宋_GB2312" w:hAnsi="Arial Narrow"/>
                <w:b/>
                <w:bCs/>
                <w:sz w:val="22"/>
                <w:szCs w:val="22"/>
              </w:rPr>
              <w:t>项目</w:t>
            </w:r>
          </w:p>
        </w:tc>
        <w:tc>
          <w:tcPr>
            <w:tcW w:w="1412" w:type="dxa"/>
            <w:tcBorders>
              <w:top w:val="single" w:sz="4" w:space="0" w:color="auto"/>
              <w:left w:val="single" w:sz="4" w:space="0" w:color="auto"/>
              <w:bottom w:val="single" w:sz="4" w:space="0" w:color="auto"/>
              <w:right w:val="single" w:sz="4" w:space="0" w:color="auto"/>
            </w:tcBorders>
            <w:shd w:val="clear" w:color="auto" w:fill="002060"/>
            <w:vAlign w:val="center"/>
          </w:tcPr>
          <w:p w14:paraId="00DC0BF7" w14:textId="77777777" w:rsidR="008A5C0F" w:rsidRDefault="008A5C0F" w:rsidP="00C15CFF">
            <w:pPr>
              <w:spacing w:before="0" w:after="0"/>
              <w:ind w:left="0" w:right="0"/>
              <w:jc w:val="center"/>
              <w:cnfStyle w:val="100000000000" w:firstRow="1" w:lastRow="0" w:firstColumn="0" w:lastColumn="0" w:oddVBand="0" w:evenVBand="0" w:oddHBand="0" w:evenHBand="0" w:firstRowFirstColumn="0" w:firstRowLastColumn="0" w:lastRowFirstColumn="0" w:lastRowLastColumn="0"/>
              <w:rPr>
                <w:rFonts w:ascii="Arial Narrow" w:eastAsia="仿宋_GB2312" w:hAnsi="Arial Narrow"/>
                <w:bCs w:val="0"/>
                <w:sz w:val="22"/>
                <w:szCs w:val="22"/>
              </w:rPr>
            </w:pPr>
            <w:r>
              <w:rPr>
                <w:rFonts w:ascii="Arial Narrow" w:eastAsia="仿宋_GB2312" w:hAnsi="Arial Narrow"/>
                <w:sz w:val="22"/>
                <w:szCs w:val="22"/>
              </w:rPr>
              <w:t>公式</w:t>
            </w:r>
          </w:p>
        </w:tc>
        <w:tc>
          <w:tcPr>
            <w:tcW w:w="1848" w:type="dxa"/>
            <w:tcBorders>
              <w:top w:val="single" w:sz="4" w:space="0" w:color="auto"/>
              <w:left w:val="single" w:sz="4" w:space="0" w:color="auto"/>
              <w:bottom w:val="single" w:sz="4" w:space="0" w:color="auto"/>
              <w:right w:val="single" w:sz="4" w:space="0" w:color="auto"/>
            </w:tcBorders>
            <w:shd w:val="clear" w:color="auto" w:fill="002060"/>
            <w:vAlign w:val="center"/>
          </w:tcPr>
          <w:p w14:paraId="21F6CBEF" w14:textId="77777777" w:rsidR="00794794" w:rsidRDefault="2B909AAF" w:rsidP="00C15CFF">
            <w:pPr>
              <w:spacing w:before="0" w:after="0"/>
              <w:ind w:left="0" w:right="0"/>
              <w:jc w:val="center"/>
              <w:cnfStyle w:val="100000000000" w:firstRow="1" w:lastRow="0" w:firstColumn="0" w:lastColumn="0" w:oddVBand="0" w:evenVBand="0" w:oddHBand="0" w:evenHBand="0" w:firstRowFirstColumn="0" w:firstRowLastColumn="0" w:lastRowFirstColumn="0" w:lastRowLastColumn="0"/>
              <w:rPr>
                <w:rFonts w:ascii="Arial Narrow" w:eastAsia="仿宋_GB2312" w:hAnsi="Arial Narrow"/>
                <w:b w:val="0"/>
                <w:bCs w:val="0"/>
                <w:sz w:val="22"/>
                <w:szCs w:val="22"/>
              </w:rPr>
            </w:pPr>
            <w:r w:rsidRPr="2DD37415">
              <w:rPr>
                <w:rFonts w:ascii="Arial Narrow" w:eastAsia="仿宋_GB2312" w:hAnsi="Arial Narrow"/>
                <w:sz w:val="22"/>
                <w:szCs w:val="22"/>
              </w:rPr>
              <w:t>生产</w:t>
            </w:r>
            <w:r w:rsidR="008A5C0F" w:rsidRPr="2DD37415">
              <w:rPr>
                <w:rFonts w:ascii="Arial Narrow" w:eastAsia="仿宋_GB2312" w:hAnsi="Arial Narrow"/>
                <w:sz w:val="22"/>
                <w:szCs w:val="22"/>
              </w:rPr>
              <w:t>销售业务</w:t>
            </w:r>
          </w:p>
          <w:p w14:paraId="683F7DDB" w14:textId="2289104D" w:rsidR="008A5C0F" w:rsidRDefault="3F0DED67" w:rsidP="00C15CFF">
            <w:pPr>
              <w:spacing w:before="0" w:after="0"/>
              <w:ind w:left="0" w:right="0"/>
              <w:jc w:val="center"/>
              <w:cnfStyle w:val="100000000000" w:firstRow="1" w:lastRow="0" w:firstColumn="0" w:lastColumn="0" w:oddVBand="0" w:evenVBand="0" w:oddHBand="0" w:evenHBand="0" w:firstRowFirstColumn="0" w:firstRowLastColumn="0" w:lastRowFirstColumn="0" w:lastRowLastColumn="0"/>
              <w:rPr>
                <w:rFonts w:ascii="Arial Narrow" w:eastAsia="仿宋_GB2312" w:hAnsi="Arial Narrow"/>
                <w:sz w:val="22"/>
                <w:szCs w:val="22"/>
              </w:rPr>
            </w:pPr>
            <w:r w:rsidRPr="2DD37415">
              <w:rPr>
                <w:rFonts w:ascii="Arial Narrow" w:eastAsia="仿宋_GB2312" w:hAnsi="Arial Narrow"/>
                <w:sz w:val="22"/>
                <w:szCs w:val="22"/>
              </w:rPr>
              <w:t>(</w:t>
            </w:r>
            <w:r w:rsidR="00C15CFF" w:rsidRPr="2DD37415">
              <w:rPr>
                <w:rFonts w:ascii="Arial Narrow" w:eastAsia="仿宋_GB2312" w:hAnsi="Arial Narrow"/>
                <w:sz w:val="22"/>
                <w:szCs w:val="22"/>
              </w:rPr>
              <w:t>受测关联交易</w:t>
            </w:r>
            <w:r w:rsidRPr="2DD37415">
              <w:rPr>
                <w:rFonts w:ascii="Arial Narrow" w:eastAsia="仿宋_GB2312" w:hAnsi="Arial Narrow"/>
                <w:sz w:val="22"/>
                <w:szCs w:val="22"/>
              </w:rPr>
              <w:t>)</w:t>
            </w:r>
          </w:p>
        </w:tc>
        <w:tc>
          <w:tcPr>
            <w:tcW w:w="1559" w:type="dxa"/>
            <w:tcBorders>
              <w:top w:val="single" w:sz="4" w:space="0" w:color="auto"/>
              <w:left w:val="single" w:sz="4" w:space="0" w:color="auto"/>
              <w:bottom w:val="single" w:sz="4" w:space="0" w:color="auto"/>
              <w:right w:val="single" w:sz="4" w:space="0" w:color="auto"/>
            </w:tcBorders>
            <w:shd w:val="clear" w:color="auto" w:fill="002060"/>
            <w:vAlign w:val="center"/>
          </w:tcPr>
          <w:p w14:paraId="4880414D" w14:textId="55241658" w:rsidR="008A5C0F" w:rsidRDefault="008A5C0F" w:rsidP="00C15CFF">
            <w:pPr>
              <w:spacing w:before="0" w:after="0"/>
              <w:ind w:left="0" w:right="0"/>
              <w:jc w:val="center"/>
              <w:cnfStyle w:val="100000000000" w:firstRow="1" w:lastRow="0" w:firstColumn="0" w:lastColumn="0" w:oddVBand="0" w:evenVBand="0" w:oddHBand="0" w:evenHBand="0" w:firstRowFirstColumn="0" w:firstRowLastColumn="0" w:lastRowFirstColumn="0" w:lastRowLastColumn="0"/>
              <w:rPr>
                <w:rFonts w:ascii="Arial Narrow" w:eastAsia="仿宋_GB2312" w:hAnsi="Arial Narrow"/>
                <w:sz w:val="22"/>
                <w:szCs w:val="22"/>
              </w:rPr>
            </w:pPr>
            <w:r w:rsidRPr="2DD37415">
              <w:rPr>
                <w:rFonts w:ascii="Arial Narrow" w:eastAsia="仿宋_GB2312" w:hAnsi="Arial Narrow"/>
                <w:sz w:val="22"/>
                <w:szCs w:val="22"/>
              </w:rPr>
              <w:t>其他业务</w:t>
            </w:r>
          </w:p>
        </w:tc>
        <w:tc>
          <w:tcPr>
            <w:tcW w:w="1559" w:type="dxa"/>
            <w:tcBorders>
              <w:top w:val="single" w:sz="4" w:space="0" w:color="auto"/>
              <w:left w:val="single" w:sz="4" w:space="0" w:color="auto"/>
              <w:bottom w:val="single" w:sz="4" w:space="0" w:color="auto"/>
              <w:right w:val="single" w:sz="4" w:space="0" w:color="auto"/>
            </w:tcBorders>
            <w:shd w:val="clear" w:color="auto" w:fill="002060"/>
            <w:vAlign w:val="center"/>
          </w:tcPr>
          <w:p w14:paraId="30C7DCBC" w14:textId="34A2B53F" w:rsidR="008A5C0F" w:rsidRDefault="008A5C0F" w:rsidP="2DD37415">
            <w:pPr>
              <w:spacing w:before="0" w:after="0"/>
              <w:ind w:left="0" w:right="0"/>
              <w:jc w:val="center"/>
              <w:cnfStyle w:val="100000000000" w:firstRow="1" w:lastRow="0" w:firstColumn="0" w:lastColumn="0" w:oddVBand="0" w:evenVBand="0" w:oddHBand="0" w:evenHBand="0" w:firstRowFirstColumn="0" w:firstRowLastColumn="0" w:lastRowFirstColumn="0" w:lastRowLastColumn="0"/>
              <w:rPr>
                <w:rFonts w:ascii="Arial Narrow" w:eastAsia="仿宋_GB2312" w:hAnsi="Arial Narrow"/>
                <w:sz w:val="22"/>
                <w:szCs w:val="22"/>
              </w:rPr>
            </w:pPr>
            <w:r w:rsidRPr="2DD37415">
              <w:rPr>
                <w:rFonts w:ascii="Arial Narrow" w:eastAsia="仿宋_GB2312" w:hAnsi="Arial Narrow"/>
                <w:sz w:val="22"/>
                <w:szCs w:val="22"/>
              </w:rPr>
              <w:t>合计</w:t>
            </w:r>
          </w:p>
        </w:tc>
      </w:tr>
      <w:tr w:rsidR="008A5C0F" w14:paraId="5CF14430" w14:textId="77777777" w:rsidTr="2DD37415">
        <w:tblPrEx>
          <w:tblW w:w="85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1210" w:author="admin" w:date="2024-07-03T15:05:00Z">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trHeight w:val="300"/>
          <w:jc w:val="center"/>
          <w:trPrChange w:id="1211" w:author="admin" w:date="2024-07-03T15:05:00Z">
            <w:trPr>
              <w:gridAfter w:val="0"/>
              <w:jc w:val="center"/>
            </w:trPr>
          </w:trPrChange>
        </w:trPr>
        <w:tc>
          <w:tcPr>
            <w:cnfStyle w:val="001000000000" w:firstRow="0" w:lastRow="0" w:firstColumn="1" w:lastColumn="0" w:oddVBand="0" w:evenVBand="0" w:oddHBand="0" w:evenHBand="0" w:firstRowFirstColumn="0" w:firstRowLastColumn="0" w:lastRowFirstColumn="0" w:lastRowLastColumn="0"/>
            <w:tcW w:w="2127" w:type="dxa"/>
            <w:tcBorders>
              <w:top w:val="single" w:sz="4" w:space="0" w:color="auto"/>
              <w:left w:val="single" w:sz="4" w:space="0" w:color="auto"/>
              <w:bottom w:val="single" w:sz="4" w:space="0" w:color="auto"/>
              <w:right w:val="single" w:sz="4" w:space="0" w:color="auto"/>
            </w:tcBorders>
            <w:shd w:val="clear" w:color="auto" w:fill="auto"/>
            <w:vAlign w:val="center"/>
            <w:tcPrChange w:id="1212" w:author="admin" w:date="2024-07-03T15:05:00Z">
              <w:tcPr>
                <w:tcW w:w="0" w:type="auto"/>
              </w:tcPr>
            </w:tcPrChange>
          </w:tcPr>
          <w:p w14:paraId="0AAA1331" w14:textId="4561B69F" w:rsidR="008A5C0F" w:rsidRDefault="008A5C0F" w:rsidP="008A5C0F">
            <w:pPr>
              <w:snapToGrid w:val="0"/>
              <w:spacing w:before="60" w:after="60"/>
              <w:ind w:left="0" w:right="0"/>
              <w:jc w:val="left"/>
              <w:rPr>
                <w:rFonts w:ascii="Arial Narrow" w:eastAsia="仿宋_GB2312" w:hAnsi="Arial Narrow"/>
                <w:b w:val="0"/>
                <w:bCs w:val="0"/>
                <w:sz w:val="22"/>
                <w:szCs w:val="22"/>
              </w:rPr>
            </w:pPr>
            <w:r w:rsidRPr="2DD37415">
              <w:rPr>
                <w:rFonts w:ascii="Arial Narrow" w:eastAsia="仿宋_GB2312" w:hAnsi="Arial Narrow" w:cs="Arial"/>
                <w:b w:val="0"/>
                <w:bCs w:val="0"/>
                <w:color w:val="000000" w:themeColor="text1"/>
                <w:sz w:val="22"/>
                <w:szCs w:val="22"/>
              </w:rPr>
              <w:t>营业收入</w:t>
            </w:r>
          </w:p>
        </w:tc>
        <w:tc>
          <w:tcPr>
            <w:tcW w:w="1412" w:type="dxa"/>
            <w:tcBorders>
              <w:top w:val="single" w:sz="4" w:space="0" w:color="auto"/>
              <w:left w:val="single" w:sz="4" w:space="0" w:color="auto"/>
              <w:bottom w:val="single" w:sz="4" w:space="0" w:color="auto"/>
              <w:right w:val="single" w:sz="4" w:space="0" w:color="auto"/>
            </w:tcBorders>
            <w:shd w:val="clear" w:color="auto" w:fill="auto"/>
            <w:vAlign w:val="center"/>
            <w:tcPrChange w:id="1213" w:author="admin" w:date="2024-07-03T15:05:00Z">
              <w:tcPr>
                <w:tcW w:w="0" w:type="auto"/>
              </w:tcPr>
            </w:tcPrChange>
          </w:tcPr>
          <w:p w14:paraId="39AF00F7" w14:textId="77777777" w:rsidR="008A5C0F" w:rsidRDefault="008A5C0F" w:rsidP="008A5C0F">
            <w:pPr>
              <w:snapToGrid w:val="0"/>
              <w:spacing w:before="60" w:after="60"/>
              <w:ind w:left="0" w:right="0"/>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b/>
                <w:sz w:val="22"/>
                <w:szCs w:val="22"/>
              </w:rPr>
            </w:pPr>
            <w:r>
              <w:rPr>
                <w:rFonts w:ascii="Arial Narrow" w:eastAsia="仿宋_GB2312" w:hAnsi="Arial Narrow" w:cs="Arial"/>
                <w:color w:val="000000"/>
                <w:sz w:val="22"/>
                <w:szCs w:val="22"/>
              </w:rPr>
              <w:t>a</w:t>
            </w:r>
          </w:p>
        </w:tc>
        <w:tc>
          <w:tcPr>
            <w:tcW w:w="1848" w:type="dxa"/>
            <w:tcBorders>
              <w:top w:val="single" w:sz="4" w:space="0" w:color="auto"/>
              <w:left w:val="single" w:sz="4" w:space="0" w:color="auto"/>
              <w:bottom w:val="single" w:sz="4" w:space="0" w:color="auto"/>
              <w:right w:val="single" w:sz="4" w:space="0" w:color="auto"/>
            </w:tcBorders>
            <w:shd w:val="clear" w:color="auto" w:fill="auto"/>
            <w:vAlign w:val="center"/>
            <w:tcPrChange w:id="1214" w:author="admin" w:date="2024-07-03T15:05:00Z">
              <w:tcPr>
                <w:tcW w:w="0" w:type="auto"/>
              </w:tcPr>
            </w:tcPrChange>
          </w:tcPr>
          <w:p w14:paraId="3EBB98C7" w14:textId="3F86284A" w:rsidR="008A5C0F" w:rsidRPr="0004168C" w:rsidRDefault="008A5C0F" w:rsidP="008A5C0F">
            <w:pPr>
              <w:spacing w:before="0" w:after="0"/>
              <w:ind w:left="0" w:right="0"/>
              <w:jc w:val="right"/>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r w:rsidRPr="2DD37415">
              <w:rPr>
                <w:rFonts w:ascii="Arial Narrow" w:hAnsi="Arial Narrow"/>
                <w:sz w:val="22"/>
                <w:szCs w:val="22"/>
              </w:rPr>
              <w:t>681,157,002.44</w:t>
            </w:r>
          </w:p>
        </w:tc>
        <w:tc>
          <w:tcPr>
            <w:tcW w:w="1559" w:type="dxa"/>
            <w:tcBorders>
              <w:top w:val="single" w:sz="4" w:space="0" w:color="auto"/>
              <w:left w:val="single" w:sz="4" w:space="0" w:color="auto"/>
              <w:bottom w:val="single" w:sz="4" w:space="0" w:color="auto"/>
              <w:right w:val="single" w:sz="4" w:space="0" w:color="auto"/>
            </w:tcBorders>
            <w:vAlign w:val="center"/>
            <w:tcPrChange w:id="1215" w:author="admin" w:date="2024-07-03T15:05:00Z">
              <w:tcPr>
                <w:tcW w:w="0" w:type="auto"/>
              </w:tcPr>
            </w:tcPrChange>
          </w:tcPr>
          <w:p w14:paraId="2D7B3C76" w14:textId="6BE98B69" w:rsidR="008A5C0F" w:rsidRPr="0004168C" w:rsidRDefault="7707BA66" w:rsidP="00AE18B3">
            <w:pPr>
              <w:spacing w:before="0" w:after="0"/>
              <w:ind w:left="0" w:right="0"/>
              <w:jc w:val="right"/>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r w:rsidRPr="2DD37415">
              <w:rPr>
                <w:rFonts w:ascii="Arial Narrow" w:hAnsi="Arial Narrow"/>
                <w:sz w:val="22"/>
                <w:szCs w:val="22"/>
              </w:rPr>
              <w:t>267,037,913.7</w:t>
            </w:r>
            <w:r w:rsidR="0080301A" w:rsidRPr="2DD37415">
              <w:rPr>
                <w:rFonts w:ascii="Arial Narrow" w:hAnsi="Arial Narrow"/>
                <w:sz w:val="22"/>
                <w:szCs w:val="22"/>
              </w:rPr>
              <w:t>8</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Change w:id="1216" w:author="admin" w:date="2024-07-03T15:05:00Z">
              <w:tcPr>
                <w:tcW w:w="0" w:type="auto"/>
              </w:tcPr>
            </w:tcPrChange>
          </w:tcPr>
          <w:p w14:paraId="09C4C61F" w14:textId="350D9DAD" w:rsidR="008A5C0F" w:rsidRPr="0004168C" w:rsidRDefault="008A5C0F" w:rsidP="00AE18B3">
            <w:pPr>
              <w:spacing w:before="0" w:after="0"/>
              <w:ind w:left="0" w:right="0"/>
              <w:jc w:val="right"/>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r w:rsidRPr="2DD37415">
              <w:rPr>
                <w:rFonts w:ascii="Arial Narrow" w:hAnsi="Arial Narrow"/>
                <w:sz w:val="22"/>
                <w:szCs w:val="22"/>
              </w:rPr>
              <w:t>948,194,916.2</w:t>
            </w:r>
            <w:r w:rsidR="0080301A" w:rsidRPr="2DD37415">
              <w:rPr>
                <w:rFonts w:ascii="Arial Narrow" w:hAnsi="Arial Narrow"/>
                <w:sz w:val="22"/>
                <w:szCs w:val="22"/>
              </w:rPr>
              <w:t>2</w:t>
            </w:r>
            <w:r w:rsidRPr="2DD37415">
              <w:rPr>
                <w:rFonts w:ascii="Arial Narrow" w:hAnsi="Arial Narrow"/>
                <w:sz w:val="22"/>
                <w:szCs w:val="22"/>
              </w:rPr>
              <w:t xml:space="preserve"> </w:t>
            </w:r>
          </w:p>
        </w:tc>
      </w:tr>
      <w:tr w:rsidR="008A5C0F" w14:paraId="21887F74" w14:textId="77777777" w:rsidTr="2DD37415">
        <w:tblPrEx>
          <w:tblW w:w="85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1217" w:author="admin" w:date="2024-07-03T15:05:00Z">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trHeight w:val="300"/>
          <w:jc w:val="center"/>
          <w:trPrChange w:id="1218" w:author="admin" w:date="2024-07-03T15:05:00Z">
            <w:trPr>
              <w:gridAfter w:val="0"/>
              <w:jc w:val="center"/>
            </w:trPr>
          </w:trPrChange>
        </w:trPr>
        <w:tc>
          <w:tcPr>
            <w:cnfStyle w:val="001000000000" w:firstRow="0" w:lastRow="0" w:firstColumn="1" w:lastColumn="0" w:oddVBand="0" w:evenVBand="0" w:oddHBand="0" w:evenHBand="0" w:firstRowFirstColumn="0" w:firstRowLastColumn="0" w:lastRowFirstColumn="0" w:lastRowLastColumn="0"/>
            <w:tcW w:w="2127" w:type="dxa"/>
            <w:tcBorders>
              <w:top w:val="single" w:sz="4" w:space="0" w:color="auto"/>
              <w:left w:val="single" w:sz="4" w:space="0" w:color="auto"/>
              <w:bottom w:val="single" w:sz="4" w:space="0" w:color="auto"/>
              <w:right w:val="single" w:sz="4" w:space="0" w:color="auto"/>
            </w:tcBorders>
            <w:shd w:val="clear" w:color="auto" w:fill="auto"/>
            <w:vAlign w:val="center"/>
            <w:tcPrChange w:id="1219" w:author="admin" w:date="2024-07-03T15:05:00Z">
              <w:tcPr>
                <w:tcW w:w="0" w:type="auto"/>
              </w:tcPr>
            </w:tcPrChange>
          </w:tcPr>
          <w:p w14:paraId="2ED1D6BB" w14:textId="3E5AF35D" w:rsidR="008A5C0F" w:rsidRDefault="008A5C0F" w:rsidP="008A5C0F">
            <w:pPr>
              <w:snapToGrid w:val="0"/>
              <w:spacing w:before="60" w:after="60"/>
              <w:ind w:left="0" w:right="0"/>
              <w:jc w:val="left"/>
              <w:rPr>
                <w:rFonts w:ascii="Arial Narrow" w:eastAsia="仿宋_GB2312" w:hAnsi="Arial Narrow"/>
                <w:b w:val="0"/>
                <w:bCs w:val="0"/>
                <w:sz w:val="22"/>
                <w:szCs w:val="22"/>
              </w:rPr>
            </w:pPr>
            <w:r w:rsidRPr="2DD37415">
              <w:rPr>
                <w:rFonts w:ascii="Arial Narrow" w:eastAsia="仿宋_GB2312" w:hAnsi="Arial Narrow"/>
                <w:b w:val="0"/>
                <w:bCs w:val="0"/>
                <w:sz w:val="22"/>
                <w:szCs w:val="22"/>
              </w:rPr>
              <w:t>减：</w:t>
            </w:r>
            <w:r w:rsidRPr="2DD37415">
              <w:rPr>
                <w:rFonts w:ascii="Arial Narrow" w:eastAsia="仿宋_GB2312" w:hAnsi="Arial Narrow" w:cs="Arial"/>
                <w:b w:val="0"/>
                <w:bCs w:val="0"/>
                <w:color w:val="000000" w:themeColor="text1"/>
                <w:sz w:val="22"/>
                <w:szCs w:val="22"/>
              </w:rPr>
              <w:t>营业成本</w:t>
            </w:r>
          </w:p>
        </w:tc>
        <w:tc>
          <w:tcPr>
            <w:tcW w:w="1412" w:type="dxa"/>
            <w:tcBorders>
              <w:top w:val="single" w:sz="4" w:space="0" w:color="auto"/>
              <w:left w:val="single" w:sz="4" w:space="0" w:color="auto"/>
              <w:bottom w:val="single" w:sz="4" w:space="0" w:color="auto"/>
              <w:right w:val="single" w:sz="4" w:space="0" w:color="auto"/>
            </w:tcBorders>
            <w:shd w:val="clear" w:color="auto" w:fill="auto"/>
            <w:vAlign w:val="center"/>
            <w:tcPrChange w:id="1220" w:author="admin" w:date="2024-07-03T15:05:00Z">
              <w:tcPr>
                <w:tcW w:w="0" w:type="auto"/>
              </w:tcPr>
            </w:tcPrChange>
          </w:tcPr>
          <w:p w14:paraId="43278FFC" w14:textId="77777777" w:rsidR="008A5C0F" w:rsidRDefault="008A5C0F" w:rsidP="008A5C0F">
            <w:pPr>
              <w:snapToGrid w:val="0"/>
              <w:spacing w:before="60" w:after="60"/>
              <w:ind w:left="0" w:right="0"/>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sz w:val="22"/>
                <w:szCs w:val="22"/>
              </w:rPr>
            </w:pPr>
            <w:r>
              <w:rPr>
                <w:rFonts w:ascii="Arial Narrow" w:eastAsia="仿宋_GB2312" w:hAnsi="Arial Narrow" w:cs="Arial"/>
                <w:color w:val="000000"/>
                <w:sz w:val="22"/>
                <w:szCs w:val="22"/>
              </w:rPr>
              <w:t>b</w:t>
            </w:r>
          </w:p>
        </w:tc>
        <w:tc>
          <w:tcPr>
            <w:tcW w:w="1848" w:type="dxa"/>
            <w:tcBorders>
              <w:top w:val="single" w:sz="4" w:space="0" w:color="auto"/>
              <w:left w:val="single" w:sz="4" w:space="0" w:color="auto"/>
              <w:bottom w:val="single" w:sz="4" w:space="0" w:color="auto"/>
              <w:right w:val="single" w:sz="4" w:space="0" w:color="auto"/>
            </w:tcBorders>
            <w:shd w:val="clear" w:color="auto" w:fill="auto"/>
            <w:vAlign w:val="center"/>
            <w:tcPrChange w:id="1221" w:author="admin" w:date="2024-07-03T15:05:00Z">
              <w:tcPr>
                <w:tcW w:w="0" w:type="auto"/>
              </w:tcPr>
            </w:tcPrChange>
          </w:tcPr>
          <w:p w14:paraId="77E1BAEB" w14:textId="607E98A7" w:rsidR="008A5C0F" w:rsidRPr="0004168C" w:rsidRDefault="008A5C0F" w:rsidP="008A5C0F">
            <w:pPr>
              <w:spacing w:before="0" w:after="0"/>
              <w:ind w:left="0" w:right="0"/>
              <w:jc w:val="right"/>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r w:rsidRPr="2DD37415">
              <w:rPr>
                <w:rFonts w:ascii="Arial Narrow" w:hAnsi="Arial Narrow"/>
                <w:sz w:val="22"/>
                <w:szCs w:val="22"/>
              </w:rPr>
              <w:t xml:space="preserve">541,938,925.05    </w:t>
            </w:r>
          </w:p>
        </w:tc>
        <w:tc>
          <w:tcPr>
            <w:tcW w:w="1559" w:type="dxa"/>
            <w:tcBorders>
              <w:top w:val="single" w:sz="4" w:space="0" w:color="auto"/>
              <w:left w:val="single" w:sz="4" w:space="0" w:color="auto"/>
              <w:bottom w:val="single" w:sz="4" w:space="0" w:color="auto"/>
              <w:right w:val="single" w:sz="4" w:space="0" w:color="auto"/>
            </w:tcBorders>
            <w:vAlign w:val="center"/>
            <w:tcPrChange w:id="1222" w:author="admin" w:date="2024-07-03T15:05:00Z">
              <w:tcPr>
                <w:tcW w:w="0" w:type="auto"/>
              </w:tcPr>
            </w:tcPrChange>
          </w:tcPr>
          <w:p w14:paraId="6EB7A0E0" w14:textId="04004405" w:rsidR="008A5C0F" w:rsidRPr="0004168C" w:rsidRDefault="7707BA66" w:rsidP="00AE18B3">
            <w:pPr>
              <w:spacing w:before="0" w:after="0"/>
              <w:ind w:left="0" w:right="0"/>
              <w:jc w:val="right"/>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r w:rsidRPr="2DD37415">
              <w:rPr>
                <w:rFonts w:ascii="Arial Narrow" w:hAnsi="Arial Narrow"/>
                <w:sz w:val="22"/>
                <w:szCs w:val="22"/>
              </w:rPr>
              <w:t>262,805,043.32</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Change w:id="1223" w:author="admin" w:date="2024-07-03T15:05:00Z">
              <w:tcPr>
                <w:tcW w:w="0" w:type="auto"/>
              </w:tcPr>
            </w:tcPrChange>
          </w:tcPr>
          <w:p w14:paraId="5FCB9E65" w14:textId="759A32FD" w:rsidR="008A5C0F" w:rsidRPr="0004168C" w:rsidRDefault="008A5C0F" w:rsidP="00AE18B3">
            <w:pPr>
              <w:spacing w:before="0" w:after="0"/>
              <w:ind w:left="0" w:right="0"/>
              <w:jc w:val="right"/>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r w:rsidRPr="2DD37415">
              <w:rPr>
                <w:rFonts w:ascii="Arial Narrow" w:hAnsi="Arial Narrow"/>
                <w:sz w:val="22"/>
                <w:szCs w:val="22"/>
              </w:rPr>
              <w:t xml:space="preserve">804,743,968.37 </w:t>
            </w:r>
          </w:p>
        </w:tc>
      </w:tr>
      <w:tr w:rsidR="008A5C0F" w14:paraId="33D6342A" w14:textId="77777777" w:rsidTr="2DD37415">
        <w:tblPrEx>
          <w:tblW w:w="85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1224" w:author="admin" w:date="2024-07-03T15:05:00Z">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trHeight w:val="300"/>
          <w:jc w:val="center"/>
          <w:trPrChange w:id="1225" w:author="admin" w:date="2024-07-03T15:05:00Z">
            <w:trPr>
              <w:gridAfter w:val="0"/>
              <w:jc w:val="center"/>
            </w:trPr>
          </w:trPrChange>
        </w:trPr>
        <w:tc>
          <w:tcPr>
            <w:cnfStyle w:val="001000000000" w:firstRow="0" w:lastRow="0" w:firstColumn="1" w:lastColumn="0" w:oddVBand="0" w:evenVBand="0" w:oddHBand="0" w:evenHBand="0" w:firstRowFirstColumn="0" w:firstRowLastColumn="0" w:lastRowFirstColumn="0" w:lastRowLastColumn="0"/>
            <w:tcW w:w="2127" w:type="dxa"/>
            <w:tcBorders>
              <w:top w:val="single" w:sz="4" w:space="0" w:color="auto"/>
              <w:left w:val="single" w:sz="4" w:space="0" w:color="auto"/>
              <w:bottom w:val="single" w:sz="4" w:space="0" w:color="auto"/>
              <w:right w:val="single" w:sz="4" w:space="0" w:color="auto"/>
            </w:tcBorders>
            <w:shd w:val="clear" w:color="auto" w:fill="auto"/>
            <w:vAlign w:val="center"/>
            <w:tcPrChange w:id="1226" w:author="admin" w:date="2024-07-03T15:05:00Z">
              <w:tcPr>
                <w:tcW w:w="0" w:type="auto"/>
              </w:tcPr>
            </w:tcPrChange>
          </w:tcPr>
          <w:p w14:paraId="0C8E5B29" w14:textId="30BA70B6" w:rsidR="008A5C0F" w:rsidRDefault="008A5C0F" w:rsidP="008A5C0F">
            <w:pPr>
              <w:snapToGrid w:val="0"/>
              <w:spacing w:before="60" w:after="60"/>
              <w:ind w:left="0" w:right="0" w:firstLineChars="200" w:firstLine="440"/>
              <w:jc w:val="left"/>
              <w:rPr>
                <w:rFonts w:ascii="Arial Narrow" w:eastAsia="仿宋_GB2312" w:hAnsi="Arial Narrow"/>
                <w:b w:val="0"/>
                <w:bCs w:val="0"/>
                <w:sz w:val="22"/>
                <w:szCs w:val="22"/>
              </w:rPr>
            </w:pPr>
            <w:r w:rsidRPr="2DD37415">
              <w:rPr>
                <w:rFonts w:ascii="Arial Narrow" w:eastAsia="仿宋_GB2312" w:hAnsi="Arial Narrow" w:cs="Arial"/>
                <w:b w:val="0"/>
                <w:bCs w:val="0"/>
                <w:color w:val="000000" w:themeColor="text1"/>
                <w:sz w:val="22"/>
                <w:szCs w:val="22"/>
              </w:rPr>
              <w:t>营业税金及附加</w:t>
            </w:r>
          </w:p>
        </w:tc>
        <w:tc>
          <w:tcPr>
            <w:tcW w:w="1412" w:type="dxa"/>
            <w:tcBorders>
              <w:top w:val="single" w:sz="4" w:space="0" w:color="auto"/>
              <w:left w:val="single" w:sz="4" w:space="0" w:color="auto"/>
              <w:bottom w:val="single" w:sz="4" w:space="0" w:color="auto"/>
              <w:right w:val="single" w:sz="4" w:space="0" w:color="auto"/>
            </w:tcBorders>
            <w:shd w:val="clear" w:color="auto" w:fill="auto"/>
            <w:vAlign w:val="center"/>
            <w:tcPrChange w:id="1227" w:author="admin" w:date="2024-07-03T15:05:00Z">
              <w:tcPr>
                <w:tcW w:w="0" w:type="auto"/>
              </w:tcPr>
            </w:tcPrChange>
          </w:tcPr>
          <w:p w14:paraId="4C4BFB73" w14:textId="77777777" w:rsidR="008A5C0F" w:rsidRDefault="008A5C0F" w:rsidP="008A5C0F">
            <w:pPr>
              <w:snapToGrid w:val="0"/>
              <w:spacing w:before="60" w:after="60"/>
              <w:ind w:left="0" w:right="0"/>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sz w:val="22"/>
                <w:szCs w:val="22"/>
              </w:rPr>
            </w:pPr>
            <w:r>
              <w:rPr>
                <w:rFonts w:ascii="Arial Narrow" w:eastAsia="仿宋_GB2312" w:hAnsi="Arial Narrow" w:cs="Arial"/>
                <w:color w:val="000000"/>
                <w:sz w:val="22"/>
                <w:szCs w:val="22"/>
              </w:rPr>
              <w:t>c</w:t>
            </w:r>
          </w:p>
        </w:tc>
        <w:tc>
          <w:tcPr>
            <w:tcW w:w="1848" w:type="dxa"/>
            <w:tcBorders>
              <w:top w:val="single" w:sz="4" w:space="0" w:color="auto"/>
              <w:left w:val="single" w:sz="4" w:space="0" w:color="auto"/>
              <w:bottom w:val="single" w:sz="4" w:space="0" w:color="auto"/>
              <w:right w:val="single" w:sz="4" w:space="0" w:color="auto"/>
            </w:tcBorders>
            <w:shd w:val="clear" w:color="auto" w:fill="auto"/>
            <w:vAlign w:val="center"/>
            <w:tcPrChange w:id="1228" w:author="admin" w:date="2024-07-03T15:05:00Z">
              <w:tcPr>
                <w:tcW w:w="0" w:type="auto"/>
              </w:tcPr>
            </w:tcPrChange>
          </w:tcPr>
          <w:p w14:paraId="2CF9C535" w14:textId="32242BD3" w:rsidR="008A5C0F" w:rsidRPr="0004168C" w:rsidRDefault="008A5C0F" w:rsidP="008A5C0F">
            <w:pPr>
              <w:spacing w:before="0" w:after="0"/>
              <w:ind w:left="0" w:right="0"/>
              <w:jc w:val="right"/>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r w:rsidRPr="2DD37415">
              <w:rPr>
                <w:rFonts w:ascii="Arial Narrow" w:hAnsi="Arial Narrow"/>
                <w:sz w:val="22"/>
                <w:szCs w:val="22"/>
              </w:rPr>
              <w:t>2,349,400.77</w:t>
            </w:r>
          </w:p>
        </w:tc>
        <w:tc>
          <w:tcPr>
            <w:tcW w:w="1559" w:type="dxa"/>
            <w:tcBorders>
              <w:top w:val="single" w:sz="4" w:space="0" w:color="auto"/>
              <w:left w:val="single" w:sz="4" w:space="0" w:color="auto"/>
              <w:bottom w:val="single" w:sz="4" w:space="0" w:color="auto"/>
              <w:right w:val="single" w:sz="4" w:space="0" w:color="auto"/>
            </w:tcBorders>
            <w:vAlign w:val="center"/>
            <w:tcPrChange w:id="1229" w:author="admin" w:date="2024-07-03T15:05:00Z">
              <w:tcPr>
                <w:tcW w:w="0" w:type="auto"/>
              </w:tcPr>
            </w:tcPrChange>
          </w:tcPr>
          <w:p w14:paraId="445EC6D2" w14:textId="3158C417" w:rsidR="008A5C0F" w:rsidRPr="0004168C" w:rsidRDefault="7707BA66" w:rsidP="00AE18B3">
            <w:pPr>
              <w:spacing w:before="0" w:after="0"/>
              <w:ind w:left="0" w:right="0"/>
              <w:jc w:val="right"/>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r w:rsidRPr="2DD37415">
              <w:rPr>
                <w:rFonts w:ascii="Arial Narrow" w:hAnsi="Arial Narrow"/>
                <w:sz w:val="22"/>
                <w:szCs w:val="22"/>
              </w:rPr>
              <w:t>921,049.16</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Change w:id="1230" w:author="admin" w:date="2024-07-03T15:05:00Z">
              <w:tcPr>
                <w:tcW w:w="0" w:type="auto"/>
              </w:tcPr>
            </w:tcPrChange>
          </w:tcPr>
          <w:p w14:paraId="19FA5687" w14:textId="3F346B46" w:rsidR="008A5C0F" w:rsidRPr="0004168C" w:rsidRDefault="008A5C0F" w:rsidP="00AE18B3">
            <w:pPr>
              <w:spacing w:before="0" w:after="0"/>
              <w:ind w:left="0" w:right="0"/>
              <w:jc w:val="right"/>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r w:rsidRPr="2DD37415">
              <w:rPr>
                <w:rFonts w:ascii="Arial Narrow" w:hAnsi="Arial Narrow"/>
                <w:sz w:val="22"/>
                <w:szCs w:val="22"/>
              </w:rPr>
              <w:t xml:space="preserve">3,270,449.93 </w:t>
            </w:r>
          </w:p>
        </w:tc>
      </w:tr>
      <w:tr w:rsidR="008A5C0F" w14:paraId="0D4DF9EC" w14:textId="77777777" w:rsidTr="2DD37415">
        <w:tblPrEx>
          <w:tblW w:w="85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1231" w:author="admin" w:date="2024-07-03T15:05:00Z">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trHeight w:val="300"/>
          <w:jc w:val="center"/>
          <w:trPrChange w:id="1232" w:author="admin" w:date="2024-07-03T15:05:00Z">
            <w:trPr>
              <w:gridAfter w:val="0"/>
              <w:jc w:val="center"/>
            </w:trPr>
          </w:trPrChange>
        </w:trPr>
        <w:tc>
          <w:tcPr>
            <w:cnfStyle w:val="001000000000" w:firstRow="0" w:lastRow="0" w:firstColumn="1" w:lastColumn="0" w:oddVBand="0" w:evenVBand="0" w:oddHBand="0" w:evenHBand="0" w:firstRowFirstColumn="0" w:firstRowLastColumn="0" w:lastRowFirstColumn="0" w:lastRowLastColumn="0"/>
            <w:tcW w:w="2127" w:type="dxa"/>
            <w:tcBorders>
              <w:top w:val="single" w:sz="4" w:space="0" w:color="auto"/>
              <w:left w:val="single" w:sz="4" w:space="0" w:color="auto"/>
              <w:bottom w:val="single" w:sz="4" w:space="0" w:color="auto"/>
              <w:right w:val="single" w:sz="4" w:space="0" w:color="auto"/>
            </w:tcBorders>
            <w:shd w:val="clear" w:color="auto" w:fill="auto"/>
            <w:vAlign w:val="center"/>
            <w:tcPrChange w:id="1233" w:author="admin" w:date="2024-07-03T15:05:00Z">
              <w:tcPr>
                <w:tcW w:w="0" w:type="auto"/>
              </w:tcPr>
            </w:tcPrChange>
          </w:tcPr>
          <w:p w14:paraId="3B9BEECC" w14:textId="6A9709BB" w:rsidR="008A5C0F" w:rsidRDefault="008A5C0F" w:rsidP="008A5C0F">
            <w:pPr>
              <w:snapToGrid w:val="0"/>
              <w:spacing w:before="60" w:after="60"/>
              <w:ind w:left="0" w:right="0"/>
              <w:jc w:val="left"/>
              <w:rPr>
                <w:rFonts w:ascii="Arial Narrow" w:eastAsia="仿宋_GB2312" w:hAnsi="Arial Narrow"/>
                <w:b w:val="0"/>
                <w:bCs w:val="0"/>
                <w:sz w:val="22"/>
                <w:szCs w:val="22"/>
              </w:rPr>
            </w:pPr>
            <w:r w:rsidRPr="2DD37415">
              <w:rPr>
                <w:rFonts w:ascii="Arial Narrow" w:eastAsia="仿宋_GB2312" w:hAnsi="Arial Narrow" w:cs="Arial"/>
                <w:b w:val="0"/>
                <w:bCs w:val="0"/>
                <w:color w:val="000000" w:themeColor="text1"/>
                <w:sz w:val="22"/>
                <w:szCs w:val="22"/>
              </w:rPr>
              <w:t>营业利润</w:t>
            </w:r>
          </w:p>
        </w:tc>
        <w:tc>
          <w:tcPr>
            <w:tcW w:w="1412" w:type="dxa"/>
            <w:tcBorders>
              <w:top w:val="single" w:sz="4" w:space="0" w:color="auto"/>
              <w:left w:val="single" w:sz="4" w:space="0" w:color="auto"/>
              <w:bottom w:val="single" w:sz="4" w:space="0" w:color="auto"/>
              <w:right w:val="single" w:sz="4" w:space="0" w:color="auto"/>
            </w:tcBorders>
            <w:shd w:val="clear" w:color="auto" w:fill="auto"/>
            <w:vAlign w:val="center"/>
            <w:tcPrChange w:id="1234" w:author="admin" w:date="2024-07-03T15:05:00Z">
              <w:tcPr>
                <w:tcW w:w="0" w:type="auto"/>
              </w:tcPr>
            </w:tcPrChange>
          </w:tcPr>
          <w:p w14:paraId="6824E325" w14:textId="77777777" w:rsidR="008A5C0F" w:rsidRDefault="008A5C0F" w:rsidP="008A5C0F">
            <w:pPr>
              <w:snapToGrid w:val="0"/>
              <w:spacing w:before="60" w:after="60"/>
              <w:ind w:left="0" w:right="0"/>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sz w:val="22"/>
                <w:szCs w:val="22"/>
              </w:rPr>
            </w:pPr>
            <w:r>
              <w:rPr>
                <w:rFonts w:ascii="Arial Narrow" w:eastAsia="仿宋_GB2312" w:hAnsi="Arial Narrow" w:cs="Arial"/>
                <w:color w:val="000000"/>
                <w:sz w:val="22"/>
                <w:szCs w:val="22"/>
              </w:rPr>
              <w:t>d = a-b-c</w:t>
            </w:r>
          </w:p>
        </w:tc>
        <w:tc>
          <w:tcPr>
            <w:tcW w:w="1848" w:type="dxa"/>
            <w:tcBorders>
              <w:top w:val="single" w:sz="4" w:space="0" w:color="auto"/>
              <w:left w:val="single" w:sz="4" w:space="0" w:color="auto"/>
              <w:bottom w:val="single" w:sz="4" w:space="0" w:color="auto"/>
              <w:right w:val="single" w:sz="4" w:space="0" w:color="auto"/>
            </w:tcBorders>
            <w:shd w:val="clear" w:color="auto" w:fill="auto"/>
            <w:vAlign w:val="center"/>
            <w:tcPrChange w:id="1235" w:author="admin" w:date="2024-07-03T15:05:00Z">
              <w:tcPr>
                <w:tcW w:w="0" w:type="auto"/>
              </w:tcPr>
            </w:tcPrChange>
          </w:tcPr>
          <w:p w14:paraId="3710D021" w14:textId="13221F83" w:rsidR="008A5C0F" w:rsidRPr="0004168C" w:rsidDel="00144CC6" w:rsidRDefault="008A5C0F" w:rsidP="008A5C0F">
            <w:pPr>
              <w:spacing w:before="0" w:after="0"/>
              <w:ind w:left="0" w:right="0"/>
              <w:jc w:val="right"/>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lang w:bidi="ar"/>
              </w:rPr>
            </w:pPr>
            <w:r w:rsidRPr="2DD37415">
              <w:rPr>
                <w:rFonts w:ascii="Arial Narrow" w:hAnsi="Arial Narrow"/>
                <w:sz w:val="22"/>
                <w:szCs w:val="22"/>
                <w:lang w:bidi="ar"/>
              </w:rPr>
              <w:t>136,868,676.6</w:t>
            </w:r>
            <w:r w:rsidR="0080301A" w:rsidRPr="2DD37415">
              <w:rPr>
                <w:rFonts w:ascii="Arial Narrow" w:hAnsi="Arial Narrow"/>
                <w:sz w:val="22"/>
                <w:szCs w:val="22"/>
                <w:lang w:bidi="ar"/>
              </w:rPr>
              <w:t>2</w:t>
            </w:r>
            <w:r w:rsidRPr="2DD37415">
              <w:rPr>
                <w:rFonts w:ascii="Arial Narrow" w:hAnsi="Arial Narrow"/>
                <w:sz w:val="22"/>
                <w:szCs w:val="22"/>
                <w:lang w:bidi="ar"/>
              </w:rPr>
              <w:t xml:space="preserve">  </w:t>
            </w:r>
          </w:p>
        </w:tc>
        <w:tc>
          <w:tcPr>
            <w:tcW w:w="1559" w:type="dxa"/>
            <w:tcBorders>
              <w:top w:val="single" w:sz="4" w:space="0" w:color="auto"/>
              <w:left w:val="single" w:sz="4" w:space="0" w:color="auto"/>
              <w:bottom w:val="single" w:sz="4" w:space="0" w:color="auto"/>
              <w:right w:val="single" w:sz="4" w:space="0" w:color="auto"/>
            </w:tcBorders>
            <w:vAlign w:val="center"/>
            <w:tcPrChange w:id="1236" w:author="admin" w:date="2024-07-03T15:05:00Z">
              <w:tcPr>
                <w:tcW w:w="0" w:type="auto"/>
              </w:tcPr>
            </w:tcPrChange>
          </w:tcPr>
          <w:p w14:paraId="717B864D" w14:textId="130BA471" w:rsidR="008A5C0F" w:rsidRPr="0004168C" w:rsidDel="00144CC6" w:rsidRDefault="7707BA66" w:rsidP="00AE18B3">
            <w:pPr>
              <w:spacing w:before="0" w:after="0"/>
              <w:ind w:left="0" w:right="0"/>
              <w:jc w:val="right"/>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r w:rsidRPr="2DD37415">
              <w:rPr>
                <w:rFonts w:ascii="Arial Narrow" w:hAnsi="Arial Narrow"/>
                <w:sz w:val="22"/>
                <w:szCs w:val="22"/>
              </w:rPr>
              <w:t>3,311,821.3</w:t>
            </w:r>
            <w:r w:rsidR="0080301A" w:rsidRPr="2DD37415">
              <w:rPr>
                <w:rFonts w:ascii="Arial Narrow" w:hAnsi="Arial Narrow"/>
                <w:sz w:val="22"/>
                <w:szCs w:val="22"/>
              </w:rPr>
              <w:t>0</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Change w:id="1237" w:author="admin" w:date="2024-07-03T15:05:00Z">
              <w:tcPr>
                <w:tcW w:w="0" w:type="auto"/>
              </w:tcPr>
            </w:tcPrChange>
          </w:tcPr>
          <w:p w14:paraId="6A2AF6E1" w14:textId="4ACEE267" w:rsidR="008A5C0F" w:rsidRPr="0004168C" w:rsidRDefault="7707BA66" w:rsidP="00AE18B3">
            <w:pPr>
              <w:spacing w:before="0" w:after="0"/>
              <w:ind w:left="0" w:right="0"/>
              <w:jc w:val="right"/>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r w:rsidRPr="2DD37415">
              <w:rPr>
                <w:rFonts w:ascii="Arial Narrow" w:hAnsi="Arial Narrow"/>
                <w:sz w:val="22"/>
                <w:szCs w:val="22"/>
              </w:rPr>
              <w:t>140,180,497.9</w:t>
            </w:r>
            <w:r w:rsidR="0080301A" w:rsidRPr="2DD37415">
              <w:rPr>
                <w:rFonts w:ascii="Arial Narrow" w:hAnsi="Arial Narrow"/>
                <w:sz w:val="22"/>
                <w:szCs w:val="22"/>
              </w:rPr>
              <w:t>2</w:t>
            </w:r>
          </w:p>
        </w:tc>
      </w:tr>
      <w:tr w:rsidR="008A5C0F" w14:paraId="078D8B73" w14:textId="77777777" w:rsidTr="2DD37415">
        <w:tblPrEx>
          <w:tblW w:w="85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1238" w:author="admin" w:date="2024-07-03T15:05:00Z">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trHeight w:val="300"/>
          <w:jc w:val="center"/>
          <w:trPrChange w:id="1239" w:author="admin" w:date="2024-07-03T15:05:00Z">
            <w:trPr>
              <w:gridAfter w:val="0"/>
              <w:jc w:val="center"/>
            </w:trPr>
          </w:trPrChange>
        </w:trPr>
        <w:tc>
          <w:tcPr>
            <w:cnfStyle w:val="001000000000" w:firstRow="0" w:lastRow="0" w:firstColumn="1" w:lastColumn="0" w:oddVBand="0" w:evenVBand="0" w:oddHBand="0" w:evenHBand="0" w:firstRowFirstColumn="0" w:firstRowLastColumn="0" w:lastRowFirstColumn="0" w:lastRowLastColumn="0"/>
            <w:tcW w:w="2127" w:type="dxa"/>
            <w:tcBorders>
              <w:top w:val="single" w:sz="4" w:space="0" w:color="auto"/>
              <w:left w:val="single" w:sz="4" w:space="0" w:color="auto"/>
              <w:bottom w:val="single" w:sz="4" w:space="0" w:color="auto"/>
              <w:right w:val="single" w:sz="4" w:space="0" w:color="auto"/>
            </w:tcBorders>
            <w:shd w:val="clear" w:color="auto" w:fill="auto"/>
            <w:vAlign w:val="center"/>
            <w:tcPrChange w:id="1240" w:author="admin" w:date="2024-07-03T15:05:00Z">
              <w:tcPr>
                <w:tcW w:w="0" w:type="auto"/>
              </w:tcPr>
            </w:tcPrChange>
          </w:tcPr>
          <w:p w14:paraId="03798098" w14:textId="77777777" w:rsidR="008A5C0F" w:rsidRDefault="008A5C0F" w:rsidP="008A5C0F">
            <w:pPr>
              <w:snapToGrid w:val="0"/>
              <w:spacing w:before="60" w:after="60"/>
              <w:ind w:left="0" w:right="0"/>
              <w:jc w:val="left"/>
              <w:rPr>
                <w:rFonts w:ascii="Arial Narrow" w:eastAsia="仿宋_GB2312" w:hAnsi="Arial Narrow"/>
                <w:b w:val="0"/>
                <w:sz w:val="22"/>
                <w:szCs w:val="22"/>
              </w:rPr>
            </w:pPr>
            <w:r>
              <w:rPr>
                <w:rFonts w:ascii="Arial Narrow" w:eastAsia="仿宋_GB2312" w:hAnsi="Arial Narrow"/>
                <w:b w:val="0"/>
                <w:sz w:val="22"/>
                <w:szCs w:val="22"/>
              </w:rPr>
              <w:t>减：营业费用</w:t>
            </w:r>
          </w:p>
        </w:tc>
        <w:tc>
          <w:tcPr>
            <w:tcW w:w="1412" w:type="dxa"/>
            <w:tcBorders>
              <w:top w:val="single" w:sz="4" w:space="0" w:color="auto"/>
              <w:left w:val="single" w:sz="4" w:space="0" w:color="auto"/>
              <w:bottom w:val="single" w:sz="4" w:space="0" w:color="auto"/>
              <w:right w:val="single" w:sz="4" w:space="0" w:color="auto"/>
            </w:tcBorders>
            <w:shd w:val="clear" w:color="auto" w:fill="auto"/>
            <w:vAlign w:val="center"/>
            <w:tcPrChange w:id="1241" w:author="admin" w:date="2024-07-03T15:05:00Z">
              <w:tcPr>
                <w:tcW w:w="0" w:type="auto"/>
              </w:tcPr>
            </w:tcPrChange>
          </w:tcPr>
          <w:p w14:paraId="674700FD" w14:textId="77777777" w:rsidR="008A5C0F" w:rsidRDefault="008A5C0F" w:rsidP="008A5C0F">
            <w:pPr>
              <w:snapToGrid w:val="0"/>
              <w:spacing w:before="60" w:after="60"/>
              <w:ind w:left="0" w:right="0"/>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sz w:val="22"/>
                <w:szCs w:val="22"/>
              </w:rPr>
            </w:pPr>
            <w:r>
              <w:rPr>
                <w:rFonts w:ascii="Arial Narrow" w:eastAsia="仿宋_GB2312" w:hAnsi="Arial Narrow" w:cs="Arial"/>
                <w:color w:val="000000"/>
                <w:sz w:val="22"/>
                <w:szCs w:val="22"/>
              </w:rPr>
              <w:t>e</w:t>
            </w:r>
          </w:p>
        </w:tc>
        <w:tc>
          <w:tcPr>
            <w:tcW w:w="1848" w:type="dxa"/>
            <w:tcBorders>
              <w:top w:val="single" w:sz="4" w:space="0" w:color="auto"/>
              <w:left w:val="single" w:sz="4" w:space="0" w:color="auto"/>
              <w:bottom w:val="single" w:sz="4" w:space="0" w:color="auto"/>
              <w:right w:val="single" w:sz="4" w:space="0" w:color="auto"/>
            </w:tcBorders>
            <w:shd w:val="clear" w:color="auto" w:fill="auto"/>
            <w:vAlign w:val="center"/>
            <w:tcPrChange w:id="1242" w:author="admin" w:date="2024-07-03T15:05:00Z">
              <w:tcPr>
                <w:tcW w:w="0" w:type="auto"/>
              </w:tcPr>
            </w:tcPrChange>
          </w:tcPr>
          <w:p w14:paraId="66E26FB7" w14:textId="0F83C948" w:rsidR="008A5C0F" w:rsidRPr="0004168C" w:rsidRDefault="008A5C0F" w:rsidP="008A5C0F">
            <w:pPr>
              <w:spacing w:before="0" w:after="0"/>
              <w:ind w:left="0" w:right="0"/>
              <w:jc w:val="right"/>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lang w:bidi="ar"/>
              </w:rPr>
            </w:pPr>
            <w:r w:rsidRPr="2DD37415">
              <w:rPr>
                <w:rFonts w:ascii="Arial Narrow" w:hAnsi="Arial Narrow"/>
                <w:sz w:val="22"/>
                <w:szCs w:val="22"/>
                <w:lang w:bidi="ar"/>
              </w:rPr>
              <w:t xml:space="preserve">39,724,999.53 </w:t>
            </w:r>
          </w:p>
        </w:tc>
        <w:tc>
          <w:tcPr>
            <w:tcW w:w="1559" w:type="dxa"/>
            <w:tcBorders>
              <w:top w:val="single" w:sz="4" w:space="0" w:color="auto"/>
              <w:left w:val="single" w:sz="4" w:space="0" w:color="auto"/>
              <w:bottom w:val="single" w:sz="4" w:space="0" w:color="auto"/>
              <w:right w:val="single" w:sz="4" w:space="0" w:color="auto"/>
            </w:tcBorders>
            <w:vAlign w:val="center"/>
            <w:tcPrChange w:id="1243" w:author="admin" w:date="2024-07-03T15:05:00Z">
              <w:tcPr>
                <w:tcW w:w="0" w:type="auto"/>
              </w:tcPr>
            </w:tcPrChange>
          </w:tcPr>
          <w:p w14:paraId="5B1C7959" w14:textId="364CA33B" w:rsidR="008A5C0F" w:rsidRPr="0004168C" w:rsidRDefault="7707BA66" w:rsidP="00AE18B3">
            <w:pPr>
              <w:spacing w:before="0" w:after="0"/>
              <w:ind w:left="0" w:right="0"/>
              <w:jc w:val="right"/>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r w:rsidRPr="2DD37415">
              <w:rPr>
                <w:rFonts w:ascii="Arial Narrow" w:hAnsi="Arial Narrow"/>
                <w:sz w:val="22"/>
                <w:szCs w:val="22"/>
              </w:rPr>
              <w:t>15,573,621.01</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Change w:id="1244" w:author="admin" w:date="2024-07-03T15:05:00Z">
              <w:tcPr>
                <w:tcW w:w="0" w:type="auto"/>
              </w:tcPr>
            </w:tcPrChange>
          </w:tcPr>
          <w:p w14:paraId="29FDC579" w14:textId="6EC1F92D" w:rsidR="008A5C0F" w:rsidRPr="0004168C" w:rsidRDefault="7707BA66" w:rsidP="00AE18B3">
            <w:pPr>
              <w:spacing w:before="0" w:after="0"/>
              <w:ind w:left="0" w:right="0"/>
              <w:jc w:val="right"/>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r w:rsidRPr="2DD37415">
              <w:rPr>
                <w:rFonts w:ascii="Arial Narrow" w:hAnsi="Arial Narrow"/>
                <w:sz w:val="22"/>
                <w:szCs w:val="22"/>
              </w:rPr>
              <w:t xml:space="preserve">55,298,620.54 </w:t>
            </w:r>
          </w:p>
        </w:tc>
      </w:tr>
      <w:tr w:rsidR="008A5C0F" w14:paraId="66BB309A" w14:textId="77777777" w:rsidTr="2DD37415">
        <w:tblPrEx>
          <w:tblW w:w="85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1245" w:author="admin" w:date="2024-07-03T15:05:00Z">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trHeight w:val="403"/>
          <w:jc w:val="center"/>
          <w:trPrChange w:id="1246" w:author="admin" w:date="2024-07-03T15:05:00Z">
            <w:trPr>
              <w:gridAfter w:val="0"/>
              <w:jc w:val="center"/>
            </w:trPr>
          </w:trPrChange>
        </w:trPr>
        <w:tc>
          <w:tcPr>
            <w:cnfStyle w:val="001000000000" w:firstRow="0" w:lastRow="0" w:firstColumn="1" w:lastColumn="0" w:oddVBand="0" w:evenVBand="0" w:oddHBand="0" w:evenHBand="0" w:firstRowFirstColumn="0" w:firstRowLastColumn="0" w:lastRowFirstColumn="0" w:lastRowLastColumn="0"/>
            <w:tcW w:w="2127" w:type="dxa"/>
            <w:tcBorders>
              <w:top w:val="single" w:sz="4" w:space="0" w:color="auto"/>
              <w:left w:val="single" w:sz="4" w:space="0" w:color="auto"/>
              <w:bottom w:val="single" w:sz="4" w:space="0" w:color="auto"/>
              <w:right w:val="single" w:sz="4" w:space="0" w:color="auto"/>
            </w:tcBorders>
            <w:shd w:val="clear" w:color="auto" w:fill="auto"/>
            <w:vAlign w:val="center"/>
            <w:tcPrChange w:id="1247" w:author="admin" w:date="2024-07-03T15:05:00Z">
              <w:tcPr>
                <w:tcW w:w="0" w:type="auto"/>
              </w:tcPr>
            </w:tcPrChange>
          </w:tcPr>
          <w:p w14:paraId="5C2B821C" w14:textId="77777777" w:rsidR="008A5C0F" w:rsidRDefault="008A5C0F" w:rsidP="008A5C0F">
            <w:pPr>
              <w:snapToGrid w:val="0"/>
              <w:spacing w:before="60" w:after="60"/>
              <w:ind w:left="0" w:right="0" w:firstLineChars="200" w:firstLine="440"/>
              <w:jc w:val="left"/>
              <w:rPr>
                <w:rFonts w:ascii="Arial Narrow" w:eastAsia="仿宋_GB2312" w:hAnsi="Arial Narrow"/>
                <w:b w:val="0"/>
                <w:sz w:val="22"/>
                <w:szCs w:val="22"/>
              </w:rPr>
            </w:pPr>
            <w:r>
              <w:rPr>
                <w:rFonts w:ascii="Arial Narrow" w:eastAsia="仿宋_GB2312" w:hAnsi="Arial Narrow" w:cs="Arial"/>
                <w:b w:val="0"/>
                <w:color w:val="000000"/>
                <w:sz w:val="22"/>
                <w:szCs w:val="22"/>
              </w:rPr>
              <w:t>管理费用</w:t>
            </w:r>
          </w:p>
        </w:tc>
        <w:tc>
          <w:tcPr>
            <w:tcW w:w="1412" w:type="dxa"/>
            <w:tcBorders>
              <w:top w:val="single" w:sz="4" w:space="0" w:color="auto"/>
              <w:left w:val="single" w:sz="4" w:space="0" w:color="auto"/>
              <w:bottom w:val="single" w:sz="4" w:space="0" w:color="auto"/>
              <w:right w:val="single" w:sz="4" w:space="0" w:color="auto"/>
            </w:tcBorders>
            <w:shd w:val="clear" w:color="auto" w:fill="auto"/>
            <w:vAlign w:val="center"/>
            <w:tcPrChange w:id="1248" w:author="admin" w:date="2024-07-03T15:05:00Z">
              <w:tcPr>
                <w:tcW w:w="0" w:type="auto"/>
              </w:tcPr>
            </w:tcPrChange>
          </w:tcPr>
          <w:p w14:paraId="0C2B4304" w14:textId="77777777" w:rsidR="008A5C0F" w:rsidRDefault="008A5C0F" w:rsidP="008A5C0F">
            <w:pPr>
              <w:snapToGrid w:val="0"/>
              <w:spacing w:before="60" w:after="60"/>
              <w:ind w:left="0" w:right="0"/>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sz w:val="22"/>
                <w:szCs w:val="22"/>
              </w:rPr>
            </w:pPr>
            <w:r>
              <w:rPr>
                <w:rFonts w:ascii="Arial Narrow" w:eastAsia="仿宋_GB2312" w:hAnsi="Arial Narrow" w:cs="Arial"/>
                <w:color w:val="000000"/>
                <w:sz w:val="22"/>
                <w:szCs w:val="22"/>
              </w:rPr>
              <w:t>f</w:t>
            </w:r>
          </w:p>
        </w:tc>
        <w:tc>
          <w:tcPr>
            <w:tcW w:w="1848" w:type="dxa"/>
            <w:tcBorders>
              <w:top w:val="single" w:sz="4" w:space="0" w:color="auto"/>
              <w:left w:val="single" w:sz="4" w:space="0" w:color="auto"/>
              <w:bottom w:val="single" w:sz="4" w:space="0" w:color="auto"/>
              <w:right w:val="single" w:sz="4" w:space="0" w:color="auto"/>
            </w:tcBorders>
            <w:shd w:val="clear" w:color="auto" w:fill="auto"/>
            <w:vAlign w:val="center"/>
            <w:tcPrChange w:id="1249" w:author="admin" w:date="2024-07-03T15:05:00Z">
              <w:tcPr>
                <w:tcW w:w="0" w:type="auto"/>
              </w:tcPr>
            </w:tcPrChange>
          </w:tcPr>
          <w:p w14:paraId="3D07D4D8" w14:textId="52F2A308" w:rsidR="008A5C0F" w:rsidRPr="0004168C" w:rsidRDefault="008A5C0F" w:rsidP="008A5C0F">
            <w:pPr>
              <w:spacing w:before="0" w:after="0"/>
              <w:ind w:left="0" w:right="0"/>
              <w:jc w:val="right"/>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lang w:bidi="ar"/>
              </w:rPr>
            </w:pPr>
            <w:r w:rsidRPr="2DD37415">
              <w:rPr>
                <w:rFonts w:ascii="Arial Narrow" w:hAnsi="Arial Narrow"/>
                <w:sz w:val="22"/>
                <w:szCs w:val="22"/>
                <w:lang w:bidi="ar"/>
              </w:rPr>
              <w:t>73,651,557.6</w:t>
            </w:r>
            <w:r w:rsidR="00BA5A47" w:rsidRPr="2DD37415">
              <w:rPr>
                <w:rFonts w:ascii="Arial Narrow" w:hAnsi="Arial Narrow"/>
                <w:sz w:val="22"/>
                <w:szCs w:val="22"/>
                <w:lang w:bidi="ar"/>
              </w:rPr>
              <w:t>8</w:t>
            </w:r>
            <w:r w:rsidRPr="2DD37415">
              <w:rPr>
                <w:rFonts w:ascii="Arial Narrow" w:hAnsi="Arial Narrow"/>
                <w:sz w:val="22"/>
                <w:szCs w:val="22"/>
                <w:lang w:bidi="ar"/>
              </w:rPr>
              <w:t xml:space="preserve"> </w:t>
            </w:r>
          </w:p>
        </w:tc>
        <w:tc>
          <w:tcPr>
            <w:tcW w:w="1559" w:type="dxa"/>
            <w:tcBorders>
              <w:top w:val="single" w:sz="4" w:space="0" w:color="auto"/>
              <w:left w:val="single" w:sz="4" w:space="0" w:color="auto"/>
              <w:bottom w:val="single" w:sz="4" w:space="0" w:color="auto"/>
              <w:right w:val="single" w:sz="4" w:space="0" w:color="auto"/>
            </w:tcBorders>
            <w:vAlign w:val="center"/>
            <w:tcPrChange w:id="1250" w:author="admin" w:date="2024-07-03T15:05:00Z">
              <w:tcPr>
                <w:tcW w:w="0" w:type="auto"/>
              </w:tcPr>
            </w:tcPrChange>
          </w:tcPr>
          <w:p w14:paraId="30A849A5" w14:textId="33C6A8A9" w:rsidR="008A5C0F" w:rsidRPr="0004168C" w:rsidRDefault="7707BA66" w:rsidP="00AE18B3">
            <w:pPr>
              <w:spacing w:before="0" w:after="0"/>
              <w:ind w:left="0" w:right="0"/>
              <w:jc w:val="right"/>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r w:rsidRPr="2DD37415">
              <w:rPr>
                <w:rFonts w:ascii="Arial Narrow" w:hAnsi="Arial Narrow"/>
                <w:sz w:val="22"/>
                <w:szCs w:val="22"/>
              </w:rPr>
              <w:t>12,005,680.2</w:t>
            </w:r>
            <w:r w:rsidR="75BFE5C4" w:rsidRPr="2DD37415">
              <w:rPr>
                <w:rFonts w:ascii="Arial Narrow" w:hAnsi="Arial Narrow"/>
                <w:sz w:val="22"/>
                <w:szCs w:val="22"/>
              </w:rPr>
              <w:t>8</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Change w:id="1251" w:author="admin" w:date="2024-07-03T15:05:00Z">
              <w:tcPr>
                <w:tcW w:w="0" w:type="auto"/>
              </w:tcPr>
            </w:tcPrChange>
          </w:tcPr>
          <w:p w14:paraId="72B6B7EF" w14:textId="60E41C25" w:rsidR="008A5C0F" w:rsidRPr="0004168C" w:rsidRDefault="7707BA66" w:rsidP="00AE18B3">
            <w:pPr>
              <w:spacing w:before="0" w:after="0"/>
              <w:ind w:left="0" w:right="0"/>
              <w:jc w:val="right"/>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r w:rsidRPr="2DD37415">
              <w:rPr>
                <w:rFonts w:ascii="Arial Narrow" w:hAnsi="Arial Narrow"/>
                <w:sz w:val="22"/>
                <w:szCs w:val="22"/>
              </w:rPr>
              <w:t xml:space="preserve">85,657,237.96 </w:t>
            </w:r>
          </w:p>
        </w:tc>
      </w:tr>
      <w:tr w:rsidR="008A5C0F" w14:paraId="6267BF28" w14:textId="77777777" w:rsidTr="2DD37415">
        <w:tblPrEx>
          <w:tblW w:w="85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1252" w:author="admin" w:date="2024-07-03T15:05:00Z">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trHeight w:val="403"/>
          <w:jc w:val="center"/>
          <w:trPrChange w:id="1253" w:author="admin" w:date="2024-07-03T15:05:00Z">
            <w:trPr>
              <w:gridAfter w:val="0"/>
              <w:jc w:val="center"/>
            </w:trPr>
          </w:trPrChange>
        </w:trPr>
        <w:tc>
          <w:tcPr>
            <w:cnfStyle w:val="001000000000" w:firstRow="0" w:lastRow="0" w:firstColumn="1" w:lastColumn="0" w:oddVBand="0" w:evenVBand="0" w:oddHBand="0" w:evenHBand="0" w:firstRowFirstColumn="0" w:firstRowLastColumn="0" w:lastRowFirstColumn="0" w:lastRowLastColumn="0"/>
            <w:tcW w:w="2127" w:type="dxa"/>
            <w:tcBorders>
              <w:top w:val="single" w:sz="4" w:space="0" w:color="auto"/>
              <w:left w:val="single" w:sz="4" w:space="0" w:color="auto"/>
              <w:bottom w:val="single" w:sz="4" w:space="0" w:color="auto"/>
              <w:right w:val="single" w:sz="4" w:space="0" w:color="auto"/>
            </w:tcBorders>
            <w:shd w:val="clear" w:color="auto" w:fill="auto"/>
            <w:vAlign w:val="center"/>
            <w:tcPrChange w:id="1254" w:author="admin" w:date="2024-07-03T15:05:00Z">
              <w:tcPr>
                <w:tcW w:w="0" w:type="auto"/>
              </w:tcPr>
            </w:tcPrChange>
          </w:tcPr>
          <w:p w14:paraId="14230F04" w14:textId="6C65DAF7" w:rsidR="008A5C0F" w:rsidRPr="00CE5446" w:rsidRDefault="008A5C0F" w:rsidP="008A5C0F">
            <w:pPr>
              <w:snapToGrid w:val="0"/>
              <w:spacing w:before="60" w:after="60"/>
              <w:ind w:left="0" w:right="0" w:firstLineChars="200" w:firstLine="440"/>
              <w:jc w:val="left"/>
              <w:rPr>
                <w:rFonts w:ascii="Arial Narrow" w:eastAsia="仿宋_GB2312" w:hAnsi="Arial Narrow"/>
                <w:b w:val="0"/>
                <w:bCs w:val="0"/>
                <w:sz w:val="22"/>
                <w:szCs w:val="22"/>
              </w:rPr>
            </w:pPr>
            <w:r w:rsidRPr="2DD37415">
              <w:rPr>
                <w:rFonts w:ascii="Arial Narrow" w:eastAsia="仿宋_GB2312" w:hAnsi="Arial Narrow"/>
                <w:b w:val="0"/>
                <w:bCs w:val="0"/>
                <w:sz w:val="22"/>
                <w:szCs w:val="22"/>
              </w:rPr>
              <w:t>资产减值损失</w:t>
            </w:r>
          </w:p>
        </w:tc>
        <w:tc>
          <w:tcPr>
            <w:tcW w:w="1412" w:type="dxa"/>
            <w:tcBorders>
              <w:top w:val="single" w:sz="4" w:space="0" w:color="auto"/>
              <w:left w:val="single" w:sz="4" w:space="0" w:color="auto"/>
              <w:bottom w:val="single" w:sz="4" w:space="0" w:color="auto"/>
              <w:right w:val="single" w:sz="4" w:space="0" w:color="auto"/>
            </w:tcBorders>
            <w:shd w:val="clear" w:color="auto" w:fill="auto"/>
            <w:vAlign w:val="center"/>
            <w:tcPrChange w:id="1255" w:author="admin" w:date="2024-07-03T15:05:00Z">
              <w:tcPr>
                <w:tcW w:w="0" w:type="auto"/>
              </w:tcPr>
            </w:tcPrChange>
          </w:tcPr>
          <w:p w14:paraId="2003D177" w14:textId="1A8E3423" w:rsidR="008A5C0F" w:rsidRPr="00CE5446" w:rsidRDefault="008A5C0F" w:rsidP="2DD37415">
            <w:pPr>
              <w:snapToGrid w:val="0"/>
              <w:spacing w:before="60" w:after="60"/>
              <w:ind w:left="0" w:right="0"/>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sz w:val="22"/>
                <w:szCs w:val="22"/>
              </w:rPr>
            </w:pPr>
            <w:r w:rsidRPr="2DD37415">
              <w:rPr>
                <w:rFonts w:ascii="Arial Narrow" w:eastAsia="仿宋_GB2312" w:hAnsi="Arial Narrow"/>
                <w:sz w:val="22"/>
                <w:szCs w:val="22"/>
              </w:rPr>
              <w:t>g</w:t>
            </w:r>
          </w:p>
        </w:tc>
        <w:tc>
          <w:tcPr>
            <w:tcW w:w="1848" w:type="dxa"/>
            <w:tcBorders>
              <w:top w:val="single" w:sz="4" w:space="0" w:color="auto"/>
              <w:left w:val="single" w:sz="4" w:space="0" w:color="auto"/>
              <w:bottom w:val="single" w:sz="4" w:space="0" w:color="auto"/>
              <w:right w:val="single" w:sz="4" w:space="0" w:color="auto"/>
            </w:tcBorders>
            <w:shd w:val="clear" w:color="auto" w:fill="auto"/>
            <w:vAlign w:val="center"/>
            <w:tcPrChange w:id="1256" w:author="admin" w:date="2024-07-03T15:05:00Z">
              <w:tcPr>
                <w:tcW w:w="0" w:type="auto"/>
              </w:tcPr>
            </w:tcPrChange>
          </w:tcPr>
          <w:p w14:paraId="0C6EB7AE" w14:textId="6069CEE7" w:rsidR="008A5C0F" w:rsidRPr="0004168C" w:rsidRDefault="008A5C0F" w:rsidP="2DD37415">
            <w:pPr>
              <w:spacing w:before="0" w:after="0"/>
              <w:ind w:left="0" w:right="0"/>
              <w:jc w:val="righ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sz w:val="22"/>
                <w:szCs w:val="22"/>
              </w:rPr>
            </w:pPr>
            <w:r w:rsidRPr="2DD37415">
              <w:rPr>
                <w:rFonts w:ascii="Arial Narrow" w:eastAsia="仿宋_GB2312" w:hAnsi="Arial Narrow"/>
                <w:sz w:val="22"/>
                <w:szCs w:val="22"/>
              </w:rPr>
              <w:t>-997,120.34</w:t>
            </w:r>
          </w:p>
        </w:tc>
        <w:tc>
          <w:tcPr>
            <w:tcW w:w="1559" w:type="dxa"/>
            <w:tcBorders>
              <w:top w:val="single" w:sz="4" w:space="0" w:color="auto"/>
              <w:left w:val="single" w:sz="4" w:space="0" w:color="auto"/>
              <w:bottom w:val="single" w:sz="4" w:space="0" w:color="auto"/>
              <w:right w:val="single" w:sz="4" w:space="0" w:color="auto"/>
            </w:tcBorders>
            <w:vAlign w:val="center"/>
            <w:tcPrChange w:id="1257" w:author="admin" w:date="2024-07-03T15:05:00Z">
              <w:tcPr>
                <w:tcW w:w="0" w:type="auto"/>
              </w:tcPr>
            </w:tcPrChange>
          </w:tcPr>
          <w:p w14:paraId="7081F22D" w14:textId="27CDF85C" w:rsidR="008A5C0F" w:rsidRPr="0004168C" w:rsidRDefault="7707BA66" w:rsidP="00AE18B3">
            <w:pPr>
              <w:spacing w:before="0" w:after="0"/>
              <w:ind w:left="0" w:right="0"/>
              <w:jc w:val="right"/>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r w:rsidRPr="2DD37415">
              <w:rPr>
                <w:rFonts w:ascii="Arial Narrow" w:hAnsi="Arial Narrow"/>
                <w:sz w:val="22"/>
                <w:szCs w:val="22"/>
              </w:rPr>
              <w:t>-390,906.85</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Change w:id="1258" w:author="admin" w:date="2024-07-03T15:05:00Z">
              <w:tcPr>
                <w:tcW w:w="0" w:type="auto"/>
              </w:tcPr>
            </w:tcPrChange>
          </w:tcPr>
          <w:p w14:paraId="4D8780DF" w14:textId="217D50A9" w:rsidR="008A5C0F" w:rsidRPr="0004168C" w:rsidRDefault="7707BA66" w:rsidP="00AE18B3">
            <w:pPr>
              <w:spacing w:before="0" w:after="0"/>
              <w:ind w:left="0" w:right="0"/>
              <w:jc w:val="right"/>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r w:rsidRPr="2DD37415">
              <w:rPr>
                <w:rFonts w:ascii="Arial Narrow" w:hAnsi="Arial Narrow"/>
                <w:sz w:val="22"/>
                <w:szCs w:val="22"/>
              </w:rPr>
              <w:t>-1,388,027.19</w:t>
            </w:r>
          </w:p>
        </w:tc>
      </w:tr>
      <w:tr w:rsidR="008A5C0F" w14:paraId="108C98A4" w14:textId="77777777" w:rsidTr="2DD37415">
        <w:tblPrEx>
          <w:tblW w:w="85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1259" w:author="admin" w:date="2024-07-03T15:05:00Z">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trHeight w:val="403"/>
          <w:jc w:val="center"/>
          <w:trPrChange w:id="1260" w:author="admin" w:date="2024-07-03T15:05:00Z">
            <w:trPr>
              <w:gridAfter w:val="0"/>
              <w:jc w:val="center"/>
            </w:trPr>
          </w:trPrChange>
        </w:trPr>
        <w:tc>
          <w:tcPr>
            <w:cnfStyle w:val="001000000000" w:firstRow="0" w:lastRow="0" w:firstColumn="1" w:lastColumn="0" w:oddVBand="0" w:evenVBand="0" w:oddHBand="0" w:evenHBand="0" w:firstRowFirstColumn="0" w:firstRowLastColumn="0" w:lastRowFirstColumn="0" w:lastRowLastColumn="0"/>
            <w:tcW w:w="2127" w:type="dxa"/>
            <w:tcBorders>
              <w:top w:val="single" w:sz="4" w:space="0" w:color="auto"/>
              <w:left w:val="single" w:sz="4" w:space="0" w:color="auto"/>
              <w:bottom w:val="single" w:sz="4" w:space="0" w:color="auto"/>
              <w:right w:val="single" w:sz="4" w:space="0" w:color="auto"/>
            </w:tcBorders>
            <w:shd w:val="clear" w:color="auto" w:fill="auto"/>
            <w:vAlign w:val="center"/>
            <w:tcPrChange w:id="1261" w:author="admin" w:date="2024-07-03T15:05:00Z">
              <w:tcPr>
                <w:tcW w:w="0" w:type="auto"/>
              </w:tcPr>
            </w:tcPrChange>
          </w:tcPr>
          <w:p w14:paraId="364469A0" w14:textId="77777777" w:rsidR="008A5C0F" w:rsidRDefault="008A5C0F" w:rsidP="008A5C0F">
            <w:pPr>
              <w:spacing w:before="0" w:after="0"/>
              <w:ind w:left="0" w:right="0"/>
              <w:jc w:val="left"/>
              <w:rPr>
                <w:rFonts w:ascii="Arial Narrow" w:eastAsia="仿宋_GB2312" w:hAnsi="Arial Narrow"/>
                <w:sz w:val="22"/>
                <w:szCs w:val="22"/>
              </w:rPr>
            </w:pPr>
            <w:r>
              <w:rPr>
                <w:rFonts w:ascii="Arial Narrow" w:eastAsia="仿宋_GB2312" w:hAnsi="Arial Narrow" w:cs="楷体" w:hint="eastAsia"/>
                <w:b w:val="0"/>
                <w:color w:val="000000"/>
                <w:sz w:val="22"/>
                <w:szCs w:val="22"/>
              </w:rPr>
              <w:t>息税前利润</w:t>
            </w:r>
          </w:p>
        </w:tc>
        <w:tc>
          <w:tcPr>
            <w:tcW w:w="1412" w:type="dxa"/>
            <w:tcBorders>
              <w:top w:val="single" w:sz="4" w:space="0" w:color="auto"/>
              <w:left w:val="single" w:sz="4" w:space="0" w:color="auto"/>
              <w:bottom w:val="single" w:sz="4" w:space="0" w:color="auto"/>
              <w:right w:val="single" w:sz="4" w:space="0" w:color="auto"/>
            </w:tcBorders>
            <w:shd w:val="clear" w:color="auto" w:fill="auto"/>
            <w:vAlign w:val="center"/>
            <w:tcPrChange w:id="1262" w:author="admin" w:date="2024-07-03T15:05:00Z">
              <w:tcPr>
                <w:tcW w:w="0" w:type="auto"/>
              </w:tcPr>
            </w:tcPrChange>
          </w:tcPr>
          <w:p w14:paraId="7994E541" w14:textId="3D7E97B4" w:rsidR="008A5C0F" w:rsidRDefault="008A5C0F" w:rsidP="008A5C0F">
            <w:pPr>
              <w:spacing w:before="0" w:after="0"/>
              <w:ind w:left="0" w:right="0"/>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sz w:val="22"/>
                <w:szCs w:val="22"/>
              </w:rPr>
            </w:pPr>
            <w:r w:rsidRPr="2DD37415">
              <w:rPr>
                <w:rFonts w:ascii="Arial Narrow" w:eastAsia="仿宋_GB2312" w:hAnsi="Arial Narrow" w:cs="楷体"/>
                <w:color w:val="000000" w:themeColor="text1"/>
                <w:sz w:val="22"/>
                <w:szCs w:val="22"/>
              </w:rPr>
              <w:t>h = d-e-f-g</w:t>
            </w:r>
          </w:p>
        </w:tc>
        <w:tc>
          <w:tcPr>
            <w:tcW w:w="1848" w:type="dxa"/>
            <w:tcBorders>
              <w:top w:val="single" w:sz="4" w:space="0" w:color="auto"/>
              <w:left w:val="single" w:sz="4" w:space="0" w:color="auto"/>
              <w:bottom w:val="single" w:sz="4" w:space="0" w:color="auto"/>
              <w:right w:val="single" w:sz="4" w:space="0" w:color="auto"/>
            </w:tcBorders>
            <w:shd w:val="clear" w:color="auto" w:fill="auto"/>
            <w:vAlign w:val="center"/>
            <w:tcPrChange w:id="1263" w:author="admin" w:date="2024-07-03T15:05:00Z">
              <w:tcPr>
                <w:tcW w:w="0" w:type="auto"/>
              </w:tcPr>
            </w:tcPrChange>
          </w:tcPr>
          <w:p w14:paraId="447B79A9" w14:textId="01B3E72B" w:rsidR="008A5C0F" w:rsidRPr="0004168C" w:rsidRDefault="008A5C0F" w:rsidP="008A5C0F">
            <w:pPr>
              <w:spacing w:before="0" w:after="0"/>
              <w:ind w:left="0" w:right="0"/>
              <w:jc w:val="right"/>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lang w:bidi="ar"/>
              </w:rPr>
            </w:pPr>
            <w:r w:rsidRPr="2DD37415">
              <w:rPr>
                <w:rFonts w:ascii="Arial Narrow" w:hAnsi="Arial Narrow"/>
                <w:sz w:val="22"/>
                <w:szCs w:val="22"/>
                <w:lang w:bidi="ar"/>
              </w:rPr>
              <w:t>24,489,239.7</w:t>
            </w:r>
            <w:r w:rsidR="75BFE5C4" w:rsidRPr="2DD37415">
              <w:rPr>
                <w:rFonts w:ascii="Arial Narrow" w:hAnsi="Arial Narrow"/>
                <w:sz w:val="22"/>
                <w:szCs w:val="22"/>
                <w:lang w:bidi="ar"/>
              </w:rPr>
              <w:t>5</w:t>
            </w:r>
            <w:r w:rsidRPr="2DD37415">
              <w:rPr>
                <w:rFonts w:ascii="Arial Narrow" w:hAnsi="Arial Narrow"/>
                <w:sz w:val="22"/>
                <w:szCs w:val="22"/>
                <w:lang w:bidi="ar"/>
              </w:rPr>
              <w:t xml:space="preserve">     </w:t>
            </w:r>
          </w:p>
        </w:tc>
        <w:tc>
          <w:tcPr>
            <w:tcW w:w="1559" w:type="dxa"/>
            <w:tcBorders>
              <w:top w:val="single" w:sz="4" w:space="0" w:color="auto"/>
              <w:left w:val="single" w:sz="4" w:space="0" w:color="auto"/>
              <w:bottom w:val="single" w:sz="4" w:space="0" w:color="auto"/>
              <w:right w:val="single" w:sz="4" w:space="0" w:color="auto"/>
            </w:tcBorders>
            <w:vAlign w:val="center"/>
            <w:tcPrChange w:id="1264" w:author="admin" w:date="2024-07-03T15:05:00Z">
              <w:tcPr>
                <w:tcW w:w="0" w:type="auto"/>
              </w:tcPr>
            </w:tcPrChange>
          </w:tcPr>
          <w:p w14:paraId="31AC0C8F" w14:textId="078E6519" w:rsidR="008A5C0F" w:rsidRPr="0004168C" w:rsidRDefault="7707BA66" w:rsidP="00AE18B3">
            <w:pPr>
              <w:spacing w:before="0" w:after="0"/>
              <w:ind w:left="0" w:right="0"/>
              <w:jc w:val="right"/>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r w:rsidRPr="2DD37415">
              <w:rPr>
                <w:rFonts w:ascii="Arial Narrow" w:hAnsi="Arial Narrow"/>
                <w:sz w:val="22"/>
                <w:szCs w:val="22"/>
              </w:rPr>
              <w:t>-23,876,573.1</w:t>
            </w:r>
            <w:r w:rsidR="75BFE5C4" w:rsidRPr="2DD37415">
              <w:rPr>
                <w:rFonts w:ascii="Arial Narrow" w:hAnsi="Arial Narrow"/>
                <w:sz w:val="22"/>
                <w:szCs w:val="22"/>
              </w:rPr>
              <w:t>4</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Change w:id="1265" w:author="admin" w:date="2024-07-03T15:05:00Z">
              <w:tcPr>
                <w:tcW w:w="0" w:type="auto"/>
              </w:tcPr>
            </w:tcPrChange>
          </w:tcPr>
          <w:p w14:paraId="602BEF6A" w14:textId="33094A3A" w:rsidR="008A5C0F" w:rsidRPr="0004168C" w:rsidRDefault="7707BA66" w:rsidP="00AE18B3">
            <w:pPr>
              <w:spacing w:before="0" w:after="0"/>
              <w:ind w:left="0" w:right="0"/>
              <w:jc w:val="right"/>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r w:rsidRPr="2DD37415">
              <w:rPr>
                <w:rFonts w:ascii="Arial Narrow" w:hAnsi="Arial Narrow"/>
                <w:sz w:val="22"/>
                <w:szCs w:val="22"/>
              </w:rPr>
              <w:t>612,666.6</w:t>
            </w:r>
            <w:r w:rsidR="0080301A" w:rsidRPr="2DD37415">
              <w:rPr>
                <w:rFonts w:ascii="Arial Narrow" w:hAnsi="Arial Narrow"/>
                <w:sz w:val="22"/>
                <w:szCs w:val="22"/>
              </w:rPr>
              <w:t>1</w:t>
            </w:r>
            <w:r w:rsidRPr="2DD37415">
              <w:rPr>
                <w:rFonts w:ascii="Arial Narrow" w:hAnsi="Arial Narrow"/>
                <w:sz w:val="22"/>
                <w:szCs w:val="22"/>
              </w:rPr>
              <w:t xml:space="preserve">  </w:t>
            </w:r>
          </w:p>
        </w:tc>
      </w:tr>
      <w:tr w:rsidR="008A5C0F" w14:paraId="564D56FC" w14:textId="77777777" w:rsidTr="2DD37415">
        <w:tblPrEx>
          <w:tblW w:w="85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1266" w:author="admin" w:date="2024-07-03T15:05:00Z">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trHeight w:val="403"/>
          <w:jc w:val="center"/>
          <w:trPrChange w:id="1267" w:author="admin" w:date="2024-07-03T15:05:00Z">
            <w:trPr>
              <w:gridAfter w:val="0"/>
              <w:jc w:val="center"/>
            </w:trPr>
          </w:trPrChange>
        </w:trPr>
        <w:tc>
          <w:tcPr>
            <w:cnfStyle w:val="001000000000" w:firstRow="0" w:lastRow="0" w:firstColumn="1" w:lastColumn="0" w:oddVBand="0" w:evenVBand="0" w:oddHBand="0" w:evenHBand="0" w:firstRowFirstColumn="0" w:firstRowLastColumn="0" w:lastRowFirstColumn="0" w:lastRowLastColumn="0"/>
            <w:tcW w:w="2127" w:type="dxa"/>
            <w:tcBorders>
              <w:top w:val="single" w:sz="4" w:space="0" w:color="auto"/>
              <w:left w:val="single" w:sz="4" w:space="0" w:color="auto"/>
              <w:bottom w:val="single" w:sz="4" w:space="0" w:color="auto"/>
              <w:right w:val="single" w:sz="4" w:space="0" w:color="auto"/>
            </w:tcBorders>
            <w:shd w:val="clear" w:color="auto" w:fill="auto"/>
            <w:vAlign w:val="center"/>
            <w:tcPrChange w:id="1268" w:author="admin" w:date="2024-07-03T15:05:00Z">
              <w:tcPr>
                <w:tcW w:w="0" w:type="auto"/>
              </w:tcPr>
            </w:tcPrChange>
          </w:tcPr>
          <w:p w14:paraId="7CC88AF7" w14:textId="77777777" w:rsidR="008A5C0F" w:rsidRDefault="008A5C0F" w:rsidP="008A5C0F">
            <w:pPr>
              <w:spacing w:before="0" w:after="0"/>
              <w:ind w:left="0" w:right="0"/>
              <w:jc w:val="left"/>
              <w:rPr>
                <w:rFonts w:ascii="Arial Narrow" w:eastAsia="仿宋_GB2312" w:hAnsi="Arial Narrow"/>
                <w:sz w:val="22"/>
                <w:szCs w:val="22"/>
              </w:rPr>
            </w:pPr>
            <w:r>
              <w:rPr>
                <w:rFonts w:ascii="Arial Narrow" w:eastAsia="仿宋_GB2312" w:hAnsi="Arial Narrow" w:cs="楷体" w:hint="eastAsia"/>
                <w:b w:val="0"/>
                <w:bCs w:val="0"/>
                <w:color w:val="000000"/>
                <w:sz w:val="22"/>
                <w:szCs w:val="22"/>
              </w:rPr>
              <w:t>完全成本</w:t>
            </w:r>
          </w:p>
        </w:tc>
        <w:tc>
          <w:tcPr>
            <w:tcW w:w="1412" w:type="dxa"/>
            <w:tcBorders>
              <w:top w:val="single" w:sz="4" w:space="0" w:color="auto"/>
              <w:left w:val="single" w:sz="4" w:space="0" w:color="auto"/>
              <w:bottom w:val="single" w:sz="4" w:space="0" w:color="auto"/>
              <w:right w:val="single" w:sz="4" w:space="0" w:color="auto"/>
            </w:tcBorders>
            <w:shd w:val="clear" w:color="auto" w:fill="auto"/>
            <w:vAlign w:val="center"/>
            <w:tcPrChange w:id="1269" w:author="admin" w:date="2024-07-03T15:05:00Z">
              <w:tcPr>
                <w:tcW w:w="0" w:type="auto"/>
              </w:tcPr>
            </w:tcPrChange>
          </w:tcPr>
          <w:p w14:paraId="34881932" w14:textId="2D4A8FD5" w:rsidR="008A5C0F" w:rsidRDefault="0080301A" w:rsidP="008A5C0F">
            <w:pPr>
              <w:spacing w:before="0" w:after="0"/>
              <w:ind w:left="0" w:right="0"/>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sz w:val="22"/>
                <w:szCs w:val="22"/>
              </w:rPr>
            </w:pPr>
            <w:proofErr w:type="spellStart"/>
            <w:r w:rsidRPr="2DD37415">
              <w:rPr>
                <w:rFonts w:ascii="Arial Narrow" w:eastAsia="仿宋_GB2312" w:hAnsi="Arial Narrow" w:cs="楷体"/>
                <w:color w:val="000000" w:themeColor="text1"/>
                <w:sz w:val="22"/>
                <w:szCs w:val="22"/>
              </w:rPr>
              <w:t>i</w:t>
            </w:r>
            <w:proofErr w:type="spellEnd"/>
            <w:r w:rsidRPr="2DD37415">
              <w:rPr>
                <w:rFonts w:ascii="Arial Narrow" w:eastAsia="仿宋_GB2312" w:hAnsi="Arial Narrow" w:cs="楷体"/>
                <w:color w:val="000000" w:themeColor="text1"/>
                <w:sz w:val="22"/>
                <w:szCs w:val="22"/>
              </w:rPr>
              <w:t xml:space="preserve"> </w:t>
            </w:r>
            <w:r w:rsidR="008A5C0F" w:rsidRPr="2DD37415">
              <w:rPr>
                <w:rFonts w:ascii="Arial Narrow" w:eastAsia="仿宋_GB2312" w:hAnsi="Arial Narrow" w:cs="楷体"/>
                <w:color w:val="000000" w:themeColor="text1"/>
                <w:sz w:val="22"/>
                <w:szCs w:val="22"/>
              </w:rPr>
              <w:t xml:space="preserve">= </w:t>
            </w:r>
            <w:proofErr w:type="spellStart"/>
            <w:r w:rsidR="008A5C0F" w:rsidRPr="2DD37415">
              <w:rPr>
                <w:rFonts w:ascii="Arial Narrow" w:eastAsia="仿宋_GB2312" w:hAnsi="Arial Narrow" w:cs="楷体"/>
                <w:color w:val="000000" w:themeColor="text1"/>
                <w:sz w:val="22"/>
                <w:szCs w:val="22"/>
              </w:rPr>
              <w:t>b+c+e+f+g</w:t>
            </w:r>
            <w:proofErr w:type="spellEnd"/>
          </w:p>
        </w:tc>
        <w:tc>
          <w:tcPr>
            <w:tcW w:w="1848" w:type="dxa"/>
            <w:tcBorders>
              <w:top w:val="single" w:sz="4" w:space="0" w:color="auto"/>
              <w:left w:val="single" w:sz="4" w:space="0" w:color="auto"/>
              <w:bottom w:val="single" w:sz="4" w:space="0" w:color="auto"/>
              <w:right w:val="single" w:sz="4" w:space="0" w:color="auto"/>
            </w:tcBorders>
            <w:shd w:val="clear" w:color="auto" w:fill="auto"/>
            <w:vAlign w:val="center"/>
            <w:tcPrChange w:id="1270" w:author="admin" w:date="2024-07-03T15:05:00Z">
              <w:tcPr>
                <w:tcW w:w="0" w:type="auto"/>
              </w:tcPr>
            </w:tcPrChange>
          </w:tcPr>
          <w:p w14:paraId="5487C4E3" w14:textId="2E0A88B3" w:rsidR="008A5C0F" w:rsidRPr="0004168C" w:rsidDel="00144CC6" w:rsidRDefault="008A5C0F" w:rsidP="008A5C0F">
            <w:pPr>
              <w:spacing w:before="0" w:after="0"/>
              <w:ind w:left="0" w:right="0"/>
              <w:jc w:val="right"/>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lang w:bidi="ar"/>
              </w:rPr>
            </w:pPr>
            <w:r w:rsidRPr="2DD37415">
              <w:rPr>
                <w:rFonts w:ascii="Arial Narrow" w:hAnsi="Arial Narrow"/>
                <w:sz w:val="22"/>
                <w:szCs w:val="22"/>
                <w:lang w:bidi="ar"/>
              </w:rPr>
              <w:t>656,667,762.6</w:t>
            </w:r>
            <w:r w:rsidR="75BFE5C4" w:rsidRPr="2DD37415">
              <w:rPr>
                <w:rFonts w:ascii="Arial Narrow" w:hAnsi="Arial Narrow"/>
                <w:sz w:val="22"/>
                <w:szCs w:val="22"/>
                <w:lang w:bidi="ar"/>
              </w:rPr>
              <w:t>9</w:t>
            </w:r>
            <w:r w:rsidRPr="2DD37415">
              <w:rPr>
                <w:rFonts w:ascii="Arial Narrow" w:hAnsi="Arial Narrow"/>
                <w:sz w:val="22"/>
                <w:szCs w:val="22"/>
                <w:lang w:bidi="ar"/>
              </w:rPr>
              <w:t xml:space="preserve"> </w:t>
            </w:r>
          </w:p>
        </w:tc>
        <w:tc>
          <w:tcPr>
            <w:tcW w:w="1559" w:type="dxa"/>
            <w:tcBorders>
              <w:top w:val="single" w:sz="4" w:space="0" w:color="auto"/>
              <w:left w:val="single" w:sz="4" w:space="0" w:color="auto"/>
              <w:bottom w:val="single" w:sz="4" w:space="0" w:color="auto"/>
              <w:right w:val="single" w:sz="4" w:space="0" w:color="auto"/>
            </w:tcBorders>
            <w:vAlign w:val="center"/>
            <w:tcPrChange w:id="1271" w:author="admin" w:date="2024-07-03T15:05:00Z">
              <w:tcPr>
                <w:tcW w:w="0" w:type="auto"/>
              </w:tcPr>
            </w:tcPrChange>
          </w:tcPr>
          <w:p w14:paraId="04D57CAC" w14:textId="4D66E541" w:rsidR="008A5C0F" w:rsidRPr="0004168C" w:rsidDel="00144CC6" w:rsidRDefault="7707BA66" w:rsidP="00AE18B3">
            <w:pPr>
              <w:spacing w:before="0" w:after="0"/>
              <w:ind w:left="0" w:right="0"/>
              <w:jc w:val="right"/>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r w:rsidRPr="2DD37415">
              <w:rPr>
                <w:rFonts w:ascii="Arial Narrow" w:hAnsi="Arial Narrow"/>
                <w:sz w:val="22"/>
                <w:szCs w:val="22"/>
              </w:rPr>
              <w:t>290,914,486.9</w:t>
            </w:r>
            <w:r w:rsidR="75BFE5C4" w:rsidRPr="2DD37415">
              <w:rPr>
                <w:rFonts w:ascii="Arial Narrow" w:hAnsi="Arial Narrow"/>
                <w:sz w:val="22"/>
                <w:szCs w:val="22"/>
              </w:rPr>
              <w:t>2</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Change w:id="1272" w:author="admin" w:date="2024-07-03T15:05:00Z">
              <w:tcPr>
                <w:tcW w:w="0" w:type="auto"/>
              </w:tcPr>
            </w:tcPrChange>
          </w:tcPr>
          <w:p w14:paraId="643B698E" w14:textId="6EFF4DEF" w:rsidR="008A5C0F" w:rsidRPr="0004168C" w:rsidRDefault="7707BA66" w:rsidP="00AE18B3">
            <w:pPr>
              <w:spacing w:before="0" w:after="0"/>
              <w:ind w:left="0" w:right="0"/>
              <w:jc w:val="right"/>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r w:rsidRPr="2DD37415">
              <w:rPr>
                <w:rFonts w:ascii="Arial Narrow" w:hAnsi="Arial Narrow"/>
                <w:sz w:val="22"/>
                <w:szCs w:val="22"/>
              </w:rPr>
              <w:t xml:space="preserve">947,582,249.61 </w:t>
            </w:r>
          </w:p>
        </w:tc>
      </w:tr>
      <w:tr w:rsidR="008A5C0F" w14:paraId="21C054FA" w14:textId="77777777" w:rsidTr="2DD37415">
        <w:tblPrEx>
          <w:tblW w:w="85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1273" w:author="admin" w:date="2024-07-03T15:05:00Z">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trHeight w:val="403"/>
          <w:jc w:val="center"/>
          <w:trPrChange w:id="1274" w:author="admin" w:date="2024-07-03T15:05:00Z">
            <w:trPr>
              <w:gridAfter w:val="0"/>
              <w:jc w:val="center"/>
            </w:trPr>
          </w:trPrChange>
        </w:trPr>
        <w:tc>
          <w:tcPr>
            <w:cnfStyle w:val="001000000000" w:firstRow="0" w:lastRow="0" w:firstColumn="1" w:lastColumn="0" w:oddVBand="0" w:evenVBand="0" w:oddHBand="0" w:evenHBand="0" w:firstRowFirstColumn="0" w:firstRowLastColumn="0" w:lastRowFirstColumn="0" w:lastRowLastColumn="0"/>
            <w:tcW w:w="2127" w:type="dxa"/>
            <w:tcBorders>
              <w:top w:val="single" w:sz="4" w:space="0" w:color="auto"/>
              <w:left w:val="single" w:sz="4" w:space="0" w:color="auto"/>
              <w:bottom w:val="single" w:sz="4" w:space="0" w:color="auto"/>
              <w:right w:val="single" w:sz="4" w:space="0" w:color="auto"/>
            </w:tcBorders>
            <w:shd w:val="clear" w:color="auto" w:fill="auto"/>
            <w:vAlign w:val="center"/>
            <w:tcPrChange w:id="1275" w:author="admin" w:date="2024-07-03T15:05:00Z">
              <w:tcPr>
                <w:tcW w:w="0" w:type="auto"/>
              </w:tcPr>
            </w:tcPrChange>
          </w:tcPr>
          <w:p w14:paraId="700ED8B0" w14:textId="77777777" w:rsidR="008A5C0F" w:rsidRDefault="008A5C0F" w:rsidP="008A5C0F">
            <w:pPr>
              <w:spacing w:before="0" w:after="0"/>
              <w:ind w:left="0" w:right="0"/>
              <w:jc w:val="left"/>
              <w:rPr>
                <w:rFonts w:ascii="Arial Narrow" w:eastAsia="仿宋_GB2312" w:hAnsi="Arial Narrow" w:cs="楷体"/>
                <w:bCs w:val="0"/>
                <w:color w:val="000000"/>
                <w:sz w:val="22"/>
                <w:szCs w:val="22"/>
              </w:rPr>
            </w:pPr>
            <w:r>
              <w:rPr>
                <w:rFonts w:ascii="Arial Narrow" w:eastAsia="仿宋_GB2312" w:hAnsi="Arial Narrow" w:cs="楷体" w:hint="eastAsia"/>
                <w:b w:val="0"/>
                <w:bCs w:val="0"/>
                <w:color w:val="000000"/>
                <w:sz w:val="22"/>
                <w:szCs w:val="22"/>
              </w:rPr>
              <w:t>完全成本加成率</w:t>
            </w:r>
          </w:p>
        </w:tc>
        <w:tc>
          <w:tcPr>
            <w:tcW w:w="1412" w:type="dxa"/>
            <w:tcBorders>
              <w:top w:val="single" w:sz="4" w:space="0" w:color="auto"/>
              <w:left w:val="single" w:sz="4" w:space="0" w:color="auto"/>
              <w:bottom w:val="single" w:sz="4" w:space="0" w:color="auto"/>
              <w:right w:val="single" w:sz="4" w:space="0" w:color="auto"/>
            </w:tcBorders>
            <w:shd w:val="clear" w:color="auto" w:fill="auto"/>
            <w:vAlign w:val="center"/>
            <w:tcPrChange w:id="1276" w:author="admin" w:date="2024-07-03T15:05:00Z">
              <w:tcPr>
                <w:tcW w:w="0" w:type="auto"/>
              </w:tcPr>
            </w:tcPrChange>
          </w:tcPr>
          <w:p w14:paraId="049BBB4C" w14:textId="447B18FB" w:rsidR="008A5C0F" w:rsidRDefault="0080301A" w:rsidP="008A5C0F">
            <w:pPr>
              <w:spacing w:before="0" w:after="0"/>
              <w:ind w:left="0" w:right="0"/>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楷体"/>
                <w:color w:val="000000"/>
                <w:sz w:val="22"/>
                <w:szCs w:val="22"/>
              </w:rPr>
            </w:pPr>
            <w:r w:rsidRPr="2DD37415">
              <w:rPr>
                <w:rFonts w:ascii="Arial Narrow" w:eastAsia="仿宋_GB2312" w:hAnsi="Arial Narrow" w:cs="楷体"/>
                <w:color w:val="000000" w:themeColor="text1"/>
                <w:sz w:val="22"/>
                <w:szCs w:val="22"/>
              </w:rPr>
              <w:t>j</w:t>
            </w:r>
            <w:r w:rsidR="008A5C0F" w:rsidRPr="2DD37415">
              <w:rPr>
                <w:rFonts w:ascii="Arial Narrow" w:eastAsia="仿宋_GB2312" w:hAnsi="Arial Narrow" w:cs="楷体"/>
                <w:color w:val="000000" w:themeColor="text1"/>
                <w:sz w:val="22"/>
                <w:szCs w:val="22"/>
              </w:rPr>
              <w:t xml:space="preserve"> =</w:t>
            </w:r>
            <w:r w:rsidRPr="2DD37415">
              <w:rPr>
                <w:rFonts w:ascii="Arial Narrow" w:eastAsia="仿宋_GB2312" w:hAnsi="Arial Narrow" w:cs="楷体"/>
                <w:color w:val="000000" w:themeColor="text1"/>
                <w:sz w:val="22"/>
                <w:szCs w:val="22"/>
              </w:rPr>
              <w:t xml:space="preserve"> h </w:t>
            </w:r>
            <w:r w:rsidR="008A5C0F" w:rsidRPr="2DD37415">
              <w:rPr>
                <w:rFonts w:ascii="Arial Narrow" w:eastAsia="仿宋_GB2312" w:hAnsi="Arial Narrow" w:cs="楷体"/>
                <w:color w:val="000000" w:themeColor="text1"/>
                <w:sz w:val="22"/>
                <w:szCs w:val="22"/>
              </w:rPr>
              <w:t>/</w:t>
            </w:r>
            <w:r w:rsidRPr="2DD37415">
              <w:rPr>
                <w:rFonts w:ascii="Arial Narrow" w:eastAsia="仿宋_GB2312" w:hAnsi="Arial Narrow" w:cs="楷体"/>
                <w:color w:val="000000" w:themeColor="text1"/>
                <w:sz w:val="22"/>
                <w:szCs w:val="22"/>
              </w:rPr>
              <w:t xml:space="preserve"> </w:t>
            </w:r>
            <w:proofErr w:type="spellStart"/>
            <w:r w:rsidRPr="2DD37415">
              <w:rPr>
                <w:rFonts w:ascii="Arial Narrow" w:eastAsia="仿宋_GB2312" w:hAnsi="Arial Narrow" w:cs="楷体"/>
                <w:color w:val="000000" w:themeColor="text1"/>
                <w:sz w:val="22"/>
                <w:szCs w:val="22"/>
              </w:rPr>
              <w:t>i</w:t>
            </w:r>
            <w:proofErr w:type="spellEnd"/>
          </w:p>
        </w:tc>
        <w:tc>
          <w:tcPr>
            <w:tcW w:w="1848" w:type="dxa"/>
            <w:tcBorders>
              <w:top w:val="single" w:sz="4" w:space="0" w:color="auto"/>
              <w:left w:val="single" w:sz="4" w:space="0" w:color="auto"/>
              <w:bottom w:val="single" w:sz="4" w:space="0" w:color="auto"/>
              <w:right w:val="single" w:sz="4" w:space="0" w:color="auto"/>
            </w:tcBorders>
            <w:shd w:val="clear" w:color="auto" w:fill="auto"/>
            <w:vAlign w:val="center"/>
            <w:tcPrChange w:id="1277" w:author="admin" w:date="2024-07-03T15:05:00Z">
              <w:tcPr>
                <w:tcW w:w="0" w:type="auto"/>
              </w:tcPr>
            </w:tcPrChange>
          </w:tcPr>
          <w:p w14:paraId="45015BC9" w14:textId="6382B149" w:rsidR="008A5C0F" w:rsidRPr="0004168C" w:rsidRDefault="008A5C0F" w:rsidP="008A5C0F">
            <w:pPr>
              <w:spacing w:before="0" w:after="0"/>
              <w:ind w:left="0" w:right="0"/>
              <w:jc w:val="right"/>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lang w:bidi="ar"/>
              </w:rPr>
            </w:pPr>
            <w:r w:rsidRPr="2DD37415">
              <w:rPr>
                <w:rFonts w:ascii="Arial Narrow" w:hAnsi="Arial Narrow"/>
                <w:sz w:val="22"/>
                <w:szCs w:val="22"/>
                <w:lang w:bidi="ar"/>
              </w:rPr>
              <w:t>3.73%</w:t>
            </w:r>
          </w:p>
        </w:tc>
        <w:tc>
          <w:tcPr>
            <w:tcW w:w="1559" w:type="dxa"/>
            <w:tcBorders>
              <w:top w:val="single" w:sz="4" w:space="0" w:color="auto"/>
              <w:left w:val="single" w:sz="4" w:space="0" w:color="auto"/>
              <w:bottom w:val="single" w:sz="4" w:space="0" w:color="auto"/>
              <w:right w:val="single" w:sz="4" w:space="0" w:color="auto"/>
            </w:tcBorders>
            <w:vAlign w:val="center"/>
            <w:tcPrChange w:id="1278" w:author="admin" w:date="2024-07-03T15:05:00Z">
              <w:tcPr>
                <w:tcW w:w="0" w:type="auto"/>
              </w:tcPr>
            </w:tcPrChange>
          </w:tcPr>
          <w:p w14:paraId="1B06D7A3" w14:textId="512DB781" w:rsidR="008A5C0F" w:rsidRPr="0004168C" w:rsidRDefault="7707BA66" w:rsidP="00AE18B3">
            <w:pPr>
              <w:spacing w:before="0" w:after="0"/>
              <w:ind w:left="0" w:right="0"/>
              <w:jc w:val="right"/>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r w:rsidRPr="2DD37415">
              <w:rPr>
                <w:rFonts w:ascii="Arial Narrow" w:hAnsi="Arial Narrow"/>
                <w:sz w:val="22"/>
                <w:szCs w:val="22"/>
              </w:rPr>
              <w:t>-8.21%</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Change w:id="1279" w:author="admin" w:date="2024-07-03T15:05:00Z">
              <w:tcPr>
                <w:tcW w:w="0" w:type="auto"/>
              </w:tcPr>
            </w:tcPrChange>
          </w:tcPr>
          <w:p w14:paraId="656D00B0" w14:textId="18ECA2B1" w:rsidR="008A5C0F" w:rsidRPr="0004168C" w:rsidRDefault="7707BA66" w:rsidP="00AE18B3">
            <w:pPr>
              <w:spacing w:before="0" w:after="0"/>
              <w:ind w:left="0" w:right="0"/>
              <w:jc w:val="right"/>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r w:rsidRPr="2DD37415">
              <w:rPr>
                <w:rFonts w:ascii="Arial Narrow" w:hAnsi="Arial Narrow"/>
                <w:sz w:val="22"/>
                <w:szCs w:val="22"/>
              </w:rPr>
              <w:t>0.06%</w:t>
            </w:r>
          </w:p>
        </w:tc>
      </w:tr>
    </w:tbl>
    <w:p w14:paraId="6F27F8DE" w14:textId="37A97714" w:rsidR="00AA4CA3" w:rsidDel="0004168C" w:rsidRDefault="00F2093E" w:rsidP="0031618F">
      <w:pPr>
        <w:spacing w:before="0"/>
        <w:ind w:left="0"/>
      </w:pPr>
      <w:r w:rsidRPr="2DD37415">
        <w:rPr>
          <w:rFonts w:ascii="Arial Narrow" w:eastAsia="仿宋_GB2312" w:hAnsi="Arial Narrow" w:cs="STXihei,Italic"/>
          <w:i/>
          <w:iCs/>
          <w:sz w:val="16"/>
          <w:szCs w:val="16"/>
        </w:rPr>
        <w:t>信息来源：由</w:t>
      </w:r>
      <w:r w:rsidR="00144CC6" w:rsidRPr="2DD37415">
        <w:rPr>
          <w:rFonts w:ascii="Arial Narrow" w:eastAsia="仿宋_GB2312" w:hAnsi="Arial Narrow" w:cs="STXihei,Italic"/>
          <w:i/>
          <w:iCs/>
          <w:sz w:val="16"/>
          <w:szCs w:val="16"/>
        </w:rPr>
        <w:t>上海派智</w:t>
      </w:r>
      <w:r w:rsidRPr="2DD37415">
        <w:rPr>
          <w:rFonts w:ascii="Arial Narrow" w:eastAsia="仿宋_GB2312" w:hAnsi="Arial Narrow" w:cs="STXihei,Italic"/>
          <w:i/>
          <w:iCs/>
          <w:sz w:val="16"/>
          <w:szCs w:val="16"/>
        </w:rPr>
        <w:t>提供</w:t>
      </w:r>
    </w:p>
    <w:p w14:paraId="2462305C" w14:textId="492C2DBE" w:rsidR="00AA4CA3" w:rsidDel="0031618F" w:rsidRDefault="00AA4CA3" w:rsidP="0031618F">
      <w:pPr>
        <w:spacing w:beforeLines="50" w:before="156" w:afterLines="50" w:after="156" w:line="360" w:lineRule="auto"/>
        <w:ind w:left="0"/>
        <w:rPr>
          <w:del w:id="1280" w:author="admin" w:date="2024-07-08T16:17:00Z"/>
        </w:rPr>
      </w:pPr>
    </w:p>
    <w:p w14:paraId="354F951D" w14:textId="3EE3B9F3" w:rsidR="00AA4CA3" w:rsidDel="0031618F" w:rsidRDefault="00AA4CA3" w:rsidP="0031618F">
      <w:pPr>
        <w:spacing w:beforeLines="50" w:before="156" w:afterLines="50" w:after="156" w:line="360" w:lineRule="auto"/>
        <w:ind w:left="0"/>
        <w:rPr>
          <w:del w:id="1281" w:author="admin" w:date="2024-07-08T16:17:00Z"/>
        </w:rPr>
      </w:pPr>
    </w:p>
    <w:p w14:paraId="6CE79FC7" w14:textId="5CB22340" w:rsidR="00AA4CA3" w:rsidDel="0031618F" w:rsidRDefault="00AA4CA3" w:rsidP="0031618F">
      <w:pPr>
        <w:spacing w:beforeLines="50" w:before="156" w:afterLines="50" w:after="156" w:line="360" w:lineRule="auto"/>
        <w:ind w:left="0"/>
        <w:rPr>
          <w:del w:id="1282" w:author="admin" w:date="2024-07-08T16:17:00Z"/>
        </w:rPr>
      </w:pPr>
    </w:p>
    <w:p w14:paraId="6B37DA58" w14:textId="6B956B4B" w:rsidR="00AA4CA3" w:rsidDel="0031618F" w:rsidRDefault="00AA4CA3" w:rsidP="0031618F">
      <w:pPr>
        <w:spacing w:beforeLines="50" w:before="156" w:afterLines="50" w:after="156" w:line="360" w:lineRule="auto"/>
        <w:ind w:left="0"/>
        <w:rPr>
          <w:del w:id="1283" w:author="admin" w:date="2024-07-08T16:17:00Z"/>
        </w:rPr>
      </w:pPr>
    </w:p>
    <w:p w14:paraId="76EC3616" w14:textId="5E4216C1" w:rsidR="00AA4CA3" w:rsidDel="0031618F" w:rsidRDefault="00AA4CA3" w:rsidP="0031618F">
      <w:pPr>
        <w:spacing w:beforeLines="50" w:before="156" w:afterLines="50" w:after="156" w:line="360" w:lineRule="auto"/>
        <w:ind w:left="0"/>
        <w:rPr>
          <w:del w:id="1284" w:author="admin" w:date="2024-07-08T16:17:00Z"/>
        </w:rPr>
      </w:pPr>
    </w:p>
    <w:p w14:paraId="34676C3A" w14:textId="286FC35B" w:rsidR="2DD37415" w:rsidDel="0031618F" w:rsidRDefault="2DD37415" w:rsidP="0031618F">
      <w:pPr>
        <w:ind w:left="0"/>
        <w:rPr>
          <w:del w:id="1285" w:author="admin" w:date="2024-07-08T16:17:00Z"/>
        </w:rPr>
      </w:pPr>
    </w:p>
    <w:p w14:paraId="3D91C46A" w14:textId="2282BF3A" w:rsidR="00AA4CA3" w:rsidRDefault="00F2093E" w:rsidP="0031618F">
      <w:pPr>
        <w:pStyle w:val="af9"/>
        <w:spacing w:before="156" w:after="156" w:line="400" w:lineRule="exact"/>
        <w:rPr>
          <w:rFonts w:ascii="Arial Narrow" w:eastAsia="仿宋_GB2312" w:hAnsi="Arial Narrow" w:cs="楷体"/>
          <w:b w:val="0"/>
          <w:bCs w:val="0"/>
          <w:i w:val="0"/>
          <w:color w:val="002060"/>
          <w:sz w:val="22"/>
          <w:szCs w:val="22"/>
        </w:rPr>
      </w:pPr>
      <w:bookmarkStart w:id="1286" w:name="_Toc142398904"/>
      <w:bookmarkStart w:id="1287" w:name="_Toc29161"/>
      <w:bookmarkStart w:id="1288" w:name="_Toc30126"/>
      <w:bookmarkStart w:id="1289" w:name="_Toc6301"/>
      <w:bookmarkStart w:id="1290" w:name="_Toc110439123"/>
      <w:bookmarkStart w:id="1291" w:name="_Toc171076023"/>
      <w:r w:rsidRPr="2DD37415">
        <w:rPr>
          <w:rFonts w:ascii="Arial Narrow" w:eastAsia="仿宋_GB2312" w:hAnsi="Arial Narrow" w:cs="楷体"/>
          <w:b w:val="0"/>
          <w:bCs w:val="0"/>
          <w:i w:val="0"/>
          <w:color w:val="002060"/>
          <w:sz w:val="22"/>
          <w:szCs w:val="22"/>
        </w:rPr>
        <w:t>7.4.3.</w:t>
      </w:r>
      <w:r w:rsidRPr="2DD37415">
        <w:rPr>
          <w:rFonts w:ascii="Arial Narrow" w:eastAsia="仿宋_GB2312" w:hAnsi="Arial Narrow" w:cs="楷体"/>
          <w:b w:val="0"/>
          <w:bCs w:val="0"/>
          <w:i w:val="0"/>
          <w:color w:val="002060"/>
          <w:sz w:val="22"/>
          <w:szCs w:val="22"/>
        </w:rPr>
        <w:t>搜寻外部可比公司</w:t>
      </w:r>
      <w:bookmarkEnd w:id="1286"/>
      <w:bookmarkEnd w:id="1287"/>
      <w:bookmarkEnd w:id="1288"/>
      <w:bookmarkEnd w:id="1289"/>
      <w:bookmarkEnd w:id="1290"/>
      <w:bookmarkEnd w:id="1291"/>
    </w:p>
    <w:p w14:paraId="1C28F1A0" w14:textId="77777777" w:rsidR="00AA4CA3" w:rsidRDefault="00F2093E">
      <w:pPr>
        <w:pStyle w:val="af4"/>
        <w:spacing w:before="156" w:after="156"/>
        <w:outlineLvl w:val="3"/>
        <w:rPr>
          <w:rFonts w:ascii="Arial Narrow" w:eastAsia="仿宋_GB2312" w:hAnsi="Arial Narrow" w:cs="楷体"/>
          <w:b w:val="0"/>
          <w:i w:val="0"/>
          <w:color w:val="002060"/>
          <w:sz w:val="22"/>
          <w:szCs w:val="22"/>
        </w:rPr>
      </w:pPr>
      <w:bookmarkStart w:id="1292" w:name="_Toc29006"/>
      <w:bookmarkStart w:id="1293" w:name="_Toc522015248"/>
      <w:bookmarkStart w:id="1294" w:name="_Toc78452962"/>
      <w:bookmarkStart w:id="1295" w:name="_Toc110439124"/>
      <w:bookmarkStart w:id="1296" w:name="_Toc7679"/>
      <w:bookmarkStart w:id="1297" w:name="_Toc22218"/>
      <w:bookmarkStart w:id="1298" w:name="_Toc1546"/>
      <w:r>
        <w:rPr>
          <w:rFonts w:ascii="Arial Narrow" w:eastAsia="仿宋_GB2312" w:hAnsi="Arial Narrow" w:cs="楷体"/>
          <w:b w:val="0"/>
          <w:i w:val="0"/>
          <w:color w:val="002060"/>
          <w:sz w:val="22"/>
          <w:szCs w:val="22"/>
        </w:rPr>
        <w:t>7.4.3.1.</w:t>
      </w:r>
      <w:r>
        <w:rPr>
          <w:rFonts w:ascii="Arial Narrow" w:eastAsia="仿宋_GB2312" w:hAnsi="Arial Narrow" w:cs="楷体"/>
          <w:b w:val="0"/>
          <w:i w:val="0"/>
          <w:color w:val="002060"/>
          <w:sz w:val="22"/>
          <w:szCs w:val="22"/>
        </w:rPr>
        <w:t>数据库</w:t>
      </w:r>
      <w:bookmarkEnd w:id="1292"/>
      <w:bookmarkEnd w:id="1293"/>
      <w:bookmarkEnd w:id="1294"/>
      <w:bookmarkEnd w:id="1295"/>
      <w:bookmarkEnd w:id="1296"/>
      <w:bookmarkEnd w:id="1297"/>
      <w:bookmarkEnd w:id="1298"/>
    </w:p>
    <w:p w14:paraId="69CA35CE" w14:textId="113D32ED" w:rsidR="00AA4CA3" w:rsidRDefault="00F2093E">
      <w:pPr>
        <w:spacing w:beforeLines="50" w:before="156" w:afterLines="50" w:after="156" w:line="360" w:lineRule="auto"/>
        <w:ind w:firstLineChars="200" w:firstLine="440"/>
        <w:rPr>
          <w:rFonts w:ascii="Arial Narrow" w:eastAsia="仿宋_GB2312" w:hAnsi="Arial Narrow" w:cs="Arial Unicode MS"/>
          <w:sz w:val="22"/>
          <w:szCs w:val="22"/>
        </w:rPr>
      </w:pPr>
      <w:r>
        <w:rPr>
          <w:rFonts w:ascii="Arial Narrow" w:eastAsia="仿宋_GB2312" w:hAnsi="Arial Narrow" w:cs="Arial Unicode MS"/>
          <w:sz w:val="22"/>
          <w:szCs w:val="22"/>
        </w:rPr>
        <w:t>为了对外部可比公司（即所执行的功能与</w:t>
      </w:r>
      <w:r w:rsidR="008B5A6C">
        <w:rPr>
          <w:rFonts w:ascii="Arial Narrow" w:eastAsia="仿宋_GB2312" w:hAnsi="Arial Narrow" w:cs="Arial"/>
          <w:kern w:val="2"/>
          <w:sz w:val="22"/>
          <w:szCs w:val="22"/>
        </w:rPr>
        <w:t>上海</w:t>
      </w:r>
      <w:r>
        <w:rPr>
          <w:rFonts w:ascii="Arial Narrow" w:eastAsia="仿宋_GB2312" w:hAnsi="Arial Narrow" w:cs="Arial"/>
          <w:kern w:val="2"/>
          <w:sz w:val="22"/>
          <w:szCs w:val="22"/>
        </w:rPr>
        <w:t>派智</w:t>
      </w:r>
      <w:r>
        <w:rPr>
          <w:rFonts w:ascii="Arial Narrow" w:eastAsia="仿宋_GB2312" w:hAnsi="Arial Narrow" w:cs="Arial Unicode MS"/>
          <w:sz w:val="22"/>
          <w:szCs w:val="22"/>
        </w:rPr>
        <w:t>的活动宽泛可比的独立企业）进行一次基准搜索，我们使用了由</w:t>
      </w:r>
      <w:r>
        <w:rPr>
          <w:rFonts w:ascii="Arial Narrow" w:eastAsia="仿宋_GB2312" w:hAnsi="Arial Narrow" w:cs="Arial Unicode MS"/>
          <w:sz w:val="22"/>
          <w:szCs w:val="22"/>
        </w:rPr>
        <w:t>Bureau van Dijk</w:t>
      </w:r>
      <w:r>
        <w:rPr>
          <w:rFonts w:ascii="Arial Narrow" w:eastAsia="仿宋_GB2312" w:hAnsi="Arial Narrow" w:cs="Arial Unicode MS"/>
          <w:sz w:val="22"/>
          <w:szCs w:val="22"/>
          <w:vertAlign w:val="superscript"/>
        </w:rPr>
        <w:footnoteReference w:id="20"/>
      </w:r>
      <w:r>
        <w:rPr>
          <w:rFonts w:ascii="Arial Narrow" w:eastAsia="仿宋_GB2312" w:hAnsi="Arial Narrow" w:cs="Arial Unicode MS"/>
          <w:sz w:val="22"/>
          <w:szCs w:val="22"/>
        </w:rPr>
        <w:t>提供的</w:t>
      </w:r>
      <w:r>
        <w:rPr>
          <w:rFonts w:ascii="Arial Narrow" w:eastAsia="仿宋_GB2312" w:hAnsi="Arial Narrow" w:cs="Arial Unicode MS"/>
          <w:sz w:val="22"/>
          <w:szCs w:val="22"/>
        </w:rPr>
        <w:t>TP Catalyst</w:t>
      </w:r>
      <w:r>
        <w:rPr>
          <w:rFonts w:ascii="Arial Narrow" w:eastAsia="仿宋_GB2312" w:hAnsi="Arial Narrow" w:cs="Arial Unicode MS"/>
          <w:sz w:val="22"/>
          <w:szCs w:val="22"/>
        </w:rPr>
        <w:t>数据库（</w:t>
      </w:r>
      <w:r>
        <w:rPr>
          <w:rFonts w:ascii="Arial Narrow" w:eastAsia="仿宋_GB2312" w:hAnsi="Arial Narrow" w:cs="Arial Unicode MS"/>
          <w:sz w:val="22"/>
          <w:szCs w:val="22"/>
        </w:rPr>
        <w:t>2024</w:t>
      </w:r>
      <w:r>
        <w:rPr>
          <w:rFonts w:ascii="Arial Narrow" w:eastAsia="仿宋_GB2312" w:hAnsi="Arial Narrow" w:cs="Arial Unicode MS"/>
          <w:sz w:val="22"/>
          <w:szCs w:val="22"/>
        </w:rPr>
        <w:t>年版）。</w:t>
      </w:r>
    </w:p>
    <w:p w14:paraId="5C2BC8C9" w14:textId="77777777" w:rsidR="00AA4CA3" w:rsidRDefault="00F2093E">
      <w:pPr>
        <w:spacing w:beforeLines="50" w:before="156" w:afterLines="50" w:after="156" w:line="360" w:lineRule="auto"/>
        <w:ind w:firstLineChars="200" w:firstLine="440"/>
        <w:rPr>
          <w:rFonts w:ascii="Arial Narrow" w:eastAsia="仿宋_GB2312" w:hAnsi="Arial Narrow" w:cs="Arial Unicode MS"/>
          <w:sz w:val="22"/>
          <w:szCs w:val="22"/>
        </w:rPr>
      </w:pPr>
      <w:r>
        <w:rPr>
          <w:rFonts w:ascii="Arial Narrow" w:eastAsia="仿宋_GB2312" w:hAnsi="Arial Narrow" w:cs="Arial Unicode MS" w:hint="eastAsia"/>
          <w:sz w:val="22"/>
          <w:szCs w:val="22"/>
        </w:rPr>
        <w:t>TP Catalyst</w:t>
      </w:r>
      <w:r>
        <w:rPr>
          <w:rFonts w:ascii="Arial Narrow" w:eastAsia="仿宋_GB2312" w:hAnsi="Arial Narrow" w:cs="Arial Unicode MS" w:hint="eastAsia"/>
          <w:sz w:val="22"/>
          <w:szCs w:val="22"/>
        </w:rPr>
        <w:t>数据库囊括了全球逾</w:t>
      </w:r>
      <w:r>
        <w:rPr>
          <w:rFonts w:ascii="Arial Narrow" w:eastAsia="仿宋_GB2312" w:hAnsi="Arial Narrow" w:cs="Arial Unicode MS" w:hint="eastAsia"/>
          <w:sz w:val="22"/>
          <w:szCs w:val="22"/>
        </w:rPr>
        <w:t>70,000</w:t>
      </w:r>
      <w:r>
        <w:rPr>
          <w:rFonts w:ascii="Arial Narrow" w:eastAsia="仿宋_GB2312" w:hAnsi="Arial Narrow" w:cs="Arial Unicode MS" w:hint="eastAsia"/>
          <w:sz w:val="22"/>
          <w:szCs w:val="22"/>
        </w:rPr>
        <w:t>家上市公司的财务数据，向专业用户提供深入分析各国上市公司所需的详细财务经营报表、分析比率、股权结构、企业评级数</w:t>
      </w:r>
      <w:r>
        <w:rPr>
          <w:rFonts w:ascii="Arial Narrow" w:eastAsia="仿宋_GB2312" w:hAnsi="Arial Narrow" w:cs="Arial Unicode MS" w:hint="eastAsia"/>
          <w:sz w:val="22"/>
          <w:szCs w:val="22"/>
        </w:rPr>
        <w:lastRenderedPageBreak/>
        <w:t>据、历年股价系列与企业行业分析。</w:t>
      </w:r>
      <w:r>
        <w:rPr>
          <w:rFonts w:ascii="Arial Narrow" w:eastAsia="仿宋_GB2312" w:hAnsi="Arial Narrow" w:cs="Arial Unicode MS" w:hint="eastAsia"/>
          <w:sz w:val="22"/>
          <w:szCs w:val="22"/>
        </w:rPr>
        <w:t>TP Catalyst</w:t>
      </w:r>
      <w:r>
        <w:rPr>
          <w:rFonts w:ascii="Arial Narrow" w:eastAsia="仿宋_GB2312" w:hAnsi="Arial Narrow" w:cs="Arial Unicode MS" w:hint="eastAsia"/>
          <w:sz w:val="22"/>
          <w:szCs w:val="22"/>
        </w:rPr>
        <w:t>数据库是目前欧美各国广泛使用于全球上市公司证券投资分析、企业战略经营分析、跨国企业转让定价、公司财务分析等领域的著名实证分析数据库。</w:t>
      </w:r>
    </w:p>
    <w:p w14:paraId="16C2A3A2" w14:textId="77777777" w:rsidR="00AA4CA3" w:rsidRDefault="00F2093E">
      <w:pPr>
        <w:spacing w:beforeLines="50" w:before="156" w:afterLines="50" w:after="156" w:line="360" w:lineRule="auto"/>
        <w:ind w:firstLineChars="200" w:firstLine="440"/>
        <w:rPr>
          <w:rFonts w:ascii="Arial Narrow" w:eastAsia="仿宋_GB2312" w:hAnsi="Arial Narrow" w:cs="Arial Unicode MS"/>
          <w:sz w:val="22"/>
          <w:szCs w:val="22"/>
        </w:rPr>
      </w:pPr>
      <w:r>
        <w:rPr>
          <w:rFonts w:ascii="Arial Narrow" w:eastAsia="仿宋_GB2312" w:hAnsi="Arial Narrow" w:cs="Arial Unicode MS" w:hint="eastAsia"/>
          <w:sz w:val="22"/>
          <w:szCs w:val="22"/>
        </w:rPr>
        <w:t>TP Catalyst</w:t>
      </w:r>
      <w:r>
        <w:rPr>
          <w:rFonts w:ascii="Arial Narrow" w:eastAsia="仿宋_GB2312" w:hAnsi="Arial Narrow" w:cs="Arial Unicode MS"/>
          <w:sz w:val="22"/>
          <w:szCs w:val="22"/>
        </w:rPr>
        <w:t>数据库按照四位数的美国标准行业分类（</w:t>
      </w:r>
      <w:r>
        <w:rPr>
          <w:rFonts w:ascii="Arial Narrow" w:eastAsia="仿宋_GB2312" w:hAnsi="Arial Narrow" w:cs="Arial Unicode MS"/>
          <w:sz w:val="22"/>
          <w:szCs w:val="22"/>
        </w:rPr>
        <w:t>SIC</w:t>
      </w:r>
      <w:r>
        <w:rPr>
          <w:rFonts w:ascii="Arial Narrow" w:eastAsia="仿宋_GB2312" w:hAnsi="Arial Narrow" w:cs="Arial Unicode MS"/>
          <w:sz w:val="22"/>
          <w:szCs w:val="22"/>
        </w:rPr>
        <w:t>）编码对公司进行分类。</w:t>
      </w:r>
      <w:r>
        <w:rPr>
          <w:rFonts w:ascii="Arial Narrow" w:eastAsia="仿宋_GB2312" w:hAnsi="Arial Narrow" w:cs="Arial Unicode MS"/>
          <w:sz w:val="22"/>
          <w:szCs w:val="22"/>
        </w:rPr>
        <w:t>SIC</w:t>
      </w:r>
      <w:r>
        <w:rPr>
          <w:rFonts w:ascii="Arial Narrow" w:eastAsia="仿宋_GB2312" w:hAnsi="Arial Narrow" w:cs="Arial Unicode MS"/>
          <w:sz w:val="22"/>
          <w:szCs w:val="22"/>
        </w:rPr>
        <w:t>编码系统将商业活动分成几种职能大类，如制造，批发销售，服务等。两位数的</w:t>
      </w:r>
      <w:r>
        <w:rPr>
          <w:rFonts w:ascii="Arial Narrow" w:eastAsia="仿宋_GB2312" w:hAnsi="Arial Narrow" w:cs="Arial Unicode MS"/>
          <w:sz w:val="22"/>
          <w:szCs w:val="22"/>
        </w:rPr>
        <w:t>SIC</w:t>
      </w:r>
      <w:r>
        <w:rPr>
          <w:rFonts w:ascii="Arial Narrow" w:eastAsia="仿宋_GB2312" w:hAnsi="Arial Narrow" w:cs="Arial Unicode MS"/>
          <w:sz w:val="22"/>
          <w:szCs w:val="22"/>
        </w:rPr>
        <w:t>编码代表不同的行业大类。例如，</w:t>
      </w:r>
      <w:r>
        <w:rPr>
          <w:rFonts w:ascii="Arial Narrow" w:eastAsia="仿宋_GB2312" w:hAnsi="Arial Narrow" w:cs="Arial Unicode MS"/>
          <w:sz w:val="22"/>
          <w:szCs w:val="22"/>
        </w:rPr>
        <w:t>SIC</w:t>
      </w:r>
      <w:r>
        <w:rPr>
          <w:rFonts w:ascii="Arial Narrow" w:eastAsia="仿宋_GB2312" w:hAnsi="Arial Narrow" w:cs="Arial Unicode MS"/>
          <w:sz w:val="22"/>
          <w:szCs w:val="22"/>
        </w:rPr>
        <w:t>代码</w:t>
      </w:r>
      <w:r>
        <w:rPr>
          <w:rFonts w:ascii="Arial Narrow" w:eastAsia="仿宋_GB2312" w:hAnsi="Arial Narrow" w:cs="Arial Unicode MS"/>
          <w:sz w:val="22"/>
          <w:szCs w:val="22"/>
        </w:rPr>
        <w:t>50</w:t>
      </w:r>
      <w:r>
        <w:rPr>
          <w:rFonts w:ascii="Arial Narrow" w:eastAsia="仿宋_GB2312" w:hAnsi="Arial Narrow" w:cs="Arial Unicode MS"/>
          <w:sz w:val="22"/>
          <w:szCs w:val="22"/>
        </w:rPr>
        <w:t>（</w:t>
      </w:r>
      <w:r>
        <w:rPr>
          <w:rFonts w:ascii="Arial Narrow" w:eastAsia="仿宋_GB2312" w:hAnsi="Arial Narrow" w:cs="Arial Unicode MS"/>
          <w:sz w:val="22"/>
          <w:szCs w:val="22"/>
        </w:rPr>
        <w:t>“</w:t>
      </w:r>
      <w:r>
        <w:rPr>
          <w:rFonts w:ascii="Arial Narrow" w:eastAsia="仿宋_GB2312" w:hAnsi="Arial Narrow" w:cs="Arial Unicode MS"/>
          <w:sz w:val="22"/>
          <w:szCs w:val="22"/>
        </w:rPr>
        <w:t>耐用品的批发贸易</w:t>
      </w:r>
      <w:r>
        <w:rPr>
          <w:rFonts w:ascii="Arial Narrow" w:eastAsia="仿宋_GB2312" w:hAnsi="Arial Narrow" w:cs="Arial Unicode MS"/>
          <w:sz w:val="22"/>
          <w:szCs w:val="22"/>
        </w:rPr>
        <w:t>”</w:t>
      </w:r>
      <w:r>
        <w:rPr>
          <w:rFonts w:ascii="Arial Narrow" w:eastAsia="仿宋_GB2312" w:hAnsi="Arial Narrow" w:cs="Arial Unicode MS"/>
          <w:sz w:val="22"/>
          <w:szCs w:val="22"/>
        </w:rPr>
        <w:t>）所包含的公司为主要从事向工程承包商、零售商、代理商或其他批发商销售耐用性零部件和产成品的公司。随着</w:t>
      </w:r>
      <w:r>
        <w:rPr>
          <w:rFonts w:ascii="Arial Narrow" w:eastAsia="仿宋_GB2312" w:hAnsi="Arial Narrow" w:cs="Arial Unicode MS"/>
          <w:sz w:val="22"/>
          <w:szCs w:val="22"/>
        </w:rPr>
        <w:t>SIC</w:t>
      </w:r>
      <w:r>
        <w:rPr>
          <w:rFonts w:ascii="Arial Narrow" w:eastAsia="仿宋_GB2312" w:hAnsi="Arial Narrow" w:cs="Arial Unicode MS"/>
          <w:sz w:val="22"/>
          <w:szCs w:val="22"/>
        </w:rPr>
        <w:t>编码位数的增加，所包含公司的行业分类也随之细化。</w:t>
      </w:r>
    </w:p>
    <w:p w14:paraId="440C44CF" w14:textId="77777777" w:rsidR="00AA4CA3" w:rsidRDefault="00F2093E">
      <w:pPr>
        <w:spacing w:beforeLines="50" w:before="156" w:afterLines="50" w:after="156" w:line="360" w:lineRule="auto"/>
        <w:ind w:firstLineChars="200" w:firstLine="440"/>
        <w:rPr>
          <w:rFonts w:ascii="Arial Narrow" w:eastAsia="仿宋_GB2312" w:hAnsi="Arial Narrow" w:cs="Arial Unicode MS"/>
          <w:sz w:val="22"/>
          <w:szCs w:val="22"/>
        </w:rPr>
      </w:pPr>
      <w:r>
        <w:rPr>
          <w:rFonts w:ascii="Arial Narrow" w:eastAsia="仿宋_GB2312" w:hAnsi="Arial Narrow" w:cs="Arial Unicode MS"/>
          <w:sz w:val="22"/>
          <w:szCs w:val="22"/>
        </w:rPr>
        <w:t>在</w:t>
      </w:r>
      <w:r>
        <w:rPr>
          <w:rFonts w:ascii="Arial Narrow" w:eastAsia="仿宋_GB2312" w:hAnsi="Arial Narrow" w:cs="Arial Unicode MS" w:hint="eastAsia"/>
          <w:sz w:val="22"/>
          <w:szCs w:val="22"/>
        </w:rPr>
        <w:t>TP Catalyst</w:t>
      </w:r>
      <w:r>
        <w:rPr>
          <w:rFonts w:ascii="Arial Narrow" w:eastAsia="仿宋_GB2312" w:hAnsi="Arial Narrow" w:cs="Arial Unicode MS"/>
          <w:sz w:val="22"/>
          <w:szCs w:val="22"/>
        </w:rPr>
        <w:t>数据库中的每个公司都有一个主</w:t>
      </w:r>
      <w:r>
        <w:rPr>
          <w:rFonts w:ascii="Arial Narrow" w:eastAsia="仿宋_GB2312" w:hAnsi="Arial Narrow" w:cs="Arial Unicode MS"/>
          <w:sz w:val="22"/>
          <w:szCs w:val="22"/>
        </w:rPr>
        <w:t>SIC</w:t>
      </w:r>
      <w:r>
        <w:rPr>
          <w:rFonts w:ascii="Arial Narrow" w:eastAsia="仿宋_GB2312" w:hAnsi="Arial Narrow" w:cs="Arial Unicode MS"/>
          <w:sz w:val="22"/>
          <w:szCs w:val="22"/>
        </w:rPr>
        <w:t>编码和多个次级编码。主</w:t>
      </w:r>
      <w:r>
        <w:rPr>
          <w:rFonts w:ascii="Arial Narrow" w:eastAsia="仿宋_GB2312" w:hAnsi="Arial Narrow" w:cs="Arial Unicode MS"/>
          <w:sz w:val="22"/>
          <w:szCs w:val="22"/>
        </w:rPr>
        <w:t>SIC</w:t>
      </w:r>
      <w:r>
        <w:rPr>
          <w:rFonts w:ascii="Arial Narrow" w:eastAsia="仿宋_GB2312" w:hAnsi="Arial Narrow" w:cs="Arial Unicode MS"/>
          <w:sz w:val="22"/>
          <w:szCs w:val="22"/>
        </w:rPr>
        <w:t>编码用来表示占公司的销售收入比重最大的业务类别。该业务通常代表了公司生产或销售的主要产品或产品种类、或提供的主要服务类型。然而，只有少部分公司的业务仅限于一个四位</w:t>
      </w:r>
      <w:r>
        <w:rPr>
          <w:rFonts w:ascii="Arial Narrow" w:eastAsia="仿宋_GB2312" w:hAnsi="Arial Narrow" w:cs="Arial Unicode MS"/>
          <w:sz w:val="22"/>
          <w:szCs w:val="22"/>
        </w:rPr>
        <w:t>SIC</w:t>
      </w:r>
      <w:r>
        <w:rPr>
          <w:rFonts w:ascii="Arial Narrow" w:eastAsia="仿宋_GB2312" w:hAnsi="Arial Narrow" w:cs="Arial Unicode MS"/>
          <w:sz w:val="22"/>
          <w:szCs w:val="22"/>
        </w:rPr>
        <w:t>编码。次级</w:t>
      </w:r>
      <w:r>
        <w:rPr>
          <w:rFonts w:ascii="Arial Narrow" w:eastAsia="仿宋_GB2312" w:hAnsi="Arial Narrow" w:cs="Arial Unicode MS"/>
          <w:sz w:val="22"/>
          <w:szCs w:val="22"/>
        </w:rPr>
        <w:t>SIC</w:t>
      </w:r>
      <w:r>
        <w:rPr>
          <w:rFonts w:ascii="Arial Narrow" w:eastAsia="仿宋_GB2312" w:hAnsi="Arial Narrow" w:cs="Arial Unicode MS"/>
          <w:sz w:val="22"/>
          <w:szCs w:val="22"/>
        </w:rPr>
        <w:t>编码就是用来表示占公司销售收入比重</w:t>
      </w:r>
      <w:r>
        <w:rPr>
          <w:rFonts w:ascii="Arial Narrow" w:eastAsia="仿宋_GB2312" w:hAnsi="Arial Narrow" w:cs="Arial Unicode MS" w:hint="eastAsia"/>
          <w:sz w:val="22"/>
          <w:szCs w:val="22"/>
        </w:rPr>
        <w:t>显著的</w:t>
      </w:r>
      <w:r>
        <w:rPr>
          <w:rFonts w:ascii="Arial Narrow" w:eastAsia="仿宋_GB2312" w:hAnsi="Arial Narrow" w:cs="Arial Unicode MS"/>
          <w:sz w:val="22"/>
          <w:szCs w:val="22"/>
        </w:rPr>
        <w:t>其他业务类别。一般而言，次级编码所代表的其他业务类别的销售收入比重至少要达到</w:t>
      </w:r>
      <w:r>
        <w:rPr>
          <w:rFonts w:ascii="Arial Narrow" w:eastAsia="仿宋_GB2312" w:hAnsi="Arial Narrow" w:cs="Arial Unicode MS"/>
          <w:sz w:val="22"/>
          <w:szCs w:val="22"/>
        </w:rPr>
        <w:t>10</w:t>
      </w:r>
      <w:r>
        <w:rPr>
          <w:rFonts w:ascii="Arial Narrow" w:eastAsia="仿宋_GB2312" w:hAnsi="Arial Narrow" w:cs="Arial Unicode MS"/>
          <w:sz w:val="22"/>
          <w:szCs w:val="22"/>
        </w:rPr>
        <w:t>％。</w:t>
      </w:r>
    </w:p>
    <w:p w14:paraId="25B89391" w14:textId="77777777" w:rsidR="00AA4CA3" w:rsidRDefault="00F2093E">
      <w:pPr>
        <w:pStyle w:val="af4"/>
        <w:spacing w:before="156" w:after="156"/>
        <w:outlineLvl w:val="3"/>
        <w:rPr>
          <w:rFonts w:ascii="Arial Narrow" w:eastAsia="仿宋_GB2312" w:hAnsi="Arial Narrow" w:cs="楷体"/>
          <w:b w:val="0"/>
          <w:i w:val="0"/>
          <w:color w:val="002060"/>
          <w:sz w:val="22"/>
          <w:szCs w:val="22"/>
        </w:rPr>
      </w:pPr>
      <w:bookmarkStart w:id="1299" w:name="_Toc30613"/>
      <w:bookmarkStart w:id="1300" w:name="_Toc522015249"/>
      <w:bookmarkStart w:id="1301" w:name="_Toc8170"/>
      <w:bookmarkStart w:id="1302" w:name="_Toc4098"/>
      <w:bookmarkStart w:id="1303" w:name="_Toc78452963"/>
      <w:bookmarkStart w:id="1304" w:name="_Toc110439125"/>
      <w:bookmarkStart w:id="1305" w:name="_Toc1314"/>
      <w:r>
        <w:rPr>
          <w:rFonts w:ascii="Arial Narrow" w:eastAsia="仿宋_GB2312" w:hAnsi="Arial Narrow" w:cs="楷体"/>
          <w:b w:val="0"/>
          <w:i w:val="0"/>
          <w:color w:val="002060"/>
          <w:sz w:val="22"/>
          <w:szCs w:val="22"/>
        </w:rPr>
        <w:t>7.4.3.2.SIC</w:t>
      </w:r>
      <w:r>
        <w:rPr>
          <w:rFonts w:ascii="Arial Narrow" w:eastAsia="仿宋_GB2312" w:hAnsi="Arial Narrow" w:cs="楷体"/>
          <w:b w:val="0"/>
          <w:i w:val="0"/>
          <w:color w:val="002060"/>
          <w:sz w:val="22"/>
          <w:szCs w:val="22"/>
        </w:rPr>
        <w:t>编码及地区的选择</w:t>
      </w:r>
      <w:bookmarkEnd w:id="1299"/>
      <w:bookmarkEnd w:id="1300"/>
      <w:bookmarkEnd w:id="1301"/>
      <w:bookmarkEnd w:id="1302"/>
      <w:bookmarkEnd w:id="1303"/>
      <w:bookmarkEnd w:id="1304"/>
      <w:bookmarkEnd w:id="1305"/>
    </w:p>
    <w:p w14:paraId="3501D766" w14:textId="77777777" w:rsidR="00AA4CA3" w:rsidRDefault="00F2093E">
      <w:pPr>
        <w:spacing w:beforeLines="50" w:before="156" w:afterLines="50" w:after="156" w:line="360" w:lineRule="auto"/>
        <w:ind w:firstLineChars="200" w:firstLine="440"/>
        <w:rPr>
          <w:rFonts w:ascii="Arial Narrow" w:eastAsia="仿宋_GB2312" w:hAnsi="Arial Narrow" w:cs="Arial Unicode MS"/>
          <w:sz w:val="22"/>
          <w:szCs w:val="22"/>
        </w:rPr>
      </w:pPr>
      <w:r>
        <w:rPr>
          <w:rFonts w:ascii="Arial Narrow" w:eastAsia="仿宋_GB2312" w:hAnsi="Arial Narrow" w:cs="Arial Unicode MS"/>
          <w:sz w:val="22"/>
          <w:szCs w:val="22"/>
        </w:rPr>
        <w:t>根据</w:t>
      </w:r>
      <w:r>
        <w:rPr>
          <w:rFonts w:ascii="Arial Narrow" w:eastAsia="仿宋_GB2312" w:hAnsi="Arial Narrow" w:cs="Arial Unicode MS" w:hint="eastAsia"/>
          <w:sz w:val="22"/>
          <w:szCs w:val="22"/>
        </w:rPr>
        <w:t>[2017]6</w:t>
      </w:r>
      <w:r>
        <w:rPr>
          <w:rFonts w:ascii="Arial Narrow" w:eastAsia="仿宋_GB2312" w:hAnsi="Arial Narrow" w:cs="Arial Unicode MS" w:hint="eastAsia"/>
          <w:sz w:val="22"/>
          <w:szCs w:val="22"/>
        </w:rPr>
        <w:t>号公告</w:t>
      </w:r>
      <w:r>
        <w:rPr>
          <w:rFonts w:ascii="Arial Narrow" w:eastAsia="仿宋_GB2312" w:hAnsi="Arial Narrow" w:cs="Arial Unicode MS"/>
          <w:sz w:val="22"/>
          <w:szCs w:val="22"/>
        </w:rPr>
        <w:t>第</w:t>
      </w:r>
      <w:r>
        <w:rPr>
          <w:rFonts w:ascii="Arial Narrow" w:eastAsia="仿宋_GB2312" w:hAnsi="Arial Narrow" w:cs="Arial Unicode MS"/>
          <w:sz w:val="22"/>
          <w:szCs w:val="22"/>
        </w:rPr>
        <w:t>20</w:t>
      </w:r>
      <w:r>
        <w:rPr>
          <w:rFonts w:ascii="Arial Narrow" w:eastAsia="仿宋_GB2312" w:hAnsi="Arial Narrow" w:cs="Arial Unicode MS"/>
          <w:sz w:val="22"/>
          <w:szCs w:val="22"/>
        </w:rPr>
        <w:t>条规定，应用交易净利润法进行可比性分析应特别考察关联交易与非关联交易之间在例如执行功能、承担风险和使用资产等各方面的可比性因素。由于</w:t>
      </w:r>
      <w:r>
        <w:rPr>
          <w:rFonts w:ascii="Arial Narrow" w:eastAsia="仿宋_GB2312" w:hAnsi="Arial Narrow" w:cs="Arial Unicode MS"/>
          <w:sz w:val="22"/>
          <w:szCs w:val="22"/>
        </w:rPr>
        <w:t>SIC</w:t>
      </w:r>
      <w:r>
        <w:rPr>
          <w:rFonts w:ascii="Arial Narrow" w:eastAsia="仿宋_GB2312" w:hAnsi="Arial Narrow" w:cs="Arial Unicode MS"/>
          <w:sz w:val="22"/>
          <w:szCs w:val="22"/>
        </w:rPr>
        <w:t>的分类方法是基于企业在功能及产品的可比性制定的，因此，</w:t>
      </w:r>
      <w:r>
        <w:rPr>
          <w:rFonts w:ascii="Arial Narrow" w:eastAsia="仿宋_GB2312" w:hAnsi="Arial Narrow" w:cs="Arial Unicode MS"/>
          <w:sz w:val="22"/>
          <w:szCs w:val="22"/>
        </w:rPr>
        <w:t>SIC</w:t>
      </w:r>
      <w:r>
        <w:rPr>
          <w:rFonts w:ascii="Arial Narrow" w:eastAsia="仿宋_GB2312" w:hAnsi="Arial Narrow" w:cs="Arial Unicode MS"/>
          <w:sz w:val="22"/>
          <w:szCs w:val="22"/>
        </w:rPr>
        <w:t>编码是用来初步搜寻潜在可比公司的一个</w:t>
      </w:r>
      <w:r>
        <w:rPr>
          <w:rFonts w:ascii="Arial Narrow" w:eastAsia="仿宋_GB2312" w:hAnsi="Arial Narrow" w:cs="Arial Unicode MS" w:hint="eastAsia"/>
          <w:sz w:val="22"/>
          <w:szCs w:val="22"/>
        </w:rPr>
        <w:t>有效</w:t>
      </w:r>
      <w:r>
        <w:rPr>
          <w:rFonts w:ascii="Arial Narrow" w:eastAsia="仿宋_GB2312" w:hAnsi="Arial Narrow" w:cs="Arial Unicode MS"/>
          <w:sz w:val="22"/>
          <w:szCs w:val="22"/>
        </w:rPr>
        <w:t>的筛选标准。</w:t>
      </w:r>
    </w:p>
    <w:p w14:paraId="22B146F6" w14:textId="26F5CB6A" w:rsidR="00AA4CA3" w:rsidRDefault="00F2093E">
      <w:pPr>
        <w:spacing w:beforeLines="50" w:before="156" w:afterLines="50" w:after="156" w:line="360" w:lineRule="auto"/>
        <w:ind w:firstLineChars="200" w:firstLine="440"/>
        <w:rPr>
          <w:rFonts w:ascii="Arial Narrow" w:eastAsia="仿宋_GB2312" w:hAnsi="Arial Narrow" w:cs="Arial Unicode MS"/>
          <w:sz w:val="22"/>
          <w:szCs w:val="22"/>
        </w:rPr>
      </w:pPr>
      <w:r>
        <w:rPr>
          <w:rFonts w:ascii="Arial Narrow" w:eastAsia="仿宋_GB2312" w:hAnsi="Arial Narrow" w:cs="Arial Unicode MS"/>
          <w:sz w:val="22"/>
          <w:szCs w:val="22"/>
        </w:rPr>
        <w:t>我们对美国</w:t>
      </w:r>
      <w:r>
        <w:rPr>
          <w:rFonts w:ascii="Arial Narrow" w:eastAsia="仿宋_GB2312" w:hAnsi="Arial Narrow" w:cs="Arial Unicode MS"/>
          <w:sz w:val="22"/>
          <w:szCs w:val="22"/>
        </w:rPr>
        <w:t>SIC</w:t>
      </w:r>
      <w:r>
        <w:rPr>
          <w:rFonts w:ascii="Arial Narrow" w:eastAsia="仿宋_GB2312" w:hAnsi="Arial Narrow" w:cs="Arial Unicode MS"/>
          <w:sz w:val="22"/>
          <w:szCs w:val="22"/>
        </w:rPr>
        <w:t>编码列表进行了全面查阅，并选择了最合适的</w:t>
      </w:r>
      <w:r>
        <w:rPr>
          <w:rFonts w:ascii="Arial Narrow" w:eastAsia="仿宋_GB2312" w:hAnsi="Arial Narrow" w:cs="Arial Unicode MS"/>
          <w:sz w:val="22"/>
          <w:szCs w:val="22"/>
        </w:rPr>
        <w:t>SIC</w:t>
      </w:r>
      <w:r>
        <w:rPr>
          <w:rFonts w:ascii="Arial Narrow" w:eastAsia="仿宋_GB2312" w:hAnsi="Arial Narrow" w:cs="Arial Unicode MS"/>
          <w:sz w:val="22"/>
          <w:szCs w:val="22"/>
        </w:rPr>
        <w:t>编码（见下图表）来搜寻与</w:t>
      </w:r>
      <w:r w:rsidR="0004168C">
        <w:rPr>
          <w:rFonts w:ascii="Arial Narrow" w:eastAsia="仿宋_GB2312" w:hAnsi="Arial Narrow" w:cs="Arial"/>
          <w:kern w:val="2"/>
          <w:sz w:val="22"/>
          <w:szCs w:val="22"/>
        </w:rPr>
        <w:t>上海</w:t>
      </w:r>
      <w:r>
        <w:rPr>
          <w:rFonts w:ascii="Arial Narrow" w:eastAsia="仿宋_GB2312" w:hAnsi="Arial Narrow" w:cs="Arial"/>
          <w:kern w:val="2"/>
          <w:sz w:val="22"/>
          <w:szCs w:val="22"/>
        </w:rPr>
        <w:t>派智</w:t>
      </w:r>
      <w:r>
        <w:rPr>
          <w:rFonts w:ascii="Arial Narrow" w:eastAsia="仿宋_GB2312" w:hAnsi="Arial Narrow" w:cs="华文细黑"/>
          <w:sz w:val="22"/>
          <w:szCs w:val="22"/>
        </w:rPr>
        <w:t>在制造业务</w:t>
      </w:r>
      <w:r>
        <w:rPr>
          <w:rFonts w:ascii="Arial Narrow" w:eastAsia="仿宋_GB2312" w:hAnsi="Arial Narrow" w:cs="Arial Unicode MS"/>
          <w:sz w:val="22"/>
          <w:szCs w:val="22"/>
        </w:rPr>
        <w:t>中承担的职能宽泛可比的潜在可比公司。</w:t>
      </w:r>
    </w:p>
    <w:p w14:paraId="05FC1C38" w14:textId="6FC3DD81" w:rsidR="00AA4CA3" w:rsidRDefault="00F2093E" w:rsidP="2DD37415">
      <w:pPr>
        <w:pStyle w:val="a3"/>
        <w:ind w:left="420" w:hanging="420"/>
        <w:jc w:val="center"/>
        <w:rPr>
          <w:rFonts w:ascii="Arial Narrow" w:eastAsia="仿宋_GB2312" w:hAnsi="Arial Narrow"/>
          <w:sz w:val="22"/>
          <w:szCs w:val="22"/>
        </w:rPr>
      </w:pPr>
      <w:r w:rsidRPr="2DD37415">
        <w:rPr>
          <w:rFonts w:ascii="Arial Narrow" w:eastAsia="仿宋_GB2312" w:hAnsi="Arial Narrow"/>
          <w:sz w:val="22"/>
          <w:szCs w:val="22"/>
        </w:rPr>
        <w:t>图表</w:t>
      </w:r>
      <w:r w:rsidRPr="2DD37415">
        <w:rPr>
          <w:rFonts w:ascii="Arial Narrow" w:eastAsia="仿宋_GB2312" w:hAnsi="Arial Narrow"/>
          <w:sz w:val="22"/>
          <w:szCs w:val="22"/>
        </w:rPr>
        <w:t xml:space="preserve"> 2</w:t>
      </w:r>
      <w:r w:rsidR="0004168C" w:rsidRPr="2DD37415">
        <w:rPr>
          <w:rFonts w:ascii="Arial Narrow" w:eastAsia="仿宋_GB2312" w:hAnsi="Arial Narrow"/>
          <w:sz w:val="22"/>
          <w:szCs w:val="22"/>
        </w:rPr>
        <w:t>5</w:t>
      </w:r>
      <w:r w:rsidRPr="2DD37415">
        <w:rPr>
          <w:rFonts w:ascii="Arial Narrow" w:eastAsia="仿宋_GB2312" w:hAnsi="Arial Narrow"/>
          <w:sz w:val="22"/>
          <w:szCs w:val="22"/>
        </w:rPr>
        <w:t>：</w:t>
      </w:r>
      <w:r w:rsidRPr="2DD37415">
        <w:rPr>
          <w:rFonts w:ascii="Arial Narrow" w:eastAsia="仿宋_GB2312" w:hAnsi="Arial Narrow"/>
          <w:sz w:val="22"/>
          <w:szCs w:val="22"/>
        </w:rPr>
        <w:t>SIC</w:t>
      </w:r>
      <w:r w:rsidRPr="2DD37415">
        <w:rPr>
          <w:rFonts w:ascii="Arial Narrow" w:eastAsia="仿宋_GB2312" w:hAnsi="Arial Narrow"/>
          <w:sz w:val="22"/>
          <w:szCs w:val="22"/>
        </w:rPr>
        <w:t>编码的选择</w:t>
      </w:r>
    </w:p>
    <w:tbl>
      <w:tblPr>
        <w:tblW w:w="6521" w:type="dxa"/>
        <w:tblInd w:w="1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4961"/>
      </w:tblGrid>
      <w:tr w:rsidR="00AA4CA3" w14:paraId="0C14C54F" w14:textId="77777777">
        <w:trPr>
          <w:trHeight w:val="507"/>
          <w:tblHeader/>
        </w:trPr>
        <w:tc>
          <w:tcPr>
            <w:tcW w:w="1560" w:type="dxa"/>
            <w:shd w:val="clear" w:color="auto" w:fill="002060"/>
            <w:vAlign w:val="center"/>
          </w:tcPr>
          <w:p w14:paraId="33D34372" w14:textId="77777777" w:rsidR="00AA4CA3" w:rsidRDefault="00F2093E">
            <w:pPr>
              <w:spacing w:before="0" w:after="0"/>
              <w:ind w:left="0" w:right="0"/>
              <w:jc w:val="center"/>
              <w:rPr>
                <w:rStyle w:val="aff3"/>
                <w:rFonts w:ascii="Arial Narrow" w:eastAsia="仿宋_GB2312" w:hAnsi="Arial Narrow" w:cs="楷体"/>
                <w:b/>
                <w:color w:val="FFFFFF" w:themeColor="background1"/>
                <w:sz w:val="22"/>
                <w:szCs w:val="24"/>
              </w:rPr>
            </w:pPr>
            <w:r>
              <w:rPr>
                <w:rFonts w:ascii="Arial Narrow" w:eastAsia="仿宋_GB2312" w:hAnsi="Arial Narrow" w:cs="楷体"/>
                <w:b/>
                <w:color w:val="FFFFFF" w:themeColor="background1"/>
                <w:sz w:val="22"/>
              </w:rPr>
              <w:t>SIC</w:t>
            </w:r>
            <w:r>
              <w:rPr>
                <w:rFonts w:ascii="Arial Narrow" w:eastAsia="仿宋_GB2312" w:hAnsi="Arial Narrow" w:cs="楷体"/>
                <w:b/>
                <w:color w:val="FFFFFF" w:themeColor="background1"/>
                <w:sz w:val="22"/>
              </w:rPr>
              <w:t>编码</w:t>
            </w:r>
          </w:p>
        </w:tc>
        <w:tc>
          <w:tcPr>
            <w:tcW w:w="4961" w:type="dxa"/>
            <w:shd w:val="clear" w:color="auto" w:fill="002060"/>
            <w:vAlign w:val="center"/>
          </w:tcPr>
          <w:p w14:paraId="4ACF419B" w14:textId="77777777" w:rsidR="00AA4CA3" w:rsidRDefault="00F2093E">
            <w:pPr>
              <w:spacing w:before="0" w:after="0"/>
              <w:ind w:left="0" w:right="0"/>
              <w:jc w:val="center"/>
              <w:rPr>
                <w:rStyle w:val="aff3"/>
                <w:rFonts w:ascii="Arial Narrow" w:eastAsia="仿宋_GB2312" w:hAnsi="Arial Narrow" w:cs="楷体"/>
                <w:b/>
                <w:color w:val="FFFFFF" w:themeColor="background1"/>
                <w:sz w:val="22"/>
                <w:szCs w:val="24"/>
              </w:rPr>
            </w:pPr>
            <w:r>
              <w:rPr>
                <w:rStyle w:val="aff3"/>
                <w:rFonts w:ascii="Arial Narrow" w:eastAsia="仿宋_GB2312" w:hAnsi="Arial Narrow" w:cs="楷体"/>
                <w:b/>
                <w:color w:val="FFFFFF" w:themeColor="background1"/>
                <w:sz w:val="22"/>
                <w:szCs w:val="24"/>
              </w:rPr>
              <w:t>描述</w:t>
            </w:r>
          </w:p>
        </w:tc>
      </w:tr>
      <w:tr w:rsidR="00AA4CA3" w14:paraId="7E7CA7E2" w14:textId="77777777">
        <w:trPr>
          <w:trHeight w:val="507"/>
        </w:trPr>
        <w:tc>
          <w:tcPr>
            <w:tcW w:w="1560" w:type="dxa"/>
            <w:vAlign w:val="center"/>
          </w:tcPr>
          <w:p w14:paraId="13E20DB1" w14:textId="77777777" w:rsidR="00AA4CA3" w:rsidRDefault="00F2093E">
            <w:pPr>
              <w:spacing w:before="0" w:after="0"/>
              <w:ind w:left="0" w:right="0"/>
              <w:jc w:val="center"/>
              <w:rPr>
                <w:rFonts w:ascii="Arial Narrow" w:hAnsi="Arial Narrow" w:cs="楷体"/>
                <w:kern w:val="2"/>
                <w:sz w:val="22"/>
                <w:szCs w:val="22"/>
              </w:rPr>
            </w:pPr>
            <w:r>
              <w:rPr>
                <w:rFonts w:ascii="Arial Narrow" w:hAnsi="Arial Narrow" w:hint="eastAsia"/>
                <w:sz w:val="22"/>
                <w:szCs w:val="22"/>
              </w:rPr>
              <w:t>3691</w:t>
            </w:r>
          </w:p>
        </w:tc>
        <w:tc>
          <w:tcPr>
            <w:tcW w:w="4961" w:type="dxa"/>
            <w:vAlign w:val="center"/>
          </w:tcPr>
          <w:p w14:paraId="6233F64C" w14:textId="77777777" w:rsidR="00AA4CA3" w:rsidRDefault="00F2093E">
            <w:pPr>
              <w:spacing w:before="0" w:after="0"/>
              <w:ind w:right="0"/>
              <w:jc w:val="left"/>
              <w:rPr>
                <w:rFonts w:ascii="仿宋_GB2312" w:eastAsia="仿宋_GB2312" w:hAnsi="Arial Narrow" w:cs="楷体"/>
                <w:kern w:val="2"/>
                <w:sz w:val="22"/>
              </w:rPr>
            </w:pPr>
            <w:r>
              <w:rPr>
                <w:rFonts w:ascii="仿宋_GB2312" w:eastAsia="仿宋_GB2312" w:hAnsi="微软雅黑" w:cs="微软雅黑" w:hint="eastAsia"/>
                <w:sz w:val="22"/>
                <w:szCs w:val="22"/>
                <w:lang w:bidi="ar"/>
              </w:rPr>
              <w:t>蓄电池</w:t>
            </w:r>
          </w:p>
        </w:tc>
      </w:tr>
      <w:tr w:rsidR="00AA4CA3" w14:paraId="4F531E81" w14:textId="77777777">
        <w:trPr>
          <w:trHeight w:val="507"/>
        </w:trPr>
        <w:tc>
          <w:tcPr>
            <w:tcW w:w="1560" w:type="dxa"/>
            <w:vAlign w:val="center"/>
          </w:tcPr>
          <w:p w14:paraId="0F4186FC" w14:textId="77777777" w:rsidR="00AA4CA3" w:rsidRDefault="00F2093E">
            <w:pPr>
              <w:spacing w:before="0" w:after="0"/>
              <w:ind w:left="0" w:right="0"/>
              <w:jc w:val="center"/>
              <w:rPr>
                <w:rFonts w:ascii="Arial Narrow" w:hAnsi="Arial Narrow" w:cs="楷体"/>
                <w:kern w:val="2"/>
                <w:sz w:val="22"/>
                <w:szCs w:val="22"/>
              </w:rPr>
            </w:pPr>
            <w:r>
              <w:rPr>
                <w:rFonts w:ascii="Arial Narrow" w:hAnsi="Arial Narrow" w:hint="eastAsia"/>
                <w:sz w:val="22"/>
                <w:szCs w:val="22"/>
              </w:rPr>
              <w:t>3692</w:t>
            </w:r>
          </w:p>
        </w:tc>
        <w:tc>
          <w:tcPr>
            <w:tcW w:w="4961" w:type="dxa"/>
            <w:vAlign w:val="center"/>
          </w:tcPr>
          <w:p w14:paraId="5FE42B04" w14:textId="77777777" w:rsidR="00AA4CA3" w:rsidRDefault="00F2093E">
            <w:pPr>
              <w:spacing w:before="0" w:after="0"/>
              <w:ind w:right="0"/>
              <w:jc w:val="left"/>
              <w:rPr>
                <w:rFonts w:ascii="仿宋_GB2312" w:eastAsia="仿宋_GB2312" w:hAnsi="微软雅黑" w:cs="微软雅黑"/>
                <w:sz w:val="22"/>
                <w:szCs w:val="22"/>
              </w:rPr>
            </w:pPr>
            <w:r>
              <w:rPr>
                <w:rFonts w:ascii="仿宋_GB2312" w:eastAsia="仿宋_GB2312" w:hAnsi="微软雅黑" w:cs="微软雅黑" w:hint="eastAsia"/>
                <w:sz w:val="22"/>
                <w:szCs w:val="22"/>
                <w:lang w:bidi="ar"/>
              </w:rPr>
              <w:t>一次性电池（干电池和湿电池）</w:t>
            </w:r>
          </w:p>
        </w:tc>
      </w:tr>
      <w:tr w:rsidR="00AA4CA3" w14:paraId="7A7F401D" w14:textId="77777777">
        <w:trPr>
          <w:trHeight w:val="507"/>
        </w:trPr>
        <w:tc>
          <w:tcPr>
            <w:tcW w:w="1560" w:type="dxa"/>
            <w:vAlign w:val="center"/>
          </w:tcPr>
          <w:p w14:paraId="42C623D7" w14:textId="77777777" w:rsidR="00AA4CA3" w:rsidRDefault="00F2093E">
            <w:pPr>
              <w:spacing w:before="0" w:after="0"/>
              <w:ind w:left="0" w:right="0"/>
              <w:jc w:val="center"/>
              <w:rPr>
                <w:rFonts w:ascii="Arial Narrow" w:hAnsi="Arial Narrow" w:cs="楷体"/>
                <w:kern w:val="2"/>
                <w:sz w:val="22"/>
                <w:szCs w:val="22"/>
              </w:rPr>
            </w:pPr>
            <w:r>
              <w:rPr>
                <w:rFonts w:ascii="Arial Narrow" w:hAnsi="Arial Narrow" w:hint="eastAsia"/>
                <w:sz w:val="22"/>
                <w:szCs w:val="22"/>
              </w:rPr>
              <w:t>3699</w:t>
            </w:r>
          </w:p>
        </w:tc>
        <w:tc>
          <w:tcPr>
            <w:tcW w:w="4961" w:type="dxa"/>
            <w:vAlign w:val="center"/>
          </w:tcPr>
          <w:p w14:paraId="4659B4F0" w14:textId="77777777" w:rsidR="00AA4CA3" w:rsidRDefault="00F2093E">
            <w:pPr>
              <w:spacing w:before="0" w:after="0"/>
              <w:ind w:right="0"/>
              <w:jc w:val="left"/>
              <w:rPr>
                <w:rFonts w:ascii="仿宋_GB2312" w:eastAsia="仿宋_GB2312" w:hAnsi="微软雅黑" w:cs="微软雅黑"/>
                <w:sz w:val="22"/>
                <w:szCs w:val="22"/>
              </w:rPr>
            </w:pPr>
            <w:r>
              <w:rPr>
                <w:rFonts w:ascii="仿宋_GB2312" w:eastAsia="仿宋_GB2312" w:hAnsi="微软雅黑" w:cs="微软雅黑" w:hint="eastAsia"/>
                <w:sz w:val="22"/>
                <w:szCs w:val="22"/>
                <w:lang w:bidi="ar"/>
              </w:rPr>
              <w:t>其他杂类电子设备（未被归入以上类别）</w:t>
            </w:r>
          </w:p>
        </w:tc>
      </w:tr>
    </w:tbl>
    <w:p w14:paraId="7ECB8C12" w14:textId="77777777" w:rsidR="00AA4CA3" w:rsidRDefault="00F2093E">
      <w:pPr>
        <w:spacing w:beforeLines="50" w:before="156" w:afterLines="50" w:after="156" w:line="360" w:lineRule="auto"/>
        <w:ind w:firstLineChars="200" w:firstLine="440"/>
        <w:rPr>
          <w:rFonts w:ascii="Arial Narrow" w:eastAsia="仿宋_GB2312" w:hAnsi="Arial Narrow" w:cs="Arial Unicode MS"/>
          <w:sz w:val="22"/>
          <w:szCs w:val="22"/>
        </w:rPr>
      </w:pPr>
      <w:r>
        <w:rPr>
          <w:rFonts w:ascii="Arial Narrow" w:eastAsia="仿宋_GB2312" w:hAnsi="Arial Narrow" w:cs="Arial Unicode MS"/>
          <w:sz w:val="22"/>
          <w:szCs w:val="22"/>
        </w:rPr>
        <w:lastRenderedPageBreak/>
        <w:t>通过以上图表中所选定的</w:t>
      </w:r>
      <w:r>
        <w:rPr>
          <w:rFonts w:ascii="Arial Narrow" w:eastAsia="仿宋_GB2312" w:hAnsi="Arial Narrow" w:cs="Arial Unicode MS"/>
          <w:sz w:val="22"/>
          <w:szCs w:val="22"/>
        </w:rPr>
        <w:t>SIC</w:t>
      </w:r>
      <w:r>
        <w:rPr>
          <w:rFonts w:ascii="Arial Narrow" w:eastAsia="仿宋_GB2312" w:hAnsi="Arial Narrow" w:cs="Arial Unicode MS"/>
          <w:sz w:val="22"/>
          <w:szCs w:val="22"/>
        </w:rPr>
        <w:t>编码，我们在</w:t>
      </w:r>
      <w:r>
        <w:rPr>
          <w:rFonts w:ascii="Arial Narrow" w:eastAsia="仿宋_GB2312" w:hAnsi="Arial Narrow" w:cs="Arial Unicode MS" w:hint="eastAsia"/>
          <w:sz w:val="22"/>
          <w:szCs w:val="22"/>
        </w:rPr>
        <w:t>TP Catalyst</w:t>
      </w:r>
      <w:r>
        <w:rPr>
          <w:rFonts w:ascii="Arial Narrow" w:eastAsia="仿宋_GB2312" w:hAnsi="Arial Narrow" w:cs="Arial Unicode MS"/>
          <w:sz w:val="22"/>
          <w:szCs w:val="22"/>
        </w:rPr>
        <w:t>数据库中进行了初步搜索，通过这种</w:t>
      </w:r>
      <w:r>
        <w:rPr>
          <w:rFonts w:ascii="Arial Narrow" w:eastAsia="仿宋_GB2312" w:hAnsi="Arial Narrow" w:cs="Arial Unicode MS"/>
          <w:sz w:val="22"/>
          <w:szCs w:val="22"/>
        </w:rPr>
        <w:t>SIC</w:t>
      </w:r>
      <w:r>
        <w:rPr>
          <w:rFonts w:ascii="Arial Narrow" w:eastAsia="仿宋_GB2312" w:hAnsi="Arial Narrow" w:cs="Arial Unicode MS"/>
          <w:sz w:val="22"/>
          <w:szCs w:val="22"/>
        </w:rPr>
        <w:t>编码的筛选，我们得到了一部分潜在的可比公司。</w:t>
      </w:r>
    </w:p>
    <w:p w14:paraId="61C99256" w14:textId="0DC09825" w:rsidR="00AA4CA3" w:rsidRDefault="00F2093E">
      <w:pPr>
        <w:spacing w:beforeLines="50" w:before="156" w:afterLines="50" w:after="156" w:line="360" w:lineRule="auto"/>
        <w:ind w:firstLineChars="200" w:firstLine="440"/>
        <w:rPr>
          <w:rFonts w:ascii="Arial Narrow" w:eastAsia="仿宋_GB2312" w:hAnsi="Arial Narrow" w:cs="Arial Unicode MS"/>
          <w:sz w:val="22"/>
          <w:szCs w:val="22"/>
        </w:rPr>
      </w:pPr>
      <w:r>
        <w:rPr>
          <w:rFonts w:ascii="Arial Narrow" w:eastAsia="仿宋_GB2312" w:hAnsi="Arial Narrow" w:cs="Arial Unicode MS"/>
          <w:sz w:val="22"/>
          <w:szCs w:val="22"/>
        </w:rPr>
        <w:t>通过对</w:t>
      </w:r>
      <w:r w:rsidR="00E61F5D" w:rsidRPr="00E61F5D">
        <w:rPr>
          <w:rFonts w:ascii="Arial Narrow" w:eastAsia="仿宋_GB2312" w:hAnsi="Arial Narrow" w:cs="Arial"/>
          <w:kern w:val="2"/>
          <w:sz w:val="22"/>
          <w:szCs w:val="22"/>
        </w:rPr>
        <w:t>上海派智</w:t>
      </w:r>
      <w:r>
        <w:rPr>
          <w:rFonts w:ascii="Arial Narrow" w:eastAsia="仿宋_GB2312" w:hAnsi="Arial Narrow" w:cs="Arial Unicode MS"/>
          <w:sz w:val="22"/>
          <w:szCs w:val="22"/>
        </w:rPr>
        <w:t>地理位置及商业描述的分析，我们将搜索范围确定在亚太地区，包括：</w:t>
      </w:r>
    </w:p>
    <w:tbl>
      <w:tblPr>
        <w:tblStyle w:val="TableNormal3"/>
        <w:tblW w:w="8081" w:type="dxa"/>
        <w:tblInd w:w="284" w:type="dxa"/>
        <w:tblLayout w:type="fixed"/>
        <w:tblLook w:val="04A0" w:firstRow="1" w:lastRow="0" w:firstColumn="1" w:lastColumn="0" w:noHBand="0" w:noVBand="1"/>
      </w:tblPr>
      <w:tblGrid>
        <w:gridCol w:w="1134"/>
        <w:gridCol w:w="1701"/>
        <w:gridCol w:w="1900"/>
        <w:gridCol w:w="1673"/>
        <w:gridCol w:w="1673"/>
      </w:tblGrid>
      <w:tr w:rsidR="00AA4CA3" w14:paraId="697CA31E" w14:textId="77777777">
        <w:trPr>
          <w:trHeight w:hRule="exact" w:val="505"/>
        </w:trPr>
        <w:tc>
          <w:tcPr>
            <w:tcW w:w="1134" w:type="dxa"/>
          </w:tcPr>
          <w:p w14:paraId="0CFFDA91" w14:textId="77777777" w:rsidR="00AA4CA3" w:rsidRDefault="00F2093E">
            <w:pPr>
              <w:pStyle w:val="TableParagraph"/>
              <w:spacing w:before="35" w:after="0"/>
              <w:ind w:left="50" w:right="0"/>
              <w:jc w:val="left"/>
              <w:rPr>
                <w:rFonts w:ascii="仿宋_GB2312" w:eastAsia="仿宋_GB2312"/>
              </w:rPr>
            </w:pPr>
            <w:proofErr w:type="spellStart"/>
            <w:r>
              <w:rPr>
                <w:rFonts w:ascii="仿宋_GB2312" w:eastAsia="仿宋_GB2312"/>
              </w:rPr>
              <w:t>阿富汗</w:t>
            </w:r>
            <w:proofErr w:type="spellEnd"/>
          </w:p>
        </w:tc>
        <w:tc>
          <w:tcPr>
            <w:tcW w:w="1701" w:type="dxa"/>
          </w:tcPr>
          <w:p w14:paraId="4E70A0AD" w14:textId="77777777" w:rsidR="00AA4CA3" w:rsidRDefault="00F2093E">
            <w:pPr>
              <w:pStyle w:val="TableParagraph"/>
              <w:spacing w:before="35" w:after="0"/>
              <w:ind w:left="328" w:right="0"/>
              <w:jc w:val="left"/>
              <w:rPr>
                <w:rFonts w:ascii="仿宋_GB2312" w:eastAsia="仿宋_GB2312"/>
              </w:rPr>
            </w:pPr>
            <w:proofErr w:type="spellStart"/>
            <w:r>
              <w:rPr>
                <w:rFonts w:ascii="仿宋_GB2312" w:eastAsia="仿宋_GB2312"/>
              </w:rPr>
              <w:t>亚美尼亚</w:t>
            </w:r>
            <w:proofErr w:type="spellEnd"/>
          </w:p>
        </w:tc>
        <w:tc>
          <w:tcPr>
            <w:tcW w:w="1900" w:type="dxa"/>
          </w:tcPr>
          <w:p w14:paraId="51D0E8EF" w14:textId="77777777" w:rsidR="00AA4CA3" w:rsidRDefault="00F2093E">
            <w:pPr>
              <w:pStyle w:val="TableParagraph"/>
              <w:spacing w:before="35" w:after="0"/>
              <w:ind w:left="374" w:right="0"/>
              <w:jc w:val="left"/>
              <w:rPr>
                <w:rFonts w:ascii="仿宋_GB2312" w:eastAsia="仿宋_GB2312"/>
              </w:rPr>
            </w:pPr>
            <w:proofErr w:type="spellStart"/>
            <w:r>
              <w:rPr>
                <w:rFonts w:ascii="仿宋_GB2312" w:eastAsia="仿宋_GB2312"/>
              </w:rPr>
              <w:t>阿塞拜疆</w:t>
            </w:r>
            <w:proofErr w:type="spellEnd"/>
          </w:p>
        </w:tc>
        <w:tc>
          <w:tcPr>
            <w:tcW w:w="1673" w:type="dxa"/>
          </w:tcPr>
          <w:p w14:paraId="5684FBBA" w14:textId="77777777" w:rsidR="00AA4CA3" w:rsidRDefault="00F2093E">
            <w:pPr>
              <w:pStyle w:val="TableParagraph"/>
              <w:spacing w:before="35" w:after="0"/>
              <w:ind w:left="388" w:right="0"/>
              <w:jc w:val="left"/>
              <w:rPr>
                <w:rFonts w:ascii="仿宋_GB2312" w:eastAsia="仿宋_GB2312"/>
              </w:rPr>
            </w:pPr>
            <w:proofErr w:type="spellStart"/>
            <w:r>
              <w:rPr>
                <w:rFonts w:ascii="仿宋_GB2312" w:eastAsia="仿宋_GB2312"/>
              </w:rPr>
              <w:t>孟加拉国</w:t>
            </w:r>
            <w:proofErr w:type="spellEnd"/>
          </w:p>
        </w:tc>
        <w:tc>
          <w:tcPr>
            <w:tcW w:w="1673" w:type="dxa"/>
          </w:tcPr>
          <w:p w14:paraId="46BA05C8" w14:textId="77777777" w:rsidR="00AA4CA3" w:rsidRDefault="00F2093E">
            <w:pPr>
              <w:pStyle w:val="TableParagraph"/>
              <w:spacing w:before="35" w:after="0"/>
              <w:ind w:left="307" w:right="0"/>
              <w:jc w:val="left"/>
              <w:rPr>
                <w:rFonts w:ascii="仿宋_GB2312" w:eastAsia="仿宋_GB2312"/>
              </w:rPr>
            </w:pPr>
            <w:proofErr w:type="spellStart"/>
            <w:r>
              <w:rPr>
                <w:rFonts w:ascii="仿宋_GB2312" w:eastAsia="仿宋_GB2312"/>
              </w:rPr>
              <w:t>不丹</w:t>
            </w:r>
            <w:proofErr w:type="spellEnd"/>
          </w:p>
        </w:tc>
      </w:tr>
      <w:tr w:rsidR="00AA4CA3" w14:paraId="69AFD8C4" w14:textId="77777777">
        <w:trPr>
          <w:trHeight w:hRule="exact" w:val="505"/>
        </w:trPr>
        <w:tc>
          <w:tcPr>
            <w:tcW w:w="1134" w:type="dxa"/>
          </w:tcPr>
          <w:p w14:paraId="6D8AB174" w14:textId="77777777" w:rsidR="00AA4CA3" w:rsidRDefault="00F2093E">
            <w:pPr>
              <w:pStyle w:val="TableParagraph"/>
              <w:spacing w:before="35" w:after="0"/>
              <w:ind w:left="50" w:right="0"/>
              <w:jc w:val="left"/>
              <w:rPr>
                <w:rFonts w:ascii="仿宋_GB2312" w:eastAsia="仿宋_GB2312"/>
              </w:rPr>
            </w:pPr>
            <w:proofErr w:type="spellStart"/>
            <w:r>
              <w:rPr>
                <w:rFonts w:ascii="仿宋_GB2312" w:eastAsia="仿宋_GB2312" w:hint="eastAsia"/>
              </w:rPr>
              <w:t>文莱</w:t>
            </w:r>
            <w:proofErr w:type="spellEnd"/>
          </w:p>
        </w:tc>
        <w:tc>
          <w:tcPr>
            <w:tcW w:w="1701" w:type="dxa"/>
          </w:tcPr>
          <w:p w14:paraId="7CC69D22" w14:textId="77777777" w:rsidR="00AA4CA3" w:rsidRDefault="00F2093E">
            <w:pPr>
              <w:pStyle w:val="TableParagraph"/>
              <w:spacing w:before="35" w:after="0"/>
              <w:ind w:left="328" w:right="0"/>
              <w:jc w:val="left"/>
              <w:rPr>
                <w:rFonts w:ascii="仿宋_GB2312" w:eastAsia="仿宋_GB2312"/>
              </w:rPr>
            </w:pPr>
            <w:proofErr w:type="spellStart"/>
            <w:r>
              <w:rPr>
                <w:rFonts w:ascii="仿宋_GB2312" w:eastAsia="仿宋_GB2312" w:hint="eastAsia"/>
              </w:rPr>
              <w:t>柬埔寨</w:t>
            </w:r>
            <w:proofErr w:type="spellEnd"/>
          </w:p>
        </w:tc>
        <w:tc>
          <w:tcPr>
            <w:tcW w:w="1900" w:type="dxa"/>
          </w:tcPr>
          <w:p w14:paraId="6A871411" w14:textId="77777777" w:rsidR="00AA4CA3" w:rsidRDefault="00F2093E">
            <w:pPr>
              <w:pStyle w:val="TableParagraph"/>
              <w:spacing w:before="35" w:after="0"/>
              <w:ind w:left="374" w:right="0"/>
              <w:jc w:val="left"/>
              <w:rPr>
                <w:rFonts w:ascii="仿宋_GB2312" w:eastAsia="仿宋_GB2312"/>
              </w:rPr>
            </w:pPr>
            <w:proofErr w:type="spellStart"/>
            <w:r>
              <w:rPr>
                <w:rFonts w:ascii="仿宋_GB2312" w:eastAsia="仿宋_GB2312" w:hint="eastAsia"/>
              </w:rPr>
              <w:t>中国</w:t>
            </w:r>
            <w:proofErr w:type="spellEnd"/>
          </w:p>
        </w:tc>
        <w:tc>
          <w:tcPr>
            <w:tcW w:w="1673" w:type="dxa"/>
          </w:tcPr>
          <w:p w14:paraId="5B19AD9C" w14:textId="77777777" w:rsidR="00AA4CA3" w:rsidRDefault="00F2093E">
            <w:pPr>
              <w:pStyle w:val="TableParagraph"/>
              <w:spacing w:before="35" w:after="0"/>
              <w:ind w:left="388" w:right="0"/>
              <w:jc w:val="left"/>
              <w:rPr>
                <w:rFonts w:ascii="仿宋_GB2312" w:eastAsia="仿宋_GB2312"/>
              </w:rPr>
            </w:pPr>
            <w:proofErr w:type="spellStart"/>
            <w:r>
              <w:rPr>
                <w:rFonts w:ascii="仿宋_GB2312" w:eastAsia="仿宋_GB2312" w:hint="eastAsia"/>
              </w:rPr>
              <w:t>格鲁吉亚</w:t>
            </w:r>
            <w:proofErr w:type="spellEnd"/>
          </w:p>
        </w:tc>
        <w:tc>
          <w:tcPr>
            <w:tcW w:w="1673" w:type="dxa"/>
          </w:tcPr>
          <w:p w14:paraId="032626EC" w14:textId="77777777" w:rsidR="00AA4CA3" w:rsidRDefault="00F2093E">
            <w:pPr>
              <w:pStyle w:val="TableParagraph"/>
              <w:spacing w:before="35" w:after="0"/>
              <w:ind w:left="307" w:right="0"/>
              <w:jc w:val="left"/>
              <w:rPr>
                <w:rFonts w:ascii="仿宋_GB2312" w:eastAsia="仿宋_GB2312"/>
              </w:rPr>
            </w:pPr>
            <w:proofErr w:type="spellStart"/>
            <w:r>
              <w:rPr>
                <w:rFonts w:ascii="仿宋_GB2312" w:eastAsia="仿宋_GB2312" w:hint="eastAsia"/>
              </w:rPr>
              <w:t>香港</w:t>
            </w:r>
            <w:proofErr w:type="spellEnd"/>
          </w:p>
        </w:tc>
      </w:tr>
      <w:tr w:rsidR="00AA4CA3" w14:paraId="7C536D84" w14:textId="77777777">
        <w:trPr>
          <w:trHeight w:hRule="exact" w:val="505"/>
        </w:trPr>
        <w:tc>
          <w:tcPr>
            <w:tcW w:w="1134" w:type="dxa"/>
          </w:tcPr>
          <w:p w14:paraId="1A1BB76B" w14:textId="77777777" w:rsidR="00AA4CA3" w:rsidRDefault="00F2093E">
            <w:pPr>
              <w:pStyle w:val="TableParagraph"/>
              <w:spacing w:before="37" w:after="0"/>
              <w:ind w:left="50" w:right="0"/>
              <w:jc w:val="left"/>
              <w:rPr>
                <w:rFonts w:ascii="仿宋_GB2312" w:eastAsia="仿宋_GB2312"/>
              </w:rPr>
            </w:pPr>
            <w:proofErr w:type="spellStart"/>
            <w:r>
              <w:rPr>
                <w:rFonts w:ascii="仿宋_GB2312" w:eastAsia="仿宋_GB2312" w:hint="eastAsia"/>
              </w:rPr>
              <w:t>印度</w:t>
            </w:r>
            <w:proofErr w:type="spellEnd"/>
          </w:p>
        </w:tc>
        <w:tc>
          <w:tcPr>
            <w:tcW w:w="1701" w:type="dxa"/>
          </w:tcPr>
          <w:p w14:paraId="345830AE" w14:textId="77777777" w:rsidR="00AA4CA3" w:rsidRDefault="00F2093E">
            <w:pPr>
              <w:pStyle w:val="TableParagraph"/>
              <w:spacing w:before="37" w:after="0"/>
              <w:ind w:left="328" w:right="0"/>
              <w:jc w:val="left"/>
              <w:rPr>
                <w:rFonts w:ascii="仿宋_GB2312" w:eastAsia="仿宋_GB2312"/>
              </w:rPr>
            </w:pPr>
            <w:proofErr w:type="spellStart"/>
            <w:r>
              <w:rPr>
                <w:rFonts w:ascii="仿宋_GB2312" w:eastAsia="仿宋_GB2312" w:hint="eastAsia"/>
              </w:rPr>
              <w:t>印度尼西亚</w:t>
            </w:r>
            <w:proofErr w:type="spellEnd"/>
          </w:p>
        </w:tc>
        <w:tc>
          <w:tcPr>
            <w:tcW w:w="1900" w:type="dxa"/>
          </w:tcPr>
          <w:p w14:paraId="36504E84" w14:textId="77777777" w:rsidR="00AA4CA3" w:rsidRDefault="00F2093E">
            <w:pPr>
              <w:pStyle w:val="TableParagraph"/>
              <w:spacing w:before="37" w:after="0"/>
              <w:ind w:left="374" w:right="0"/>
              <w:jc w:val="left"/>
              <w:rPr>
                <w:rFonts w:ascii="仿宋_GB2312" w:eastAsia="仿宋_GB2312"/>
              </w:rPr>
            </w:pPr>
            <w:proofErr w:type="spellStart"/>
            <w:r>
              <w:rPr>
                <w:rFonts w:ascii="仿宋_GB2312" w:eastAsia="仿宋_GB2312" w:hint="eastAsia"/>
              </w:rPr>
              <w:t>日本</w:t>
            </w:r>
            <w:proofErr w:type="spellEnd"/>
          </w:p>
        </w:tc>
        <w:tc>
          <w:tcPr>
            <w:tcW w:w="1673" w:type="dxa"/>
          </w:tcPr>
          <w:p w14:paraId="41E0E67C" w14:textId="77777777" w:rsidR="00AA4CA3" w:rsidRDefault="00F2093E">
            <w:pPr>
              <w:pStyle w:val="TableParagraph"/>
              <w:spacing w:before="37" w:after="0"/>
              <w:ind w:left="388" w:right="0"/>
              <w:jc w:val="left"/>
              <w:rPr>
                <w:rFonts w:ascii="仿宋_GB2312" w:eastAsia="仿宋_GB2312"/>
              </w:rPr>
            </w:pPr>
            <w:proofErr w:type="spellStart"/>
            <w:r>
              <w:rPr>
                <w:rFonts w:ascii="仿宋_GB2312" w:eastAsia="仿宋_GB2312" w:hint="eastAsia"/>
              </w:rPr>
              <w:t>哈萨克斯坦</w:t>
            </w:r>
            <w:proofErr w:type="spellEnd"/>
          </w:p>
        </w:tc>
        <w:tc>
          <w:tcPr>
            <w:tcW w:w="1673" w:type="dxa"/>
          </w:tcPr>
          <w:p w14:paraId="6BF6F64A" w14:textId="77777777" w:rsidR="00AA4CA3" w:rsidRDefault="00F2093E">
            <w:pPr>
              <w:pStyle w:val="TableParagraph"/>
              <w:spacing w:before="37" w:after="0"/>
              <w:ind w:left="307" w:right="0"/>
              <w:jc w:val="left"/>
              <w:rPr>
                <w:rFonts w:ascii="仿宋_GB2312" w:eastAsia="仿宋_GB2312"/>
              </w:rPr>
            </w:pPr>
            <w:proofErr w:type="spellStart"/>
            <w:r>
              <w:rPr>
                <w:rFonts w:ascii="仿宋_GB2312" w:eastAsia="仿宋_GB2312" w:hint="eastAsia"/>
              </w:rPr>
              <w:t>朝鲜</w:t>
            </w:r>
            <w:proofErr w:type="spellEnd"/>
          </w:p>
        </w:tc>
      </w:tr>
      <w:tr w:rsidR="00AA4CA3" w14:paraId="03C6E4FB" w14:textId="77777777">
        <w:trPr>
          <w:trHeight w:hRule="exact" w:val="505"/>
        </w:trPr>
        <w:tc>
          <w:tcPr>
            <w:tcW w:w="1134" w:type="dxa"/>
          </w:tcPr>
          <w:p w14:paraId="279D4BE1" w14:textId="77777777" w:rsidR="00AA4CA3" w:rsidRDefault="00F2093E">
            <w:pPr>
              <w:pStyle w:val="TableParagraph"/>
              <w:spacing w:before="35" w:after="0"/>
              <w:ind w:left="50" w:right="0"/>
              <w:jc w:val="left"/>
              <w:rPr>
                <w:rFonts w:ascii="仿宋_GB2312" w:eastAsia="仿宋_GB2312"/>
              </w:rPr>
            </w:pPr>
            <w:proofErr w:type="spellStart"/>
            <w:r>
              <w:rPr>
                <w:rFonts w:ascii="仿宋_GB2312" w:eastAsia="仿宋_GB2312" w:hint="eastAsia"/>
              </w:rPr>
              <w:t>韩国</w:t>
            </w:r>
            <w:proofErr w:type="spellEnd"/>
          </w:p>
        </w:tc>
        <w:tc>
          <w:tcPr>
            <w:tcW w:w="1701" w:type="dxa"/>
          </w:tcPr>
          <w:p w14:paraId="5874B201" w14:textId="77777777" w:rsidR="00AA4CA3" w:rsidRDefault="00F2093E">
            <w:pPr>
              <w:pStyle w:val="TableParagraph"/>
              <w:spacing w:before="35" w:after="0"/>
              <w:ind w:left="328" w:right="0"/>
              <w:jc w:val="left"/>
              <w:rPr>
                <w:rFonts w:ascii="仿宋_GB2312" w:eastAsia="仿宋_GB2312"/>
              </w:rPr>
            </w:pPr>
            <w:proofErr w:type="spellStart"/>
            <w:r>
              <w:rPr>
                <w:rFonts w:ascii="仿宋_GB2312" w:eastAsia="仿宋_GB2312" w:hint="eastAsia"/>
              </w:rPr>
              <w:t>吉尔吉斯斯坦</w:t>
            </w:r>
            <w:proofErr w:type="spellEnd"/>
          </w:p>
        </w:tc>
        <w:tc>
          <w:tcPr>
            <w:tcW w:w="1900" w:type="dxa"/>
          </w:tcPr>
          <w:p w14:paraId="0FDDC435" w14:textId="77777777" w:rsidR="00AA4CA3" w:rsidRDefault="00F2093E">
            <w:pPr>
              <w:pStyle w:val="TableParagraph"/>
              <w:spacing w:before="35" w:after="0"/>
              <w:ind w:left="374" w:right="0"/>
              <w:jc w:val="left"/>
              <w:rPr>
                <w:rFonts w:ascii="仿宋_GB2312" w:eastAsia="仿宋_GB2312"/>
              </w:rPr>
            </w:pPr>
            <w:proofErr w:type="spellStart"/>
            <w:r>
              <w:rPr>
                <w:rFonts w:ascii="仿宋_GB2312" w:eastAsia="仿宋_GB2312" w:hint="eastAsia"/>
              </w:rPr>
              <w:t>老挝</w:t>
            </w:r>
            <w:proofErr w:type="spellEnd"/>
          </w:p>
        </w:tc>
        <w:tc>
          <w:tcPr>
            <w:tcW w:w="1673" w:type="dxa"/>
          </w:tcPr>
          <w:p w14:paraId="49BCD1B0" w14:textId="77777777" w:rsidR="00AA4CA3" w:rsidRDefault="00F2093E">
            <w:pPr>
              <w:pStyle w:val="TableParagraph"/>
              <w:spacing w:before="35" w:after="0"/>
              <w:ind w:left="388" w:right="0"/>
              <w:jc w:val="left"/>
              <w:rPr>
                <w:rFonts w:ascii="仿宋_GB2312" w:eastAsia="仿宋_GB2312"/>
              </w:rPr>
            </w:pPr>
            <w:proofErr w:type="spellStart"/>
            <w:r>
              <w:rPr>
                <w:rFonts w:ascii="仿宋_GB2312" w:eastAsia="仿宋_GB2312" w:hint="eastAsia"/>
              </w:rPr>
              <w:t>澳门</w:t>
            </w:r>
            <w:proofErr w:type="spellEnd"/>
          </w:p>
        </w:tc>
        <w:tc>
          <w:tcPr>
            <w:tcW w:w="1673" w:type="dxa"/>
          </w:tcPr>
          <w:p w14:paraId="6BC51BC2" w14:textId="77777777" w:rsidR="00AA4CA3" w:rsidRDefault="00F2093E">
            <w:pPr>
              <w:pStyle w:val="TableParagraph"/>
              <w:spacing w:before="35" w:after="0"/>
              <w:ind w:left="307" w:right="0"/>
              <w:jc w:val="left"/>
              <w:rPr>
                <w:rFonts w:ascii="仿宋_GB2312" w:eastAsia="仿宋_GB2312"/>
              </w:rPr>
            </w:pPr>
            <w:proofErr w:type="spellStart"/>
            <w:r>
              <w:rPr>
                <w:rFonts w:ascii="仿宋_GB2312" w:eastAsia="仿宋_GB2312" w:hint="eastAsia"/>
              </w:rPr>
              <w:t>马来西亚</w:t>
            </w:r>
            <w:proofErr w:type="spellEnd"/>
          </w:p>
        </w:tc>
      </w:tr>
      <w:tr w:rsidR="00AA4CA3" w14:paraId="2DC926F3" w14:textId="77777777">
        <w:trPr>
          <w:trHeight w:hRule="exact" w:val="505"/>
        </w:trPr>
        <w:tc>
          <w:tcPr>
            <w:tcW w:w="1134" w:type="dxa"/>
          </w:tcPr>
          <w:p w14:paraId="004B1C46" w14:textId="77777777" w:rsidR="00AA4CA3" w:rsidRDefault="00F2093E">
            <w:pPr>
              <w:pStyle w:val="TableParagraph"/>
              <w:spacing w:before="37" w:after="0"/>
              <w:ind w:left="50" w:right="0"/>
              <w:jc w:val="left"/>
              <w:rPr>
                <w:rFonts w:ascii="仿宋_GB2312" w:eastAsia="仿宋_GB2312"/>
              </w:rPr>
            </w:pPr>
            <w:proofErr w:type="spellStart"/>
            <w:r>
              <w:rPr>
                <w:rFonts w:ascii="仿宋_GB2312" w:eastAsia="仿宋_GB2312" w:hint="eastAsia"/>
              </w:rPr>
              <w:t>马尔代夫</w:t>
            </w:r>
            <w:proofErr w:type="spellEnd"/>
          </w:p>
        </w:tc>
        <w:tc>
          <w:tcPr>
            <w:tcW w:w="1701" w:type="dxa"/>
          </w:tcPr>
          <w:p w14:paraId="5C88478D" w14:textId="77777777" w:rsidR="00AA4CA3" w:rsidRDefault="00F2093E">
            <w:pPr>
              <w:pStyle w:val="TableParagraph"/>
              <w:spacing w:before="37" w:after="0"/>
              <w:ind w:left="328" w:right="0"/>
              <w:jc w:val="left"/>
              <w:rPr>
                <w:rFonts w:ascii="仿宋_GB2312" w:eastAsia="仿宋_GB2312"/>
              </w:rPr>
            </w:pPr>
            <w:proofErr w:type="spellStart"/>
            <w:r>
              <w:rPr>
                <w:rFonts w:ascii="仿宋_GB2312" w:eastAsia="仿宋_GB2312" w:hint="eastAsia"/>
              </w:rPr>
              <w:t>蒙古</w:t>
            </w:r>
            <w:proofErr w:type="spellEnd"/>
          </w:p>
        </w:tc>
        <w:tc>
          <w:tcPr>
            <w:tcW w:w="1900" w:type="dxa"/>
          </w:tcPr>
          <w:p w14:paraId="732DC6CF" w14:textId="77777777" w:rsidR="00AA4CA3" w:rsidRDefault="00F2093E">
            <w:pPr>
              <w:pStyle w:val="TableParagraph"/>
              <w:spacing w:before="37" w:after="0"/>
              <w:ind w:left="374" w:right="0"/>
              <w:jc w:val="left"/>
              <w:rPr>
                <w:rFonts w:ascii="仿宋_GB2312" w:eastAsia="仿宋_GB2312"/>
              </w:rPr>
            </w:pPr>
            <w:proofErr w:type="spellStart"/>
            <w:r>
              <w:rPr>
                <w:rFonts w:ascii="仿宋_GB2312" w:eastAsia="仿宋_GB2312" w:hint="eastAsia"/>
              </w:rPr>
              <w:t>缅甸</w:t>
            </w:r>
            <w:proofErr w:type="spellEnd"/>
          </w:p>
        </w:tc>
        <w:tc>
          <w:tcPr>
            <w:tcW w:w="1673" w:type="dxa"/>
          </w:tcPr>
          <w:p w14:paraId="3E30F294" w14:textId="77777777" w:rsidR="00AA4CA3" w:rsidRDefault="00F2093E">
            <w:pPr>
              <w:pStyle w:val="TableParagraph"/>
              <w:spacing w:before="37" w:after="0"/>
              <w:ind w:left="388" w:right="0"/>
              <w:jc w:val="left"/>
              <w:rPr>
                <w:rFonts w:ascii="仿宋_GB2312" w:eastAsia="仿宋_GB2312"/>
              </w:rPr>
            </w:pPr>
            <w:proofErr w:type="spellStart"/>
            <w:r>
              <w:rPr>
                <w:rFonts w:ascii="仿宋_GB2312" w:eastAsia="仿宋_GB2312" w:hint="eastAsia"/>
              </w:rPr>
              <w:t>尼泊尔</w:t>
            </w:r>
            <w:proofErr w:type="spellEnd"/>
          </w:p>
        </w:tc>
        <w:tc>
          <w:tcPr>
            <w:tcW w:w="1673" w:type="dxa"/>
          </w:tcPr>
          <w:p w14:paraId="76D6E982" w14:textId="77777777" w:rsidR="00AA4CA3" w:rsidRDefault="00F2093E">
            <w:pPr>
              <w:pStyle w:val="TableParagraph"/>
              <w:spacing w:before="37" w:after="0"/>
              <w:ind w:left="307" w:right="0"/>
              <w:jc w:val="left"/>
              <w:rPr>
                <w:rFonts w:ascii="仿宋_GB2312" w:eastAsia="仿宋_GB2312"/>
              </w:rPr>
            </w:pPr>
            <w:proofErr w:type="spellStart"/>
            <w:r>
              <w:rPr>
                <w:rFonts w:ascii="仿宋_GB2312" w:eastAsia="仿宋_GB2312" w:hint="eastAsia"/>
              </w:rPr>
              <w:t>巴基斯坦</w:t>
            </w:r>
            <w:proofErr w:type="spellEnd"/>
          </w:p>
        </w:tc>
      </w:tr>
      <w:tr w:rsidR="00AA4CA3" w14:paraId="74D0663C" w14:textId="77777777">
        <w:trPr>
          <w:trHeight w:hRule="exact" w:val="505"/>
        </w:trPr>
        <w:tc>
          <w:tcPr>
            <w:tcW w:w="1134" w:type="dxa"/>
          </w:tcPr>
          <w:p w14:paraId="18E80289" w14:textId="77777777" w:rsidR="00AA4CA3" w:rsidRDefault="00F2093E">
            <w:pPr>
              <w:pStyle w:val="TableParagraph"/>
              <w:spacing w:before="35" w:after="0"/>
              <w:ind w:left="50" w:right="0"/>
              <w:jc w:val="left"/>
              <w:rPr>
                <w:rFonts w:ascii="仿宋_GB2312" w:eastAsia="仿宋_GB2312"/>
              </w:rPr>
            </w:pPr>
            <w:proofErr w:type="spellStart"/>
            <w:r>
              <w:rPr>
                <w:rFonts w:ascii="仿宋_GB2312" w:eastAsia="仿宋_GB2312" w:hint="eastAsia"/>
              </w:rPr>
              <w:t>菲律宾</w:t>
            </w:r>
            <w:proofErr w:type="spellEnd"/>
          </w:p>
        </w:tc>
        <w:tc>
          <w:tcPr>
            <w:tcW w:w="1701" w:type="dxa"/>
          </w:tcPr>
          <w:p w14:paraId="17B5F579" w14:textId="77777777" w:rsidR="00AA4CA3" w:rsidRDefault="00F2093E">
            <w:pPr>
              <w:pStyle w:val="TableParagraph"/>
              <w:spacing w:before="35" w:after="0"/>
              <w:ind w:left="328" w:right="0"/>
              <w:jc w:val="left"/>
              <w:rPr>
                <w:rFonts w:ascii="仿宋_GB2312" w:eastAsia="仿宋_GB2312"/>
              </w:rPr>
            </w:pPr>
            <w:proofErr w:type="spellStart"/>
            <w:r>
              <w:rPr>
                <w:rFonts w:ascii="仿宋_GB2312" w:eastAsia="仿宋_GB2312" w:hint="eastAsia"/>
              </w:rPr>
              <w:t>新加坡</w:t>
            </w:r>
            <w:proofErr w:type="spellEnd"/>
          </w:p>
        </w:tc>
        <w:tc>
          <w:tcPr>
            <w:tcW w:w="1900" w:type="dxa"/>
          </w:tcPr>
          <w:p w14:paraId="3A96E32C" w14:textId="77777777" w:rsidR="00AA4CA3" w:rsidRDefault="00F2093E">
            <w:pPr>
              <w:pStyle w:val="TableParagraph"/>
              <w:spacing w:before="35" w:after="0"/>
              <w:ind w:left="374" w:right="0"/>
              <w:jc w:val="left"/>
              <w:rPr>
                <w:rFonts w:ascii="仿宋_GB2312" w:eastAsia="仿宋_GB2312"/>
              </w:rPr>
            </w:pPr>
            <w:proofErr w:type="spellStart"/>
            <w:r>
              <w:rPr>
                <w:rFonts w:ascii="仿宋_GB2312" w:eastAsia="仿宋_GB2312" w:hint="eastAsia"/>
              </w:rPr>
              <w:t>斯里兰卡</w:t>
            </w:r>
            <w:proofErr w:type="spellEnd"/>
          </w:p>
        </w:tc>
        <w:tc>
          <w:tcPr>
            <w:tcW w:w="1673" w:type="dxa"/>
          </w:tcPr>
          <w:p w14:paraId="4995DC03" w14:textId="77777777" w:rsidR="00AA4CA3" w:rsidRDefault="00F2093E">
            <w:pPr>
              <w:pStyle w:val="TableParagraph"/>
              <w:spacing w:before="35" w:after="0"/>
              <w:ind w:left="388" w:right="0"/>
              <w:jc w:val="left"/>
              <w:rPr>
                <w:rFonts w:ascii="仿宋_GB2312" w:eastAsia="仿宋_GB2312"/>
              </w:rPr>
            </w:pPr>
            <w:proofErr w:type="spellStart"/>
            <w:r>
              <w:rPr>
                <w:rFonts w:ascii="仿宋_GB2312" w:eastAsia="仿宋_GB2312" w:hint="eastAsia"/>
              </w:rPr>
              <w:t>台湾</w:t>
            </w:r>
            <w:proofErr w:type="spellEnd"/>
          </w:p>
        </w:tc>
        <w:tc>
          <w:tcPr>
            <w:tcW w:w="1673" w:type="dxa"/>
          </w:tcPr>
          <w:p w14:paraId="15262E71" w14:textId="77777777" w:rsidR="00AA4CA3" w:rsidRDefault="00F2093E">
            <w:pPr>
              <w:pStyle w:val="TableParagraph"/>
              <w:spacing w:before="35" w:after="0"/>
              <w:ind w:left="307" w:right="0"/>
              <w:jc w:val="left"/>
              <w:rPr>
                <w:rFonts w:ascii="仿宋_GB2312" w:eastAsia="仿宋_GB2312"/>
              </w:rPr>
            </w:pPr>
            <w:proofErr w:type="spellStart"/>
            <w:r>
              <w:rPr>
                <w:rFonts w:ascii="仿宋_GB2312" w:eastAsia="仿宋_GB2312" w:hint="eastAsia"/>
              </w:rPr>
              <w:t>塔吉克斯坦</w:t>
            </w:r>
            <w:proofErr w:type="spellEnd"/>
          </w:p>
        </w:tc>
      </w:tr>
      <w:tr w:rsidR="00AA4CA3" w14:paraId="73FEE157" w14:textId="77777777">
        <w:trPr>
          <w:trHeight w:hRule="exact" w:val="505"/>
        </w:trPr>
        <w:tc>
          <w:tcPr>
            <w:tcW w:w="1134" w:type="dxa"/>
          </w:tcPr>
          <w:p w14:paraId="79EF0D0C" w14:textId="77777777" w:rsidR="00AA4CA3" w:rsidRDefault="00F2093E">
            <w:pPr>
              <w:pStyle w:val="TableParagraph"/>
              <w:spacing w:before="35" w:after="0"/>
              <w:ind w:left="50" w:right="0"/>
              <w:jc w:val="left"/>
              <w:rPr>
                <w:rFonts w:ascii="仿宋_GB2312" w:eastAsia="仿宋_GB2312"/>
                <w:lang w:eastAsia="zh-CN"/>
              </w:rPr>
            </w:pPr>
            <w:proofErr w:type="spellStart"/>
            <w:r>
              <w:rPr>
                <w:rFonts w:ascii="仿宋_GB2312" w:eastAsia="仿宋_GB2312" w:hint="eastAsia"/>
              </w:rPr>
              <w:t>泰国</w:t>
            </w:r>
            <w:proofErr w:type="spellEnd"/>
          </w:p>
        </w:tc>
        <w:tc>
          <w:tcPr>
            <w:tcW w:w="1701" w:type="dxa"/>
          </w:tcPr>
          <w:p w14:paraId="62D46BEF" w14:textId="77777777" w:rsidR="00AA4CA3" w:rsidRDefault="00F2093E">
            <w:pPr>
              <w:pStyle w:val="TableParagraph"/>
              <w:spacing w:before="35" w:after="0"/>
              <w:ind w:left="328" w:right="0"/>
              <w:jc w:val="left"/>
              <w:rPr>
                <w:rFonts w:ascii="仿宋_GB2312" w:eastAsia="仿宋_GB2312"/>
                <w:lang w:eastAsia="zh-CN"/>
              </w:rPr>
            </w:pPr>
            <w:proofErr w:type="spellStart"/>
            <w:r>
              <w:rPr>
                <w:rFonts w:ascii="仿宋_GB2312" w:eastAsia="仿宋_GB2312" w:hint="eastAsia"/>
              </w:rPr>
              <w:t>土库曼斯坦</w:t>
            </w:r>
            <w:proofErr w:type="spellEnd"/>
          </w:p>
        </w:tc>
        <w:tc>
          <w:tcPr>
            <w:tcW w:w="1900" w:type="dxa"/>
          </w:tcPr>
          <w:p w14:paraId="0A3DA34B" w14:textId="77777777" w:rsidR="00AA4CA3" w:rsidRDefault="00F2093E">
            <w:pPr>
              <w:pStyle w:val="TableParagraph"/>
              <w:spacing w:before="35" w:after="0"/>
              <w:ind w:left="374" w:right="0"/>
              <w:jc w:val="left"/>
              <w:rPr>
                <w:rFonts w:ascii="仿宋_GB2312" w:eastAsia="仿宋_GB2312"/>
                <w:lang w:eastAsia="zh-CN"/>
              </w:rPr>
            </w:pPr>
            <w:proofErr w:type="spellStart"/>
            <w:r>
              <w:rPr>
                <w:rFonts w:ascii="仿宋_GB2312" w:eastAsia="仿宋_GB2312" w:hint="eastAsia"/>
              </w:rPr>
              <w:t>乌兹别克斯坦</w:t>
            </w:r>
            <w:proofErr w:type="spellEnd"/>
          </w:p>
        </w:tc>
        <w:tc>
          <w:tcPr>
            <w:tcW w:w="1673" w:type="dxa"/>
          </w:tcPr>
          <w:p w14:paraId="79AE2432" w14:textId="77777777" w:rsidR="00AA4CA3" w:rsidRDefault="00F2093E">
            <w:pPr>
              <w:pStyle w:val="TableParagraph"/>
              <w:spacing w:before="35" w:after="0"/>
              <w:ind w:left="388" w:right="0"/>
              <w:jc w:val="left"/>
              <w:rPr>
                <w:rFonts w:ascii="仿宋_GB2312" w:eastAsia="仿宋_GB2312"/>
                <w:lang w:eastAsia="zh-CN"/>
              </w:rPr>
            </w:pPr>
            <w:proofErr w:type="spellStart"/>
            <w:r>
              <w:rPr>
                <w:rFonts w:ascii="仿宋_GB2312" w:eastAsia="仿宋_GB2312" w:hint="eastAsia"/>
              </w:rPr>
              <w:t>越南</w:t>
            </w:r>
            <w:proofErr w:type="spellEnd"/>
          </w:p>
        </w:tc>
        <w:tc>
          <w:tcPr>
            <w:tcW w:w="1673" w:type="dxa"/>
          </w:tcPr>
          <w:p w14:paraId="28AF9BF5" w14:textId="77777777" w:rsidR="00AA4CA3" w:rsidRDefault="00F2093E">
            <w:pPr>
              <w:pStyle w:val="TableParagraph"/>
              <w:spacing w:before="35" w:after="0"/>
              <w:ind w:left="307" w:right="0"/>
              <w:jc w:val="left"/>
              <w:rPr>
                <w:rFonts w:ascii="仿宋_GB2312" w:eastAsia="仿宋_GB2312"/>
                <w:lang w:eastAsia="zh-CN"/>
              </w:rPr>
            </w:pPr>
            <w:proofErr w:type="spellStart"/>
            <w:r>
              <w:rPr>
                <w:rFonts w:ascii="仿宋_GB2312" w:eastAsia="仿宋_GB2312" w:hint="eastAsia"/>
              </w:rPr>
              <w:t>澳大利亚</w:t>
            </w:r>
            <w:proofErr w:type="spellEnd"/>
          </w:p>
        </w:tc>
      </w:tr>
      <w:tr w:rsidR="00AA4CA3" w14:paraId="083BE9F4" w14:textId="77777777">
        <w:trPr>
          <w:trHeight w:hRule="exact" w:val="505"/>
        </w:trPr>
        <w:tc>
          <w:tcPr>
            <w:tcW w:w="1134" w:type="dxa"/>
          </w:tcPr>
          <w:p w14:paraId="1417B08F" w14:textId="77777777" w:rsidR="00AA4CA3" w:rsidRDefault="00F2093E">
            <w:pPr>
              <w:pStyle w:val="TableParagraph"/>
              <w:spacing w:before="35" w:after="0"/>
              <w:ind w:left="50" w:right="0"/>
              <w:jc w:val="left"/>
              <w:rPr>
                <w:rFonts w:ascii="仿宋_GB2312" w:eastAsia="仿宋_GB2312"/>
              </w:rPr>
            </w:pPr>
            <w:proofErr w:type="spellStart"/>
            <w:r>
              <w:rPr>
                <w:rFonts w:ascii="仿宋_GB2312" w:eastAsia="仿宋_GB2312" w:hint="eastAsia"/>
              </w:rPr>
              <w:t>新西兰</w:t>
            </w:r>
            <w:proofErr w:type="spellEnd"/>
          </w:p>
        </w:tc>
        <w:tc>
          <w:tcPr>
            <w:tcW w:w="1701" w:type="dxa"/>
          </w:tcPr>
          <w:p w14:paraId="6BDD0B6E" w14:textId="77777777" w:rsidR="00AA4CA3" w:rsidRDefault="00AA4CA3">
            <w:pPr>
              <w:pStyle w:val="TableParagraph"/>
              <w:spacing w:before="35" w:after="0"/>
              <w:ind w:left="328" w:right="0"/>
              <w:jc w:val="left"/>
              <w:rPr>
                <w:rFonts w:ascii="仿宋_GB2312" w:eastAsia="仿宋_GB2312"/>
                <w:lang w:eastAsia="zh-CN"/>
              </w:rPr>
            </w:pPr>
          </w:p>
        </w:tc>
        <w:tc>
          <w:tcPr>
            <w:tcW w:w="1900" w:type="dxa"/>
          </w:tcPr>
          <w:p w14:paraId="1A0C5E9E" w14:textId="77777777" w:rsidR="00AA4CA3" w:rsidRDefault="00AA4CA3">
            <w:pPr>
              <w:pStyle w:val="TableParagraph"/>
              <w:spacing w:before="35" w:after="0"/>
              <w:ind w:left="374" w:right="0"/>
              <w:jc w:val="left"/>
              <w:rPr>
                <w:rFonts w:ascii="仿宋_GB2312" w:eastAsia="仿宋_GB2312"/>
                <w:lang w:eastAsia="zh-CN"/>
              </w:rPr>
            </w:pPr>
          </w:p>
        </w:tc>
        <w:tc>
          <w:tcPr>
            <w:tcW w:w="1673" w:type="dxa"/>
          </w:tcPr>
          <w:p w14:paraId="67969D5A" w14:textId="77777777" w:rsidR="00AA4CA3" w:rsidRDefault="00AA4CA3">
            <w:pPr>
              <w:pStyle w:val="TableParagraph"/>
              <w:spacing w:before="35" w:after="0"/>
              <w:ind w:left="388" w:right="0"/>
              <w:jc w:val="left"/>
              <w:rPr>
                <w:rFonts w:ascii="仿宋_GB2312" w:eastAsia="仿宋_GB2312"/>
                <w:lang w:eastAsia="zh-CN"/>
              </w:rPr>
            </w:pPr>
          </w:p>
        </w:tc>
        <w:tc>
          <w:tcPr>
            <w:tcW w:w="1673" w:type="dxa"/>
          </w:tcPr>
          <w:p w14:paraId="181F6A40" w14:textId="77777777" w:rsidR="00AA4CA3" w:rsidRDefault="00AA4CA3">
            <w:pPr>
              <w:pStyle w:val="TableParagraph"/>
              <w:spacing w:before="35" w:after="0"/>
              <w:ind w:left="307" w:right="0"/>
              <w:jc w:val="left"/>
              <w:rPr>
                <w:rFonts w:ascii="仿宋_GB2312" w:eastAsia="仿宋_GB2312"/>
                <w:lang w:eastAsia="zh-CN"/>
              </w:rPr>
            </w:pPr>
          </w:p>
        </w:tc>
      </w:tr>
    </w:tbl>
    <w:p w14:paraId="7D8ADACD" w14:textId="5AF611DE" w:rsidR="00AA4CA3" w:rsidRDefault="00F2093E">
      <w:pPr>
        <w:spacing w:beforeLines="50" w:before="156" w:afterLines="50" w:after="156" w:line="360" w:lineRule="auto"/>
        <w:ind w:firstLineChars="200" w:firstLine="440"/>
        <w:rPr>
          <w:rFonts w:ascii="Arial Narrow" w:eastAsia="仿宋_GB2312" w:hAnsi="Arial Narrow" w:cs="Arial Unicode MS"/>
          <w:sz w:val="22"/>
          <w:szCs w:val="22"/>
        </w:rPr>
      </w:pPr>
      <w:r>
        <w:rPr>
          <w:rFonts w:ascii="Arial Narrow" w:eastAsia="仿宋_GB2312" w:hAnsi="Arial Narrow" w:cs="Arial Unicode MS"/>
          <w:sz w:val="22"/>
          <w:szCs w:val="22"/>
        </w:rPr>
        <w:t>通过这种地理位置筛选，我们得到了</w:t>
      </w:r>
      <w:r>
        <w:rPr>
          <w:rFonts w:ascii="Arial Narrow" w:eastAsia="仿宋_GB2312" w:hAnsi="Arial Narrow" w:cs="Arial Unicode MS"/>
          <w:sz w:val="22"/>
          <w:szCs w:val="22"/>
        </w:rPr>
        <w:t>507</w:t>
      </w:r>
      <w:r>
        <w:rPr>
          <w:rFonts w:ascii="Arial Narrow" w:eastAsia="仿宋_GB2312" w:hAnsi="Arial Narrow" w:cs="Arial Unicode MS"/>
          <w:sz w:val="22"/>
          <w:szCs w:val="22"/>
        </w:rPr>
        <w:t>家可比公司。</w:t>
      </w:r>
    </w:p>
    <w:p w14:paraId="52F8EE45" w14:textId="77777777" w:rsidR="00AA4CA3" w:rsidRDefault="00F2093E">
      <w:pPr>
        <w:pStyle w:val="af4"/>
        <w:spacing w:before="156" w:after="156"/>
        <w:outlineLvl w:val="3"/>
        <w:rPr>
          <w:rFonts w:ascii="Arial Narrow" w:eastAsia="仿宋_GB2312" w:hAnsi="Arial Narrow" w:cs="楷体"/>
          <w:b w:val="0"/>
          <w:i w:val="0"/>
          <w:color w:val="002060"/>
          <w:sz w:val="22"/>
          <w:szCs w:val="22"/>
        </w:rPr>
      </w:pPr>
      <w:bookmarkStart w:id="1306" w:name="_Toc447817227"/>
      <w:bookmarkStart w:id="1307" w:name="_Toc435807884"/>
      <w:bookmarkStart w:id="1308" w:name="_Toc522015250"/>
      <w:bookmarkStart w:id="1309" w:name="_Toc22935"/>
      <w:bookmarkStart w:id="1310" w:name="_Toc110439126"/>
      <w:bookmarkStart w:id="1311" w:name="_Toc13838432"/>
      <w:bookmarkStart w:id="1312" w:name="_Toc21877"/>
      <w:bookmarkStart w:id="1313" w:name="_Toc6799"/>
      <w:bookmarkStart w:id="1314" w:name="_Toc78452964"/>
      <w:r>
        <w:rPr>
          <w:rFonts w:ascii="Arial Narrow" w:eastAsia="仿宋_GB2312" w:hAnsi="Arial Narrow" w:cs="楷体"/>
          <w:b w:val="0"/>
          <w:i w:val="0"/>
          <w:color w:val="002060"/>
          <w:sz w:val="22"/>
          <w:szCs w:val="22"/>
        </w:rPr>
        <w:t>7.4.3.3.</w:t>
      </w:r>
      <w:bookmarkEnd w:id="1306"/>
      <w:bookmarkEnd w:id="1307"/>
      <w:bookmarkEnd w:id="1308"/>
      <w:r>
        <w:rPr>
          <w:rFonts w:ascii="Arial Narrow" w:eastAsia="仿宋_GB2312" w:hAnsi="Arial Narrow" w:cs="楷体"/>
          <w:b w:val="0"/>
          <w:i w:val="0"/>
          <w:color w:val="002060"/>
          <w:sz w:val="22"/>
          <w:szCs w:val="22"/>
        </w:rPr>
        <w:t>独立性和上市公司筛选</w:t>
      </w:r>
      <w:bookmarkEnd w:id="1309"/>
      <w:bookmarkEnd w:id="1310"/>
      <w:bookmarkEnd w:id="1311"/>
      <w:bookmarkEnd w:id="1312"/>
      <w:bookmarkEnd w:id="1313"/>
      <w:bookmarkEnd w:id="1314"/>
    </w:p>
    <w:p w14:paraId="32D9BA63" w14:textId="77777777" w:rsidR="00AA4CA3" w:rsidRDefault="00F2093E">
      <w:pPr>
        <w:spacing w:beforeLines="50" w:before="156" w:afterLines="50" w:after="156" w:line="360" w:lineRule="auto"/>
        <w:ind w:firstLineChars="200" w:firstLine="440"/>
        <w:rPr>
          <w:rFonts w:ascii="Arial Narrow" w:eastAsia="仿宋_GB2312" w:hAnsi="Arial Narrow" w:cs="Arial Unicode MS"/>
          <w:sz w:val="22"/>
          <w:szCs w:val="22"/>
        </w:rPr>
      </w:pPr>
      <w:r>
        <w:rPr>
          <w:rFonts w:ascii="Arial Narrow" w:eastAsia="仿宋_GB2312" w:hAnsi="Arial Narrow" w:cs="Arial Unicode MS"/>
          <w:sz w:val="22"/>
          <w:szCs w:val="22"/>
        </w:rPr>
        <w:t>受控企业或者非独立企业的交易价格或利润水平可能会受到其与关联公司之间进行的可能违反独立交易原则的交易的影响而发生扭曲。因此，我们采用了</w:t>
      </w:r>
      <w:r>
        <w:rPr>
          <w:rFonts w:ascii="Arial Narrow" w:eastAsia="仿宋_GB2312" w:hAnsi="Arial Narrow" w:cs="Arial Unicode MS"/>
          <w:sz w:val="22"/>
          <w:szCs w:val="22"/>
        </w:rPr>
        <w:t>Bureau van Dijk</w:t>
      </w:r>
      <w:r>
        <w:rPr>
          <w:rFonts w:ascii="Arial Narrow" w:eastAsia="仿宋_GB2312" w:hAnsi="Arial Narrow" w:cs="Arial Unicode MS"/>
          <w:sz w:val="22"/>
          <w:szCs w:val="22"/>
        </w:rPr>
        <w:t>的独立性指标，来排除那些可能被认定为非独立性的公司。</w:t>
      </w:r>
    </w:p>
    <w:p w14:paraId="65D04254" w14:textId="77777777" w:rsidR="00AA4CA3" w:rsidRDefault="00F2093E">
      <w:pPr>
        <w:spacing w:beforeLines="50" w:before="156" w:afterLines="50" w:after="156" w:line="360" w:lineRule="auto"/>
        <w:ind w:firstLineChars="200" w:firstLine="440"/>
        <w:rPr>
          <w:rFonts w:ascii="Arial Narrow" w:eastAsia="仿宋_GB2312" w:hAnsi="Arial Narrow" w:cs="Arial Unicode MS"/>
          <w:sz w:val="22"/>
          <w:szCs w:val="22"/>
        </w:rPr>
      </w:pPr>
      <w:r>
        <w:rPr>
          <w:rFonts w:ascii="Arial Narrow" w:eastAsia="仿宋_GB2312" w:hAnsi="Arial Narrow" w:cs="Arial Unicode MS"/>
          <w:sz w:val="22"/>
          <w:szCs w:val="22"/>
        </w:rPr>
        <w:t>我们保留</w:t>
      </w:r>
      <w:r>
        <w:rPr>
          <w:rFonts w:ascii="Arial Narrow" w:eastAsia="仿宋_GB2312" w:hAnsi="Arial Narrow" w:cs="Arial Unicode MS" w:hint="eastAsia"/>
          <w:sz w:val="22"/>
          <w:szCs w:val="22"/>
        </w:rPr>
        <w:t>了</w:t>
      </w:r>
      <w:r>
        <w:rPr>
          <w:rFonts w:ascii="Arial Narrow" w:eastAsia="仿宋_GB2312" w:hAnsi="Arial Narrow" w:cs="Arial Unicode MS"/>
          <w:sz w:val="22"/>
          <w:szCs w:val="22"/>
        </w:rPr>
        <w:t>369</w:t>
      </w:r>
      <w:r>
        <w:rPr>
          <w:rFonts w:ascii="Arial Narrow" w:eastAsia="仿宋_GB2312" w:hAnsi="Arial Narrow" w:cs="Arial Unicode MS"/>
          <w:sz w:val="22"/>
          <w:szCs w:val="22"/>
        </w:rPr>
        <w:t>家被</w:t>
      </w:r>
      <w:r>
        <w:rPr>
          <w:rFonts w:ascii="Arial Narrow" w:eastAsia="仿宋_GB2312" w:hAnsi="Arial Narrow" w:cs="Arial Unicode MS" w:hint="eastAsia"/>
          <w:sz w:val="22"/>
          <w:szCs w:val="22"/>
        </w:rPr>
        <w:t>标注</w:t>
      </w:r>
      <w:r>
        <w:rPr>
          <w:rFonts w:ascii="Arial Narrow" w:eastAsia="仿宋_GB2312" w:hAnsi="Arial Narrow" w:cs="Arial Unicode MS"/>
          <w:sz w:val="22"/>
          <w:szCs w:val="22"/>
        </w:rPr>
        <w:t>为如下股权关系的上市公司：</w:t>
      </w:r>
    </w:p>
    <w:p w14:paraId="018D6C9B" w14:textId="77777777" w:rsidR="00AA4CA3" w:rsidRDefault="00F2093E">
      <w:pPr>
        <w:pStyle w:val="aff5"/>
        <w:numPr>
          <w:ilvl w:val="0"/>
          <w:numId w:val="21"/>
        </w:numPr>
        <w:spacing w:beforeLines="50" w:before="156" w:afterLines="50" w:after="156" w:line="360" w:lineRule="auto"/>
        <w:ind w:firstLineChars="0"/>
        <w:rPr>
          <w:rFonts w:ascii="Arial Narrow" w:eastAsia="仿宋_GB2312" w:hAnsi="Arial Narrow" w:cs="Arial Unicode MS"/>
          <w:sz w:val="22"/>
          <w:szCs w:val="22"/>
        </w:rPr>
      </w:pPr>
      <w:r>
        <w:rPr>
          <w:rFonts w:ascii="Arial Narrow" w:eastAsia="仿宋_GB2312" w:hAnsi="Arial Narrow" w:cs="Arial Unicode MS"/>
          <w:sz w:val="22"/>
          <w:szCs w:val="22"/>
        </w:rPr>
        <w:t>A+</w:t>
      </w:r>
      <w:r>
        <w:rPr>
          <w:rFonts w:ascii="Arial Narrow" w:eastAsia="仿宋_GB2312" w:hAnsi="Arial Narrow" w:cs="Arial Unicode MS"/>
          <w:sz w:val="22"/>
          <w:szCs w:val="22"/>
        </w:rPr>
        <w:t>，</w:t>
      </w:r>
      <w:r>
        <w:rPr>
          <w:rFonts w:ascii="Arial Narrow" w:eastAsia="仿宋_GB2312" w:hAnsi="Arial Narrow" w:cs="Arial Unicode MS"/>
          <w:sz w:val="22"/>
          <w:szCs w:val="22"/>
        </w:rPr>
        <w:t>A</w:t>
      </w:r>
      <w:r>
        <w:rPr>
          <w:rFonts w:ascii="Arial Narrow" w:eastAsia="仿宋_GB2312" w:hAnsi="Arial Narrow" w:cs="Arial Unicode MS"/>
          <w:sz w:val="22"/>
          <w:szCs w:val="22"/>
        </w:rPr>
        <w:t>，</w:t>
      </w:r>
      <w:r>
        <w:rPr>
          <w:rFonts w:ascii="Arial Narrow" w:eastAsia="仿宋_GB2312" w:hAnsi="Arial Narrow" w:cs="Arial Unicode MS"/>
          <w:sz w:val="22"/>
          <w:szCs w:val="22"/>
        </w:rPr>
        <w:t>A-</w:t>
      </w:r>
      <w:r>
        <w:rPr>
          <w:rFonts w:ascii="Arial Narrow" w:eastAsia="仿宋_GB2312" w:hAnsi="Arial Narrow" w:cs="Arial Unicode MS"/>
          <w:sz w:val="22"/>
          <w:szCs w:val="22"/>
        </w:rPr>
        <w:t>：表明没有任何单个股东控制该公司的股份超过</w:t>
      </w:r>
      <w:r>
        <w:rPr>
          <w:rFonts w:ascii="Arial Narrow" w:eastAsia="仿宋_GB2312" w:hAnsi="Arial Narrow" w:cs="Arial Unicode MS"/>
          <w:sz w:val="22"/>
          <w:szCs w:val="22"/>
        </w:rPr>
        <w:t>25%</w:t>
      </w:r>
      <w:r>
        <w:rPr>
          <w:rFonts w:ascii="Arial Narrow" w:eastAsia="仿宋_GB2312" w:hAnsi="Arial Narrow" w:cs="Arial Unicode MS"/>
          <w:sz w:val="22"/>
          <w:szCs w:val="22"/>
        </w:rPr>
        <w:t>；</w:t>
      </w:r>
    </w:p>
    <w:p w14:paraId="298C32DA" w14:textId="77777777" w:rsidR="00AA4CA3" w:rsidRDefault="00F2093E">
      <w:pPr>
        <w:pStyle w:val="aff5"/>
        <w:numPr>
          <w:ilvl w:val="0"/>
          <w:numId w:val="21"/>
        </w:numPr>
        <w:spacing w:beforeLines="50" w:before="156" w:afterLines="50" w:after="156" w:line="360" w:lineRule="auto"/>
        <w:ind w:firstLineChars="0"/>
        <w:rPr>
          <w:rFonts w:ascii="Arial Narrow" w:eastAsia="仿宋_GB2312" w:hAnsi="Arial Narrow" w:cs="Arial Unicode MS"/>
          <w:sz w:val="22"/>
          <w:szCs w:val="22"/>
        </w:rPr>
      </w:pPr>
      <w:r>
        <w:rPr>
          <w:rFonts w:ascii="Arial Narrow" w:eastAsia="仿宋_GB2312" w:hAnsi="Arial Narrow" w:cs="Arial Unicode MS"/>
          <w:sz w:val="22"/>
          <w:szCs w:val="22"/>
        </w:rPr>
        <w:t>B+</w:t>
      </w:r>
      <w:r>
        <w:rPr>
          <w:rFonts w:ascii="Arial Narrow" w:eastAsia="仿宋_GB2312" w:hAnsi="Arial Narrow" w:cs="Arial Unicode MS" w:hint="eastAsia"/>
          <w:sz w:val="22"/>
          <w:szCs w:val="22"/>
        </w:rPr>
        <w:t>，</w:t>
      </w:r>
      <w:r>
        <w:rPr>
          <w:rFonts w:ascii="Arial Narrow" w:eastAsia="仿宋_GB2312" w:hAnsi="Arial Narrow" w:cs="Arial Unicode MS"/>
          <w:sz w:val="22"/>
          <w:szCs w:val="22"/>
        </w:rPr>
        <w:t>B</w:t>
      </w:r>
      <w:r>
        <w:rPr>
          <w:rFonts w:ascii="Arial Narrow" w:eastAsia="仿宋_GB2312" w:hAnsi="Arial Narrow" w:cs="Arial Unicode MS" w:hint="eastAsia"/>
          <w:sz w:val="22"/>
          <w:szCs w:val="22"/>
        </w:rPr>
        <w:t>，</w:t>
      </w:r>
      <w:r>
        <w:rPr>
          <w:rFonts w:ascii="Arial Narrow" w:eastAsia="仿宋_GB2312" w:hAnsi="Arial Narrow" w:cs="Arial Unicode MS"/>
          <w:sz w:val="22"/>
          <w:szCs w:val="22"/>
        </w:rPr>
        <w:t>B-</w:t>
      </w:r>
      <w:r>
        <w:rPr>
          <w:rFonts w:ascii="Arial Narrow" w:eastAsia="仿宋_GB2312" w:hAnsi="Arial Narrow" w:cs="Arial Unicode MS" w:hint="eastAsia"/>
          <w:sz w:val="22"/>
          <w:szCs w:val="22"/>
        </w:rPr>
        <w:t>：表明没有任何单个股东控制该公司的股份超过</w:t>
      </w:r>
      <w:r>
        <w:rPr>
          <w:rFonts w:ascii="Arial Narrow" w:eastAsia="仿宋_GB2312" w:hAnsi="Arial Narrow" w:cs="Arial Unicode MS"/>
          <w:sz w:val="22"/>
          <w:szCs w:val="22"/>
        </w:rPr>
        <w:t>50%</w:t>
      </w:r>
      <w:r>
        <w:rPr>
          <w:rFonts w:ascii="Arial Narrow" w:eastAsia="仿宋_GB2312" w:hAnsi="Arial Narrow" w:cs="Arial Unicode MS" w:hint="eastAsia"/>
          <w:sz w:val="22"/>
          <w:szCs w:val="22"/>
        </w:rPr>
        <w:t>，但有单个或单个以上的股东控制该公司的股份超过</w:t>
      </w:r>
      <w:r>
        <w:rPr>
          <w:rFonts w:ascii="Arial Narrow" w:eastAsia="仿宋_GB2312" w:hAnsi="Arial Narrow" w:cs="Arial Unicode MS"/>
          <w:sz w:val="22"/>
          <w:szCs w:val="22"/>
        </w:rPr>
        <w:t>25%</w:t>
      </w:r>
      <w:r>
        <w:rPr>
          <w:rFonts w:ascii="Arial Narrow" w:eastAsia="仿宋_GB2312" w:hAnsi="Arial Narrow" w:cs="Arial Unicode MS" w:hint="eastAsia"/>
          <w:sz w:val="22"/>
          <w:szCs w:val="22"/>
        </w:rPr>
        <w:t>；以及</w:t>
      </w:r>
      <w:r>
        <w:rPr>
          <w:rFonts w:ascii="Arial Narrow" w:eastAsia="仿宋_GB2312" w:hAnsi="Arial Narrow" w:cs="Arial Unicode MS"/>
          <w:sz w:val="22"/>
          <w:szCs w:val="22"/>
        </w:rPr>
        <w:t xml:space="preserve"> </w:t>
      </w:r>
    </w:p>
    <w:p w14:paraId="0287A60C" w14:textId="77777777" w:rsidR="00AA4CA3" w:rsidRDefault="00F2093E">
      <w:pPr>
        <w:pStyle w:val="aff5"/>
        <w:numPr>
          <w:ilvl w:val="0"/>
          <w:numId w:val="21"/>
        </w:numPr>
        <w:spacing w:beforeLines="50" w:before="156" w:afterLines="50" w:after="156" w:line="360" w:lineRule="auto"/>
        <w:ind w:firstLineChars="0"/>
        <w:rPr>
          <w:rFonts w:ascii="Arial Narrow" w:eastAsia="仿宋_GB2312" w:hAnsi="Arial Narrow" w:cs="Arial Unicode MS"/>
          <w:sz w:val="22"/>
          <w:szCs w:val="22"/>
        </w:rPr>
      </w:pPr>
      <w:r>
        <w:rPr>
          <w:rFonts w:ascii="Arial Narrow" w:eastAsia="仿宋_GB2312" w:hAnsi="Arial Narrow" w:cs="Arial Unicode MS"/>
          <w:sz w:val="22"/>
          <w:szCs w:val="22"/>
        </w:rPr>
        <w:t>U</w:t>
      </w:r>
      <w:r>
        <w:rPr>
          <w:rFonts w:ascii="Arial Narrow" w:eastAsia="仿宋_GB2312" w:hAnsi="Arial Narrow" w:cs="Arial Unicode MS"/>
          <w:sz w:val="22"/>
          <w:szCs w:val="22"/>
        </w:rPr>
        <w:t>：表明持股不详。</w:t>
      </w:r>
    </w:p>
    <w:p w14:paraId="28F9D8F7" w14:textId="77777777" w:rsidR="00AA4CA3" w:rsidRDefault="00F2093E">
      <w:pPr>
        <w:pStyle w:val="af4"/>
        <w:spacing w:before="156" w:after="156"/>
        <w:outlineLvl w:val="3"/>
        <w:rPr>
          <w:rFonts w:ascii="Arial Narrow" w:eastAsia="仿宋_GB2312" w:hAnsi="Arial Narrow" w:cs="楷体"/>
          <w:b w:val="0"/>
          <w:i w:val="0"/>
          <w:color w:val="002060"/>
          <w:sz w:val="22"/>
          <w:szCs w:val="22"/>
        </w:rPr>
      </w:pPr>
      <w:bookmarkStart w:id="1315" w:name="_Toc522015251"/>
      <w:bookmarkStart w:id="1316" w:name="_Toc435807885"/>
      <w:bookmarkStart w:id="1317" w:name="_Toc447817228"/>
      <w:bookmarkStart w:id="1318" w:name="_Toc420657884"/>
      <w:bookmarkStart w:id="1319" w:name="_Toc110439127"/>
      <w:bookmarkStart w:id="1320" w:name="_Toc14456"/>
      <w:bookmarkStart w:id="1321" w:name="_Toc25592"/>
      <w:bookmarkStart w:id="1322" w:name="_Toc5419"/>
      <w:bookmarkStart w:id="1323" w:name="_Toc78452965"/>
      <w:r>
        <w:rPr>
          <w:rFonts w:ascii="Arial Narrow" w:eastAsia="仿宋_GB2312" w:hAnsi="Arial Narrow" w:cs="楷体"/>
          <w:b w:val="0"/>
          <w:i w:val="0"/>
          <w:color w:val="002060"/>
          <w:sz w:val="22"/>
          <w:szCs w:val="22"/>
        </w:rPr>
        <w:t>7.4.3.4.</w:t>
      </w:r>
      <w:bookmarkEnd w:id="1315"/>
      <w:bookmarkEnd w:id="1316"/>
      <w:bookmarkEnd w:id="1317"/>
      <w:bookmarkEnd w:id="1318"/>
      <w:r>
        <w:rPr>
          <w:rFonts w:ascii="Arial Narrow" w:eastAsia="仿宋_GB2312" w:hAnsi="Arial Narrow" w:cs="楷体"/>
          <w:b w:val="0"/>
          <w:i w:val="0"/>
          <w:color w:val="002060"/>
          <w:sz w:val="22"/>
          <w:szCs w:val="22"/>
        </w:rPr>
        <w:t>定量筛选</w:t>
      </w:r>
      <w:bookmarkEnd w:id="1319"/>
      <w:bookmarkEnd w:id="1320"/>
      <w:bookmarkEnd w:id="1321"/>
      <w:bookmarkEnd w:id="1322"/>
      <w:bookmarkEnd w:id="1323"/>
    </w:p>
    <w:p w14:paraId="14053937" w14:textId="77777777" w:rsidR="00AA4CA3" w:rsidRDefault="00F2093E">
      <w:pPr>
        <w:spacing w:beforeLines="50" w:before="156" w:afterLines="50" w:after="156" w:line="360" w:lineRule="auto"/>
        <w:ind w:firstLineChars="200" w:firstLine="440"/>
        <w:rPr>
          <w:rFonts w:ascii="Arial Narrow" w:eastAsia="仿宋_GB2312" w:hAnsi="Arial Narrow" w:cs="Arial Unicode MS"/>
          <w:sz w:val="22"/>
          <w:szCs w:val="22"/>
        </w:rPr>
      </w:pPr>
      <w:r>
        <w:rPr>
          <w:rFonts w:ascii="Arial Narrow" w:eastAsia="仿宋_GB2312" w:hAnsi="Arial Narrow" w:cs="Arial Unicode MS"/>
          <w:sz w:val="22"/>
          <w:szCs w:val="22"/>
        </w:rPr>
        <w:t>我们将</w:t>
      </w:r>
      <w:r>
        <w:rPr>
          <w:rFonts w:ascii="Arial Narrow" w:eastAsia="仿宋_GB2312" w:hAnsi="Arial Narrow" w:cs="Arial Unicode MS"/>
          <w:sz w:val="22"/>
          <w:szCs w:val="22"/>
        </w:rPr>
        <w:t>369</w:t>
      </w:r>
      <w:r>
        <w:rPr>
          <w:rFonts w:ascii="Arial Narrow" w:eastAsia="仿宋_GB2312" w:hAnsi="Arial Narrow" w:cs="Arial Unicode MS"/>
          <w:sz w:val="22"/>
          <w:szCs w:val="22"/>
        </w:rPr>
        <w:t>家样本公司中在</w:t>
      </w:r>
      <w:r>
        <w:rPr>
          <w:rFonts w:ascii="Arial Narrow" w:eastAsia="仿宋_GB2312" w:hAnsi="Arial Narrow" w:cs="Arial Unicode MS"/>
          <w:sz w:val="22"/>
          <w:szCs w:val="22"/>
        </w:rPr>
        <w:t>2020</w:t>
      </w:r>
      <w:r>
        <w:rPr>
          <w:rFonts w:ascii="Arial Narrow" w:eastAsia="仿宋_GB2312" w:hAnsi="Arial Narrow" w:cs="Arial Unicode MS"/>
          <w:sz w:val="22"/>
          <w:szCs w:val="22"/>
        </w:rPr>
        <w:t>到</w:t>
      </w:r>
      <w:r>
        <w:rPr>
          <w:rFonts w:ascii="Arial Narrow" w:eastAsia="仿宋_GB2312" w:hAnsi="Arial Narrow" w:cs="Arial Unicode MS"/>
          <w:sz w:val="22"/>
          <w:szCs w:val="22"/>
        </w:rPr>
        <w:t>2022</w:t>
      </w:r>
      <w:r>
        <w:rPr>
          <w:rFonts w:ascii="Arial Narrow" w:eastAsia="仿宋_GB2312" w:hAnsi="Arial Narrow" w:cs="Arial Unicode MS"/>
          <w:sz w:val="22"/>
          <w:szCs w:val="22"/>
        </w:rPr>
        <w:t>财年内满足以下一项或多项特征的样本公司予以排除，从而提高潜在可比公司样本的可比性：</w:t>
      </w:r>
    </w:p>
    <w:p w14:paraId="2770ABAA" w14:textId="77777777" w:rsidR="00AA4CA3" w:rsidRDefault="00F2093E">
      <w:pPr>
        <w:spacing w:beforeLines="50" w:before="156" w:afterLines="50" w:after="156" w:line="360" w:lineRule="auto"/>
        <w:ind w:firstLineChars="200" w:firstLine="442"/>
        <w:rPr>
          <w:rFonts w:ascii="Arial Narrow" w:eastAsia="仿宋_GB2312" w:hAnsi="Arial Narrow" w:cs="Arial Unicode MS"/>
          <w:sz w:val="22"/>
          <w:szCs w:val="22"/>
        </w:rPr>
      </w:pPr>
      <w:r>
        <w:rPr>
          <w:rFonts w:ascii="Arial Narrow" w:eastAsia="仿宋_GB2312" w:hAnsi="Arial Narrow" w:cs="Arial Unicode MS"/>
          <w:b/>
          <w:sz w:val="22"/>
          <w:szCs w:val="22"/>
        </w:rPr>
        <w:lastRenderedPageBreak/>
        <w:t>数据完整性：</w:t>
      </w:r>
      <w:r>
        <w:rPr>
          <w:rFonts w:ascii="Arial Narrow" w:eastAsia="仿宋_GB2312" w:hAnsi="Arial Narrow" w:cs="Arial Unicode MS"/>
          <w:sz w:val="22"/>
          <w:szCs w:val="22"/>
        </w:rPr>
        <w:t>正如我们将在以下章节</w:t>
      </w:r>
      <w:r>
        <w:rPr>
          <w:rFonts w:ascii="Arial Narrow" w:eastAsia="仿宋_GB2312" w:hAnsi="Arial Narrow" w:cs="Arial Unicode MS"/>
          <w:sz w:val="22"/>
          <w:szCs w:val="22"/>
        </w:rPr>
        <w:t>7.4.4.2</w:t>
      </w:r>
      <w:r>
        <w:rPr>
          <w:rFonts w:ascii="Arial Narrow" w:eastAsia="仿宋_GB2312" w:hAnsi="Arial Narrow" w:cs="Arial Unicode MS"/>
          <w:sz w:val="22"/>
          <w:szCs w:val="22"/>
        </w:rPr>
        <w:t>中所讨论的，使用多年度数据可以降低短期市场波动对转让定价分析的影响。因此，我们排除了那些在</w:t>
      </w:r>
      <w:r>
        <w:rPr>
          <w:rFonts w:ascii="Arial Narrow" w:eastAsia="仿宋_GB2312" w:hAnsi="Arial Narrow" w:cs="Arial Unicode MS"/>
          <w:sz w:val="22"/>
          <w:szCs w:val="22"/>
        </w:rPr>
        <w:t>2020</w:t>
      </w:r>
      <w:r>
        <w:rPr>
          <w:rFonts w:ascii="Arial Narrow" w:eastAsia="仿宋_GB2312" w:hAnsi="Arial Narrow" w:cs="Arial Unicode MS"/>
          <w:sz w:val="22"/>
          <w:szCs w:val="22"/>
        </w:rPr>
        <w:t>年至</w:t>
      </w:r>
      <w:r>
        <w:rPr>
          <w:rFonts w:ascii="Arial Narrow" w:eastAsia="仿宋_GB2312" w:hAnsi="Arial Narrow" w:cs="Arial Unicode MS"/>
          <w:sz w:val="22"/>
          <w:szCs w:val="22"/>
        </w:rPr>
        <w:t>2022</w:t>
      </w:r>
      <w:r>
        <w:rPr>
          <w:rFonts w:ascii="Arial Narrow" w:eastAsia="仿宋_GB2312" w:hAnsi="Arial Narrow" w:cs="Arial Unicode MS"/>
          <w:sz w:val="22"/>
          <w:szCs w:val="22"/>
        </w:rPr>
        <w:t>财年期间，缺少</w:t>
      </w:r>
      <w:r>
        <w:rPr>
          <w:rFonts w:ascii="Arial Narrow" w:eastAsia="仿宋_GB2312" w:hAnsi="Arial Narrow" w:cs="Arial Unicode MS"/>
          <w:sz w:val="22"/>
          <w:szCs w:val="22"/>
        </w:rPr>
        <w:t>2</w:t>
      </w:r>
      <w:r>
        <w:rPr>
          <w:rFonts w:ascii="Arial Narrow" w:eastAsia="仿宋_GB2312" w:hAnsi="Arial Narrow" w:cs="Arial Unicode MS"/>
          <w:sz w:val="22"/>
          <w:szCs w:val="22"/>
        </w:rPr>
        <w:t>年有效财务数据的公司。</w:t>
      </w:r>
    </w:p>
    <w:p w14:paraId="28766F30" w14:textId="1A7DC324" w:rsidR="00AA4CA3" w:rsidRDefault="00F2093E">
      <w:pPr>
        <w:spacing w:beforeLines="50" w:before="156" w:afterLines="50" w:after="156" w:line="360" w:lineRule="auto"/>
        <w:ind w:firstLineChars="200" w:firstLine="442"/>
        <w:rPr>
          <w:rFonts w:ascii="Arial Narrow" w:eastAsia="仿宋_GB2312" w:hAnsi="Arial Narrow" w:cs="Arial Unicode MS"/>
          <w:sz w:val="22"/>
          <w:szCs w:val="22"/>
        </w:rPr>
      </w:pPr>
      <w:r w:rsidRPr="2DD37415">
        <w:rPr>
          <w:rFonts w:ascii="Arial Narrow" w:eastAsia="仿宋_GB2312" w:hAnsi="Arial Narrow" w:cs="Arial Unicode MS"/>
          <w:b/>
          <w:bCs/>
          <w:sz w:val="22"/>
          <w:szCs w:val="22"/>
        </w:rPr>
        <w:t>连续亏损：</w:t>
      </w:r>
      <w:r>
        <w:rPr>
          <w:rFonts w:ascii="Arial Narrow" w:eastAsia="仿宋_GB2312" w:hAnsi="Arial Narrow" w:cs="Arial Unicode MS"/>
          <w:sz w:val="22"/>
          <w:szCs w:val="22"/>
        </w:rPr>
        <w:t>有连续亏损的独立公司对于</w:t>
      </w:r>
      <w:r w:rsidR="00266E8D">
        <w:rPr>
          <w:rFonts w:ascii="Arial Narrow" w:eastAsia="仿宋_GB2312" w:hAnsi="Arial Narrow" w:cs="Arial"/>
          <w:kern w:val="2"/>
          <w:sz w:val="22"/>
          <w:szCs w:val="22"/>
        </w:rPr>
        <w:t>上海派智</w:t>
      </w:r>
      <w:r>
        <w:rPr>
          <w:rFonts w:ascii="Arial Narrow" w:eastAsia="仿宋_GB2312" w:hAnsi="Arial Narrow" w:cs="Arial Unicode MS"/>
          <w:sz w:val="22"/>
          <w:szCs w:val="22"/>
        </w:rPr>
        <w:t>这样持续经营的公司而言，不具备足够的可比性。因此，我们将</w:t>
      </w:r>
      <w:r>
        <w:rPr>
          <w:rFonts w:ascii="Arial Narrow" w:eastAsia="仿宋_GB2312" w:hAnsi="Arial Narrow" w:cs="Arial Unicode MS"/>
          <w:sz w:val="22"/>
          <w:szCs w:val="22"/>
        </w:rPr>
        <w:t>2020</w:t>
      </w:r>
      <w:r>
        <w:rPr>
          <w:rFonts w:ascii="Arial Narrow" w:eastAsia="仿宋_GB2312" w:hAnsi="Arial Narrow" w:cs="Arial Unicode MS"/>
          <w:sz w:val="22"/>
          <w:szCs w:val="22"/>
        </w:rPr>
        <w:t>到</w:t>
      </w:r>
      <w:r>
        <w:rPr>
          <w:rFonts w:ascii="Arial Narrow" w:eastAsia="仿宋_GB2312" w:hAnsi="Arial Narrow" w:cs="Arial Unicode MS"/>
          <w:sz w:val="22"/>
          <w:szCs w:val="22"/>
        </w:rPr>
        <w:t>2022</w:t>
      </w:r>
      <w:r>
        <w:rPr>
          <w:rFonts w:ascii="Arial Narrow" w:eastAsia="仿宋_GB2312" w:hAnsi="Arial Narrow" w:cs="Arial Unicode MS"/>
          <w:sz w:val="22"/>
          <w:szCs w:val="22"/>
        </w:rPr>
        <w:t>财年期间三年连续经营亏损或只有两年数据且两年均亏损的公司从可比样本中排除。</w:t>
      </w:r>
    </w:p>
    <w:p w14:paraId="62945F23" w14:textId="77777777" w:rsidR="00AA4CA3" w:rsidRDefault="00F2093E">
      <w:pPr>
        <w:spacing w:beforeLines="50" w:before="156" w:afterLines="50" w:after="156" w:line="360" w:lineRule="auto"/>
        <w:ind w:firstLineChars="200" w:firstLine="440"/>
        <w:rPr>
          <w:rFonts w:ascii="Arial Narrow" w:eastAsia="仿宋_GB2312" w:hAnsi="Arial Narrow" w:cs="Arial Unicode MS"/>
          <w:sz w:val="22"/>
          <w:szCs w:val="22"/>
        </w:rPr>
      </w:pPr>
      <w:r>
        <w:rPr>
          <w:rFonts w:ascii="Arial Narrow" w:eastAsia="仿宋_GB2312" w:hAnsi="Arial Narrow" w:cs="Arial Unicode MS"/>
          <w:sz w:val="22"/>
          <w:szCs w:val="22"/>
        </w:rPr>
        <w:t>通过定量筛选，我们排除了总计</w:t>
      </w:r>
      <w:r>
        <w:rPr>
          <w:rFonts w:ascii="Arial Narrow" w:eastAsia="仿宋_GB2312" w:hAnsi="Arial Narrow" w:cs="Arial Unicode MS" w:hint="eastAsia"/>
          <w:sz w:val="22"/>
          <w:szCs w:val="22"/>
        </w:rPr>
        <w:t>6</w:t>
      </w:r>
      <w:r>
        <w:rPr>
          <w:rFonts w:ascii="Arial Narrow" w:eastAsia="仿宋_GB2312" w:hAnsi="Arial Narrow" w:cs="Arial Unicode MS"/>
          <w:sz w:val="22"/>
          <w:szCs w:val="22"/>
        </w:rPr>
        <w:t>6</w:t>
      </w:r>
      <w:r>
        <w:rPr>
          <w:rFonts w:ascii="Arial Narrow" w:eastAsia="仿宋_GB2312" w:hAnsi="Arial Narrow" w:cs="Arial Unicode MS"/>
          <w:sz w:val="22"/>
          <w:szCs w:val="22"/>
        </w:rPr>
        <w:t>家公司，剩下</w:t>
      </w:r>
      <w:r>
        <w:rPr>
          <w:rFonts w:ascii="Arial Narrow" w:eastAsia="仿宋_GB2312" w:hAnsi="Arial Narrow" w:cs="Arial Unicode MS"/>
          <w:sz w:val="22"/>
          <w:szCs w:val="22"/>
        </w:rPr>
        <w:t>303</w:t>
      </w:r>
      <w:r>
        <w:rPr>
          <w:rFonts w:ascii="Arial Narrow" w:eastAsia="仿宋_GB2312" w:hAnsi="Arial Narrow" w:cs="Arial Unicode MS"/>
          <w:sz w:val="22"/>
          <w:szCs w:val="22"/>
        </w:rPr>
        <w:t>家样本公司。</w:t>
      </w:r>
    </w:p>
    <w:p w14:paraId="7112A9FA" w14:textId="77777777" w:rsidR="00AA4CA3" w:rsidRDefault="00F2093E">
      <w:pPr>
        <w:pStyle w:val="af4"/>
        <w:spacing w:before="156" w:after="156"/>
        <w:outlineLvl w:val="3"/>
        <w:rPr>
          <w:rFonts w:ascii="Arial Narrow" w:eastAsia="仿宋_GB2312" w:hAnsi="Arial Narrow" w:cs="楷体"/>
          <w:b w:val="0"/>
          <w:i w:val="0"/>
          <w:color w:val="002060"/>
          <w:sz w:val="22"/>
          <w:szCs w:val="22"/>
        </w:rPr>
      </w:pPr>
      <w:bookmarkStart w:id="1324" w:name="_Toc22919"/>
      <w:bookmarkStart w:id="1325" w:name="_Toc522015252"/>
      <w:bookmarkStart w:id="1326" w:name="_Toc1980"/>
      <w:bookmarkStart w:id="1327" w:name="_Toc435807886"/>
      <w:bookmarkStart w:id="1328" w:name="_Toc419796234"/>
      <w:bookmarkStart w:id="1329" w:name="_Toc2094"/>
      <w:bookmarkStart w:id="1330" w:name="_Toc110439128"/>
      <w:bookmarkStart w:id="1331" w:name="_Toc78452966"/>
      <w:bookmarkStart w:id="1332" w:name="_Toc447817229"/>
      <w:bookmarkStart w:id="1333" w:name="_Toc25920"/>
      <w:r>
        <w:rPr>
          <w:rFonts w:ascii="Arial Narrow" w:eastAsia="仿宋_GB2312" w:hAnsi="Arial Narrow" w:cs="楷体"/>
          <w:b w:val="0"/>
          <w:i w:val="0"/>
          <w:color w:val="002060"/>
          <w:sz w:val="22"/>
          <w:szCs w:val="22"/>
        </w:rPr>
        <w:t>7.4.3.5.</w:t>
      </w:r>
      <w:r>
        <w:rPr>
          <w:rFonts w:ascii="Arial Narrow" w:eastAsia="仿宋_GB2312" w:hAnsi="Arial Narrow" w:cs="楷体"/>
          <w:b w:val="0"/>
          <w:i w:val="0"/>
          <w:color w:val="002060"/>
          <w:sz w:val="22"/>
          <w:szCs w:val="22"/>
        </w:rPr>
        <w:t>定性筛选</w:t>
      </w:r>
      <w:bookmarkEnd w:id="1324"/>
      <w:bookmarkEnd w:id="1325"/>
      <w:bookmarkEnd w:id="1326"/>
      <w:bookmarkEnd w:id="1327"/>
      <w:bookmarkEnd w:id="1328"/>
      <w:bookmarkEnd w:id="1329"/>
      <w:bookmarkEnd w:id="1330"/>
      <w:bookmarkEnd w:id="1331"/>
      <w:bookmarkEnd w:id="1332"/>
      <w:bookmarkEnd w:id="1333"/>
    </w:p>
    <w:p w14:paraId="740FBF52" w14:textId="78A092E6" w:rsidR="00AA4CA3" w:rsidRDefault="00F2093E">
      <w:pPr>
        <w:spacing w:beforeLines="50" w:before="156" w:afterLines="50" w:after="156" w:line="360" w:lineRule="auto"/>
        <w:ind w:firstLineChars="200" w:firstLine="440"/>
        <w:rPr>
          <w:rFonts w:ascii="Arial Narrow" w:eastAsia="仿宋_GB2312" w:hAnsi="Arial Narrow" w:cs="Arial Unicode MS"/>
          <w:sz w:val="22"/>
          <w:szCs w:val="22"/>
        </w:rPr>
      </w:pPr>
      <w:r>
        <w:rPr>
          <w:rFonts w:ascii="Arial Narrow" w:eastAsia="仿宋_GB2312" w:hAnsi="Arial Narrow" w:cs="Arial Unicode MS"/>
          <w:sz w:val="22"/>
          <w:szCs w:val="22"/>
        </w:rPr>
        <w:t>我们接着审阅了剩下的每一家公司在</w:t>
      </w:r>
      <w:r>
        <w:rPr>
          <w:rFonts w:ascii="Arial Narrow" w:eastAsia="仿宋_GB2312" w:hAnsi="Arial Narrow" w:cs="Arial Unicode MS"/>
          <w:sz w:val="22"/>
          <w:szCs w:val="22"/>
        </w:rPr>
        <w:t xml:space="preserve">TP Catalyst </w:t>
      </w:r>
      <w:r>
        <w:rPr>
          <w:rFonts w:ascii="Arial Narrow" w:eastAsia="仿宋_GB2312" w:hAnsi="Arial Narrow" w:cs="Arial Unicode MS"/>
          <w:sz w:val="22"/>
          <w:szCs w:val="22"/>
        </w:rPr>
        <w:t>数据库中的业务描述，以此来排除执行的功能（例如，服务，分销，</w:t>
      </w:r>
      <w:r w:rsidR="00266E8D">
        <w:rPr>
          <w:rFonts w:ascii="Arial Narrow" w:eastAsia="仿宋_GB2312" w:hAnsi="Arial Narrow" w:cs="Arial Unicode MS"/>
          <w:sz w:val="22"/>
          <w:szCs w:val="22"/>
        </w:rPr>
        <w:t>制造</w:t>
      </w:r>
      <w:r>
        <w:rPr>
          <w:rFonts w:ascii="Arial Narrow" w:eastAsia="仿宋_GB2312" w:hAnsi="Arial Narrow" w:cs="Arial Unicode MS"/>
          <w:sz w:val="22"/>
          <w:szCs w:val="22"/>
        </w:rPr>
        <w:t>等）与</w:t>
      </w:r>
      <w:r w:rsidR="00266E8D">
        <w:rPr>
          <w:rFonts w:ascii="Arial Narrow" w:eastAsia="仿宋_GB2312" w:hAnsi="Arial Narrow" w:cs="Arial"/>
          <w:kern w:val="2"/>
          <w:sz w:val="22"/>
          <w:szCs w:val="22"/>
        </w:rPr>
        <w:t>上海</w:t>
      </w:r>
      <w:r>
        <w:rPr>
          <w:rFonts w:ascii="Arial Narrow" w:eastAsia="仿宋_GB2312" w:hAnsi="Arial Narrow" w:cs="Arial"/>
          <w:kern w:val="2"/>
          <w:sz w:val="22"/>
          <w:szCs w:val="22"/>
        </w:rPr>
        <w:t>派智</w:t>
      </w:r>
      <w:r>
        <w:rPr>
          <w:rFonts w:ascii="Arial Narrow" w:eastAsia="仿宋_GB2312" w:hAnsi="Arial Narrow" w:cs="Arial Unicode MS"/>
          <w:sz w:val="22"/>
          <w:szCs w:val="22"/>
        </w:rPr>
        <w:t>的在受测关联交易中执行的职能不具有宽泛可比性的公司。</w:t>
      </w:r>
    </w:p>
    <w:p w14:paraId="1B2BB563" w14:textId="3A0DA40E" w:rsidR="00AA4CA3" w:rsidRDefault="00F2093E">
      <w:pPr>
        <w:spacing w:beforeLines="50" w:before="156" w:afterLines="50" w:after="156" w:line="360" w:lineRule="auto"/>
        <w:ind w:firstLineChars="200" w:firstLine="440"/>
        <w:rPr>
          <w:rFonts w:ascii="Arial Narrow" w:eastAsia="仿宋_GB2312" w:hAnsi="Arial Narrow" w:cs="Arial Unicode MS"/>
          <w:sz w:val="22"/>
          <w:szCs w:val="22"/>
        </w:rPr>
      </w:pPr>
      <w:r>
        <w:rPr>
          <w:rFonts w:ascii="Arial Narrow" w:eastAsia="仿宋_GB2312" w:hAnsi="Arial Narrow" w:cs="Arial Unicode MS"/>
          <w:sz w:val="22"/>
          <w:szCs w:val="22"/>
        </w:rPr>
        <w:t>通过定性筛选，我们排除了总计</w:t>
      </w:r>
      <w:r>
        <w:rPr>
          <w:rFonts w:ascii="Arial Narrow" w:eastAsia="仿宋_GB2312" w:hAnsi="Arial Narrow" w:cs="Arial Unicode MS"/>
          <w:sz w:val="22"/>
          <w:szCs w:val="22"/>
        </w:rPr>
        <w:t>291</w:t>
      </w:r>
      <w:r>
        <w:rPr>
          <w:rFonts w:ascii="Arial Narrow" w:eastAsia="仿宋_GB2312" w:hAnsi="Arial Narrow" w:cs="Arial Unicode MS"/>
          <w:sz w:val="22"/>
          <w:szCs w:val="22"/>
        </w:rPr>
        <w:t>家公司，它们因满足以下一项或多项条件使得它们与</w:t>
      </w:r>
      <w:r w:rsidR="00266E8D">
        <w:rPr>
          <w:rFonts w:ascii="Arial Narrow" w:eastAsia="仿宋_GB2312" w:hAnsi="Arial Narrow" w:cs="Arial"/>
          <w:kern w:val="2"/>
          <w:sz w:val="22"/>
          <w:szCs w:val="22"/>
        </w:rPr>
        <w:t>上海派智</w:t>
      </w:r>
      <w:r>
        <w:rPr>
          <w:rFonts w:ascii="Arial Narrow" w:eastAsia="仿宋_GB2312" w:hAnsi="Arial Narrow" w:cs="Arial Unicode MS"/>
          <w:sz w:val="22"/>
          <w:szCs w:val="22"/>
        </w:rPr>
        <w:t>的关联企业的受测关联交易不具备充足的可比性：</w:t>
      </w:r>
    </w:p>
    <w:p w14:paraId="76DA4F88" w14:textId="5A6D6F8E" w:rsidR="00AA4CA3" w:rsidRDefault="00F2093E">
      <w:pPr>
        <w:pStyle w:val="aff5"/>
        <w:numPr>
          <w:ilvl w:val="0"/>
          <w:numId w:val="22"/>
        </w:numPr>
        <w:spacing w:beforeLines="50" w:before="156" w:afterLines="50" w:after="156" w:line="360" w:lineRule="auto"/>
        <w:ind w:firstLineChars="0"/>
        <w:rPr>
          <w:rFonts w:ascii="Arial Narrow" w:eastAsia="仿宋_GB2312" w:hAnsi="Arial Narrow" w:cs="Arial Unicode MS"/>
          <w:sz w:val="22"/>
          <w:szCs w:val="22"/>
        </w:rPr>
      </w:pPr>
      <w:r>
        <w:rPr>
          <w:rFonts w:ascii="Arial Narrow" w:eastAsia="仿宋_GB2312" w:hAnsi="Arial Narrow" w:cs="Arial Unicode MS"/>
          <w:sz w:val="22"/>
          <w:szCs w:val="22"/>
        </w:rPr>
        <w:t>企业执行的功能与</w:t>
      </w:r>
      <w:r w:rsidR="00266E8D">
        <w:rPr>
          <w:rFonts w:ascii="Arial Narrow" w:eastAsia="仿宋_GB2312" w:hAnsi="Arial Narrow" w:cs="Arial"/>
          <w:kern w:val="2"/>
          <w:sz w:val="22"/>
          <w:szCs w:val="22"/>
        </w:rPr>
        <w:t>上海派智</w:t>
      </w:r>
      <w:r>
        <w:rPr>
          <w:rFonts w:ascii="Arial Narrow" w:eastAsia="仿宋_GB2312" w:hAnsi="Arial Narrow" w:cs="楷体"/>
          <w:kern w:val="2"/>
          <w:sz w:val="22"/>
          <w:szCs w:val="22"/>
        </w:rPr>
        <w:t>存在显著差异</w:t>
      </w:r>
      <w:r>
        <w:rPr>
          <w:rFonts w:ascii="Arial Narrow" w:eastAsia="仿宋_GB2312" w:hAnsi="Arial Narrow" w:cs="Arial Unicode MS"/>
          <w:sz w:val="22"/>
          <w:szCs w:val="22"/>
        </w:rPr>
        <w:t>；</w:t>
      </w:r>
    </w:p>
    <w:p w14:paraId="302A19EE" w14:textId="20667450" w:rsidR="00AA4CA3" w:rsidRDefault="00F2093E">
      <w:pPr>
        <w:pStyle w:val="aff5"/>
        <w:numPr>
          <w:ilvl w:val="0"/>
          <w:numId w:val="22"/>
        </w:numPr>
        <w:spacing w:beforeLines="50" w:before="156" w:afterLines="50" w:after="156" w:line="360" w:lineRule="auto"/>
        <w:ind w:firstLineChars="0"/>
        <w:rPr>
          <w:rFonts w:ascii="Arial Narrow" w:eastAsia="仿宋_GB2312" w:hAnsi="Arial Narrow" w:cs="Arial Unicode MS"/>
          <w:sz w:val="22"/>
          <w:szCs w:val="22"/>
        </w:rPr>
      </w:pPr>
      <w:r>
        <w:rPr>
          <w:rFonts w:ascii="Arial Narrow" w:eastAsia="仿宋_GB2312" w:hAnsi="Arial Narrow" w:cs="Arial Unicode MS"/>
          <w:sz w:val="22"/>
          <w:szCs w:val="22"/>
        </w:rPr>
        <w:t>企业提供的产品与</w:t>
      </w:r>
      <w:r w:rsidR="00266E8D">
        <w:rPr>
          <w:rFonts w:ascii="Arial Narrow" w:eastAsia="仿宋_GB2312" w:hAnsi="Arial Narrow" w:cs="Arial"/>
          <w:kern w:val="2"/>
          <w:sz w:val="22"/>
          <w:szCs w:val="22"/>
        </w:rPr>
        <w:t>上海派智</w:t>
      </w:r>
      <w:r>
        <w:rPr>
          <w:rFonts w:ascii="Arial Narrow" w:eastAsia="仿宋_GB2312" w:hAnsi="Arial Narrow" w:cs="楷体"/>
          <w:kern w:val="2"/>
          <w:sz w:val="22"/>
          <w:szCs w:val="22"/>
        </w:rPr>
        <w:t>存在显著差异</w:t>
      </w:r>
      <w:r>
        <w:rPr>
          <w:rFonts w:ascii="Arial Narrow" w:eastAsia="仿宋_GB2312" w:hAnsi="Arial Narrow" w:cs="Arial Unicode MS"/>
          <w:sz w:val="22"/>
          <w:szCs w:val="22"/>
        </w:rPr>
        <w:t>。</w:t>
      </w:r>
    </w:p>
    <w:p w14:paraId="5A318D4F" w14:textId="25E43733" w:rsidR="00AA4CA3" w:rsidRDefault="00F2093E">
      <w:pPr>
        <w:spacing w:beforeLines="50" w:before="156" w:afterLines="50" w:after="156" w:line="360" w:lineRule="auto"/>
        <w:ind w:firstLineChars="200" w:firstLine="440"/>
        <w:rPr>
          <w:rFonts w:ascii="Arial Narrow" w:eastAsia="仿宋_GB2312" w:hAnsi="Arial Narrow" w:cs="Arial Unicode MS"/>
          <w:sz w:val="22"/>
          <w:szCs w:val="22"/>
        </w:rPr>
      </w:pPr>
      <w:r>
        <w:rPr>
          <w:rFonts w:ascii="Arial Narrow" w:eastAsia="仿宋_GB2312" w:hAnsi="Arial Narrow" w:cs="Arial Unicode MS"/>
          <w:sz w:val="22"/>
          <w:szCs w:val="22"/>
        </w:rPr>
        <w:t>我们最终选定</w:t>
      </w:r>
      <w:r>
        <w:rPr>
          <w:rFonts w:ascii="Arial Narrow" w:eastAsia="仿宋_GB2312" w:hAnsi="Arial Narrow" w:cs="Arial Unicode MS"/>
          <w:sz w:val="22"/>
          <w:szCs w:val="22"/>
        </w:rPr>
        <w:t>12</w:t>
      </w:r>
      <w:r>
        <w:rPr>
          <w:rFonts w:ascii="Arial Narrow" w:eastAsia="仿宋_GB2312" w:hAnsi="Arial Narrow" w:cs="Arial Unicode MS"/>
          <w:sz w:val="22"/>
          <w:szCs w:val="22"/>
        </w:rPr>
        <w:t>家营业地位于亚太地区的公司作为</w:t>
      </w:r>
      <w:r w:rsidR="00266E8D">
        <w:rPr>
          <w:rFonts w:ascii="Arial Narrow" w:eastAsia="仿宋_GB2312" w:hAnsi="Arial Narrow" w:cs="Arial"/>
          <w:kern w:val="2"/>
          <w:sz w:val="22"/>
          <w:szCs w:val="22"/>
        </w:rPr>
        <w:t>上海派智</w:t>
      </w:r>
      <w:r>
        <w:rPr>
          <w:rFonts w:ascii="Arial Narrow" w:eastAsia="仿宋_GB2312" w:hAnsi="Arial Narrow" w:cs="Arial Unicode MS"/>
          <w:sz w:val="22"/>
          <w:szCs w:val="22"/>
        </w:rPr>
        <w:t>的可比公司。</w:t>
      </w:r>
    </w:p>
    <w:p w14:paraId="3A070556" w14:textId="77777777" w:rsidR="00AA4CA3" w:rsidRDefault="00F2093E">
      <w:pPr>
        <w:pStyle w:val="af9"/>
        <w:spacing w:before="156" w:after="156"/>
        <w:outlineLvl w:val="3"/>
        <w:rPr>
          <w:rFonts w:ascii="Arial Narrow" w:eastAsia="仿宋_GB2312" w:hAnsi="Arial Narrow" w:cs="楷体"/>
          <w:b w:val="0"/>
          <w:i w:val="0"/>
          <w:color w:val="002060"/>
          <w:sz w:val="22"/>
          <w:szCs w:val="22"/>
        </w:rPr>
      </w:pPr>
      <w:bookmarkStart w:id="1334" w:name="_Toc16075"/>
      <w:bookmarkStart w:id="1335" w:name="_Toc22770"/>
      <w:bookmarkStart w:id="1336" w:name="_Toc78452967"/>
      <w:bookmarkStart w:id="1337" w:name="_Toc522015254"/>
      <w:bookmarkStart w:id="1338" w:name="_Toc110439129"/>
      <w:bookmarkStart w:id="1339" w:name="_Toc142398905"/>
      <w:bookmarkStart w:id="1340" w:name="_Toc8666"/>
      <w:bookmarkStart w:id="1341" w:name="_Toc171076024"/>
      <w:r>
        <w:rPr>
          <w:rFonts w:ascii="Arial Narrow" w:eastAsia="仿宋_GB2312" w:hAnsi="Arial Narrow" w:cs="楷体"/>
          <w:b w:val="0"/>
          <w:i w:val="0"/>
          <w:color w:val="002060"/>
          <w:sz w:val="22"/>
          <w:szCs w:val="22"/>
        </w:rPr>
        <w:t>7.4.3.6.</w:t>
      </w:r>
      <w:r>
        <w:rPr>
          <w:rFonts w:ascii="Arial Narrow" w:eastAsia="仿宋_GB2312" w:hAnsi="Arial Narrow" w:cs="楷体"/>
          <w:b w:val="0"/>
          <w:i w:val="0"/>
          <w:color w:val="002060"/>
          <w:sz w:val="22"/>
          <w:szCs w:val="22"/>
        </w:rPr>
        <w:t>外部可比公司搜寻过程</w:t>
      </w:r>
      <w:bookmarkEnd w:id="1334"/>
      <w:bookmarkEnd w:id="1335"/>
      <w:bookmarkEnd w:id="1336"/>
      <w:bookmarkEnd w:id="1337"/>
      <w:bookmarkEnd w:id="1338"/>
      <w:bookmarkEnd w:id="1339"/>
      <w:bookmarkEnd w:id="1340"/>
      <w:bookmarkEnd w:id="1341"/>
    </w:p>
    <w:p w14:paraId="3A6494D3" w14:textId="77777777" w:rsidR="00AA4CA3" w:rsidRDefault="00F2093E">
      <w:pPr>
        <w:spacing w:beforeLines="50" w:before="156" w:afterLines="50" w:after="156" w:line="360" w:lineRule="auto"/>
        <w:ind w:firstLineChars="200" w:firstLine="440"/>
        <w:rPr>
          <w:rFonts w:ascii="Arial Narrow" w:eastAsia="仿宋_GB2312" w:hAnsi="Arial Narrow" w:cs="Arial Unicode MS"/>
          <w:sz w:val="22"/>
          <w:szCs w:val="22"/>
        </w:rPr>
      </w:pPr>
      <w:r>
        <w:rPr>
          <w:rFonts w:ascii="Arial Narrow" w:eastAsia="仿宋_GB2312" w:hAnsi="Arial Narrow" w:cs="Arial Unicode MS"/>
          <w:sz w:val="22"/>
          <w:szCs w:val="22"/>
        </w:rPr>
        <w:t>搜索策略和结果如下：</w:t>
      </w:r>
    </w:p>
    <w:p w14:paraId="3FAE41A9" w14:textId="443D7EEF" w:rsidR="00AA4CA3" w:rsidRDefault="00F2093E" w:rsidP="2DD37415">
      <w:pPr>
        <w:pStyle w:val="a3"/>
        <w:ind w:left="420" w:hanging="420"/>
        <w:jc w:val="center"/>
        <w:rPr>
          <w:rFonts w:ascii="Arial Narrow" w:eastAsia="仿宋_GB2312" w:hAnsi="Arial Narrow"/>
          <w:sz w:val="22"/>
          <w:szCs w:val="22"/>
        </w:rPr>
      </w:pPr>
      <w:r w:rsidRPr="2DD37415">
        <w:rPr>
          <w:rFonts w:ascii="Arial Narrow" w:eastAsia="仿宋_GB2312" w:hAnsi="Arial Narrow"/>
          <w:sz w:val="22"/>
          <w:szCs w:val="22"/>
        </w:rPr>
        <w:t>图表</w:t>
      </w:r>
      <w:r w:rsidRPr="2DD37415">
        <w:rPr>
          <w:rFonts w:ascii="Arial Narrow" w:eastAsia="仿宋_GB2312" w:hAnsi="Arial Narrow"/>
          <w:sz w:val="22"/>
          <w:szCs w:val="22"/>
        </w:rPr>
        <w:t xml:space="preserve"> 2</w:t>
      </w:r>
      <w:r w:rsidR="0004168C" w:rsidRPr="2DD37415">
        <w:rPr>
          <w:rFonts w:ascii="Arial Narrow" w:eastAsia="仿宋_GB2312" w:hAnsi="Arial Narrow"/>
          <w:sz w:val="22"/>
          <w:szCs w:val="22"/>
        </w:rPr>
        <w:t>6</w:t>
      </w:r>
      <w:r w:rsidRPr="2DD37415">
        <w:rPr>
          <w:rFonts w:ascii="Arial Narrow" w:eastAsia="仿宋_GB2312" w:hAnsi="Arial Narrow"/>
          <w:sz w:val="22"/>
          <w:szCs w:val="22"/>
        </w:rPr>
        <w:t>：可比公司搜索表</w:t>
      </w:r>
    </w:p>
    <w:tbl>
      <w:tblPr>
        <w:tblW w:w="81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39"/>
        <w:gridCol w:w="5662"/>
      </w:tblGrid>
      <w:tr w:rsidR="00AA4CA3" w14:paraId="5B42780D" w14:textId="77777777">
        <w:trPr>
          <w:trHeight w:val="567"/>
          <w:tblHeader/>
        </w:trPr>
        <w:tc>
          <w:tcPr>
            <w:tcW w:w="2439" w:type="dxa"/>
            <w:shd w:val="clear" w:color="auto" w:fill="002060"/>
            <w:vAlign w:val="center"/>
          </w:tcPr>
          <w:p w14:paraId="1B19D686" w14:textId="77777777" w:rsidR="00AA4CA3" w:rsidRDefault="00F2093E">
            <w:pPr>
              <w:spacing w:before="0" w:after="0"/>
              <w:ind w:left="0" w:right="0"/>
              <w:jc w:val="center"/>
              <w:rPr>
                <w:rFonts w:ascii="Arial Narrow" w:eastAsia="仿宋_GB2312" w:hAnsi="Arial Narrow" w:cs="楷体"/>
                <w:b/>
                <w:color w:val="FFFFFF" w:themeColor="background1"/>
                <w:kern w:val="2"/>
                <w:sz w:val="22"/>
                <w:szCs w:val="22"/>
              </w:rPr>
            </w:pPr>
            <w:r>
              <w:rPr>
                <w:rFonts w:ascii="Arial Narrow" w:eastAsia="仿宋_GB2312" w:hAnsi="Arial Narrow" w:cs="楷体"/>
                <w:b/>
                <w:color w:val="FFFFFF" w:themeColor="background1"/>
                <w:kern w:val="2"/>
                <w:sz w:val="22"/>
                <w:szCs w:val="22"/>
              </w:rPr>
              <w:t>数据库</w:t>
            </w:r>
          </w:p>
        </w:tc>
        <w:tc>
          <w:tcPr>
            <w:tcW w:w="5662" w:type="dxa"/>
            <w:shd w:val="clear" w:color="auto" w:fill="002060"/>
            <w:vAlign w:val="center"/>
          </w:tcPr>
          <w:p w14:paraId="49479C42" w14:textId="77777777" w:rsidR="00AA4CA3" w:rsidRDefault="00F2093E">
            <w:pPr>
              <w:spacing w:before="0" w:after="0"/>
              <w:ind w:left="0" w:right="0"/>
              <w:jc w:val="center"/>
              <w:rPr>
                <w:rFonts w:ascii="Arial Narrow" w:eastAsia="仿宋_GB2312" w:hAnsi="Arial Narrow" w:cs="楷体"/>
                <w:b/>
                <w:color w:val="FFFFFF" w:themeColor="background1"/>
                <w:kern w:val="2"/>
                <w:sz w:val="22"/>
                <w:szCs w:val="22"/>
              </w:rPr>
            </w:pPr>
            <w:r>
              <w:rPr>
                <w:rFonts w:ascii="Arial Narrow" w:eastAsia="仿宋_GB2312" w:hAnsi="Arial Narrow" w:cs="楷体"/>
                <w:b/>
                <w:color w:val="FFFFFF" w:themeColor="background1"/>
                <w:kern w:val="2"/>
                <w:sz w:val="22"/>
                <w:szCs w:val="22"/>
              </w:rPr>
              <w:t xml:space="preserve">TP Catalyst </w:t>
            </w:r>
            <w:r>
              <w:rPr>
                <w:rFonts w:ascii="Arial Narrow" w:eastAsia="仿宋_GB2312" w:hAnsi="Arial Narrow" w:cs="楷体"/>
                <w:b/>
                <w:color w:val="FFFFFF" w:themeColor="background1"/>
                <w:kern w:val="2"/>
                <w:sz w:val="22"/>
                <w:szCs w:val="22"/>
              </w:rPr>
              <w:t>数据库（</w:t>
            </w:r>
            <w:r>
              <w:rPr>
                <w:rFonts w:ascii="Arial Narrow" w:eastAsia="仿宋_GB2312" w:hAnsi="Arial Narrow" w:cs="楷体"/>
                <w:b/>
                <w:color w:val="FFFFFF" w:themeColor="background1"/>
                <w:kern w:val="2"/>
                <w:sz w:val="22"/>
                <w:szCs w:val="22"/>
              </w:rPr>
              <w:t>2024</w:t>
            </w:r>
            <w:r>
              <w:rPr>
                <w:rFonts w:ascii="Arial Narrow" w:eastAsia="仿宋_GB2312" w:hAnsi="Arial Narrow" w:cs="楷体"/>
                <w:b/>
                <w:color w:val="FFFFFF" w:themeColor="background1"/>
                <w:kern w:val="2"/>
                <w:sz w:val="22"/>
                <w:szCs w:val="22"/>
              </w:rPr>
              <w:t>年版）</w:t>
            </w:r>
          </w:p>
        </w:tc>
      </w:tr>
      <w:tr w:rsidR="00AA4CA3" w14:paraId="770B1B34" w14:textId="77777777">
        <w:trPr>
          <w:trHeight w:val="567"/>
        </w:trPr>
        <w:tc>
          <w:tcPr>
            <w:tcW w:w="2439" w:type="dxa"/>
            <w:vAlign w:val="center"/>
          </w:tcPr>
          <w:p w14:paraId="20047007" w14:textId="77777777" w:rsidR="00AA4CA3" w:rsidRDefault="00F2093E">
            <w:pPr>
              <w:spacing w:before="0" w:after="0"/>
              <w:ind w:left="0" w:right="0"/>
              <w:rPr>
                <w:rFonts w:ascii="Arial Narrow" w:eastAsia="仿宋_GB2312" w:hAnsi="Arial Narrow" w:cs="楷体"/>
                <w:kern w:val="2"/>
                <w:sz w:val="22"/>
                <w:szCs w:val="22"/>
              </w:rPr>
            </w:pPr>
            <w:r>
              <w:rPr>
                <w:rFonts w:ascii="Arial Narrow" w:eastAsia="仿宋_GB2312" w:hAnsi="Arial Narrow" w:cs="楷体"/>
                <w:kern w:val="2"/>
                <w:sz w:val="22"/>
                <w:szCs w:val="22"/>
              </w:rPr>
              <w:t>初步</w:t>
            </w:r>
            <w:r>
              <w:rPr>
                <w:rFonts w:ascii="Arial Narrow" w:eastAsia="仿宋_GB2312" w:hAnsi="Arial Narrow" w:cs="楷体"/>
                <w:kern w:val="2"/>
                <w:sz w:val="22"/>
                <w:szCs w:val="22"/>
              </w:rPr>
              <w:t xml:space="preserve"> SIC </w:t>
            </w:r>
            <w:r>
              <w:rPr>
                <w:rFonts w:ascii="Arial Narrow" w:eastAsia="仿宋_GB2312" w:hAnsi="Arial Narrow" w:cs="楷体"/>
                <w:kern w:val="2"/>
                <w:sz w:val="22"/>
                <w:szCs w:val="22"/>
              </w:rPr>
              <w:t>编码检索</w:t>
            </w:r>
          </w:p>
        </w:tc>
        <w:tc>
          <w:tcPr>
            <w:tcW w:w="5662" w:type="dxa"/>
            <w:vAlign w:val="center"/>
          </w:tcPr>
          <w:p w14:paraId="654A8632" w14:textId="77777777" w:rsidR="00AA4CA3" w:rsidRDefault="00F2093E">
            <w:pPr>
              <w:spacing w:before="0" w:after="0"/>
              <w:ind w:left="0" w:right="0"/>
              <w:rPr>
                <w:rFonts w:ascii="Arial Narrow" w:eastAsia="仿宋_GB2312" w:hAnsi="Arial Narrow" w:cs="楷体"/>
                <w:kern w:val="2"/>
                <w:sz w:val="22"/>
                <w:szCs w:val="22"/>
              </w:rPr>
            </w:pPr>
            <w:r>
              <w:rPr>
                <w:rFonts w:ascii="Arial Narrow" w:eastAsia="仿宋_GB2312" w:hAnsi="Arial Narrow" w:cs="楷体" w:hint="eastAsia"/>
                <w:kern w:val="2"/>
                <w:sz w:val="22"/>
                <w:szCs w:val="22"/>
              </w:rPr>
              <w:t>3691</w:t>
            </w:r>
            <w:r>
              <w:rPr>
                <w:rFonts w:ascii="Arial Narrow" w:eastAsia="仿宋_GB2312" w:hAnsi="Arial Narrow" w:cs="楷体" w:hint="eastAsia"/>
                <w:kern w:val="2"/>
                <w:sz w:val="22"/>
                <w:szCs w:val="22"/>
              </w:rPr>
              <w:t>、</w:t>
            </w:r>
            <w:r>
              <w:rPr>
                <w:rFonts w:ascii="Arial Narrow" w:eastAsia="仿宋_GB2312" w:hAnsi="Arial Narrow" w:cs="楷体" w:hint="eastAsia"/>
                <w:kern w:val="2"/>
                <w:sz w:val="22"/>
                <w:szCs w:val="22"/>
              </w:rPr>
              <w:t>3692</w:t>
            </w:r>
            <w:r>
              <w:rPr>
                <w:rFonts w:ascii="Arial Narrow" w:eastAsia="仿宋_GB2312" w:hAnsi="Arial Narrow" w:cs="楷体" w:hint="eastAsia"/>
                <w:kern w:val="2"/>
                <w:sz w:val="22"/>
                <w:szCs w:val="22"/>
              </w:rPr>
              <w:t>、</w:t>
            </w:r>
            <w:r>
              <w:rPr>
                <w:rFonts w:ascii="Arial Narrow" w:eastAsia="仿宋_GB2312" w:hAnsi="Arial Narrow" w:cs="楷体" w:hint="eastAsia"/>
                <w:kern w:val="2"/>
                <w:sz w:val="22"/>
                <w:szCs w:val="22"/>
              </w:rPr>
              <w:t>3699</w:t>
            </w:r>
          </w:p>
        </w:tc>
      </w:tr>
      <w:tr w:rsidR="00AA4CA3" w14:paraId="6A47AADF" w14:textId="77777777">
        <w:trPr>
          <w:trHeight w:val="567"/>
        </w:trPr>
        <w:tc>
          <w:tcPr>
            <w:tcW w:w="2439" w:type="dxa"/>
            <w:vAlign w:val="center"/>
          </w:tcPr>
          <w:p w14:paraId="001FA171" w14:textId="77777777" w:rsidR="00AA4CA3" w:rsidRDefault="00F2093E">
            <w:pPr>
              <w:spacing w:before="0" w:after="0"/>
              <w:ind w:left="0" w:right="0"/>
              <w:rPr>
                <w:rFonts w:ascii="Arial Narrow" w:eastAsia="仿宋_GB2312" w:hAnsi="Arial Narrow" w:cs="楷体"/>
                <w:kern w:val="2"/>
                <w:sz w:val="22"/>
                <w:szCs w:val="22"/>
              </w:rPr>
            </w:pPr>
            <w:r>
              <w:rPr>
                <w:rFonts w:ascii="Arial Narrow" w:eastAsia="仿宋_GB2312" w:hAnsi="Arial Narrow" w:cs="楷体"/>
                <w:kern w:val="2"/>
                <w:sz w:val="22"/>
                <w:szCs w:val="22"/>
              </w:rPr>
              <w:t>地区筛选</w:t>
            </w:r>
          </w:p>
        </w:tc>
        <w:tc>
          <w:tcPr>
            <w:tcW w:w="5662" w:type="dxa"/>
            <w:vAlign w:val="center"/>
          </w:tcPr>
          <w:p w14:paraId="58810FCA" w14:textId="77777777" w:rsidR="00AA4CA3" w:rsidRDefault="00F2093E">
            <w:pPr>
              <w:spacing w:before="0" w:after="0"/>
              <w:ind w:left="0" w:right="0"/>
              <w:rPr>
                <w:rFonts w:ascii="Arial Narrow" w:eastAsia="仿宋_GB2312" w:hAnsi="Arial Narrow" w:cs="楷体"/>
                <w:kern w:val="2"/>
                <w:sz w:val="22"/>
                <w:szCs w:val="22"/>
              </w:rPr>
            </w:pPr>
            <w:r>
              <w:rPr>
                <w:rFonts w:ascii="Arial Narrow" w:eastAsia="仿宋_GB2312" w:hAnsi="Arial Narrow" w:cs="楷体"/>
                <w:kern w:val="2"/>
                <w:sz w:val="22"/>
                <w:szCs w:val="22"/>
              </w:rPr>
              <w:t>亚太地区</w:t>
            </w:r>
          </w:p>
        </w:tc>
      </w:tr>
      <w:tr w:rsidR="00AA4CA3" w14:paraId="76AD1C6E" w14:textId="77777777">
        <w:trPr>
          <w:trHeight w:val="567"/>
        </w:trPr>
        <w:tc>
          <w:tcPr>
            <w:tcW w:w="2439" w:type="dxa"/>
            <w:vAlign w:val="center"/>
          </w:tcPr>
          <w:p w14:paraId="5A732A37" w14:textId="77777777" w:rsidR="00AA4CA3" w:rsidRDefault="00F2093E">
            <w:pPr>
              <w:spacing w:before="0" w:after="0"/>
              <w:ind w:left="0" w:right="0"/>
              <w:rPr>
                <w:rFonts w:ascii="Arial Narrow" w:eastAsia="仿宋_GB2312" w:hAnsi="Arial Narrow" w:cs="楷体"/>
                <w:kern w:val="2"/>
                <w:sz w:val="22"/>
                <w:szCs w:val="22"/>
              </w:rPr>
            </w:pPr>
            <w:r>
              <w:rPr>
                <w:rFonts w:ascii="Arial Narrow" w:eastAsia="仿宋_GB2312" w:hAnsi="Arial Narrow" w:cs="楷体"/>
                <w:kern w:val="2"/>
                <w:sz w:val="22"/>
                <w:szCs w:val="22"/>
              </w:rPr>
              <w:t>独立性和上市公司筛选</w:t>
            </w:r>
          </w:p>
        </w:tc>
        <w:tc>
          <w:tcPr>
            <w:tcW w:w="5662" w:type="dxa"/>
            <w:vAlign w:val="center"/>
          </w:tcPr>
          <w:p w14:paraId="0F276DD4" w14:textId="77777777" w:rsidR="00AA4CA3" w:rsidRDefault="00F2093E">
            <w:pPr>
              <w:spacing w:before="0" w:after="0"/>
              <w:ind w:left="0" w:right="0"/>
              <w:rPr>
                <w:rFonts w:ascii="Arial Narrow" w:eastAsia="仿宋_GB2312" w:hAnsi="Arial Narrow" w:cs="楷体"/>
                <w:kern w:val="2"/>
                <w:sz w:val="22"/>
                <w:szCs w:val="22"/>
              </w:rPr>
            </w:pPr>
            <w:r>
              <w:rPr>
                <w:rFonts w:ascii="Arial Narrow" w:eastAsia="仿宋_GB2312" w:hAnsi="Arial Narrow" w:cs="楷体"/>
                <w:kern w:val="2"/>
                <w:sz w:val="22"/>
                <w:szCs w:val="22"/>
              </w:rPr>
              <w:t>因在</w:t>
            </w:r>
            <w:r>
              <w:rPr>
                <w:rFonts w:ascii="Arial Narrow" w:eastAsia="仿宋_GB2312" w:hAnsi="Arial Narrow" w:cs="楷体"/>
                <w:kern w:val="2"/>
                <w:sz w:val="22"/>
                <w:szCs w:val="22"/>
              </w:rPr>
              <w:t>TP Catalyst</w:t>
            </w:r>
            <w:r>
              <w:rPr>
                <w:rFonts w:ascii="Arial Narrow" w:eastAsia="仿宋_GB2312" w:hAnsi="Arial Narrow" w:cs="楷体"/>
                <w:kern w:val="2"/>
                <w:sz w:val="22"/>
                <w:szCs w:val="22"/>
              </w:rPr>
              <w:t>数据库定义中独立性为</w:t>
            </w:r>
            <w:r>
              <w:rPr>
                <w:rFonts w:ascii="Arial Narrow" w:eastAsia="仿宋_GB2312" w:hAnsi="Arial Narrow" w:cs="楷体"/>
                <w:kern w:val="2"/>
                <w:sz w:val="22"/>
                <w:szCs w:val="22"/>
              </w:rPr>
              <w:t>C</w:t>
            </w:r>
            <w:r>
              <w:rPr>
                <w:rFonts w:ascii="Arial Narrow" w:eastAsia="仿宋_GB2312" w:hAnsi="Arial Narrow" w:cs="楷体"/>
                <w:kern w:val="2"/>
                <w:sz w:val="22"/>
                <w:szCs w:val="22"/>
              </w:rPr>
              <w:t>、</w:t>
            </w:r>
            <w:r>
              <w:rPr>
                <w:rFonts w:ascii="Arial Narrow" w:eastAsia="仿宋_GB2312" w:hAnsi="Arial Narrow" w:cs="楷体"/>
                <w:kern w:val="2"/>
                <w:sz w:val="22"/>
                <w:szCs w:val="22"/>
              </w:rPr>
              <w:t>D</w:t>
            </w:r>
            <w:r>
              <w:rPr>
                <w:rFonts w:ascii="Arial Narrow" w:eastAsia="仿宋_GB2312" w:hAnsi="Arial Narrow" w:cs="楷体"/>
                <w:kern w:val="2"/>
                <w:sz w:val="22"/>
                <w:szCs w:val="22"/>
              </w:rPr>
              <w:t>的公司而被排除。</w:t>
            </w:r>
          </w:p>
        </w:tc>
      </w:tr>
      <w:tr w:rsidR="00AA4CA3" w14:paraId="1198C0AB" w14:textId="77777777">
        <w:trPr>
          <w:trHeight w:val="567"/>
        </w:trPr>
        <w:tc>
          <w:tcPr>
            <w:tcW w:w="2439" w:type="dxa"/>
            <w:vAlign w:val="center"/>
          </w:tcPr>
          <w:p w14:paraId="6A288D90" w14:textId="77777777" w:rsidR="00AA4CA3" w:rsidRDefault="00F2093E">
            <w:pPr>
              <w:spacing w:before="0" w:after="0"/>
              <w:ind w:left="0" w:right="0"/>
              <w:rPr>
                <w:rFonts w:ascii="Arial Narrow" w:eastAsia="仿宋_GB2312" w:hAnsi="Arial Narrow" w:cs="楷体"/>
                <w:kern w:val="2"/>
                <w:sz w:val="22"/>
                <w:szCs w:val="22"/>
              </w:rPr>
            </w:pPr>
            <w:r>
              <w:rPr>
                <w:rFonts w:ascii="Arial Narrow" w:eastAsia="仿宋_GB2312" w:hAnsi="Arial Narrow" w:cs="楷体"/>
                <w:kern w:val="2"/>
                <w:sz w:val="22"/>
                <w:szCs w:val="22"/>
              </w:rPr>
              <w:t>定量筛选</w:t>
            </w:r>
          </w:p>
        </w:tc>
        <w:tc>
          <w:tcPr>
            <w:tcW w:w="5662" w:type="dxa"/>
            <w:vAlign w:val="center"/>
          </w:tcPr>
          <w:p w14:paraId="30CBB2D7" w14:textId="77777777" w:rsidR="00AA4CA3" w:rsidRDefault="00F2093E">
            <w:pPr>
              <w:spacing w:before="0" w:after="0"/>
              <w:ind w:left="0" w:right="0"/>
              <w:rPr>
                <w:rFonts w:ascii="Arial Narrow" w:eastAsia="仿宋_GB2312" w:hAnsi="Arial Narrow" w:cs="楷体"/>
                <w:kern w:val="2"/>
                <w:sz w:val="22"/>
                <w:szCs w:val="22"/>
              </w:rPr>
            </w:pPr>
            <w:r>
              <w:rPr>
                <w:rFonts w:ascii="Arial Narrow" w:eastAsia="仿宋_GB2312" w:hAnsi="Arial Narrow" w:cs="楷体"/>
                <w:kern w:val="2"/>
                <w:sz w:val="22"/>
                <w:szCs w:val="22"/>
              </w:rPr>
              <w:t>在</w:t>
            </w:r>
            <w:r>
              <w:rPr>
                <w:rFonts w:ascii="Arial Narrow" w:eastAsia="仿宋_GB2312" w:hAnsi="Arial Narrow" w:cs="楷体"/>
                <w:kern w:val="2"/>
                <w:sz w:val="22"/>
                <w:szCs w:val="22"/>
              </w:rPr>
              <w:t>2020</w:t>
            </w:r>
            <w:r>
              <w:rPr>
                <w:rFonts w:ascii="Arial Narrow" w:eastAsia="仿宋_GB2312" w:hAnsi="Arial Narrow" w:cs="楷体"/>
                <w:kern w:val="2"/>
                <w:sz w:val="22"/>
                <w:szCs w:val="22"/>
              </w:rPr>
              <w:t>至</w:t>
            </w:r>
            <w:r>
              <w:rPr>
                <w:rFonts w:ascii="Arial Narrow" w:eastAsia="仿宋_GB2312" w:hAnsi="Arial Narrow" w:cs="楷体"/>
                <w:kern w:val="2"/>
                <w:sz w:val="22"/>
                <w:szCs w:val="22"/>
              </w:rPr>
              <w:t>2022</w:t>
            </w:r>
            <w:r>
              <w:rPr>
                <w:rFonts w:ascii="Arial Narrow" w:eastAsia="仿宋_GB2312" w:hAnsi="Arial Narrow" w:cs="楷体"/>
                <w:kern w:val="2"/>
                <w:sz w:val="22"/>
                <w:szCs w:val="22"/>
              </w:rPr>
              <w:t>财政年度间，在</w:t>
            </w:r>
            <w:r>
              <w:rPr>
                <w:rFonts w:ascii="Arial Narrow" w:eastAsia="仿宋_GB2312" w:hAnsi="Arial Narrow" w:cs="楷体"/>
                <w:kern w:val="2"/>
                <w:sz w:val="22"/>
                <w:szCs w:val="22"/>
              </w:rPr>
              <w:t>TP Catalyst</w:t>
            </w:r>
            <w:r>
              <w:rPr>
                <w:rFonts w:ascii="Arial Narrow" w:eastAsia="仿宋_GB2312" w:hAnsi="Arial Narrow" w:cs="楷体"/>
                <w:kern w:val="2"/>
                <w:sz w:val="22"/>
                <w:szCs w:val="22"/>
              </w:rPr>
              <w:t>数据库中的财务信息不充分；在</w:t>
            </w:r>
            <w:r>
              <w:rPr>
                <w:rFonts w:ascii="Arial Narrow" w:eastAsia="仿宋_GB2312" w:hAnsi="Arial Narrow" w:cs="楷体"/>
                <w:kern w:val="2"/>
                <w:sz w:val="22"/>
                <w:szCs w:val="22"/>
              </w:rPr>
              <w:t>2020</w:t>
            </w:r>
            <w:r>
              <w:rPr>
                <w:rFonts w:ascii="Arial Narrow" w:eastAsia="仿宋_GB2312" w:hAnsi="Arial Narrow" w:cs="楷体"/>
                <w:kern w:val="2"/>
                <w:sz w:val="22"/>
                <w:szCs w:val="22"/>
              </w:rPr>
              <w:t>至</w:t>
            </w:r>
            <w:r>
              <w:rPr>
                <w:rFonts w:ascii="Arial Narrow" w:eastAsia="仿宋_GB2312" w:hAnsi="Arial Narrow" w:cs="楷体"/>
                <w:kern w:val="2"/>
                <w:sz w:val="22"/>
                <w:szCs w:val="22"/>
              </w:rPr>
              <w:t>2022</w:t>
            </w:r>
            <w:r>
              <w:rPr>
                <w:rFonts w:ascii="Arial Narrow" w:eastAsia="仿宋_GB2312" w:hAnsi="Arial Narrow" w:cs="楷体"/>
                <w:kern w:val="2"/>
                <w:sz w:val="22"/>
                <w:szCs w:val="22"/>
              </w:rPr>
              <w:t>财政年度间，三年连续经营亏损而被排除。</w:t>
            </w:r>
          </w:p>
        </w:tc>
      </w:tr>
      <w:tr w:rsidR="00AA4CA3" w14:paraId="113BB41B" w14:textId="77777777">
        <w:trPr>
          <w:trHeight w:val="567"/>
        </w:trPr>
        <w:tc>
          <w:tcPr>
            <w:tcW w:w="2439" w:type="dxa"/>
            <w:vAlign w:val="center"/>
          </w:tcPr>
          <w:p w14:paraId="2C241C71" w14:textId="77777777" w:rsidR="00AA4CA3" w:rsidRDefault="00F2093E">
            <w:pPr>
              <w:spacing w:before="0" w:after="0"/>
              <w:ind w:left="0" w:right="0"/>
              <w:rPr>
                <w:rFonts w:ascii="Arial Narrow" w:eastAsia="仿宋_GB2312" w:hAnsi="Arial Narrow" w:cs="楷体"/>
                <w:kern w:val="2"/>
                <w:sz w:val="22"/>
                <w:szCs w:val="22"/>
              </w:rPr>
            </w:pPr>
            <w:r>
              <w:rPr>
                <w:rFonts w:ascii="Arial Narrow" w:eastAsia="仿宋_GB2312" w:hAnsi="Arial Narrow" w:cs="楷体"/>
                <w:kern w:val="2"/>
                <w:sz w:val="22"/>
                <w:szCs w:val="22"/>
              </w:rPr>
              <w:lastRenderedPageBreak/>
              <w:t>定性筛选</w:t>
            </w:r>
          </w:p>
        </w:tc>
        <w:tc>
          <w:tcPr>
            <w:tcW w:w="5662" w:type="dxa"/>
            <w:vAlign w:val="center"/>
          </w:tcPr>
          <w:p w14:paraId="0063D6FF" w14:textId="77777777" w:rsidR="00AA4CA3" w:rsidRDefault="00F2093E">
            <w:pPr>
              <w:spacing w:before="0" w:after="0"/>
              <w:ind w:left="0" w:right="0"/>
              <w:rPr>
                <w:rFonts w:ascii="Arial Narrow" w:eastAsia="仿宋_GB2312" w:hAnsi="Arial Narrow" w:cs="楷体"/>
                <w:kern w:val="2"/>
                <w:sz w:val="22"/>
                <w:szCs w:val="22"/>
              </w:rPr>
            </w:pPr>
            <w:r>
              <w:rPr>
                <w:rFonts w:ascii="Arial Narrow" w:eastAsia="仿宋_GB2312" w:hAnsi="Arial Narrow" w:cs="楷体"/>
                <w:kern w:val="2"/>
                <w:sz w:val="22"/>
                <w:szCs w:val="22"/>
              </w:rPr>
              <w:t>在企业功能（包括所使用的资产）或企业产品或服务方面存在显著差异的企业。</w:t>
            </w:r>
          </w:p>
        </w:tc>
      </w:tr>
      <w:tr w:rsidR="00AA4CA3" w14:paraId="456E7BD4" w14:textId="77777777">
        <w:trPr>
          <w:trHeight w:val="567"/>
        </w:trPr>
        <w:tc>
          <w:tcPr>
            <w:tcW w:w="2439" w:type="dxa"/>
            <w:vAlign w:val="center"/>
          </w:tcPr>
          <w:p w14:paraId="3A791D84" w14:textId="77777777" w:rsidR="00AA4CA3" w:rsidRDefault="00F2093E">
            <w:pPr>
              <w:spacing w:before="0" w:after="0"/>
              <w:ind w:left="0" w:right="0"/>
              <w:rPr>
                <w:rFonts w:ascii="Arial Narrow" w:eastAsia="仿宋_GB2312" w:hAnsi="Arial Narrow" w:cs="楷体"/>
                <w:kern w:val="2"/>
                <w:sz w:val="22"/>
                <w:szCs w:val="22"/>
              </w:rPr>
            </w:pPr>
            <w:r>
              <w:rPr>
                <w:rFonts w:ascii="Arial Narrow" w:eastAsia="仿宋_GB2312" w:hAnsi="Arial Narrow" w:cs="楷体"/>
                <w:kern w:val="2"/>
                <w:sz w:val="22"/>
                <w:szCs w:val="22"/>
              </w:rPr>
              <w:t>最终样本</w:t>
            </w:r>
          </w:p>
        </w:tc>
        <w:tc>
          <w:tcPr>
            <w:tcW w:w="5662" w:type="dxa"/>
            <w:vAlign w:val="center"/>
          </w:tcPr>
          <w:p w14:paraId="536E3184" w14:textId="77777777" w:rsidR="00AA4CA3" w:rsidRDefault="00F2093E">
            <w:pPr>
              <w:spacing w:before="0" w:after="0"/>
              <w:ind w:left="0" w:right="0"/>
              <w:rPr>
                <w:rFonts w:ascii="Arial Narrow" w:eastAsia="仿宋_GB2312" w:hAnsi="Arial Narrow" w:cs="楷体"/>
                <w:kern w:val="2"/>
                <w:sz w:val="22"/>
                <w:szCs w:val="22"/>
              </w:rPr>
            </w:pPr>
            <w:r>
              <w:rPr>
                <w:rFonts w:ascii="Arial Narrow" w:eastAsia="仿宋_GB2312" w:hAnsi="Arial Narrow" w:cs="楷体"/>
                <w:kern w:val="2"/>
                <w:sz w:val="22"/>
                <w:szCs w:val="22"/>
              </w:rPr>
              <w:t>12</w:t>
            </w:r>
            <w:r>
              <w:rPr>
                <w:rFonts w:ascii="Arial Narrow" w:eastAsia="仿宋_GB2312" w:hAnsi="Arial Narrow" w:cs="楷体"/>
                <w:kern w:val="2"/>
                <w:sz w:val="22"/>
                <w:szCs w:val="22"/>
              </w:rPr>
              <w:t>家可比性公司</w:t>
            </w:r>
          </w:p>
        </w:tc>
      </w:tr>
    </w:tbl>
    <w:p w14:paraId="3A915CEA" w14:textId="77777777" w:rsidR="00AA4CA3" w:rsidRDefault="00F2093E">
      <w:pPr>
        <w:spacing w:beforeLines="50" w:before="156" w:afterLines="50" w:after="156" w:line="360" w:lineRule="auto"/>
        <w:ind w:firstLineChars="200" w:firstLine="440"/>
        <w:rPr>
          <w:rFonts w:ascii="Arial Narrow" w:eastAsia="仿宋_GB2312" w:hAnsi="Arial Narrow" w:cs="Arial Unicode MS"/>
          <w:sz w:val="22"/>
          <w:szCs w:val="22"/>
        </w:rPr>
      </w:pPr>
      <w:r>
        <w:rPr>
          <w:rFonts w:ascii="Arial Narrow" w:eastAsia="仿宋_GB2312" w:hAnsi="Arial Narrow" w:cs="Arial Unicode MS"/>
          <w:sz w:val="22"/>
          <w:szCs w:val="22"/>
        </w:rPr>
        <w:t>选定的</w:t>
      </w:r>
      <w:r>
        <w:rPr>
          <w:rFonts w:ascii="Arial Narrow" w:eastAsia="仿宋_GB2312" w:hAnsi="Arial Narrow" w:cs="Arial Unicode MS"/>
          <w:sz w:val="22"/>
          <w:szCs w:val="22"/>
        </w:rPr>
        <w:t>12</w:t>
      </w:r>
      <w:r>
        <w:rPr>
          <w:rFonts w:ascii="Arial Narrow" w:eastAsia="仿宋_GB2312" w:hAnsi="Arial Narrow" w:cs="Arial Unicode MS"/>
          <w:sz w:val="22"/>
          <w:szCs w:val="22"/>
        </w:rPr>
        <w:t>家公司的简要业务描述，请见附件</w:t>
      </w:r>
      <w:r>
        <w:rPr>
          <w:rFonts w:ascii="Arial Narrow" w:eastAsia="仿宋_GB2312" w:hAnsi="Arial Narrow" w:cs="Arial Unicode MS"/>
          <w:sz w:val="22"/>
          <w:szCs w:val="22"/>
        </w:rPr>
        <w:t>3</w:t>
      </w:r>
      <w:r>
        <w:rPr>
          <w:rFonts w:ascii="Arial Narrow" w:eastAsia="仿宋_GB2312" w:hAnsi="Arial Narrow" w:cs="Arial Unicode MS"/>
          <w:sz w:val="22"/>
          <w:szCs w:val="22"/>
        </w:rPr>
        <w:t>。</w:t>
      </w:r>
    </w:p>
    <w:p w14:paraId="75A6623C" w14:textId="77777777" w:rsidR="00AA4CA3" w:rsidRDefault="00F2093E">
      <w:pPr>
        <w:pStyle w:val="af9"/>
        <w:spacing w:before="156" w:after="156"/>
        <w:outlineLvl w:val="2"/>
        <w:rPr>
          <w:rFonts w:ascii="Arial Narrow" w:eastAsia="仿宋_GB2312" w:hAnsi="Arial Narrow" w:cs="楷体"/>
          <w:b w:val="0"/>
          <w:i w:val="0"/>
          <w:color w:val="002060"/>
          <w:sz w:val="22"/>
          <w:szCs w:val="22"/>
        </w:rPr>
      </w:pPr>
      <w:bookmarkStart w:id="1342" w:name="_Toc10559"/>
      <w:bookmarkStart w:id="1343" w:name="_Toc522015255"/>
      <w:bookmarkStart w:id="1344" w:name="_Toc30772"/>
      <w:bookmarkStart w:id="1345" w:name="_Toc8157"/>
      <w:bookmarkStart w:id="1346" w:name="_Toc12774"/>
      <w:bookmarkStart w:id="1347" w:name="_Toc142398906"/>
      <w:bookmarkStart w:id="1348" w:name="_Toc110439130"/>
      <w:bookmarkStart w:id="1349" w:name="_Toc171076025"/>
      <w:r>
        <w:rPr>
          <w:rFonts w:ascii="Arial Narrow" w:eastAsia="仿宋_GB2312" w:hAnsi="Arial Narrow" w:cs="楷体"/>
          <w:b w:val="0"/>
          <w:i w:val="0"/>
          <w:color w:val="002060"/>
          <w:sz w:val="22"/>
          <w:szCs w:val="22"/>
        </w:rPr>
        <w:t>7.4.4</w:t>
      </w:r>
      <w:r>
        <w:rPr>
          <w:rFonts w:ascii="Arial Narrow" w:eastAsia="仿宋_GB2312" w:hAnsi="Arial Narrow" w:cs="楷体"/>
          <w:b w:val="0"/>
          <w:i w:val="0"/>
          <w:color w:val="002060"/>
          <w:sz w:val="22"/>
          <w:szCs w:val="22"/>
        </w:rPr>
        <w:t>可比公司利润水平</w:t>
      </w:r>
      <w:bookmarkEnd w:id="1342"/>
      <w:bookmarkEnd w:id="1343"/>
      <w:bookmarkEnd w:id="1344"/>
      <w:bookmarkEnd w:id="1345"/>
      <w:bookmarkEnd w:id="1346"/>
      <w:bookmarkEnd w:id="1347"/>
      <w:bookmarkEnd w:id="1348"/>
      <w:bookmarkEnd w:id="1349"/>
    </w:p>
    <w:p w14:paraId="0B1380DA" w14:textId="77777777" w:rsidR="00AA4CA3" w:rsidRDefault="00F2093E">
      <w:pPr>
        <w:pStyle w:val="af9"/>
        <w:spacing w:before="156" w:after="156"/>
        <w:outlineLvl w:val="3"/>
        <w:rPr>
          <w:rFonts w:ascii="Arial Narrow" w:eastAsia="仿宋_GB2312" w:hAnsi="Arial Narrow" w:cs="楷体"/>
          <w:b w:val="0"/>
          <w:i w:val="0"/>
          <w:color w:val="002060"/>
          <w:sz w:val="22"/>
          <w:szCs w:val="22"/>
        </w:rPr>
      </w:pPr>
      <w:bookmarkStart w:id="1350" w:name="_Toc78452969"/>
      <w:bookmarkStart w:id="1351" w:name="_Toc142398907"/>
      <w:bookmarkStart w:id="1352" w:name="_Toc8011"/>
      <w:bookmarkStart w:id="1353" w:name="_Toc29896"/>
      <w:bookmarkStart w:id="1354" w:name="_Toc20552"/>
      <w:bookmarkStart w:id="1355" w:name="_Toc110439131"/>
      <w:bookmarkStart w:id="1356" w:name="_Toc522015256"/>
      <w:bookmarkStart w:id="1357" w:name="_Toc12559"/>
      <w:bookmarkStart w:id="1358" w:name="_Toc171076026"/>
      <w:r>
        <w:rPr>
          <w:rFonts w:ascii="Arial Narrow" w:eastAsia="仿宋_GB2312" w:hAnsi="Arial Narrow" w:cs="楷体"/>
          <w:b w:val="0"/>
          <w:i w:val="0"/>
          <w:color w:val="002060"/>
          <w:sz w:val="22"/>
          <w:szCs w:val="22"/>
        </w:rPr>
        <w:t>7.4.4.1.</w:t>
      </w:r>
      <w:r>
        <w:rPr>
          <w:rFonts w:ascii="Arial Narrow" w:eastAsia="仿宋_GB2312" w:hAnsi="Arial Narrow" w:cs="楷体"/>
          <w:b w:val="0"/>
          <w:i w:val="0"/>
          <w:color w:val="002060"/>
          <w:sz w:val="22"/>
          <w:szCs w:val="22"/>
        </w:rPr>
        <w:t>利润水平指标的选择</w:t>
      </w:r>
      <w:bookmarkEnd w:id="1350"/>
      <w:bookmarkEnd w:id="1351"/>
      <w:bookmarkEnd w:id="1352"/>
      <w:bookmarkEnd w:id="1353"/>
      <w:bookmarkEnd w:id="1354"/>
      <w:bookmarkEnd w:id="1355"/>
      <w:bookmarkEnd w:id="1356"/>
      <w:bookmarkEnd w:id="1357"/>
      <w:bookmarkEnd w:id="1358"/>
    </w:p>
    <w:p w14:paraId="0642D1CA" w14:textId="77777777" w:rsidR="00AA4CA3" w:rsidRDefault="00F2093E">
      <w:pPr>
        <w:spacing w:beforeLines="50" w:before="156" w:afterLines="50" w:after="156" w:line="360" w:lineRule="auto"/>
        <w:ind w:firstLineChars="200" w:firstLine="440"/>
        <w:rPr>
          <w:rFonts w:ascii="Arial Narrow" w:eastAsia="仿宋_GB2312" w:hAnsi="Arial Narrow" w:cs="Arial Unicode MS"/>
          <w:sz w:val="22"/>
          <w:szCs w:val="22"/>
        </w:rPr>
      </w:pPr>
      <w:r>
        <w:rPr>
          <w:rFonts w:ascii="Arial Narrow" w:eastAsia="仿宋_GB2312" w:hAnsi="Arial Narrow" w:cs="Arial Unicode MS"/>
          <w:sz w:val="22"/>
          <w:szCs w:val="22"/>
        </w:rPr>
        <w:t>利润水平指标是衡量利润与产品销售额、发生的成本或所运用的资产之间关系的财务比率。利润水平指标的选择是否恰当取决于被测试方经营活动的性质以及可比企业数据的可靠性。</w:t>
      </w:r>
    </w:p>
    <w:p w14:paraId="4C76D466" w14:textId="77777777" w:rsidR="00AA4CA3" w:rsidRDefault="00F2093E">
      <w:pPr>
        <w:spacing w:beforeLines="50" w:before="156" w:afterLines="50" w:after="156" w:line="360" w:lineRule="auto"/>
        <w:ind w:firstLineChars="200" w:firstLine="440"/>
        <w:rPr>
          <w:rFonts w:ascii="Arial Narrow" w:eastAsia="仿宋_GB2312" w:hAnsi="Arial Narrow" w:cs="Arial Unicode MS"/>
          <w:sz w:val="22"/>
          <w:szCs w:val="22"/>
        </w:rPr>
      </w:pPr>
      <w:r>
        <w:rPr>
          <w:rFonts w:ascii="Arial Narrow" w:eastAsia="仿宋_GB2312" w:hAnsi="Arial Narrow" w:cs="Arial Unicode MS"/>
          <w:sz w:val="22"/>
          <w:szCs w:val="22"/>
        </w:rPr>
        <w:t>根据</w:t>
      </w:r>
      <w:r>
        <w:rPr>
          <w:rFonts w:ascii="Arial Narrow" w:eastAsia="仿宋_GB2312" w:hAnsi="Arial Narrow" w:cs="Arial Unicode MS" w:hint="eastAsia"/>
          <w:sz w:val="22"/>
          <w:szCs w:val="22"/>
        </w:rPr>
        <w:t>[2017]6</w:t>
      </w:r>
      <w:r>
        <w:rPr>
          <w:rFonts w:ascii="Arial Narrow" w:eastAsia="仿宋_GB2312" w:hAnsi="Arial Narrow" w:cs="Arial Unicode MS" w:hint="eastAsia"/>
          <w:sz w:val="22"/>
          <w:szCs w:val="22"/>
        </w:rPr>
        <w:t>号公告</w:t>
      </w:r>
      <w:r>
        <w:rPr>
          <w:rFonts w:ascii="Arial Narrow" w:eastAsia="仿宋_GB2312" w:hAnsi="Arial Narrow" w:cs="Arial Unicode MS"/>
          <w:sz w:val="22"/>
          <w:szCs w:val="22"/>
        </w:rPr>
        <w:t>第</w:t>
      </w:r>
      <w:r>
        <w:rPr>
          <w:rFonts w:ascii="Arial Narrow" w:eastAsia="仿宋_GB2312" w:hAnsi="Arial Narrow" w:cs="Arial Unicode MS"/>
          <w:sz w:val="22"/>
          <w:szCs w:val="22"/>
        </w:rPr>
        <w:t>20</w:t>
      </w:r>
      <w:r>
        <w:rPr>
          <w:rFonts w:ascii="Arial Narrow" w:eastAsia="仿宋_GB2312" w:hAnsi="Arial Narrow" w:cs="Arial Unicode MS"/>
          <w:sz w:val="22"/>
          <w:szCs w:val="22"/>
        </w:rPr>
        <w:t>条的规定，交易净利润法以可比非关联交易的利润指标确定关联交易的利润。利润指标包括息税前利润率、完全成本加成率、资产收益率、贝里比率等。具体计算公式如下：</w:t>
      </w:r>
    </w:p>
    <w:p w14:paraId="05BF38BB" w14:textId="77777777" w:rsidR="00AA4CA3" w:rsidRDefault="00F2093E">
      <w:pPr>
        <w:spacing w:beforeLines="50" w:before="156" w:afterLines="50" w:after="156" w:line="360" w:lineRule="auto"/>
        <w:ind w:firstLineChars="200" w:firstLine="440"/>
        <w:rPr>
          <w:rFonts w:ascii="Arial Narrow" w:eastAsia="仿宋_GB2312" w:hAnsi="Arial Narrow" w:cs="Arial Unicode MS"/>
          <w:sz w:val="22"/>
          <w:szCs w:val="22"/>
        </w:rPr>
      </w:pPr>
      <w:bookmarkStart w:id="1359" w:name="No100_T20K1X1"/>
      <w:bookmarkEnd w:id="1359"/>
      <w:r>
        <w:rPr>
          <w:rFonts w:ascii="Arial Narrow" w:eastAsia="仿宋_GB2312" w:hAnsi="Arial Narrow" w:cs="Arial Unicode MS"/>
          <w:sz w:val="22"/>
          <w:szCs w:val="22"/>
        </w:rPr>
        <w:t>（一）息税前利润率</w:t>
      </w:r>
      <w:r>
        <w:rPr>
          <w:rFonts w:ascii="Arial Narrow" w:eastAsia="仿宋_GB2312" w:hAnsi="Arial Narrow" w:cs="Arial Unicode MS"/>
          <w:sz w:val="22"/>
          <w:szCs w:val="22"/>
        </w:rPr>
        <w:t>=</w:t>
      </w:r>
      <w:r>
        <w:rPr>
          <w:rFonts w:ascii="Arial Narrow" w:eastAsia="仿宋_GB2312" w:hAnsi="Arial Narrow" w:cs="Arial Unicode MS"/>
          <w:sz w:val="22"/>
          <w:szCs w:val="22"/>
        </w:rPr>
        <w:t>息税前利润</w:t>
      </w:r>
      <w:r>
        <w:rPr>
          <w:rFonts w:ascii="Arial Narrow" w:eastAsia="仿宋_GB2312" w:hAnsi="Arial Narrow" w:cs="Arial Unicode MS"/>
          <w:sz w:val="22"/>
          <w:szCs w:val="22"/>
        </w:rPr>
        <w:t>/</w:t>
      </w:r>
      <w:r>
        <w:rPr>
          <w:rFonts w:ascii="Arial Narrow" w:eastAsia="仿宋_GB2312" w:hAnsi="Arial Narrow" w:cs="Arial Unicode MS"/>
          <w:sz w:val="22"/>
          <w:szCs w:val="22"/>
        </w:rPr>
        <w:t>营业收入</w:t>
      </w:r>
      <w:r>
        <w:rPr>
          <w:rFonts w:ascii="Arial Narrow" w:eastAsia="仿宋_GB2312" w:hAnsi="Arial Narrow" w:cs="Arial Unicode MS"/>
          <w:sz w:val="22"/>
          <w:szCs w:val="22"/>
        </w:rPr>
        <w:t>×100%</w:t>
      </w:r>
    </w:p>
    <w:p w14:paraId="13F01216" w14:textId="77777777" w:rsidR="00AA4CA3" w:rsidRDefault="00F2093E">
      <w:pPr>
        <w:spacing w:beforeLines="50" w:before="156" w:afterLines="50" w:after="156" w:line="360" w:lineRule="auto"/>
        <w:ind w:firstLineChars="200" w:firstLine="440"/>
        <w:rPr>
          <w:rFonts w:ascii="Arial Narrow" w:eastAsia="仿宋_GB2312" w:hAnsi="Arial Narrow" w:cs="Arial Unicode MS"/>
          <w:sz w:val="22"/>
          <w:szCs w:val="22"/>
        </w:rPr>
      </w:pPr>
      <w:bookmarkStart w:id="1360" w:name="No101_T20K1X2"/>
      <w:bookmarkEnd w:id="1360"/>
      <w:r>
        <w:rPr>
          <w:rFonts w:ascii="Arial Narrow" w:eastAsia="仿宋_GB2312" w:hAnsi="Arial Narrow" w:cs="Arial Unicode MS"/>
          <w:sz w:val="22"/>
          <w:szCs w:val="22"/>
        </w:rPr>
        <w:t>（二）完全成本加成率</w:t>
      </w:r>
      <w:r>
        <w:rPr>
          <w:rFonts w:ascii="Arial Narrow" w:eastAsia="仿宋_GB2312" w:hAnsi="Arial Narrow" w:cs="Arial Unicode MS"/>
          <w:sz w:val="22"/>
          <w:szCs w:val="22"/>
        </w:rPr>
        <w:t>=</w:t>
      </w:r>
      <w:r>
        <w:rPr>
          <w:rFonts w:ascii="Arial Narrow" w:eastAsia="仿宋_GB2312" w:hAnsi="Arial Narrow" w:cs="Arial Unicode MS"/>
          <w:sz w:val="22"/>
          <w:szCs w:val="22"/>
        </w:rPr>
        <w:t>息税前利润</w:t>
      </w:r>
      <w:r>
        <w:rPr>
          <w:rFonts w:ascii="Arial Narrow" w:eastAsia="仿宋_GB2312" w:hAnsi="Arial Narrow" w:cs="Arial Unicode MS"/>
          <w:sz w:val="22"/>
          <w:szCs w:val="22"/>
        </w:rPr>
        <w:t>/</w:t>
      </w:r>
      <w:r>
        <w:rPr>
          <w:rFonts w:ascii="Arial Narrow" w:eastAsia="仿宋_GB2312" w:hAnsi="Arial Narrow" w:cs="Arial Unicode MS"/>
          <w:sz w:val="22"/>
          <w:szCs w:val="22"/>
        </w:rPr>
        <w:t>完全成本</w:t>
      </w:r>
      <w:r>
        <w:rPr>
          <w:rFonts w:ascii="Arial Narrow" w:eastAsia="仿宋_GB2312" w:hAnsi="Arial Narrow" w:cs="Arial Unicode MS"/>
          <w:sz w:val="22"/>
          <w:szCs w:val="22"/>
        </w:rPr>
        <w:t>×100%</w:t>
      </w:r>
    </w:p>
    <w:p w14:paraId="7BF299A6" w14:textId="77777777" w:rsidR="00AA4CA3" w:rsidRDefault="00F2093E">
      <w:pPr>
        <w:spacing w:beforeLines="50" w:before="156" w:afterLines="50" w:after="156" w:line="360" w:lineRule="auto"/>
        <w:ind w:firstLineChars="200" w:firstLine="440"/>
        <w:rPr>
          <w:rFonts w:ascii="Arial Narrow" w:eastAsia="仿宋_GB2312" w:hAnsi="Arial Narrow" w:cs="Arial Unicode MS"/>
          <w:sz w:val="22"/>
          <w:szCs w:val="22"/>
        </w:rPr>
      </w:pPr>
      <w:bookmarkStart w:id="1361" w:name="No102_T20K1X3"/>
      <w:bookmarkEnd w:id="1361"/>
      <w:r w:rsidRPr="2DD37415">
        <w:rPr>
          <w:rFonts w:ascii="Arial Narrow" w:eastAsia="仿宋_GB2312" w:hAnsi="Arial Narrow" w:cs="Arial Unicode MS"/>
          <w:sz w:val="22"/>
          <w:szCs w:val="22"/>
        </w:rPr>
        <w:t>（三）资产收益率</w:t>
      </w:r>
      <w:r w:rsidRPr="2DD37415">
        <w:rPr>
          <w:rFonts w:ascii="Arial Narrow" w:eastAsia="仿宋_GB2312" w:hAnsi="Arial Narrow" w:cs="Arial Unicode MS"/>
          <w:sz w:val="22"/>
          <w:szCs w:val="22"/>
        </w:rPr>
        <w:t>=</w:t>
      </w:r>
      <w:r w:rsidRPr="2DD37415">
        <w:rPr>
          <w:rFonts w:ascii="Arial Narrow" w:eastAsia="仿宋_GB2312" w:hAnsi="Arial Narrow" w:cs="Arial Unicode MS"/>
          <w:sz w:val="22"/>
          <w:szCs w:val="22"/>
        </w:rPr>
        <w:t>息税前利润</w:t>
      </w:r>
      <w:r w:rsidRPr="2DD37415">
        <w:rPr>
          <w:rFonts w:ascii="Arial Narrow" w:eastAsia="仿宋_GB2312" w:hAnsi="Arial Narrow" w:cs="Arial Unicode MS"/>
          <w:sz w:val="22"/>
          <w:szCs w:val="22"/>
        </w:rPr>
        <w:t>/[</w:t>
      </w:r>
      <w:r w:rsidRPr="2DD37415">
        <w:rPr>
          <w:rFonts w:ascii="Arial Narrow" w:eastAsia="仿宋_GB2312" w:hAnsi="Arial Narrow" w:cs="Arial Unicode MS"/>
          <w:sz w:val="22"/>
          <w:szCs w:val="22"/>
        </w:rPr>
        <w:t>（年初资产总额</w:t>
      </w:r>
      <w:r w:rsidRPr="2DD37415">
        <w:rPr>
          <w:rFonts w:ascii="Arial Narrow" w:eastAsia="仿宋_GB2312" w:hAnsi="Arial Narrow" w:cs="Arial Unicode MS"/>
          <w:sz w:val="22"/>
          <w:szCs w:val="22"/>
        </w:rPr>
        <w:t>+</w:t>
      </w:r>
      <w:r w:rsidRPr="2DD37415">
        <w:rPr>
          <w:rFonts w:ascii="Arial Narrow" w:eastAsia="仿宋_GB2312" w:hAnsi="Arial Narrow" w:cs="Arial Unicode MS"/>
          <w:sz w:val="22"/>
          <w:szCs w:val="22"/>
        </w:rPr>
        <w:t>年末资产总额）</w:t>
      </w:r>
      <w:r w:rsidRPr="2DD37415">
        <w:rPr>
          <w:rFonts w:ascii="Arial Narrow" w:eastAsia="仿宋_GB2312" w:hAnsi="Arial Narrow" w:cs="Arial Unicode MS"/>
          <w:sz w:val="22"/>
          <w:szCs w:val="22"/>
        </w:rPr>
        <w:t>/2]×100%</w:t>
      </w:r>
    </w:p>
    <w:p w14:paraId="24FD7655" w14:textId="77777777" w:rsidR="00AA4CA3" w:rsidRDefault="00F2093E">
      <w:pPr>
        <w:spacing w:beforeLines="50" w:before="156" w:afterLines="50" w:after="156" w:line="360" w:lineRule="auto"/>
        <w:ind w:firstLineChars="200" w:firstLine="440"/>
        <w:rPr>
          <w:rFonts w:ascii="Arial Narrow" w:eastAsia="仿宋_GB2312" w:hAnsi="Arial Narrow" w:cs="Arial Unicode MS"/>
          <w:sz w:val="22"/>
          <w:szCs w:val="22"/>
        </w:rPr>
      </w:pPr>
      <w:bookmarkStart w:id="1362" w:name="No103_T20K1X4"/>
      <w:bookmarkEnd w:id="1362"/>
      <w:r>
        <w:rPr>
          <w:rFonts w:ascii="Arial Narrow" w:eastAsia="仿宋_GB2312" w:hAnsi="Arial Narrow" w:cs="Arial Unicode MS"/>
          <w:sz w:val="22"/>
          <w:szCs w:val="22"/>
        </w:rPr>
        <w:t>（四）贝里比率</w:t>
      </w:r>
      <w:r>
        <w:rPr>
          <w:rFonts w:ascii="Arial Narrow" w:eastAsia="仿宋_GB2312" w:hAnsi="Arial Narrow" w:cs="Arial Unicode MS"/>
          <w:sz w:val="22"/>
          <w:szCs w:val="22"/>
        </w:rPr>
        <w:t>=</w:t>
      </w:r>
      <w:r>
        <w:rPr>
          <w:rFonts w:ascii="Arial Narrow" w:eastAsia="仿宋_GB2312" w:hAnsi="Arial Narrow" w:cs="Arial Unicode MS"/>
          <w:sz w:val="22"/>
          <w:szCs w:val="22"/>
        </w:rPr>
        <w:t>毛利</w:t>
      </w:r>
      <w:r>
        <w:rPr>
          <w:rFonts w:ascii="Arial Narrow" w:eastAsia="仿宋_GB2312" w:hAnsi="Arial Narrow" w:cs="Arial Unicode MS"/>
          <w:sz w:val="22"/>
          <w:szCs w:val="22"/>
        </w:rPr>
        <w:t>/</w:t>
      </w:r>
      <w:r>
        <w:rPr>
          <w:rFonts w:ascii="Arial Narrow" w:eastAsia="仿宋_GB2312" w:hAnsi="Arial Narrow" w:cs="Arial Unicode MS"/>
          <w:sz w:val="22"/>
          <w:szCs w:val="22"/>
        </w:rPr>
        <w:t>（营业费用</w:t>
      </w:r>
      <w:r>
        <w:rPr>
          <w:rFonts w:ascii="Arial Narrow" w:eastAsia="仿宋_GB2312" w:hAnsi="Arial Narrow" w:cs="Arial Unicode MS"/>
          <w:sz w:val="22"/>
          <w:szCs w:val="22"/>
        </w:rPr>
        <w:t>+</w:t>
      </w:r>
      <w:r>
        <w:rPr>
          <w:rFonts w:ascii="Arial Narrow" w:eastAsia="仿宋_GB2312" w:hAnsi="Arial Narrow" w:cs="Arial Unicode MS"/>
          <w:sz w:val="22"/>
          <w:szCs w:val="22"/>
        </w:rPr>
        <w:t>管理费用）</w:t>
      </w:r>
      <w:r>
        <w:rPr>
          <w:rFonts w:ascii="Arial Narrow" w:eastAsia="仿宋_GB2312" w:hAnsi="Arial Narrow" w:cs="Arial Unicode MS"/>
          <w:sz w:val="22"/>
          <w:szCs w:val="22"/>
        </w:rPr>
        <w:t>×100%</w:t>
      </w:r>
    </w:p>
    <w:p w14:paraId="2AB16CA1" w14:textId="77777777" w:rsidR="00AA4CA3" w:rsidRDefault="00F2093E">
      <w:pPr>
        <w:spacing w:beforeLines="50" w:before="156" w:afterLines="50" w:after="156" w:line="360" w:lineRule="auto"/>
        <w:ind w:firstLineChars="200" w:firstLine="440"/>
        <w:rPr>
          <w:rFonts w:ascii="Arial Narrow" w:eastAsia="仿宋_GB2312" w:hAnsi="Arial Narrow" w:cs="Arial Unicode MS"/>
          <w:sz w:val="22"/>
          <w:szCs w:val="22"/>
        </w:rPr>
      </w:pPr>
      <w:r>
        <w:rPr>
          <w:rFonts w:ascii="Arial Narrow" w:eastAsia="仿宋_GB2312" w:hAnsi="Arial Narrow" w:cs="Arial Unicode MS" w:hint="eastAsia"/>
          <w:sz w:val="22"/>
          <w:szCs w:val="22"/>
        </w:rPr>
        <w:t>完全成本加成率在测试制造业务时比</w:t>
      </w:r>
      <w:r>
        <w:rPr>
          <w:rFonts w:ascii="Arial Narrow" w:eastAsia="仿宋_GB2312" w:hAnsi="Arial Narrow" w:cs="Arial Unicode MS"/>
          <w:sz w:val="22"/>
          <w:szCs w:val="22"/>
        </w:rPr>
        <w:t>息税前</w:t>
      </w:r>
      <w:r>
        <w:rPr>
          <w:rFonts w:ascii="Arial Narrow" w:eastAsia="仿宋_GB2312" w:hAnsi="Arial Narrow" w:cs="Arial Unicode MS" w:hint="eastAsia"/>
          <w:sz w:val="22"/>
          <w:szCs w:val="22"/>
        </w:rPr>
        <w:t>利润率更具优势。这是因为，此类交易中关联方之间的交易额会反映到验证对象的销售收入中。在这种情况下，如果使用</w:t>
      </w:r>
      <w:r>
        <w:rPr>
          <w:rFonts w:ascii="Arial Narrow" w:eastAsia="仿宋_GB2312" w:hAnsi="Arial Narrow" w:cs="Arial Unicode MS"/>
          <w:sz w:val="22"/>
          <w:szCs w:val="22"/>
        </w:rPr>
        <w:t>息税前</w:t>
      </w:r>
      <w:r>
        <w:rPr>
          <w:rFonts w:ascii="Arial Narrow" w:eastAsia="仿宋_GB2312" w:hAnsi="Arial Narrow" w:cs="Arial Unicode MS" w:hint="eastAsia"/>
          <w:sz w:val="22"/>
          <w:szCs w:val="22"/>
        </w:rPr>
        <w:t>利润率，则验证对象利润率的分母将由于关联交易因素，从而降低了其可靠性；而使用完全成本加成率则不会出现这样的问题。</w:t>
      </w:r>
    </w:p>
    <w:p w14:paraId="73A1167B" w14:textId="115D8B58" w:rsidR="00AA4CA3" w:rsidDel="0031618F" w:rsidRDefault="00F2093E">
      <w:pPr>
        <w:spacing w:beforeLines="50" w:before="156" w:afterLines="50" w:after="156" w:line="360" w:lineRule="auto"/>
        <w:ind w:firstLineChars="200" w:firstLine="440"/>
        <w:rPr>
          <w:del w:id="1363" w:author="admin" w:date="2024-07-08T16:18:00Z"/>
          <w:rFonts w:ascii="Arial Narrow" w:eastAsia="仿宋_GB2312" w:hAnsi="Arial Narrow" w:cs="Arial Unicode MS"/>
          <w:sz w:val="22"/>
          <w:szCs w:val="22"/>
        </w:rPr>
      </w:pPr>
      <w:r>
        <w:rPr>
          <w:rFonts w:ascii="Arial Narrow" w:eastAsia="仿宋_GB2312" w:hAnsi="Arial Narrow" w:cs="Arial Unicode MS"/>
          <w:sz w:val="22"/>
          <w:szCs w:val="22"/>
        </w:rPr>
        <w:t>综上所述，我们选择了完全成本加成率作为评估</w:t>
      </w:r>
      <w:r w:rsidR="00266E8D">
        <w:rPr>
          <w:rFonts w:ascii="Arial Narrow" w:eastAsia="仿宋_GB2312" w:hAnsi="Arial Narrow" w:cs="Arial"/>
          <w:kern w:val="2"/>
          <w:sz w:val="22"/>
          <w:szCs w:val="22"/>
        </w:rPr>
        <w:t>上海派智</w:t>
      </w:r>
      <w:r>
        <w:rPr>
          <w:rFonts w:ascii="Arial Narrow" w:eastAsia="仿宋_GB2312" w:hAnsi="Arial Narrow" w:cs="Arial Unicode MS"/>
          <w:sz w:val="22"/>
          <w:szCs w:val="22"/>
        </w:rPr>
        <w:t>受测关联交易是否符合独立交易原则最合理的利润水平指标。</w:t>
      </w:r>
    </w:p>
    <w:p w14:paraId="4CB7618B" w14:textId="77777777" w:rsidR="0080301A" w:rsidRDefault="0080301A" w:rsidP="0031618F">
      <w:pPr>
        <w:spacing w:beforeLines="50" w:before="156" w:afterLines="50" w:after="156" w:line="360" w:lineRule="auto"/>
        <w:ind w:firstLineChars="200" w:firstLine="440"/>
        <w:rPr>
          <w:rFonts w:ascii="Arial Narrow" w:eastAsia="仿宋_GB2312" w:hAnsi="Arial Narrow" w:cs="Arial Unicode MS"/>
          <w:sz w:val="22"/>
          <w:szCs w:val="22"/>
        </w:rPr>
      </w:pPr>
    </w:p>
    <w:p w14:paraId="05E85D28" w14:textId="77777777" w:rsidR="00AA4CA3" w:rsidRDefault="00F2093E">
      <w:pPr>
        <w:pStyle w:val="af9"/>
        <w:spacing w:before="156" w:after="156"/>
        <w:outlineLvl w:val="3"/>
        <w:rPr>
          <w:rFonts w:ascii="Arial Narrow" w:eastAsia="仿宋_GB2312" w:hAnsi="Arial Narrow" w:cs="楷体"/>
          <w:b w:val="0"/>
          <w:i w:val="0"/>
          <w:color w:val="002060"/>
          <w:sz w:val="22"/>
          <w:szCs w:val="22"/>
        </w:rPr>
      </w:pPr>
      <w:bookmarkStart w:id="1364" w:name="_Toc19831"/>
      <w:bookmarkStart w:id="1365" w:name="_Toc32709"/>
      <w:bookmarkStart w:id="1366" w:name="_Toc110439132"/>
      <w:bookmarkStart w:id="1367" w:name="_Toc78452970"/>
      <w:bookmarkStart w:id="1368" w:name="_Toc522015257"/>
      <w:bookmarkStart w:id="1369" w:name="_Toc142398908"/>
      <w:bookmarkStart w:id="1370" w:name="_Toc24197"/>
      <w:bookmarkStart w:id="1371" w:name="_Toc10287"/>
      <w:bookmarkStart w:id="1372" w:name="_Toc171076027"/>
      <w:r>
        <w:rPr>
          <w:rFonts w:ascii="Arial Narrow" w:eastAsia="仿宋_GB2312" w:hAnsi="Arial Narrow" w:cs="楷体"/>
          <w:b w:val="0"/>
          <w:i w:val="0"/>
          <w:color w:val="002060"/>
          <w:sz w:val="22"/>
          <w:szCs w:val="22"/>
        </w:rPr>
        <w:t>7.4.4.2.</w:t>
      </w:r>
      <w:r>
        <w:rPr>
          <w:rFonts w:ascii="Arial Narrow" w:eastAsia="仿宋_GB2312" w:hAnsi="Arial Narrow" w:cs="楷体"/>
          <w:b w:val="0"/>
          <w:i w:val="0"/>
          <w:color w:val="002060"/>
          <w:sz w:val="22"/>
          <w:szCs w:val="22"/>
        </w:rPr>
        <w:t>多年度数据的使用</w:t>
      </w:r>
      <w:bookmarkEnd w:id="1364"/>
      <w:bookmarkEnd w:id="1365"/>
      <w:bookmarkEnd w:id="1366"/>
      <w:bookmarkEnd w:id="1367"/>
      <w:bookmarkEnd w:id="1368"/>
      <w:bookmarkEnd w:id="1369"/>
      <w:bookmarkEnd w:id="1370"/>
      <w:bookmarkEnd w:id="1371"/>
      <w:bookmarkEnd w:id="1372"/>
    </w:p>
    <w:p w14:paraId="3E4A6D5F" w14:textId="77777777" w:rsidR="00AA4CA3" w:rsidRDefault="00F2093E">
      <w:pPr>
        <w:spacing w:beforeLines="50" w:before="156" w:afterLines="50" w:after="156" w:line="360" w:lineRule="auto"/>
        <w:ind w:firstLineChars="200" w:firstLine="440"/>
        <w:rPr>
          <w:rFonts w:ascii="Arial Narrow" w:eastAsia="仿宋_GB2312" w:hAnsi="Arial Narrow" w:cs="Arial Unicode MS"/>
          <w:sz w:val="22"/>
          <w:szCs w:val="22"/>
        </w:rPr>
      </w:pPr>
      <w:r>
        <w:rPr>
          <w:rFonts w:ascii="Arial Narrow" w:eastAsia="仿宋_GB2312" w:hAnsi="Arial Narrow" w:cs="Arial Unicode MS"/>
          <w:sz w:val="22"/>
          <w:szCs w:val="22"/>
        </w:rPr>
        <w:t>《</w:t>
      </w:r>
      <w:r>
        <w:rPr>
          <w:rFonts w:ascii="Arial Narrow" w:eastAsia="仿宋_GB2312" w:hAnsi="Arial Narrow" w:cs="Arial Unicode MS"/>
          <w:sz w:val="22"/>
          <w:szCs w:val="22"/>
        </w:rPr>
        <w:t>OECD</w:t>
      </w:r>
      <w:r>
        <w:rPr>
          <w:rFonts w:ascii="Arial Narrow" w:eastAsia="仿宋_GB2312" w:hAnsi="Arial Narrow" w:cs="Arial Unicode MS"/>
          <w:sz w:val="22"/>
          <w:szCs w:val="22"/>
        </w:rPr>
        <w:t>转让定价指南》关于使用多个年度的数据给出了如下准则：</w:t>
      </w:r>
      <w:r>
        <w:rPr>
          <w:rFonts w:ascii="Arial Narrow" w:eastAsia="仿宋_GB2312" w:hAnsi="Arial Narrow" w:cs="Arial Unicode MS"/>
          <w:sz w:val="22"/>
          <w:szCs w:val="22"/>
        </w:rPr>
        <w:t>“</w:t>
      </w:r>
      <w:r>
        <w:rPr>
          <w:rFonts w:ascii="Arial Narrow" w:eastAsia="仿宋_GB2312" w:hAnsi="Arial Narrow" w:cs="Arial Unicode MS"/>
          <w:sz w:val="22"/>
          <w:szCs w:val="22"/>
        </w:rPr>
        <w:t>通常，分析受测年度及之前年度的数据可以有助于全面了解受控交易的事实及情况</w:t>
      </w:r>
      <w:r>
        <w:rPr>
          <w:rFonts w:ascii="Arial Narrow" w:eastAsia="仿宋_GB2312" w:hAnsi="Arial Narrow" w:cs="Arial Unicode MS"/>
          <w:sz w:val="22"/>
          <w:szCs w:val="22"/>
        </w:rPr>
        <w:t>......</w:t>
      </w:r>
      <w:r>
        <w:rPr>
          <w:rFonts w:ascii="Arial Narrow" w:eastAsia="仿宋_GB2312" w:hAnsi="Arial Narrow" w:cs="Arial Unicode MS"/>
          <w:sz w:val="22"/>
          <w:szCs w:val="22"/>
        </w:rPr>
        <w:t>这种多年</w:t>
      </w:r>
      <w:r>
        <w:rPr>
          <w:rFonts w:ascii="Arial Narrow" w:eastAsia="仿宋_GB2312" w:hAnsi="Arial Narrow" w:cs="Arial Unicode MS"/>
          <w:sz w:val="22"/>
          <w:szCs w:val="22"/>
        </w:rPr>
        <w:lastRenderedPageBreak/>
        <w:t>度数据分析在应用交易利润法时可能特别适用</w:t>
      </w:r>
      <w:r>
        <w:rPr>
          <w:rFonts w:ascii="Arial Narrow" w:eastAsia="仿宋_GB2312" w:hAnsi="Arial Narrow" w:cs="Arial Unicode MS"/>
          <w:sz w:val="22"/>
          <w:szCs w:val="22"/>
        </w:rPr>
        <w:t>......</w:t>
      </w:r>
      <w:r>
        <w:rPr>
          <w:rFonts w:ascii="Arial Narrow" w:eastAsia="仿宋_GB2312" w:hAnsi="Arial Narrow" w:cs="Arial Unicode MS"/>
          <w:sz w:val="22"/>
          <w:szCs w:val="22"/>
        </w:rPr>
        <w:t>多年度财务数据还可以有助于了解长期合约。</w:t>
      </w:r>
      <w:r>
        <w:rPr>
          <w:rFonts w:ascii="Arial Narrow" w:eastAsia="仿宋_GB2312" w:hAnsi="Arial Narrow" w:cs="Arial Unicode MS"/>
          <w:sz w:val="22"/>
          <w:szCs w:val="22"/>
        </w:rPr>
        <w:t>”</w:t>
      </w:r>
      <w:r>
        <w:rPr>
          <w:rFonts w:ascii="Arial Narrow" w:eastAsia="仿宋_GB2312" w:hAnsi="Arial Narrow" w:cs="Arial Unicode MS"/>
          <w:sz w:val="22"/>
          <w:szCs w:val="22"/>
          <w:vertAlign w:val="superscript"/>
        </w:rPr>
        <w:footnoteReference w:id="21"/>
      </w:r>
    </w:p>
    <w:p w14:paraId="258E5358" w14:textId="77777777" w:rsidR="00AA4CA3" w:rsidRDefault="00F2093E">
      <w:pPr>
        <w:spacing w:beforeLines="50" w:before="156" w:afterLines="50" w:after="156" w:line="360" w:lineRule="auto"/>
        <w:ind w:firstLineChars="200" w:firstLine="440"/>
        <w:rPr>
          <w:rFonts w:ascii="Arial Narrow" w:eastAsia="仿宋_GB2312" w:hAnsi="Arial Narrow" w:cs="Arial Unicode MS"/>
          <w:sz w:val="22"/>
          <w:szCs w:val="22"/>
        </w:rPr>
      </w:pPr>
      <w:r>
        <w:rPr>
          <w:rFonts w:ascii="Arial Narrow" w:eastAsia="仿宋_GB2312" w:hAnsi="Arial Narrow" w:cs="Arial Unicode MS" w:hint="eastAsia"/>
          <w:sz w:val="22"/>
          <w:szCs w:val="22"/>
        </w:rPr>
        <w:t>[2017]6</w:t>
      </w:r>
      <w:r>
        <w:rPr>
          <w:rFonts w:ascii="Arial Narrow" w:eastAsia="仿宋_GB2312" w:hAnsi="Arial Narrow" w:cs="Arial Unicode MS" w:hint="eastAsia"/>
          <w:sz w:val="22"/>
          <w:szCs w:val="22"/>
        </w:rPr>
        <w:t>号公告</w:t>
      </w:r>
      <w:r>
        <w:rPr>
          <w:rFonts w:ascii="Arial Narrow" w:eastAsia="仿宋_GB2312" w:hAnsi="Arial Narrow" w:cs="Arial Unicode MS"/>
          <w:sz w:val="22"/>
          <w:szCs w:val="22"/>
        </w:rPr>
        <w:t>第</w:t>
      </w:r>
      <w:r>
        <w:rPr>
          <w:rFonts w:ascii="Arial Narrow" w:eastAsia="仿宋_GB2312" w:hAnsi="Arial Narrow" w:cs="Arial Unicode MS"/>
          <w:sz w:val="22"/>
          <w:szCs w:val="22"/>
        </w:rPr>
        <w:t>20</w:t>
      </w:r>
      <w:r>
        <w:rPr>
          <w:rFonts w:ascii="Arial Narrow" w:eastAsia="仿宋_GB2312" w:hAnsi="Arial Narrow" w:cs="Arial Unicode MS"/>
          <w:sz w:val="22"/>
          <w:szCs w:val="22"/>
        </w:rPr>
        <w:t>条特别指出，在使用交易净利润法进行可比性分析时，应特别考察经济周期和产品生命周期。《</w:t>
      </w:r>
      <w:r>
        <w:rPr>
          <w:rFonts w:ascii="Arial Narrow" w:eastAsia="仿宋_GB2312" w:hAnsi="Arial Narrow" w:cs="Arial Unicode MS"/>
          <w:sz w:val="22"/>
          <w:szCs w:val="22"/>
        </w:rPr>
        <w:t>OECD</w:t>
      </w:r>
      <w:r>
        <w:rPr>
          <w:rFonts w:ascii="Arial Narrow" w:eastAsia="仿宋_GB2312" w:hAnsi="Arial Narrow" w:cs="Arial Unicode MS"/>
          <w:sz w:val="22"/>
          <w:szCs w:val="22"/>
        </w:rPr>
        <w:t>转让定价指南》中也就行业和产品生命周期提出了如下准则：</w:t>
      </w:r>
    </w:p>
    <w:p w14:paraId="60202DBC" w14:textId="77777777" w:rsidR="00AA4CA3" w:rsidRDefault="00F2093E">
      <w:pPr>
        <w:spacing w:beforeLines="50" w:before="156" w:afterLines="50" w:after="156" w:line="360" w:lineRule="auto"/>
        <w:ind w:firstLineChars="200" w:firstLine="440"/>
        <w:rPr>
          <w:rFonts w:ascii="Arial Narrow" w:eastAsia="仿宋_GB2312" w:hAnsi="Arial Narrow" w:cs="Arial Unicode MS"/>
          <w:sz w:val="22"/>
          <w:szCs w:val="22"/>
        </w:rPr>
      </w:pPr>
      <w:r>
        <w:rPr>
          <w:rFonts w:ascii="Arial Narrow" w:eastAsia="仿宋_GB2312" w:hAnsi="Arial Narrow" w:cs="Arial Unicode MS"/>
          <w:sz w:val="22"/>
          <w:szCs w:val="22"/>
        </w:rPr>
        <w:t>“</w:t>
      </w:r>
      <w:r>
        <w:rPr>
          <w:rFonts w:ascii="Arial Narrow" w:eastAsia="仿宋_GB2312" w:hAnsi="Arial Narrow" w:cs="Arial Unicode MS"/>
          <w:sz w:val="22"/>
          <w:szCs w:val="22"/>
        </w:rPr>
        <w:t>多年度的资料也可以有助于提供关于可比公司行业周期和产品生命周期的信息。商业周期或者产品生命周期方面的差异，可能会对转让定价产生重大的影响，从而影响到对可比性的评估。早些年度的数据可能会显示，那些进行可比交易的独立企业，是否在相似的程度上，受到类似经济环境的影响；或者早些年度不同的情况严重影响了该独立企业的价格和利润，以至于它不能再被用作可比公司。</w:t>
      </w:r>
      <w:r>
        <w:rPr>
          <w:rFonts w:ascii="Arial Narrow" w:eastAsia="仿宋_GB2312" w:hAnsi="Arial Narrow" w:cs="Arial Unicode MS"/>
          <w:sz w:val="22"/>
          <w:szCs w:val="22"/>
        </w:rPr>
        <w:t>”</w:t>
      </w:r>
      <w:r>
        <w:rPr>
          <w:rFonts w:ascii="Arial Narrow" w:eastAsia="仿宋_GB2312" w:hAnsi="Arial Narrow" w:cs="Arial Unicode MS"/>
          <w:sz w:val="22"/>
          <w:szCs w:val="22"/>
          <w:vertAlign w:val="superscript"/>
        </w:rPr>
        <w:footnoteReference w:id="22"/>
      </w:r>
    </w:p>
    <w:p w14:paraId="5F4DBCE2" w14:textId="6BD3D662" w:rsidR="00AA4CA3" w:rsidRDefault="00F2093E">
      <w:pPr>
        <w:spacing w:beforeLines="50" w:before="156" w:afterLines="50" w:after="156" w:line="360" w:lineRule="auto"/>
        <w:ind w:firstLineChars="200" w:firstLine="440"/>
        <w:rPr>
          <w:rFonts w:ascii="Arial Narrow" w:eastAsia="仿宋_GB2312" w:hAnsi="Arial Narrow" w:cs="Arial Unicode MS"/>
          <w:sz w:val="22"/>
          <w:szCs w:val="22"/>
        </w:rPr>
      </w:pPr>
      <w:r>
        <w:rPr>
          <w:rFonts w:ascii="Arial Narrow" w:eastAsia="仿宋_GB2312" w:hAnsi="Arial Narrow" w:cs="Arial Unicode MS"/>
          <w:sz w:val="22"/>
          <w:szCs w:val="22"/>
        </w:rPr>
        <w:t>为了在交易净利润分析中运用多年度数据，我们通过比较</w:t>
      </w:r>
      <w:r w:rsidR="00266E8D">
        <w:rPr>
          <w:rFonts w:ascii="Arial Narrow" w:eastAsia="仿宋_GB2312" w:hAnsi="Arial Narrow" w:cs="Arial"/>
          <w:kern w:val="2"/>
          <w:sz w:val="22"/>
          <w:szCs w:val="22"/>
        </w:rPr>
        <w:t>上海派智</w:t>
      </w:r>
      <w:r>
        <w:rPr>
          <w:rFonts w:ascii="Arial Narrow" w:eastAsia="仿宋_GB2312" w:hAnsi="Arial Narrow" w:cs="Arial Unicode MS"/>
          <w:sz w:val="22"/>
          <w:szCs w:val="22"/>
        </w:rPr>
        <w:t>2023</w:t>
      </w:r>
      <w:r>
        <w:rPr>
          <w:rFonts w:ascii="Arial Narrow" w:eastAsia="仿宋_GB2312" w:hAnsi="Arial Narrow" w:cs="Arial Unicode MS"/>
          <w:sz w:val="22"/>
          <w:szCs w:val="22"/>
        </w:rPr>
        <w:t>年度受测关联交易的利润水平和可比公司</w:t>
      </w:r>
      <w:r>
        <w:rPr>
          <w:rFonts w:ascii="Arial Narrow" w:eastAsia="仿宋_GB2312" w:hAnsi="Arial Narrow" w:cs="Arial Unicode MS"/>
          <w:sz w:val="22"/>
          <w:szCs w:val="22"/>
        </w:rPr>
        <w:t>2020</w:t>
      </w:r>
      <w:r>
        <w:rPr>
          <w:rFonts w:ascii="Arial Narrow" w:eastAsia="仿宋_GB2312" w:hAnsi="Arial Narrow" w:cs="Arial Unicode MS"/>
          <w:sz w:val="22"/>
          <w:szCs w:val="22"/>
        </w:rPr>
        <w:t>到</w:t>
      </w:r>
      <w:r>
        <w:rPr>
          <w:rFonts w:ascii="Arial Narrow" w:eastAsia="仿宋_GB2312" w:hAnsi="Arial Narrow" w:cs="Arial Unicode MS"/>
          <w:sz w:val="22"/>
          <w:szCs w:val="22"/>
        </w:rPr>
        <w:t>2022</w:t>
      </w:r>
      <w:r>
        <w:rPr>
          <w:rFonts w:ascii="Arial Narrow" w:eastAsia="仿宋_GB2312" w:hAnsi="Arial Narrow" w:cs="Arial Unicode MS"/>
          <w:sz w:val="22"/>
          <w:szCs w:val="22"/>
        </w:rPr>
        <w:t>财年的加权平均利润水平，来评估</w:t>
      </w:r>
      <w:r w:rsidR="000D6798" w:rsidRPr="000D6798">
        <w:rPr>
          <w:rFonts w:ascii="Arial Narrow" w:eastAsia="仿宋_GB2312" w:hAnsi="Arial Narrow" w:cs="Arial Unicode MS"/>
          <w:sz w:val="22"/>
          <w:szCs w:val="22"/>
        </w:rPr>
        <w:t>上海派智</w:t>
      </w:r>
      <w:r>
        <w:rPr>
          <w:rFonts w:ascii="Arial Narrow" w:eastAsia="仿宋_GB2312" w:hAnsi="Arial Narrow" w:cs="Arial Unicode MS"/>
          <w:sz w:val="22"/>
          <w:szCs w:val="22"/>
        </w:rPr>
        <w:t>的受测关联交易是否符合独立交易原则。</w:t>
      </w:r>
    </w:p>
    <w:p w14:paraId="44540F54" w14:textId="77777777" w:rsidR="00AA4CA3" w:rsidRDefault="00F2093E">
      <w:pPr>
        <w:pStyle w:val="af9"/>
        <w:spacing w:before="156" w:after="156"/>
        <w:outlineLvl w:val="3"/>
        <w:rPr>
          <w:rFonts w:ascii="Arial Narrow" w:eastAsia="仿宋_GB2312" w:hAnsi="Arial Narrow" w:cs="楷体"/>
          <w:b w:val="0"/>
          <w:i w:val="0"/>
          <w:color w:val="009CDE"/>
          <w:sz w:val="22"/>
          <w:szCs w:val="22"/>
        </w:rPr>
      </w:pPr>
      <w:bookmarkStart w:id="1373" w:name="_Toc142398909"/>
      <w:bookmarkStart w:id="1374" w:name="_Toc78452971"/>
      <w:bookmarkStart w:id="1375" w:name="_Toc27487"/>
      <w:bookmarkStart w:id="1376" w:name="_Toc32712"/>
      <w:bookmarkStart w:id="1377" w:name="_Toc110439133"/>
      <w:bookmarkStart w:id="1378" w:name="_Toc25536"/>
      <w:bookmarkStart w:id="1379" w:name="_Toc522015258"/>
      <w:bookmarkStart w:id="1380" w:name="_Toc11784"/>
      <w:bookmarkStart w:id="1381" w:name="_Toc171076028"/>
      <w:r>
        <w:rPr>
          <w:rFonts w:ascii="Arial Narrow" w:eastAsia="仿宋_GB2312" w:hAnsi="Arial Narrow" w:cs="楷体"/>
          <w:b w:val="0"/>
          <w:i w:val="0"/>
          <w:color w:val="002060"/>
          <w:sz w:val="22"/>
          <w:szCs w:val="22"/>
        </w:rPr>
        <w:t>7.4.4.3.</w:t>
      </w:r>
      <w:r>
        <w:rPr>
          <w:rFonts w:ascii="Arial Narrow" w:eastAsia="仿宋_GB2312" w:hAnsi="Arial Narrow" w:cs="楷体"/>
          <w:b w:val="0"/>
          <w:i w:val="0"/>
          <w:color w:val="002060"/>
          <w:sz w:val="22"/>
          <w:szCs w:val="22"/>
        </w:rPr>
        <w:t>独立交易区间</w:t>
      </w:r>
      <w:bookmarkEnd w:id="1373"/>
      <w:bookmarkEnd w:id="1374"/>
      <w:bookmarkEnd w:id="1375"/>
      <w:bookmarkEnd w:id="1376"/>
      <w:bookmarkEnd w:id="1377"/>
      <w:bookmarkEnd w:id="1378"/>
      <w:bookmarkEnd w:id="1379"/>
      <w:bookmarkEnd w:id="1380"/>
      <w:bookmarkEnd w:id="1381"/>
    </w:p>
    <w:p w14:paraId="67DCF290" w14:textId="77777777" w:rsidR="00AA4CA3" w:rsidRDefault="00F2093E">
      <w:pPr>
        <w:spacing w:beforeLines="50" w:before="156" w:afterLines="50" w:after="156" w:line="360" w:lineRule="auto"/>
        <w:ind w:firstLineChars="200" w:firstLine="440"/>
        <w:rPr>
          <w:rFonts w:ascii="Arial Narrow" w:eastAsia="仿宋_GB2312" w:hAnsi="Arial Narrow" w:cs="Arial Unicode MS"/>
          <w:sz w:val="22"/>
          <w:szCs w:val="22"/>
        </w:rPr>
      </w:pPr>
      <w:r>
        <w:rPr>
          <w:rFonts w:ascii="Arial Narrow" w:eastAsia="仿宋_GB2312" w:hAnsi="Arial Narrow" w:cs="Arial Unicode MS"/>
          <w:sz w:val="22"/>
          <w:szCs w:val="22"/>
        </w:rPr>
        <w:t>符合独立交易原则的结果通常并不是一个单一的价格或者利润，而是一个价格或利润的区间。只要我们对每个非受控交易进行仔细审查并能确保其与受测关联交易的可比性，那么在区间中的每个数据都具有同样的可靠性。相对于某个特定的数字而言，独立交易区间是评估受控交易是否符合独立交易原则更合理的方法，因为通常使用转让定价方法评估所得的只是一个符合独立交易原则的近似值，或者因为各独立企业在可比的经济环境中可能并不会对同一交易采用完全相同的定价（或者赚取完全相同的利润）。因此，如果一项受控交易的结果在两家或两家以上的可比公司的利润区间内，那么可以认为该受控交易是符合独立交易原则的。</w:t>
      </w:r>
      <w:r>
        <w:rPr>
          <w:rFonts w:ascii="Arial Narrow" w:eastAsia="仿宋_GB2312" w:hAnsi="Arial Narrow" w:cs="Arial Unicode MS"/>
          <w:sz w:val="22"/>
          <w:szCs w:val="22"/>
          <w:vertAlign w:val="superscript"/>
        </w:rPr>
        <w:footnoteReference w:id="23"/>
      </w:r>
    </w:p>
    <w:p w14:paraId="4FD83621" w14:textId="5DF5CA17" w:rsidR="00AA4CA3" w:rsidRDefault="00F2093E">
      <w:pPr>
        <w:spacing w:beforeLines="50" w:before="156" w:afterLines="50" w:after="156" w:line="360" w:lineRule="auto"/>
        <w:ind w:firstLineChars="200" w:firstLine="440"/>
        <w:rPr>
          <w:rFonts w:ascii="Arial Narrow" w:eastAsia="仿宋_GB2312" w:hAnsi="Arial Narrow" w:cs="Arial Unicode MS"/>
          <w:sz w:val="22"/>
          <w:szCs w:val="22"/>
        </w:rPr>
      </w:pPr>
      <w:r>
        <w:rPr>
          <w:rFonts w:ascii="Arial Narrow" w:eastAsia="仿宋_GB2312" w:hAnsi="Arial Narrow" w:cs="Arial Unicode MS"/>
          <w:sz w:val="22"/>
          <w:szCs w:val="22"/>
        </w:rPr>
        <w:t>章节</w:t>
      </w:r>
      <w:r>
        <w:rPr>
          <w:rFonts w:ascii="Arial Narrow" w:eastAsia="仿宋_GB2312" w:hAnsi="Arial Narrow" w:cs="Arial Unicode MS"/>
          <w:sz w:val="22"/>
          <w:szCs w:val="22"/>
        </w:rPr>
        <w:t>7.4.3.5</w:t>
      </w:r>
      <w:r>
        <w:rPr>
          <w:rFonts w:ascii="Arial Narrow" w:eastAsia="仿宋_GB2312" w:hAnsi="Arial Narrow" w:cs="Arial Unicode MS"/>
          <w:sz w:val="22"/>
          <w:szCs w:val="22"/>
        </w:rPr>
        <w:t>中所使用的筛选标准旨在寻找和消除对</w:t>
      </w:r>
      <w:r w:rsidR="00266E8D">
        <w:rPr>
          <w:rFonts w:ascii="Arial Narrow" w:eastAsia="仿宋_GB2312" w:hAnsi="Arial Narrow" w:cs="Arial"/>
          <w:kern w:val="2"/>
          <w:sz w:val="22"/>
          <w:szCs w:val="22"/>
        </w:rPr>
        <w:t>上海派智</w:t>
      </w:r>
      <w:r>
        <w:rPr>
          <w:rFonts w:ascii="Arial Narrow" w:eastAsia="仿宋_GB2312" w:hAnsi="Arial Narrow" w:cs="Arial Unicode MS"/>
          <w:sz w:val="22"/>
          <w:szCs w:val="22"/>
        </w:rPr>
        <w:t>与选定的可比公司之间在执行功能、承担风险和使用资产等方面可能存在的显著差异。因此，所有选定</w:t>
      </w:r>
      <w:r>
        <w:rPr>
          <w:rFonts w:ascii="Arial Narrow" w:eastAsia="仿宋_GB2312" w:hAnsi="Arial Narrow" w:cs="Arial Unicode MS"/>
          <w:sz w:val="22"/>
          <w:szCs w:val="22"/>
        </w:rPr>
        <w:lastRenderedPageBreak/>
        <w:t>的可比公司都具有相同程度的可比性和可靠性。因此，我们可以认为独立交易区间应该由所有可比公司的财务成果组成。</w:t>
      </w:r>
    </w:p>
    <w:p w14:paraId="34A15D8A" w14:textId="3DB394A0" w:rsidR="00AA4CA3" w:rsidRDefault="00F2093E">
      <w:pPr>
        <w:spacing w:beforeLines="50" w:before="156" w:afterLines="50" w:after="156" w:line="360" w:lineRule="auto"/>
        <w:ind w:firstLineChars="200" w:firstLine="440"/>
        <w:rPr>
          <w:rFonts w:ascii="Arial Narrow" w:eastAsia="仿宋_GB2312" w:hAnsi="Arial Narrow" w:cs="Arial Unicode MS"/>
          <w:sz w:val="22"/>
          <w:szCs w:val="22"/>
        </w:rPr>
      </w:pPr>
      <w:r>
        <w:rPr>
          <w:rFonts w:ascii="Arial Narrow" w:eastAsia="仿宋_GB2312" w:hAnsi="Arial Narrow" w:cs="Arial Unicode MS"/>
          <w:sz w:val="22"/>
          <w:szCs w:val="22"/>
        </w:rPr>
        <w:t>然而应该承认，尽管选定的可比公司已经是可获得的最可比的样本了，在他们与</w:t>
      </w:r>
      <w:r w:rsidR="00266E8D">
        <w:rPr>
          <w:rFonts w:ascii="Arial Narrow" w:eastAsia="仿宋_GB2312" w:hAnsi="Arial Narrow" w:cs="Arial"/>
          <w:kern w:val="2"/>
          <w:sz w:val="22"/>
          <w:szCs w:val="22"/>
        </w:rPr>
        <w:t>上海派智</w:t>
      </w:r>
      <w:r>
        <w:rPr>
          <w:rFonts w:ascii="Arial Narrow" w:eastAsia="仿宋_GB2312" w:hAnsi="Arial Narrow" w:cs="Arial Unicode MS"/>
          <w:sz w:val="22"/>
          <w:szCs w:val="22"/>
        </w:rPr>
        <w:t>与选定之间仍然可能存在无法量化的差异。因此，如果将所有可比公司的结果组成区间，可能会导致区间的范围太宽，从而降低其可靠性。在存在不完美的可比公司的情况下，为了提高我们分析的可靠程度，我们将独立交易区间限定为可比公司</w:t>
      </w:r>
      <w:r>
        <w:rPr>
          <w:rFonts w:ascii="Arial Narrow" w:eastAsia="仿宋_GB2312" w:hAnsi="Arial Narrow" w:cs="Arial Unicode MS"/>
          <w:sz w:val="22"/>
          <w:szCs w:val="22"/>
        </w:rPr>
        <w:t>2020</w:t>
      </w:r>
      <w:r>
        <w:rPr>
          <w:rFonts w:ascii="Arial Narrow" w:eastAsia="仿宋_GB2312" w:hAnsi="Arial Narrow" w:cs="Arial Unicode MS"/>
          <w:sz w:val="22"/>
          <w:szCs w:val="22"/>
        </w:rPr>
        <w:t>到</w:t>
      </w:r>
      <w:r>
        <w:rPr>
          <w:rFonts w:ascii="Arial Narrow" w:eastAsia="仿宋_GB2312" w:hAnsi="Arial Narrow" w:cs="Arial Unicode MS"/>
          <w:sz w:val="22"/>
          <w:szCs w:val="22"/>
        </w:rPr>
        <w:t>2022</w:t>
      </w:r>
      <w:r>
        <w:rPr>
          <w:rFonts w:ascii="Arial Narrow" w:eastAsia="仿宋_GB2312" w:hAnsi="Arial Narrow" w:cs="Arial Unicode MS"/>
          <w:sz w:val="22"/>
          <w:szCs w:val="22"/>
        </w:rPr>
        <w:t>财年期间加权平均完全成本加成率的四分位区间。</w:t>
      </w:r>
      <w:r>
        <w:rPr>
          <w:rFonts w:ascii="Arial Narrow" w:eastAsia="仿宋_GB2312" w:hAnsi="Arial Narrow" w:cs="Arial Unicode MS"/>
          <w:sz w:val="22"/>
          <w:szCs w:val="22"/>
          <w:vertAlign w:val="superscript"/>
        </w:rPr>
        <w:footnoteReference w:id="24"/>
      </w:r>
    </w:p>
    <w:p w14:paraId="47C25242" w14:textId="5F5CB420" w:rsidR="00AA4CA3" w:rsidRDefault="00F2093E">
      <w:pPr>
        <w:spacing w:beforeLines="50" w:before="156" w:afterLines="50" w:after="156" w:line="360" w:lineRule="auto"/>
        <w:ind w:firstLineChars="200" w:firstLine="440"/>
        <w:rPr>
          <w:rFonts w:ascii="Arial Narrow" w:eastAsia="仿宋_GB2312" w:hAnsi="Arial Narrow" w:cs="Arial Unicode MS"/>
          <w:sz w:val="22"/>
          <w:szCs w:val="22"/>
        </w:rPr>
      </w:pPr>
      <w:r w:rsidRPr="2DD37415">
        <w:rPr>
          <w:rFonts w:ascii="Arial Narrow" w:eastAsia="仿宋_GB2312" w:hAnsi="Arial Narrow" w:cs="Arial Unicode MS"/>
          <w:sz w:val="22"/>
          <w:szCs w:val="22"/>
        </w:rPr>
        <w:t>我们从</w:t>
      </w:r>
      <w:r w:rsidRPr="2DD37415">
        <w:rPr>
          <w:rFonts w:ascii="Arial Narrow" w:eastAsia="仿宋_GB2312" w:hAnsi="Arial Narrow" w:cs="Arial Unicode MS"/>
          <w:sz w:val="22"/>
          <w:szCs w:val="22"/>
        </w:rPr>
        <w:t>TP Catalyst</w:t>
      </w:r>
      <w:r w:rsidRPr="2DD37415">
        <w:rPr>
          <w:rFonts w:ascii="Arial Narrow" w:eastAsia="仿宋_GB2312" w:hAnsi="Arial Narrow" w:cs="Arial Unicode MS"/>
          <w:sz w:val="22"/>
          <w:szCs w:val="22"/>
        </w:rPr>
        <w:t>数据库（</w:t>
      </w:r>
      <w:r w:rsidRPr="2DD37415">
        <w:rPr>
          <w:rFonts w:ascii="Arial Narrow" w:eastAsia="仿宋_GB2312" w:hAnsi="Arial Narrow" w:cs="Arial Unicode MS"/>
          <w:sz w:val="22"/>
          <w:szCs w:val="22"/>
        </w:rPr>
        <w:t>202</w:t>
      </w:r>
      <w:r w:rsidR="00E12A10" w:rsidRPr="2DD37415">
        <w:rPr>
          <w:rFonts w:ascii="Arial Narrow" w:eastAsia="仿宋_GB2312" w:hAnsi="Arial Narrow" w:cs="Arial Unicode MS"/>
          <w:sz w:val="22"/>
          <w:szCs w:val="22"/>
        </w:rPr>
        <w:t>4</w:t>
      </w:r>
      <w:r w:rsidRPr="2DD37415">
        <w:rPr>
          <w:rFonts w:ascii="Arial Narrow" w:eastAsia="仿宋_GB2312" w:hAnsi="Arial Narrow" w:cs="Arial Unicode MS"/>
          <w:sz w:val="22"/>
          <w:szCs w:val="22"/>
        </w:rPr>
        <w:t>版）提取了</w:t>
      </w:r>
      <w:r w:rsidRPr="2DD37415">
        <w:rPr>
          <w:rFonts w:ascii="Arial Narrow" w:eastAsia="仿宋_GB2312" w:hAnsi="Arial Narrow" w:cs="Arial Unicode MS"/>
          <w:sz w:val="22"/>
          <w:szCs w:val="22"/>
        </w:rPr>
        <w:t>2020</w:t>
      </w:r>
      <w:r w:rsidRPr="2DD37415">
        <w:rPr>
          <w:rFonts w:ascii="Arial Narrow" w:eastAsia="仿宋_GB2312" w:hAnsi="Arial Narrow" w:cs="Arial Unicode MS"/>
          <w:sz w:val="22"/>
          <w:szCs w:val="22"/>
        </w:rPr>
        <w:t>到</w:t>
      </w:r>
      <w:r w:rsidRPr="2DD37415">
        <w:rPr>
          <w:rFonts w:ascii="Arial Narrow" w:eastAsia="仿宋_GB2312" w:hAnsi="Arial Narrow" w:cs="Arial Unicode MS"/>
          <w:sz w:val="22"/>
          <w:szCs w:val="22"/>
        </w:rPr>
        <w:t>2022</w:t>
      </w:r>
      <w:r w:rsidRPr="2DD37415">
        <w:rPr>
          <w:rFonts w:ascii="Arial Narrow" w:eastAsia="仿宋_GB2312" w:hAnsi="Arial Narrow" w:cs="Arial Unicode MS"/>
          <w:sz w:val="22"/>
          <w:szCs w:val="22"/>
        </w:rPr>
        <w:t>财年每家可比公司的损益表中的信息。被选可比公司完全成本加成率计算详见附件</w:t>
      </w:r>
      <w:r w:rsidRPr="2DD37415">
        <w:rPr>
          <w:rFonts w:ascii="Arial Narrow" w:eastAsia="仿宋_GB2312" w:hAnsi="Arial Narrow" w:cs="Arial Unicode MS"/>
          <w:sz w:val="22"/>
          <w:szCs w:val="22"/>
        </w:rPr>
        <w:t>4</w:t>
      </w:r>
      <w:r w:rsidRPr="2DD37415">
        <w:rPr>
          <w:rFonts w:ascii="Arial Narrow" w:eastAsia="仿宋_GB2312" w:hAnsi="Arial Narrow" w:cs="Arial Unicode MS"/>
          <w:sz w:val="22"/>
          <w:szCs w:val="22"/>
        </w:rPr>
        <w:t>。</w:t>
      </w:r>
    </w:p>
    <w:p w14:paraId="04DA8B7E" w14:textId="77777777" w:rsidR="00AA4CA3" w:rsidRDefault="00F2093E">
      <w:pPr>
        <w:spacing w:beforeLines="50" w:before="156" w:afterLines="50" w:after="156" w:line="360" w:lineRule="auto"/>
        <w:ind w:firstLineChars="200" w:firstLine="440"/>
        <w:rPr>
          <w:rFonts w:ascii="Arial Narrow" w:eastAsia="仿宋_GB2312" w:hAnsi="Arial Narrow" w:cs="Arial Unicode MS"/>
          <w:sz w:val="22"/>
          <w:szCs w:val="22"/>
        </w:rPr>
      </w:pPr>
      <w:r>
        <w:rPr>
          <w:rFonts w:ascii="Arial Narrow" w:eastAsia="仿宋_GB2312" w:hAnsi="Arial Narrow" w:cs="Arial Unicode MS"/>
          <w:sz w:val="22"/>
          <w:szCs w:val="22"/>
        </w:rPr>
        <w:t>我们计算了选中的</w:t>
      </w:r>
      <w:r>
        <w:rPr>
          <w:rFonts w:ascii="Arial Narrow" w:eastAsia="仿宋_GB2312" w:hAnsi="Arial Narrow" w:cs="Arial Unicode MS"/>
          <w:sz w:val="22"/>
          <w:szCs w:val="22"/>
        </w:rPr>
        <w:t>12</w:t>
      </w:r>
      <w:r>
        <w:rPr>
          <w:rFonts w:ascii="Arial Narrow" w:eastAsia="仿宋_GB2312" w:hAnsi="Arial Narrow" w:cs="Arial Unicode MS"/>
          <w:sz w:val="22"/>
          <w:szCs w:val="22"/>
        </w:rPr>
        <w:t>家可比公司</w:t>
      </w:r>
      <w:r>
        <w:rPr>
          <w:rFonts w:ascii="Arial Narrow" w:eastAsia="仿宋_GB2312" w:hAnsi="Arial Narrow" w:cs="Arial Unicode MS"/>
          <w:sz w:val="22"/>
          <w:szCs w:val="22"/>
        </w:rPr>
        <w:t>2020</w:t>
      </w:r>
      <w:r>
        <w:rPr>
          <w:rFonts w:ascii="Arial Narrow" w:eastAsia="仿宋_GB2312" w:hAnsi="Arial Narrow" w:cs="Arial Unicode MS"/>
          <w:sz w:val="22"/>
          <w:szCs w:val="22"/>
        </w:rPr>
        <w:t>到</w:t>
      </w:r>
      <w:r>
        <w:rPr>
          <w:rFonts w:ascii="Arial Narrow" w:eastAsia="仿宋_GB2312" w:hAnsi="Arial Narrow" w:cs="Arial Unicode MS"/>
          <w:sz w:val="22"/>
          <w:szCs w:val="22"/>
        </w:rPr>
        <w:t>2022</w:t>
      </w:r>
      <w:r>
        <w:rPr>
          <w:rFonts w:ascii="Arial Narrow" w:eastAsia="仿宋_GB2312" w:hAnsi="Arial Narrow" w:cs="Arial Unicode MS" w:hint="eastAsia"/>
          <w:sz w:val="22"/>
          <w:szCs w:val="22"/>
        </w:rPr>
        <w:t>财年</w:t>
      </w:r>
      <w:r>
        <w:rPr>
          <w:rFonts w:ascii="Arial Narrow" w:eastAsia="仿宋_GB2312" w:hAnsi="Arial Narrow" w:cs="Arial Unicode MS"/>
          <w:sz w:val="22"/>
          <w:szCs w:val="22"/>
        </w:rPr>
        <w:t>加权平均</w:t>
      </w:r>
      <w:r>
        <w:rPr>
          <w:rFonts w:ascii="Arial Narrow" w:eastAsia="仿宋_GB2312" w:hAnsi="Arial Narrow" w:cs="Arial Unicode MS" w:hint="eastAsia"/>
          <w:sz w:val="22"/>
          <w:szCs w:val="22"/>
        </w:rPr>
        <w:t>完全成本</w:t>
      </w:r>
      <w:r>
        <w:rPr>
          <w:rFonts w:ascii="Arial Narrow" w:eastAsia="仿宋_GB2312" w:hAnsi="Arial Narrow" w:cs="Arial Unicode MS"/>
          <w:sz w:val="22"/>
          <w:szCs w:val="22"/>
        </w:rPr>
        <w:t>加成率。如下图所示</w:t>
      </w:r>
      <w:r>
        <w:rPr>
          <w:rFonts w:ascii="Arial Narrow" w:eastAsia="仿宋_GB2312" w:hAnsi="Arial Narrow" w:cs="Arial Unicode MS" w:hint="eastAsia"/>
          <w:sz w:val="22"/>
          <w:szCs w:val="22"/>
        </w:rPr>
        <w:t>：</w:t>
      </w:r>
    </w:p>
    <w:p w14:paraId="4F260843" w14:textId="6AD69526" w:rsidR="00AA4CA3" w:rsidRDefault="00F2093E" w:rsidP="2DD37415">
      <w:pPr>
        <w:pStyle w:val="a3"/>
        <w:ind w:left="420" w:hanging="420"/>
        <w:jc w:val="center"/>
        <w:rPr>
          <w:rFonts w:ascii="Arial Narrow" w:eastAsia="仿宋_GB2312" w:hAnsi="Arial Narrow"/>
          <w:sz w:val="22"/>
          <w:szCs w:val="22"/>
        </w:rPr>
      </w:pPr>
      <w:r w:rsidRPr="2DD37415">
        <w:rPr>
          <w:rFonts w:ascii="Arial Narrow" w:eastAsia="仿宋_GB2312" w:hAnsi="Arial Narrow"/>
          <w:sz w:val="22"/>
          <w:szCs w:val="22"/>
        </w:rPr>
        <w:t>图表</w:t>
      </w:r>
      <w:r w:rsidRPr="2DD37415">
        <w:rPr>
          <w:rFonts w:ascii="Arial Narrow" w:eastAsia="仿宋_GB2312" w:hAnsi="Arial Narrow"/>
          <w:sz w:val="22"/>
          <w:szCs w:val="22"/>
        </w:rPr>
        <w:t xml:space="preserve"> 2</w:t>
      </w:r>
      <w:r w:rsidR="0004168C" w:rsidRPr="2DD37415">
        <w:rPr>
          <w:rFonts w:ascii="Arial Narrow" w:eastAsia="仿宋_GB2312" w:hAnsi="Arial Narrow"/>
          <w:sz w:val="22"/>
          <w:szCs w:val="22"/>
        </w:rPr>
        <w:t>7</w:t>
      </w:r>
      <w:r w:rsidRPr="2DD37415">
        <w:rPr>
          <w:rFonts w:ascii="Arial Narrow" w:eastAsia="仿宋_GB2312" w:hAnsi="Arial Narrow"/>
          <w:sz w:val="22"/>
          <w:szCs w:val="22"/>
        </w:rPr>
        <w:t>：可比企业完全成本加成率四分位区间表</w:t>
      </w:r>
    </w:p>
    <w:tbl>
      <w:tblPr>
        <w:tblW w:w="52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5"/>
        <w:gridCol w:w="3260"/>
      </w:tblGrid>
      <w:tr w:rsidR="00AA4CA3" w14:paraId="076B849F" w14:textId="77777777">
        <w:trPr>
          <w:trHeight w:val="419"/>
          <w:jc w:val="center"/>
        </w:trPr>
        <w:tc>
          <w:tcPr>
            <w:tcW w:w="5245" w:type="dxa"/>
            <w:gridSpan w:val="2"/>
            <w:shd w:val="clear" w:color="auto" w:fill="002060"/>
            <w:vAlign w:val="center"/>
          </w:tcPr>
          <w:p w14:paraId="0117C19E" w14:textId="77777777" w:rsidR="00AA4CA3" w:rsidRDefault="00F2093E">
            <w:pPr>
              <w:jc w:val="center"/>
              <w:rPr>
                <w:rFonts w:ascii="Arial Narrow" w:eastAsia="仿宋_GB2312" w:hAnsi="Arial Narrow" w:cs="楷体"/>
                <w:b/>
                <w:color w:val="1F497D"/>
                <w:sz w:val="22"/>
              </w:rPr>
            </w:pPr>
            <w:r>
              <w:rPr>
                <w:rFonts w:ascii="Arial Narrow" w:eastAsia="仿宋_GB2312" w:hAnsi="Arial Narrow" w:cs="楷体"/>
                <w:b/>
                <w:color w:val="FFFFFF"/>
                <w:sz w:val="22"/>
              </w:rPr>
              <w:t>可比企业完全成本加成率四分位区间</w:t>
            </w:r>
          </w:p>
        </w:tc>
      </w:tr>
      <w:tr w:rsidR="00AA4CA3" w14:paraId="5FCB1F69" w14:textId="77777777">
        <w:trPr>
          <w:trHeight w:val="411"/>
          <w:jc w:val="center"/>
        </w:trPr>
        <w:tc>
          <w:tcPr>
            <w:tcW w:w="1985" w:type="dxa"/>
            <w:shd w:val="clear" w:color="auto" w:fill="auto"/>
            <w:vAlign w:val="center"/>
          </w:tcPr>
          <w:p w14:paraId="42CB8069" w14:textId="77777777" w:rsidR="00AA4CA3" w:rsidRDefault="00F2093E">
            <w:pPr>
              <w:jc w:val="center"/>
              <w:rPr>
                <w:rFonts w:ascii="Arial Narrow" w:eastAsia="仿宋_GB2312" w:hAnsi="Arial Narrow" w:cs="楷体"/>
                <w:sz w:val="22"/>
              </w:rPr>
            </w:pPr>
            <w:r>
              <w:rPr>
                <w:rFonts w:ascii="Arial Narrow" w:eastAsia="仿宋_GB2312" w:hAnsi="Arial Narrow" w:cs="楷体"/>
                <w:sz w:val="22"/>
              </w:rPr>
              <w:t>类型</w:t>
            </w:r>
          </w:p>
        </w:tc>
        <w:tc>
          <w:tcPr>
            <w:tcW w:w="3260" w:type="dxa"/>
            <w:shd w:val="clear" w:color="auto" w:fill="auto"/>
            <w:vAlign w:val="center"/>
          </w:tcPr>
          <w:p w14:paraId="140A076A" w14:textId="77777777" w:rsidR="00AA4CA3" w:rsidRDefault="00F2093E">
            <w:pPr>
              <w:jc w:val="center"/>
              <w:rPr>
                <w:rFonts w:ascii="Arial Narrow" w:eastAsia="仿宋_GB2312" w:hAnsi="Arial Narrow" w:cs="楷体"/>
                <w:sz w:val="22"/>
              </w:rPr>
            </w:pPr>
            <w:r>
              <w:rPr>
                <w:rFonts w:ascii="Arial Narrow" w:eastAsia="仿宋_GB2312" w:hAnsi="Arial Narrow" w:cs="楷体"/>
                <w:sz w:val="22"/>
              </w:rPr>
              <w:t>2020-2022</w:t>
            </w:r>
            <w:r>
              <w:rPr>
                <w:rFonts w:ascii="Arial Narrow" w:eastAsia="仿宋_GB2312" w:hAnsi="Arial Narrow" w:cs="楷体"/>
                <w:sz w:val="22"/>
              </w:rPr>
              <w:t>年加权平均</w:t>
            </w:r>
          </w:p>
        </w:tc>
      </w:tr>
      <w:tr w:rsidR="00AA4CA3" w14:paraId="215B2C44" w14:textId="77777777">
        <w:trPr>
          <w:trHeight w:val="454"/>
          <w:jc w:val="center"/>
        </w:trPr>
        <w:tc>
          <w:tcPr>
            <w:tcW w:w="1985" w:type="dxa"/>
            <w:shd w:val="clear" w:color="auto" w:fill="auto"/>
            <w:vAlign w:val="center"/>
          </w:tcPr>
          <w:p w14:paraId="0E80D7F0" w14:textId="77777777" w:rsidR="00AA4CA3" w:rsidRDefault="00F2093E">
            <w:pPr>
              <w:jc w:val="center"/>
              <w:rPr>
                <w:rFonts w:ascii="Arial Narrow" w:eastAsia="仿宋_GB2312" w:hAnsi="Arial Narrow" w:cs="楷体"/>
                <w:sz w:val="22"/>
              </w:rPr>
            </w:pPr>
            <w:r>
              <w:rPr>
                <w:rFonts w:ascii="Arial Narrow" w:eastAsia="仿宋_GB2312" w:hAnsi="Arial Narrow" w:cs="楷体"/>
                <w:sz w:val="22"/>
              </w:rPr>
              <w:t>下四分位值</w:t>
            </w:r>
          </w:p>
        </w:tc>
        <w:tc>
          <w:tcPr>
            <w:tcW w:w="3260" w:type="dxa"/>
            <w:shd w:val="clear" w:color="auto" w:fill="auto"/>
            <w:vAlign w:val="center"/>
          </w:tcPr>
          <w:p w14:paraId="7FE8CF07" w14:textId="77777777" w:rsidR="00AA4CA3" w:rsidRDefault="00F2093E">
            <w:pPr>
              <w:jc w:val="center"/>
              <w:rPr>
                <w:rFonts w:ascii="Arial Narrow" w:eastAsia="仿宋_GB2312" w:hAnsi="Arial Narrow" w:cs="楷体"/>
                <w:sz w:val="22"/>
              </w:rPr>
            </w:pPr>
            <w:r>
              <w:rPr>
                <w:rFonts w:ascii="Arial Narrow" w:eastAsia="仿宋_GB2312" w:hAnsi="Arial Narrow" w:cs="楷体"/>
                <w:sz w:val="22"/>
              </w:rPr>
              <w:t>1.94%</w:t>
            </w:r>
          </w:p>
        </w:tc>
      </w:tr>
      <w:tr w:rsidR="00AA4CA3" w14:paraId="59F4A780" w14:textId="77777777">
        <w:trPr>
          <w:trHeight w:val="454"/>
          <w:jc w:val="center"/>
        </w:trPr>
        <w:tc>
          <w:tcPr>
            <w:tcW w:w="1985" w:type="dxa"/>
            <w:shd w:val="clear" w:color="auto" w:fill="auto"/>
            <w:vAlign w:val="center"/>
          </w:tcPr>
          <w:p w14:paraId="41BDF5C2" w14:textId="77777777" w:rsidR="00AA4CA3" w:rsidRDefault="00F2093E">
            <w:pPr>
              <w:jc w:val="center"/>
              <w:rPr>
                <w:rFonts w:ascii="Arial Narrow" w:eastAsia="仿宋_GB2312" w:hAnsi="Arial Narrow" w:cs="楷体"/>
                <w:sz w:val="22"/>
              </w:rPr>
            </w:pPr>
            <w:r>
              <w:rPr>
                <w:rFonts w:ascii="Arial Narrow" w:eastAsia="仿宋_GB2312" w:hAnsi="Arial Narrow" w:cs="楷体"/>
                <w:sz w:val="22"/>
              </w:rPr>
              <w:t>中位值</w:t>
            </w:r>
          </w:p>
        </w:tc>
        <w:tc>
          <w:tcPr>
            <w:tcW w:w="3260" w:type="dxa"/>
            <w:shd w:val="clear" w:color="auto" w:fill="auto"/>
            <w:vAlign w:val="center"/>
          </w:tcPr>
          <w:p w14:paraId="2F89F123" w14:textId="77777777" w:rsidR="00AA4CA3" w:rsidRDefault="00F2093E">
            <w:pPr>
              <w:jc w:val="center"/>
              <w:rPr>
                <w:rFonts w:ascii="Arial Narrow" w:eastAsia="仿宋_GB2312" w:hAnsi="Arial Narrow" w:cs="楷体"/>
                <w:sz w:val="22"/>
              </w:rPr>
            </w:pPr>
            <w:r>
              <w:rPr>
                <w:rFonts w:ascii="Arial Narrow" w:eastAsia="仿宋_GB2312" w:hAnsi="Arial Narrow" w:cs="楷体"/>
                <w:sz w:val="22"/>
              </w:rPr>
              <w:t>3.60%</w:t>
            </w:r>
          </w:p>
        </w:tc>
      </w:tr>
      <w:tr w:rsidR="00AA4CA3" w14:paraId="2B158CA6" w14:textId="77777777">
        <w:trPr>
          <w:trHeight w:val="454"/>
          <w:jc w:val="center"/>
        </w:trPr>
        <w:tc>
          <w:tcPr>
            <w:tcW w:w="1985" w:type="dxa"/>
            <w:shd w:val="clear" w:color="auto" w:fill="auto"/>
            <w:vAlign w:val="center"/>
          </w:tcPr>
          <w:p w14:paraId="19CAC6E6" w14:textId="77777777" w:rsidR="00AA4CA3" w:rsidRDefault="00F2093E">
            <w:pPr>
              <w:jc w:val="center"/>
              <w:rPr>
                <w:rFonts w:ascii="Arial Narrow" w:eastAsia="仿宋_GB2312" w:hAnsi="Arial Narrow" w:cs="楷体"/>
                <w:sz w:val="22"/>
              </w:rPr>
            </w:pPr>
            <w:r>
              <w:rPr>
                <w:rFonts w:ascii="Arial Narrow" w:eastAsia="仿宋_GB2312" w:hAnsi="Arial Narrow" w:cs="楷体"/>
                <w:sz w:val="22"/>
              </w:rPr>
              <w:t>上四分位值</w:t>
            </w:r>
          </w:p>
        </w:tc>
        <w:tc>
          <w:tcPr>
            <w:tcW w:w="3260" w:type="dxa"/>
            <w:shd w:val="clear" w:color="auto" w:fill="auto"/>
            <w:vAlign w:val="center"/>
          </w:tcPr>
          <w:p w14:paraId="133D2087" w14:textId="77777777" w:rsidR="00AA4CA3" w:rsidRDefault="00F2093E">
            <w:pPr>
              <w:jc w:val="center"/>
              <w:rPr>
                <w:rFonts w:ascii="Arial Narrow" w:eastAsia="仿宋_GB2312" w:hAnsi="Arial Narrow" w:cs="楷体"/>
                <w:sz w:val="22"/>
              </w:rPr>
            </w:pPr>
            <w:r>
              <w:rPr>
                <w:rFonts w:ascii="Arial Narrow" w:eastAsia="仿宋_GB2312" w:hAnsi="Arial Narrow" w:cs="楷体"/>
                <w:sz w:val="22"/>
              </w:rPr>
              <w:t>5.93%</w:t>
            </w:r>
          </w:p>
        </w:tc>
      </w:tr>
    </w:tbl>
    <w:p w14:paraId="74C17938" w14:textId="7B4A1467" w:rsidR="00AA4CA3" w:rsidDel="0031618F" w:rsidRDefault="00AA4CA3" w:rsidP="0031618F">
      <w:pPr>
        <w:spacing w:beforeLines="50" w:before="156" w:afterLines="50" w:after="156" w:line="360" w:lineRule="auto"/>
        <w:ind w:left="0"/>
        <w:rPr>
          <w:del w:id="1382" w:author="admin" w:date="2024-07-08T16:18:00Z"/>
          <w:rFonts w:ascii="Arial Narrow" w:eastAsia="仿宋_GB2312" w:hAnsi="Arial Narrow" w:cs="Arial Unicode MS"/>
          <w:sz w:val="22"/>
          <w:szCs w:val="22"/>
        </w:rPr>
      </w:pPr>
    </w:p>
    <w:p w14:paraId="20C69E94" w14:textId="63FDA0F6" w:rsidR="2DD37415" w:rsidDel="0031618F" w:rsidRDefault="2DD37415" w:rsidP="0031618F">
      <w:pPr>
        <w:ind w:left="0"/>
        <w:rPr>
          <w:del w:id="1383" w:author="admin" w:date="2024-07-08T16:18:00Z"/>
        </w:rPr>
      </w:pPr>
    </w:p>
    <w:p w14:paraId="47217370" w14:textId="1414ECCA" w:rsidR="2DD37415" w:rsidDel="0031618F" w:rsidRDefault="2DD37415" w:rsidP="0031618F">
      <w:pPr>
        <w:ind w:left="0"/>
        <w:rPr>
          <w:del w:id="1384" w:author="admin" w:date="2024-07-08T16:18:00Z"/>
        </w:rPr>
      </w:pPr>
    </w:p>
    <w:p w14:paraId="50229489" w14:textId="01CCB8AF" w:rsidR="2DD37415" w:rsidDel="0031618F" w:rsidRDefault="2DD37415" w:rsidP="0031618F">
      <w:pPr>
        <w:ind w:left="0"/>
        <w:rPr>
          <w:del w:id="1385" w:author="admin" w:date="2024-07-08T16:18:00Z"/>
        </w:rPr>
      </w:pPr>
    </w:p>
    <w:p w14:paraId="6BBC26CB" w14:textId="25D5C700" w:rsidR="2DD37415" w:rsidDel="0031618F" w:rsidRDefault="2DD37415" w:rsidP="0031618F">
      <w:pPr>
        <w:ind w:left="0"/>
        <w:rPr>
          <w:del w:id="1386" w:author="admin" w:date="2024-07-08T16:18:00Z"/>
        </w:rPr>
      </w:pPr>
    </w:p>
    <w:p w14:paraId="1944931F" w14:textId="555FAC4E" w:rsidR="00AA4CA3" w:rsidRPr="0004168C" w:rsidRDefault="00F2093E" w:rsidP="0004168C">
      <w:pPr>
        <w:spacing w:beforeLines="50" w:before="156" w:afterLines="50" w:after="156" w:line="360" w:lineRule="auto"/>
        <w:ind w:firstLineChars="200" w:firstLine="440"/>
        <w:rPr>
          <w:rFonts w:ascii="Arial Narrow" w:eastAsia="仿宋_GB2312" w:hAnsi="Arial Narrow" w:cs="Arial Unicode MS"/>
          <w:sz w:val="22"/>
          <w:szCs w:val="22"/>
        </w:rPr>
      </w:pPr>
      <w:r w:rsidRPr="2DD37415">
        <w:rPr>
          <w:rFonts w:ascii="Arial Narrow" w:eastAsia="仿宋_GB2312" w:hAnsi="Arial Narrow" w:cs="Arial Unicode MS"/>
          <w:sz w:val="22"/>
          <w:szCs w:val="22"/>
        </w:rPr>
        <w:t>通过上述交易净利润法分析，</w:t>
      </w:r>
      <w:r w:rsidRPr="2DD37415">
        <w:rPr>
          <w:rFonts w:ascii="Arial Narrow" w:eastAsia="仿宋_GB2312" w:hAnsi="Arial Narrow" w:cs="Arial Unicode MS"/>
          <w:sz w:val="22"/>
          <w:szCs w:val="22"/>
        </w:rPr>
        <w:t>2020</w:t>
      </w:r>
      <w:r w:rsidRPr="2DD37415">
        <w:rPr>
          <w:rFonts w:ascii="Arial Narrow" w:eastAsia="仿宋_GB2312" w:hAnsi="Arial Narrow" w:cs="Arial Unicode MS"/>
          <w:sz w:val="22"/>
          <w:szCs w:val="22"/>
        </w:rPr>
        <w:t>到</w:t>
      </w:r>
      <w:r w:rsidRPr="2DD37415">
        <w:rPr>
          <w:rFonts w:ascii="Arial Narrow" w:eastAsia="仿宋_GB2312" w:hAnsi="Arial Narrow" w:cs="Arial Unicode MS"/>
          <w:sz w:val="22"/>
          <w:szCs w:val="22"/>
        </w:rPr>
        <w:t>2022</w:t>
      </w:r>
      <w:r w:rsidRPr="2DD37415">
        <w:rPr>
          <w:rFonts w:ascii="Arial Narrow" w:eastAsia="仿宋_GB2312" w:hAnsi="Arial Narrow" w:cs="Arial Unicode MS"/>
          <w:sz w:val="22"/>
          <w:szCs w:val="22"/>
        </w:rPr>
        <w:t>财年加权平均完全成本加成率独立交易四分位区间为</w:t>
      </w:r>
      <w:r w:rsidRPr="2DD37415">
        <w:rPr>
          <w:rFonts w:ascii="Arial Narrow" w:eastAsia="仿宋_GB2312" w:hAnsi="Arial Narrow" w:cs="Arial Unicode MS"/>
          <w:sz w:val="22"/>
          <w:szCs w:val="22"/>
        </w:rPr>
        <w:t>1.94%~5.93%</w:t>
      </w:r>
      <w:r w:rsidRPr="2DD37415">
        <w:rPr>
          <w:rFonts w:ascii="Arial Narrow" w:eastAsia="仿宋_GB2312" w:hAnsi="Arial Narrow" w:cs="Arial Unicode MS"/>
          <w:sz w:val="22"/>
          <w:szCs w:val="22"/>
        </w:rPr>
        <w:t>，中位值为</w:t>
      </w:r>
      <w:r w:rsidRPr="2DD37415">
        <w:rPr>
          <w:rFonts w:ascii="Arial Narrow" w:eastAsia="仿宋_GB2312" w:hAnsi="Arial Narrow" w:cs="Arial Unicode MS"/>
          <w:sz w:val="22"/>
          <w:szCs w:val="22"/>
        </w:rPr>
        <w:t>3.60%</w:t>
      </w:r>
      <w:r w:rsidRPr="2DD37415">
        <w:rPr>
          <w:rFonts w:ascii="Arial Narrow" w:eastAsia="仿宋_GB2312" w:hAnsi="Arial Narrow" w:cs="Arial Unicode MS"/>
          <w:sz w:val="22"/>
          <w:szCs w:val="22"/>
        </w:rPr>
        <w:t>。</w:t>
      </w:r>
      <w:r w:rsidR="003416A8" w:rsidRPr="2DD37415">
        <w:rPr>
          <w:rFonts w:ascii="Arial Narrow" w:eastAsia="仿宋_GB2312" w:hAnsi="Arial Narrow" w:cs="Arial Unicode MS"/>
          <w:sz w:val="22"/>
          <w:szCs w:val="22"/>
        </w:rPr>
        <w:t>上海派智</w:t>
      </w:r>
      <w:r w:rsidRPr="2DD37415">
        <w:rPr>
          <w:rFonts w:ascii="Arial Narrow" w:eastAsia="仿宋_GB2312" w:hAnsi="Arial Narrow" w:cs="Arial Unicode MS"/>
          <w:sz w:val="22"/>
          <w:szCs w:val="22"/>
        </w:rPr>
        <w:t>2023</w:t>
      </w:r>
      <w:r w:rsidRPr="2DD37415">
        <w:rPr>
          <w:rFonts w:ascii="Arial Narrow" w:eastAsia="仿宋_GB2312" w:hAnsi="Arial Narrow" w:cs="Arial Unicode MS"/>
          <w:sz w:val="22"/>
          <w:szCs w:val="22"/>
        </w:rPr>
        <w:t>年度在</w:t>
      </w:r>
      <w:r w:rsidR="00C15CFF" w:rsidRPr="2DD37415">
        <w:rPr>
          <w:rFonts w:ascii="Arial Narrow" w:eastAsia="仿宋_GB2312" w:hAnsi="Arial Narrow" w:cs="Arial Unicode MS"/>
          <w:sz w:val="22"/>
          <w:szCs w:val="22"/>
        </w:rPr>
        <w:t>受测关联交易</w:t>
      </w:r>
      <w:r w:rsidRPr="2DD37415">
        <w:rPr>
          <w:rFonts w:ascii="Arial Narrow" w:eastAsia="仿宋_GB2312" w:hAnsi="Arial Narrow" w:cs="Arial Unicode MS"/>
          <w:sz w:val="22"/>
          <w:szCs w:val="22"/>
        </w:rPr>
        <w:t>中取得的完全成本加成率为</w:t>
      </w:r>
      <w:r w:rsidRPr="2DD37415">
        <w:rPr>
          <w:rFonts w:ascii="Arial Narrow" w:eastAsia="仿宋_GB2312" w:hAnsi="Arial Narrow" w:cs="Arial Unicode MS"/>
          <w:sz w:val="22"/>
          <w:szCs w:val="22"/>
        </w:rPr>
        <w:t>3.</w:t>
      </w:r>
      <w:r w:rsidR="003416A8" w:rsidRPr="2DD37415">
        <w:rPr>
          <w:rFonts w:ascii="Arial Narrow" w:eastAsia="仿宋_GB2312" w:hAnsi="Arial Narrow" w:cs="Arial Unicode MS"/>
          <w:sz w:val="22"/>
          <w:szCs w:val="22"/>
        </w:rPr>
        <w:t>73</w:t>
      </w:r>
      <w:r w:rsidRPr="2DD37415">
        <w:rPr>
          <w:rFonts w:ascii="Arial Narrow" w:eastAsia="仿宋_GB2312" w:hAnsi="Arial Narrow" w:cs="Arial Unicode MS"/>
          <w:sz w:val="22"/>
          <w:szCs w:val="22"/>
        </w:rPr>
        <w:t>%</w:t>
      </w:r>
      <w:r w:rsidRPr="2DD37415">
        <w:rPr>
          <w:rFonts w:ascii="Arial Narrow" w:eastAsia="仿宋_GB2312" w:hAnsi="Arial Narrow" w:cs="Arial Unicode MS"/>
          <w:sz w:val="22"/>
          <w:szCs w:val="22"/>
        </w:rPr>
        <w:t>，位于可比非受控公司在</w:t>
      </w:r>
      <w:r w:rsidRPr="2DD37415">
        <w:rPr>
          <w:rFonts w:ascii="Arial Narrow" w:eastAsia="仿宋_GB2312" w:hAnsi="Arial Narrow" w:cs="Arial Unicode MS"/>
          <w:sz w:val="22"/>
          <w:szCs w:val="22"/>
        </w:rPr>
        <w:t>2020</w:t>
      </w:r>
      <w:r w:rsidRPr="2DD37415">
        <w:rPr>
          <w:rFonts w:ascii="Arial Narrow" w:eastAsia="仿宋_GB2312" w:hAnsi="Arial Narrow" w:cs="Arial Unicode MS"/>
          <w:sz w:val="22"/>
          <w:szCs w:val="22"/>
        </w:rPr>
        <w:t>到</w:t>
      </w:r>
      <w:r w:rsidRPr="2DD37415">
        <w:rPr>
          <w:rFonts w:ascii="Arial Narrow" w:eastAsia="仿宋_GB2312" w:hAnsi="Arial Narrow" w:cs="Arial Unicode MS"/>
          <w:sz w:val="22"/>
          <w:szCs w:val="22"/>
        </w:rPr>
        <w:t>2022</w:t>
      </w:r>
      <w:r w:rsidRPr="2DD37415">
        <w:rPr>
          <w:rFonts w:ascii="Arial Narrow" w:eastAsia="仿宋_GB2312" w:hAnsi="Arial Narrow" w:cs="Arial Unicode MS"/>
          <w:sz w:val="22"/>
          <w:szCs w:val="22"/>
        </w:rPr>
        <w:t>财年三年加权平均完全成本加成率的四分位区间之内</w:t>
      </w:r>
      <w:r w:rsidR="00321930" w:rsidRPr="2DD37415">
        <w:rPr>
          <w:rFonts w:ascii="Arial Narrow" w:eastAsia="仿宋_GB2312" w:hAnsi="Arial Narrow" w:cs="Arial Unicode MS"/>
          <w:sz w:val="22"/>
          <w:szCs w:val="22"/>
        </w:rPr>
        <w:t>，且高于中位值</w:t>
      </w:r>
      <w:r w:rsidRPr="2DD37415">
        <w:rPr>
          <w:rFonts w:ascii="Arial Narrow" w:eastAsia="仿宋_GB2312" w:hAnsi="Arial Narrow" w:cs="Arial Unicode MS"/>
          <w:sz w:val="22"/>
          <w:szCs w:val="22"/>
        </w:rPr>
        <w:t>。</w:t>
      </w:r>
    </w:p>
    <w:p w14:paraId="27D627FB" w14:textId="63690957" w:rsidR="00AA4CA3" w:rsidRDefault="00F2093E">
      <w:pPr>
        <w:spacing w:beforeLines="50" w:before="156" w:afterLines="50" w:after="156" w:line="360" w:lineRule="auto"/>
        <w:ind w:firstLineChars="200" w:firstLine="440"/>
      </w:pPr>
      <w:r>
        <w:rPr>
          <w:rFonts w:ascii="Arial Narrow" w:eastAsia="仿宋_GB2312" w:hAnsi="Arial Narrow" w:cs="Arial Unicode MS"/>
          <w:sz w:val="22"/>
          <w:szCs w:val="22"/>
        </w:rPr>
        <w:t>因此，从中国转让定价角度，</w:t>
      </w:r>
      <w:r w:rsidR="006F543B">
        <w:rPr>
          <w:rFonts w:ascii="Arial Narrow" w:eastAsia="仿宋_GB2312" w:hAnsi="Arial Narrow" w:cs="Arial"/>
          <w:kern w:val="2"/>
          <w:sz w:val="22"/>
          <w:szCs w:val="22"/>
        </w:rPr>
        <w:t>上海派智</w:t>
      </w:r>
      <w:r>
        <w:rPr>
          <w:rFonts w:ascii="Arial Narrow" w:eastAsia="仿宋_GB2312" w:hAnsi="Arial Narrow" w:cs="Arial Unicode MS"/>
          <w:sz w:val="22"/>
          <w:szCs w:val="22"/>
        </w:rPr>
        <w:t>在</w:t>
      </w:r>
      <w:r>
        <w:rPr>
          <w:rFonts w:ascii="Arial Narrow" w:eastAsia="仿宋_GB2312" w:hAnsi="Arial Narrow" w:cs="Arial Unicode MS"/>
          <w:sz w:val="22"/>
          <w:szCs w:val="22"/>
        </w:rPr>
        <w:t>2023</w:t>
      </w:r>
      <w:r>
        <w:rPr>
          <w:rFonts w:ascii="Arial Narrow" w:eastAsia="仿宋_GB2312" w:hAnsi="Arial Narrow" w:cs="Arial Unicode MS"/>
          <w:sz w:val="22"/>
          <w:szCs w:val="22"/>
        </w:rPr>
        <w:t>年受测关联交易中的转让定价安排不违背独立交易原则。</w:t>
      </w:r>
    </w:p>
    <w:p w14:paraId="5DC88FE3" w14:textId="77777777" w:rsidR="00AA4CA3" w:rsidRDefault="00F2093E">
      <w:pPr>
        <w:ind w:left="0"/>
        <w:rPr>
          <w:rFonts w:ascii="Arial Narrow" w:eastAsia="仿宋_GB2312" w:hAnsi="Arial Narrow"/>
          <w:sz w:val="20"/>
          <w:szCs w:val="20"/>
        </w:rPr>
      </w:pPr>
      <w:r>
        <w:rPr>
          <w:rFonts w:ascii="Arial Narrow" w:eastAsia="仿宋_GB2312" w:hAnsi="Arial Narrow"/>
          <w:sz w:val="20"/>
          <w:szCs w:val="20"/>
        </w:rPr>
        <w:br w:type="page"/>
      </w:r>
    </w:p>
    <w:p w14:paraId="7244F125" w14:textId="77777777" w:rsidR="00AA4CA3" w:rsidRDefault="00F2093E" w:rsidP="008755D6">
      <w:pPr>
        <w:pStyle w:val="ListParagraph1"/>
        <w:spacing w:before="0" w:after="0"/>
        <w:ind w:left="0" w:right="0" w:firstLineChars="0" w:firstLine="0"/>
        <w:outlineLvl w:val="0"/>
        <w:rPr>
          <w:rFonts w:ascii="Arial Narrow" w:eastAsia="仿宋_GB2312" w:hAnsi="Arial Narrow" w:cs="Arial Unicode MS"/>
          <w:color w:val="4F6228" w:themeColor="accent3" w:themeShade="80"/>
          <w:sz w:val="28"/>
          <w:szCs w:val="22"/>
        </w:rPr>
      </w:pPr>
      <w:bookmarkStart w:id="1387" w:name="_Toc522015259"/>
      <w:bookmarkStart w:id="1388" w:name="_Toc20582"/>
      <w:bookmarkStart w:id="1389" w:name="_Toc347"/>
      <w:bookmarkStart w:id="1390" w:name="_Toc14247"/>
      <w:bookmarkStart w:id="1391" w:name="_Toc110439135"/>
      <w:bookmarkStart w:id="1392" w:name="_Toc16358"/>
      <w:bookmarkStart w:id="1393" w:name="_Toc171076029"/>
      <w:r>
        <w:rPr>
          <w:rFonts w:ascii="Arial Narrow" w:eastAsia="仿宋_GB2312" w:hAnsi="Arial Narrow" w:cs="Arial Unicode MS"/>
          <w:color w:val="4F6228" w:themeColor="accent3" w:themeShade="80"/>
          <w:sz w:val="28"/>
          <w:szCs w:val="22"/>
        </w:rPr>
        <w:lastRenderedPageBreak/>
        <w:t>8.</w:t>
      </w:r>
      <w:r>
        <w:rPr>
          <w:rFonts w:ascii="Arial Narrow" w:eastAsia="仿宋_GB2312" w:hAnsi="Arial Narrow" w:cs="Arial Unicode MS"/>
          <w:color w:val="4F6228" w:themeColor="accent3" w:themeShade="80"/>
          <w:sz w:val="28"/>
          <w:szCs w:val="22"/>
        </w:rPr>
        <w:t>结论</w:t>
      </w:r>
      <w:bookmarkEnd w:id="1387"/>
      <w:bookmarkEnd w:id="1388"/>
      <w:bookmarkEnd w:id="1389"/>
      <w:bookmarkEnd w:id="1390"/>
      <w:bookmarkEnd w:id="1391"/>
      <w:bookmarkEnd w:id="1392"/>
      <w:bookmarkEnd w:id="1393"/>
    </w:p>
    <w:p w14:paraId="59E4180B" w14:textId="36085086" w:rsidR="00AA4CA3" w:rsidRDefault="00F2093E">
      <w:pPr>
        <w:spacing w:beforeLines="50" w:before="156" w:afterLines="50" w:after="156" w:line="360" w:lineRule="auto"/>
        <w:ind w:firstLineChars="200" w:firstLine="440"/>
        <w:rPr>
          <w:rFonts w:ascii="Arial Narrow" w:eastAsia="仿宋_GB2312" w:hAnsi="Arial Narrow" w:cs="Arial Unicode MS"/>
          <w:sz w:val="22"/>
          <w:szCs w:val="22"/>
        </w:rPr>
      </w:pPr>
      <w:bookmarkStart w:id="1394" w:name="_Toc27375"/>
      <w:r>
        <w:rPr>
          <w:rFonts w:ascii="Arial Narrow" w:eastAsia="仿宋_GB2312" w:hAnsi="Arial Narrow" w:cs="Arial Unicode MS"/>
          <w:sz w:val="22"/>
          <w:szCs w:val="22"/>
        </w:rPr>
        <w:t>根据分析，可比公司</w:t>
      </w:r>
      <w:r>
        <w:rPr>
          <w:rFonts w:ascii="Arial Narrow" w:eastAsia="仿宋_GB2312" w:hAnsi="Arial Narrow" w:cs="Arial Unicode MS"/>
          <w:sz w:val="22"/>
          <w:szCs w:val="22"/>
        </w:rPr>
        <w:t>2020</w:t>
      </w:r>
      <w:r>
        <w:rPr>
          <w:rFonts w:ascii="Arial Narrow" w:eastAsia="仿宋_GB2312" w:hAnsi="Arial Narrow" w:cs="Arial Unicode MS"/>
          <w:sz w:val="22"/>
          <w:szCs w:val="22"/>
        </w:rPr>
        <w:t>到</w:t>
      </w:r>
      <w:r>
        <w:rPr>
          <w:rFonts w:ascii="Arial Narrow" w:eastAsia="仿宋_GB2312" w:hAnsi="Arial Narrow" w:cs="Arial Unicode MS"/>
          <w:sz w:val="22"/>
          <w:szCs w:val="22"/>
        </w:rPr>
        <w:t>2022</w:t>
      </w:r>
      <w:r>
        <w:rPr>
          <w:rFonts w:ascii="Arial Narrow" w:eastAsia="仿宋_GB2312" w:hAnsi="Arial Narrow" w:cs="Arial Unicode MS"/>
          <w:sz w:val="22"/>
          <w:szCs w:val="22"/>
        </w:rPr>
        <w:t>财年加权平均完全成本加成率独立交易区间为</w:t>
      </w:r>
      <w:r>
        <w:rPr>
          <w:rFonts w:ascii="Arial Narrow" w:eastAsia="仿宋_GB2312" w:hAnsi="Arial Narrow" w:cs="Arial Unicode MS"/>
          <w:sz w:val="22"/>
          <w:szCs w:val="22"/>
        </w:rPr>
        <w:t>1.94%</w:t>
      </w:r>
      <w:r>
        <w:rPr>
          <w:rFonts w:ascii="Arial Narrow" w:eastAsia="仿宋_GB2312" w:hAnsi="Arial Narrow" w:cs="Arial Unicode MS"/>
          <w:sz w:val="22"/>
          <w:szCs w:val="22"/>
        </w:rPr>
        <w:t>到</w:t>
      </w:r>
      <w:r>
        <w:rPr>
          <w:rFonts w:ascii="Arial Narrow" w:eastAsia="仿宋_GB2312" w:hAnsi="Arial Narrow" w:cs="Arial Unicode MS"/>
          <w:sz w:val="22"/>
          <w:szCs w:val="22"/>
        </w:rPr>
        <w:t>5.93%</w:t>
      </w:r>
      <w:r>
        <w:rPr>
          <w:rFonts w:ascii="Arial Narrow" w:eastAsia="仿宋_GB2312" w:hAnsi="Arial Narrow" w:cs="Arial Unicode MS"/>
          <w:sz w:val="22"/>
          <w:szCs w:val="22"/>
        </w:rPr>
        <w:t>，中位值为</w:t>
      </w:r>
      <w:r>
        <w:rPr>
          <w:rFonts w:ascii="Arial Narrow" w:eastAsia="仿宋_GB2312" w:hAnsi="Arial Narrow" w:cs="Arial Unicode MS"/>
          <w:sz w:val="22"/>
          <w:szCs w:val="22"/>
        </w:rPr>
        <w:t>3.60%</w:t>
      </w:r>
      <w:r>
        <w:rPr>
          <w:rFonts w:ascii="Arial Narrow" w:eastAsia="仿宋_GB2312" w:hAnsi="Arial Narrow" w:cs="Arial Unicode MS"/>
          <w:sz w:val="22"/>
          <w:szCs w:val="22"/>
        </w:rPr>
        <w:t>。</w:t>
      </w:r>
      <w:r w:rsidR="006F543B">
        <w:rPr>
          <w:rFonts w:ascii="Arial Narrow" w:eastAsia="仿宋_GB2312" w:hAnsi="Arial Narrow" w:cs="Arial"/>
          <w:kern w:val="2"/>
          <w:sz w:val="22"/>
          <w:szCs w:val="22"/>
        </w:rPr>
        <w:t>上海派智</w:t>
      </w:r>
      <w:r>
        <w:rPr>
          <w:rFonts w:ascii="Arial Narrow" w:eastAsia="仿宋_GB2312" w:hAnsi="Arial Narrow" w:cs="Arial Unicode MS"/>
          <w:sz w:val="22"/>
          <w:szCs w:val="22"/>
        </w:rPr>
        <w:t>在</w:t>
      </w:r>
      <w:r>
        <w:rPr>
          <w:rFonts w:ascii="Arial Narrow" w:eastAsia="仿宋_GB2312" w:hAnsi="Arial Narrow" w:cs="Arial Unicode MS"/>
          <w:sz w:val="22"/>
          <w:szCs w:val="22"/>
        </w:rPr>
        <w:t>2023</w:t>
      </w:r>
      <w:r>
        <w:rPr>
          <w:rFonts w:ascii="Arial Narrow" w:eastAsia="仿宋_GB2312" w:hAnsi="Arial Narrow" w:cs="Arial Unicode MS"/>
          <w:sz w:val="22"/>
          <w:szCs w:val="22"/>
        </w:rPr>
        <w:t>年度</w:t>
      </w:r>
      <w:r w:rsidR="006F543B">
        <w:rPr>
          <w:rFonts w:ascii="Arial Narrow" w:eastAsia="仿宋_GB2312" w:hAnsi="Arial Narrow" w:cs="华文细黑"/>
          <w:sz w:val="22"/>
          <w:szCs w:val="22"/>
        </w:rPr>
        <w:t>在</w:t>
      </w:r>
      <w:r w:rsidR="00C15CFF">
        <w:rPr>
          <w:rFonts w:ascii="Arial Narrow" w:eastAsia="仿宋_GB2312" w:hAnsi="Arial Narrow" w:cs="华文细黑"/>
          <w:sz w:val="22"/>
          <w:szCs w:val="22"/>
        </w:rPr>
        <w:t>受测关联交易</w:t>
      </w:r>
      <w:r>
        <w:rPr>
          <w:rFonts w:ascii="Arial Narrow" w:eastAsia="仿宋_GB2312" w:hAnsi="Arial Narrow" w:cs="Arial Unicode MS"/>
          <w:sz w:val="22"/>
          <w:szCs w:val="22"/>
        </w:rPr>
        <w:t>中的取得的完全成本加成率为</w:t>
      </w:r>
      <w:r>
        <w:rPr>
          <w:rFonts w:ascii="Arial Narrow" w:eastAsia="仿宋_GB2312" w:hAnsi="Arial Narrow" w:cs="Arial Unicode MS"/>
          <w:sz w:val="22"/>
          <w:szCs w:val="22"/>
        </w:rPr>
        <w:t>3.</w:t>
      </w:r>
      <w:r w:rsidR="00306BC3">
        <w:rPr>
          <w:rFonts w:ascii="Arial Narrow" w:eastAsia="仿宋_GB2312" w:hAnsi="Arial Narrow" w:cs="Arial Unicode MS"/>
          <w:sz w:val="22"/>
          <w:szCs w:val="22"/>
        </w:rPr>
        <w:t>73</w:t>
      </w:r>
      <w:r>
        <w:rPr>
          <w:rFonts w:ascii="Arial Narrow" w:eastAsia="仿宋_GB2312" w:hAnsi="Arial Narrow" w:cs="Arial Unicode MS"/>
          <w:sz w:val="22"/>
          <w:szCs w:val="22"/>
        </w:rPr>
        <w:t>%</w:t>
      </w:r>
      <w:r>
        <w:rPr>
          <w:rFonts w:ascii="Arial Narrow" w:eastAsia="仿宋_GB2312" w:hAnsi="Arial Narrow" w:cs="Arial Unicode MS"/>
          <w:sz w:val="22"/>
          <w:szCs w:val="22"/>
        </w:rPr>
        <w:t>，位于可比非受控公司在</w:t>
      </w:r>
      <w:r>
        <w:rPr>
          <w:rFonts w:ascii="Arial Narrow" w:eastAsia="仿宋_GB2312" w:hAnsi="Arial Narrow" w:cs="Arial Unicode MS"/>
          <w:sz w:val="22"/>
          <w:szCs w:val="22"/>
        </w:rPr>
        <w:t>2020</w:t>
      </w:r>
      <w:r>
        <w:rPr>
          <w:rFonts w:ascii="Arial Narrow" w:eastAsia="仿宋_GB2312" w:hAnsi="Arial Narrow" w:cs="Arial Unicode MS"/>
          <w:sz w:val="22"/>
          <w:szCs w:val="22"/>
        </w:rPr>
        <w:t>到</w:t>
      </w:r>
      <w:r>
        <w:rPr>
          <w:rFonts w:ascii="Arial Narrow" w:eastAsia="仿宋_GB2312" w:hAnsi="Arial Narrow" w:cs="Arial Unicode MS"/>
          <w:sz w:val="22"/>
          <w:szCs w:val="22"/>
        </w:rPr>
        <w:t>2023</w:t>
      </w:r>
      <w:r>
        <w:rPr>
          <w:rFonts w:ascii="Arial Narrow" w:eastAsia="仿宋_GB2312" w:hAnsi="Arial Narrow" w:cs="Arial Unicode MS"/>
          <w:sz w:val="22"/>
          <w:szCs w:val="22"/>
        </w:rPr>
        <w:t>财年三年加权平均完全成本加成率的四分位区间之内</w:t>
      </w:r>
      <w:r w:rsidR="00321930">
        <w:rPr>
          <w:rFonts w:ascii="Arial Narrow" w:eastAsia="仿宋" w:hAnsi="Arial Narrow" w:cs="Arial Narrow"/>
          <w:sz w:val="22"/>
          <w:szCs w:val="22"/>
        </w:rPr>
        <w:t>，且</w:t>
      </w:r>
      <w:r w:rsidR="00321930">
        <w:rPr>
          <w:rFonts w:ascii="Arial Narrow" w:eastAsia="仿宋" w:hAnsi="Arial Narrow" w:cs="Arial Narrow"/>
          <w:sz w:val="22"/>
          <w:szCs w:val="22"/>
          <w:lang w:val="en-GB"/>
        </w:rPr>
        <w:t>高于中位值</w:t>
      </w:r>
      <w:r>
        <w:rPr>
          <w:rFonts w:ascii="Arial Narrow" w:eastAsia="仿宋_GB2312" w:hAnsi="Arial Narrow" w:cs="Arial Unicode MS"/>
          <w:sz w:val="22"/>
          <w:szCs w:val="22"/>
        </w:rPr>
        <w:t>。</w:t>
      </w:r>
    </w:p>
    <w:p w14:paraId="1E7B44BA" w14:textId="02A352CE" w:rsidR="00AA4CA3" w:rsidRDefault="00F2093E">
      <w:pPr>
        <w:spacing w:beforeLines="50" w:before="156" w:afterLines="50" w:after="156" w:line="360" w:lineRule="auto"/>
        <w:ind w:firstLineChars="200" w:firstLine="440"/>
        <w:rPr>
          <w:rFonts w:ascii="Arial Narrow" w:eastAsia="仿宋_GB2312" w:hAnsi="Arial Narrow" w:cs="Arial Unicode MS"/>
          <w:sz w:val="22"/>
          <w:szCs w:val="22"/>
        </w:rPr>
      </w:pPr>
      <w:r>
        <w:rPr>
          <w:rFonts w:ascii="Arial Narrow" w:eastAsia="仿宋_GB2312" w:hAnsi="Arial Narrow" w:cs="Arial Unicode MS"/>
          <w:sz w:val="22"/>
          <w:szCs w:val="22"/>
        </w:rPr>
        <w:t>因此，从中国转让定价角度，</w:t>
      </w:r>
      <w:r w:rsidR="006F543B">
        <w:rPr>
          <w:rFonts w:ascii="Arial Narrow" w:eastAsia="仿宋_GB2312" w:hAnsi="Arial Narrow" w:cs="Arial"/>
          <w:kern w:val="2"/>
          <w:sz w:val="22"/>
          <w:szCs w:val="22"/>
        </w:rPr>
        <w:t>上海派智</w:t>
      </w:r>
      <w:r>
        <w:rPr>
          <w:rFonts w:ascii="Arial Narrow" w:eastAsia="仿宋_GB2312" w:hAnsi="Arial Narrow" w:cs="Arial Unicode MS"/>
          <w:sz w:val="22"/>
          <w:szCs w:val="22"/>
        </w:rPr>
        <w:t>在</w:t>
      </w:r>
      <w:r>
        <w:rPr>
          <w:rFonts w:ascii="Arial Narrow" w:eastAsia="仿宋_GB2312" w:hAnsi="Arial Narrow" w:cs="Arial Unicode MS"/>
          <w:sz w:val="22"/>
          <w:szCs w:val="22"/>
        </w:rPr>
        <w:t>2023</w:t>
      </w:r>
      <w:r>
        <w:rPr>
          <w:rFonts w:ascii="Arial Narrow" w:eastAsia="仿宋_GB2312" w:hAnsi="Arial Narrow" w:cs="Arial Unicode MS"/>
          <w:sz w:val="22"/>
          <w:szCs w:val="22"/>
        </w:rPr>
        <w:t>年受测关联交易中的转让定价安排不违背独立交易原则。</w:t>
      </w:r>
    </w:p>
    <w:p w14:paraId="7A08482B" w14:textId="77777777" w:rsidR="00AA4CA3" w:rsidRDefault="00AA4CA3">
      <w:pPr>
        <w:spacing w:beforeLines="50" w:before="156" w:afterLines="50" w:after="156" w:line="360" w:lineRule="auto"/>
        <w:ind w:firstLineChars="200" w:firstLine="440"/>
        <w:rPr>
          <w:rFonts w:ascii="Arial Narrow" w:eastAsia="仿宋_GB2312" w:hAnsi="Arial Narrow" w:cs="Arial Unicode MS"/>
          <w:sz w:val="22"/>
          <w:szCs w:val="22"/>
        </w:rPr>
      </w:pPr>
    </w:p>
    <w:bookmarkEnd w:id="1394"/>
    <w:p w14:paraId="2AC58718" w14:textId="77777777" w:rsidR="00AA4CA3" w:rsidRDefault="00F2093E">
      <w:pPr>
        <w:spacing w:beforeLines="50" w:before="156" w:afterLines="50" w:after="156" w:line="360" w:lineRule="auto"/>
        <w:ind w:firstLineChars="200" w:firstLine="440"/>
        <w:rPr>
          <w:rFonts w:ascii="Arial Narrow" w:eastAsia="仿宋_GB2312" w:hAnsi="Arial Narrow" w:cs="Arial Unicode MS"/>
          <w:sz w:val="22"/>
          <w:szCs w:val="22"/>
        </w:rPr>
      </w:pPr>
      <w:r>
        <w:rPr>
          <w:rFonts w:ascii="Arial Narrow" w:eastAsia="仿宋_GB2312" w:hAnsi="Arial Narrow" w:cs="Arial Unicode MS"/>
          <w:sz w:val="22"/>
          <w:szCs w:val="22"/>
        </w:rPr>
        <w:br w:type="page"/>
      </w:r>
    </w:p>
    <w:p w14:paraId="76DC65BA" w14:textId="77777777" w:rsidR="00AA4CA3" w:rsidRDefault="00F2093E">
      <w:pPr>
        <w:pStyle w:val="ListParagraph1"/>
        <w:spacing w:before="100" w:beforeAutospacing="1" w:after="100" w:afterAutospacing="1"/>
        <w:ind w:left="0" w:right="0" w:firstLineChars="0" w:firstLine="0"/>
        <w:outlineLvl w:val="0"/>
        <w:rPr>
          <w:rFonts w:ascii="Arial Narrow" w:eastAsia="仿宋_GB2312" w:hAnsi="Arial Narrow" w:cs="Arial Unicode MS"/>
          <w:color w:val="4F6228" w:themeColor="accent3" w:themeShade="80"/>
          <w:sz w:val="28"/>
          <w:szCs w:val="22"/>
        </w:rPr>
      </w:pPr>
      <w:bookmarkStart w:id="1395" w:name="_Toc522015260"/>
      <w:bookmarkStart w:id="1396" w:name="_Toc110439136"/>
      <w:bookmarkStart w:id="1397" w:name="_Toc17791"/>
      <w:bookmarkStart w:id="1398" w:name="_Toc7217"/>
      <w:bookmarkStart w:id="1399" w:name="_Toc28182"/>
      <w:bookmarkStart w:id="1400" w:name="_Toc171076030"/>
      <w:r>
        <w:rPr>
          <w:rFonts w:ascii="Arial Narrow" w:eastAsia="仿宋_GB2312" w:hAnsi="Arial Narrow" w:cs="Arial Unicode MS"/>
          <w:color w:val="4F6228" w:themeColor="accent3" w:themeShade="80"/>
          <w:sz w:val="28"/>
          <w:szCs w:val="22"/>
        </w:rPr>
        <w:lastRenderedPageBreak/>
        <w:t>附件</w:t>
      </w:r>
      <w:bookmarkEnd w:id="1395"/>
      <w:r>
        <w:rPr>
          <w:rFonts w:ascii="Arial Narrow" w:eastAsia="仿宋_GB2312" w:hAnsi="Arial Narrow" w:cs="Arial Unicode MS"/>
          <w:color w:val="4F6228" w:themeColor="accent3" w:themeShade="80"/>
          <w:sz w:val="28"/>
          <w:szCs w:val="22"/>
        </w:rPr>
        <w:t>列表</w:t>
      </w:r>
      <w:bookmarkEnd w:id="1396"/>
      <w:bookmarkEnd w:id="1397"/>
      <w:bookmarkEnd w:id="1398"/>
      <w:bookmarkEnd w:id="1399"/>
      <w:bookmarkEnd w:id="1400"/>
    </w:p>
    <w:p w14:paraId="003791C0" w14:textId="77777777" w:rsidR="00AA4CA3" w:rsidRDefault="00F2093E">
      <w:pPr>
        <w:spacing w:beforeLines="50" w:before="156" w:afterLines="50" w:after="156" w:line="360" w:lineRule="auto"/>
        <w:ind w:left="0" w:right="0" w:firstLineChars="10" w:firstLine="22"/>
        <w:rPr>
          <w:rFonts w:ascii="Arial Narrow" w:eastAsia="仿宋_GB2312" w:hAnsi="Arial Narrow" w:cs="Arial Unicode MS"/>
          <w:sz w:val="22"/>
          <w:szCs w:val="22"/>
        </w:rPr>
      </w:pPr>
      <w:r>
        <w:rPr>
          <w:rFonts w:ascii="Arial Narrow" w:eastAsia="仿宋_GB2312" w:hAnsi="Arial Narrow" w:cs="Arial Unicode MS"/>
          <w:sz w:val="22"/>
          <w:szCs w:val="22"/>
        </w:rPr>
        <w:t>附件</w:t>
      </w:r>
      <w:r>
        <w:rPr>
          <w:rFonts w:ascii="Arial Narrow" w:eastAsia="仿宋_GB2312" w:hAnsi="Arial Narrow" w:cs="Arial Unicode MS"/>
          <w:sz w:val="22"/>
          <w:szCs w:val="22"/>
        </w:rPr>
        <w:t>1</w:t>
      </w:r>
      <w:r>
        <w:rPr>
          <w:rFonts w:ascii="Arial Narrow" w:eastAsia="仿宋_GB2312" w:hAnsi="Arial Narrow" w:cs="Arial Unicode MS"/>
          <w:sz w:val="22"/>
          <w:szCs w:val="22"/>
        </w:rPr>
        <w:t>转让定价方法简介</w:t>
      </w:r>
    </w:p>
    <w:p w14:paraId="16282030" w14:textId="15A6CA58" w:rsidR="00335A60" w:rsidRDefault="00F2093E">
      <w:pPr>
        <w:spacing w:beforeLines="50" w:before="156" w:afterLines="50" w:after="156" w:line="360" w:lineRule="auto"/>
        <w:ind w:left="0" w:right="0" w:firstLineChars="10" w:firstLine="22"/>
        <w:rPr>
          <w:rFonts w:ascii="Arial Narrow" w:eastAsia="仿宋_GB2312" w:hAnsi="Arial Narrow" w:cs="Arial Unicode MS"/>
          <w:sz w:val="22"/>
          <w:szCs w:val="22"/>
        </w:rPr>
      </w:pPr>
      <w:r>
        <w:rPr>
          <w:rFonts w:ascii="Arial Narrow" w:eastAsia="仿宋_GB2312" w:hAnsi="Arial Narrow" w:cs="Arial Unicode MS"/>
          <w:sz w:val="22"/>
          <w:szCs w:val="22"/>
        </w:rPr>
        <w:t>附件</w:t>
      </w:r>
      <w:r>
        <w:rPr>
          <w:rFonts w:ascii="Arial Narrow" w:eastAsia="仿宋_GB2312" w:hAnsi="Arial Narrow" w:cs="Arial Unicode MS"/>
          <w:sz w:val="22"/>
          <w:szCs w:val="22"/>
        </w:rPr>
        <w:t>2</w:t>
      </w:r>
      <w:r>
        <w:rPr>
          <w:rFonts w:ascii="Arial Narrow" w:eastAsia="仿宋_GB2312" w:hAnsi="Arial Narrow" w:cs="Arial Unicode MS" w:hint="eastAsia"/>
          <w:sz w:val="22"/>
          <w:szCs w:val="22"/>
        </w:rPr>
        <w:t>企业年度关联交易财务状况分析表</w:t>
      </w:r>
    </w:p>
    <w:p w14:paraId="02A4C6EB" w14:textId="3AAD612B" w:rsidR="00AA4CA3" w:rsidRDefault="00F2093E">
      <w:pPr>
        <w:spacing w:beforeLines="50" w:before="156" w:afterLines="50" w:after="156" w:line="360" w:lineRule="auto"/>
        <w:ind w:left="0" w:right="0" w:firstLineChars="10" w:firstLine="22"/>
        <w:rPr>
          <w:rFonts w:ascii="Arial Narrow" w:eastAsia="仿宋_GB2312" w:hAnsi="Arial Narrow" w:cs="Arial Unicode MS"/>
          <w:sz w:val="22"/>
          <w:szCs w:val="22"/>
        </w:rPr>
      </w:pPr>
      <w:r>
        <w:rPr>
          <w:rFonts w:ascii="Arial Narrow" w:eastAsia="仿宋_GB2312" w:hAnsi="Arial Narrow" w:cs="Arial Unicode MS"/>
          <w:sz w:val="22"/>
          <w:szCs w:val="22"/>
        </w:rPr>
        <w:t>附件</w:t>
      </w:r>
      <w:r>
        <w:rPr>
          <w:rFonts w:ascii="Arial Narrow" w:eastAsia="仿宋_GB2312" w:hAnsi="Arial Narrow" w:cs="Arial Unicode MS"/>
          <w:sz w:val="22"/>
          <w:szCs w:val="22"/>
        </w:rPr>
        <w:t>3</w:t>
      </w:r>
      <w:r>
        <w:rPr>
          <w:rFonts w:ascii="Arial Narrow" w:eastAsia="仿宋_GB2312" w:hAnsi="Arial Narrow" w:cs="Arial Unicode MS"/>
          <w:sz w:val="22"/>
          <w:szCs w:val="22"/>
        </w:rPr>
        <w:t>可比公司的业务简介</w:t>
      </w:r>
    </w:p>
    <w:p w14:paraId="066FE07E" w14:textId="2875883D" w:rsidR="00AA4CA3" w:rsidRDefault="00F2093E">
      <w:pPr>
        <w:spacing w:beforeLines="50" w:before="156" w:afterLines="50" w:after="156" w:line="360" w:lineRule="auto"/>
        <w:ind w:left="0" w:right="0" w:firstLineChars="10" w:firstLine="22"/>
        <w:rPr>
          <w:rFonts w:ascii="Arial Narrow" w:eastAsia="仿宋_GB2312" w:hAnsi="Arial Narrow" w:cs="Arial Unicode MS"/>
          <w:sz w:val="22"/>
          <w:szCs w:val="22"/>
        </w:rPr>
      </w:pPr>
      <w:r>
        <w:rPr>
          <w:rFonts w:ascii="Arial Narrow" w:eastAsia="仿宋_GB2312" w:hAnsi="Arial Narrow" w:cs="Arial Unicode MS"/>
          <w:sz w:val="22"/>
          <w:szCs w:val="22"/>
        </w:rPr>
        <w:t>附件</w:t>
      </w:r>
      <w:r>
        <w:rPr>
          <w:rFonts w:ascii="Arial Narrow" w:eastAsia="仿宋_GB2312" w:hAnsi="Arial Narrow" w:cs="Arial Unicode MS"/>
          <w:sz w:val="22"/>
          <w:szCs w:val="22"/>
        </w:rPr>
        <w:t>4</w:t>
      </w:r>
      <w:r>
        <w:rPr>
          <w:rFonts w:ascii="Arial Narrow" w:eastAsia="仿宋_GB2312" w:hAnsi="Arial Narrow" w:cs="Arial Unicode MS"/>
          <w:sz w:val="22"/>
          <w:szCs w:val="22"/>
        </w:rPr>
        <w:t>可比公司完全成本加成率的计算</w:t>
      </w:r>
    </w:p>
    <w:p w14:paraId="380DAAED" w14:textId="77777777" w:rsidR="00C34CC9" w:rsidRDefault="00F2093E" w:rsidP="00C34CC9">
      <w:pPr>
        <w:spacing w:beforeLines="50" w:before="156" w:afterLines="50" w:after="156" w:line="360" w:lineRule="auto"/>
        <w:ind w:left="0" w:right="0" w:firstLineChars="10" w:firstLine="22"/>
        <w:rPr>
          <w:rFonts w:ascii="Arial Narrow" w:eastAsia="仿宋_GB2312" w:hAnsi="Arial Narrow" w:cs="Arial Unicode MS"/>
          <w:sz w:val="22"/>
          <w:szCs w:val="22"/>
        </w:rPr>
      </w:pPr>
      <w:r w:rsidRPr="2DD37415">
        <w:rPr>
          <w:rFonts w:ascii="Arial Narrow" w:eastAsia="仿宋_GB2312" w:hAnsi="Arial Narrow" w:cs="Arial Unicode MS"/>
          <w:sz w:val="22"/>
          <w:szCs w:val="22"/>
        </w:rPr>
        <w:t>附件</w:t>
      </w:r>
      <w:r w:rsidRPr="2DD37415">
        <w:rPr>
          <w:rFonts w:ascii="Arial Narrow" w:eastAsia="仿宋_GB2312" w:hAnsi="Arial Narrow" w:cs="Arial Unicode MS"/>
          <w:sz w:val="22"/>
          <w:szCs w:val="22"/>
        </w:rPr>
        <w:t>5</w:t>
      </w:r>
      <w:r w:rsidRPr="2DD37415">
        <w:rPr>
          <w:rFonts w:ascii="Arial Narrow" w:eastAsia="仿宋_GB2312" w:hAnsi="Arial Narrow" w:cs="Arial Unicode MS"/>
          <w:sz w:val="22"/>
          <w:szCs w:val="22"/>
        </w:rPr>
        <w:t>年度集团合并财务报表</w:t>
      </w:r>
    </w:p>
    <w:p w14:paraId="743D7FCD" w14:textId="1A3CFB4F" w:rsidR="00C34CC9" w:rsidRDefault="00C34CC9" w:rsidP="00C34CC9">
      <w:pPr>
        <w:spacing w:beforeLines="50" w:before="156" w:afterLines="50" w:after="156" w:line="360" w:lineRule="auto"/>
        <w:ind w:left="0" w:right="0" w:firstLineChars="10" w:firstLine="22"/>
        <w:rPr>
          <w:rFonts w:ascii="Arial Narrow" w:eastAsia="仿宋_GB2312" w:hAnsi="Arial Narrow" w:cs="Arial Unicode MS"/>
          <w:sz w:val="22"/>
          <w:szCs w:val="22"/>
        </w:rPr>
      </w:pPr>
      <w:r w:rsidRPr="2DD37415">
        <w:rPr>
          <w:rFonts w:ascii="Arial Narrow" w:eastAsia="仿宋_GB2312" w:hAnsi="Arial Narrow" w:cs="Arial Unicode MS"/>
          <w:sz w:val="22"/>
          <w:szCs w:val="22"/>
        </w:rPr>
        <w:t>附件</w:t>
      </w:r>
      <w:r w:rsidRPr="2DD37415">
        <w:rPr>
          <w:rFonts w:ascii="Arial Narrow" w:eastAsia="仿宋_GB2312" w:hAnsi="Arial Narrow" w:cs="Arial Unicode MS"/>
          <w:sz w:val="22"/>
          <w:szCs w:val="22"/>
        </w:rPr>
        <w:t>6</w:t>
      </w:r>
      <w:r w:rsidRPr="2DD37415">
        <w:rPr>
          <w:rFonts w:ascii="Arial Narrow" w:eastAsia="仿宋_GB2312" w:hAnsi="Arial Narrow" w:cs="Arial Unicode MS"/>
          <w:sz w:val="22"/>
          <w:szCs w:val="22"/>
        </w:rPr>
        <w:t>企业年度分部财务数据</w:t>
      </w:r>
    </w:p>
    <w:p w14:paraId="0D619929" w14:textId="77777777" w:rsidR="00C34CC9" w:rsidRPr="00C34CC9" w:rsidRDefault="00C34CC9">
      <w:pPr>
        <w:spacing w:beforeLines="50" w:before="156" w:afterLines="50" w:after="156" w:line="360" w:lineRule="auto"/>
        <w:ind w:left="0" w:right="0" w:firstLineChars="10" w:firstLine="22"/>
        <w:rPr>
          <w:rFonts w:ascii="Arial Narrow" w:eastAsia="仿宋_GB2312" w:hAnsi="Arial Narrow" w:cs="Arial Unicode MS"/>
          <w:sz w:val="22"/>
          <w:szCs w:val="22"/>
        </w:rPr>
      </w:pPr>
    </w:p>
    <w:p w14:paraId="6DB34C17" w14:textId="77777777" w:rsidR="00AA4CA3" w:rsidRDefault="00F2093E">
      <w:pPr>
        <w:rPr>
          <w:rFonts w:ascii="Arial Narrow" w:eastAsia="仿宋_GB2312" w:hAnsi="Arial Narrow" w:cs="Arial Unicode MS"/>
          <w:sz w:val="22"/>
          <w:szCs w:val="22"/>
        </w:rPr>
      </w:pPr>
      <w:r>
        <w:rPr>
          <w:rFonts w:ascii="Arial Narrow" w:eastAsia="仿宋_GB2312" w:hAnsi="Arial Narrow" w:cs="Arial Unicode MS"/>
          <w:sz w:val="22"/>
          <w:szCs w:val="22"/>
        </w:rPr>
        <w:br w:type="page"/>
      </w:r>
    </w:p>
    <w:p w14:paraId="127B10D6" w14:textId="77777777" w:rsidR="00AA4CA3" w:rsidRDefault="00F2093E">
      <w:pPr>
        <w:pStyle w:val="ListParagraph1"/>
        <w:spacing w:before="100" w:beforeAutospacing="1" w:after="100" w:afterAutospacing="1"/>
        <w:ind w:left="0" w:right="0" w:firstLineChars="0" w:firstLine="0"/>
        <w:outlineLvl w:val="0"/>
        <w:rPr>
          <w:rFonts w:ascii="Arial Narrow" w:eastAsia="仿宋_GB2312" w:hAnsi="Arial Narrow" w:cs="Arial Unicode MS"/>
          <w:color w:val="4F6228" w:themeColor="accent3" w:themeShade="80"/>
          <w:sz w:val="28"/>
          <w:szCs w:val="22"/>
        </w:rPr>
      </w:pPr>
      <w:bookmarkStart w:id="1401" w:name="_Toc31532"/>
      <w:bookmarkStart w:id="1402" w:name="_Toc30057"/>
      <w:bookmarkStart w:id="1403" w:name="_Toc522015262"/>
      <w:bookmarkStart w:id="1404" w:name="_Toc110439137"/>
      <w:bookmarkStart w:id="1405" w:name="_Toc28369"/>
      <w:bookmarkStart w:id="1406" w:name="_Toc171076031"/>
      <w:bookmarkStart w:id="1407" w:name="_Hlk417658624"/>
      <w:r>
        <w:rPr>
          <w:rFonts w:ascii="Arial Narrow" w:eastAsia="仿宋_GB2312" w:hAnsi="Arial Narrow" w:cs="Arial Unicode MS"/>
          <w:color w:val="4F6228" w:themeColor="accent3" w:themeShade="80"/>
          <w:sz w:val="28"/>
          <w:szCs w:val="22"/>
        </w:rPr>
        <w:lastRenderedPageBreak/>
        <w:t>附件</w:t>
      </w:r>
      <w:r>
        <w:rPr>
          <w:rFonts w:ascii="Arial Narrow" w:eastAsia="仿宋_GB2312" w:hAnsi="Arial Narrow" w:cs="Arial Unicode MS"/>
          <w:color w:val="4F6228" w:themeColor="accent3" w:themeShade="80"/>
          <w:sz w:val="28"/>
          <w:szCs w:val="22"/>
        </w:rPr>
        <w:t>1</w:t>
      </w:r>
      <w:r>
        <w:rPr>
          <w:rFonts w:ascii="Arial Narrow" w:eastAsia="仿宋_GB2312" w:hAnsi="Arial Narrow" w:cs="Arial Unicode MS"/>
          <w:color w:val="4F6228" w:themeColor="accent3" w:themeShade="80"/>
          <w:sz w:val="28"/>
          <w:szCs w:val="22"/>
        </w:rPr>
        <w:t>转让定价方法简介</w:t>
      </w:r>
      <w:bookmarkEnd w:id="1401"/>
      <w:bookmarkEnd w:id="1402"/>
      <w:bookmarkEnd w:id="1403"/>
      <w:bookmarkEnd w:id="1404"/>
      <w:bookmarkEnd w:id="1405"/>
      <w:bookmarkEnd w:id="1406"/>
    </w:p>
    <w:bookmarkEnd w:id="1407"/>
    <w:p w14:paraId="1641A5B4" w14:textId="77777777" w:rsidR="00AA4CA3" w:rsidRDefault="00F2093E">
      <w:pPr>
        <w:rPr>
          <w:rFonts w:ascii="Arial Narrow" w:eastAsia="仿宋_GB2312" w:hAnsi="Arial Narrow" w:cs="楷体"/>
          <w:b/>
          <w:bCs/>
          <w:i/>
          <w:color w:val="002060"/>
          <w:sz w:val="22"/>
          <w:szCs w:val="28"/>
        </w:rPr>
      </w:pPr>
      <w:r>
        <w:rPr>
          <w:rFonts w:ascii="Arial Narrow" w:eastAsia="仿宋_GB2312" w:hAnsi="Arial Narrow" w:cs="楷体"/>
          <w:b/>
          <w:bCs/>
          <w:i/>
          <w:color w:val="002060"/>
          <w:sz w:val="22"/>
          <w:szCs w:val="28"/>
        </w:rPr>
        <w:t>可比非受控价格法</w:t>
      </w:r>
    </w:p>
    <w:p w14:paraId="6F7EBA90" w14:textId="77777777" w:rsidR="00AA4CA3" w:rsidRDefault="00F2093E">
      <w:pPr>
        <w:spacing w:beforeLines="50" w:before="156" w:afterLines="50" w:after="156" w:line="360" w:lineRule="auto"/>
        <w:ind w:firstLineChars="200" w:firstLine="440"/>
        <w:rPr>
          <w:rFonts w:ascii="Arial Narrow" w:eastAsia="仿宋_GB2312" w:hAnsi="Arial Narrow" w:cs="Arial Unicode MS"/>
          <w:sz w:val="22"/>
          <w:szCs w:val="22"/>
        </w:rPr>
      </w:pPr>
      <w:r>
        <w:rPr>
          <w:rFonts w:ascii="Arial Narrow" w:eastAsia="仿宋_GB2312" w:hAnsi="Arial Narrow" w:cs="Arial Unicode MS" w:hint="eastAsia"/>
          <w:sz w:val="22"/>
          <w:szCs w:val="22"/>
        </w:rPr>
        <w:t>[2017]6</w:t>
      </w:r>
      <w:r>
        <w:rPr>
          <w:rFonts w:ascii="Arial Narrow" w:eastAsia="仿宋_GB2312" w:hAnsi="Arial Narrow" w:cs="Arial Unicode MS" w:hint="eastAsia"/>
          <w:sz w:val="22"/>
          <w:szCs w:val="22"/>
        </w:rPr>
        <w:t>号公告</w:t>
      </w:r>
      <w:r>
        <w:rPr>
          <w:rFonts w:ascii="Arial Narrow" w:eastAsia="仿宋_GB2312" w:hAnsi="Arial Narrow" w:cs="Arial Unicode MS"/>
          <w:sz w:val="22"/>
          <w:szCs w:val="22"/>
        </w:rPr>
        <w:t>第</w:t>
      </w:r>
      <w:r>
        <w:rPr>
          <w:rFonts w:ascii="Arial Narrow" w:eastAsia="仿宋_GB2312" w:hAnsi="Arial Narrow" w:cs="Arial Unicode MS"/>
          <w:sz w:val="22"/>
          <w:szCs w:val="22"/>
        </w:rPr>
        <w:t>17</w:t>
      </w:r>
      <w:r>
        <w:rPr>
          <w:rFonts w:ascii="Arial Narrow" w:eastAsia="仿宋_GB2312" w:hAnsi="Arial Narrow" w:cs="Arial Unicode MS"/>
          <w:sz w:val="22"/>
          <w:szCs w:val="22"/>
        </w:rPr>
        <w:t>条规定，可比非受控价格法可以适用于所有类型的关联交易。可比非受控价格法以非关联方之间进行的与关联交易相同或类似业务活动所收取的价格作为关联交易的公平成交价格。</w:t>
      </w:r>
    </w:p>
    <w:p w14:paraId="6BC80DC9" w14:textId="77777777" w:rsidR="00AA4CA3" w:rsidRDefault="00F2093E">
      <w:pPr>
        <w:spacing w:beforeLines="50" w:before="156" w:afterLines="50" w:after="156" w:line="360" w:lineRule="auto"/>
        <w:ind w:firstLineChars="200" w:firstLine="440"/>
        <w:rPr>
          <w:rFonts w:ascii="Arial Narrow" w:eastAsia="仿宋_GB2312" w:hAnsi="Arial Narrow" w:cs="Arial Unicode MS"/>
          <w:sz w:val="22"/>
          <w:szCs w:val="22"/>
        </w:rPr>
      </w:pPr>
      <w:r>
        <w:rPr>
          <w:rFonts w:ascii="Arial Narrow" w:eastAsia="仿宋_GB2312" w:hAnsi="Arial Narrow" w:cs="Arial Unicode MS"/>
          <w:sz w:val="22"/>
          <w:szCs w:val="22"/>
        </w:rPr>
        <w:t>可比非受控价格法的适用性取决于可比企业间产品单价的可比性，而其他转让定价方法的适用性则主要取决于可比企业间利润率的可比性。利润率一般会自动调整受控与非受控交易涉及企业所承担的功能不同而造成的差异，但产品单价则无法自动调整。因此，可比非受控价格法对受控和非受控交易中所销售的产品或所提供的服务的可比性要求很高。</w:t>
      </w:r>
    </w:p>
    <w:p w14:paraId="74C5D260" w14:textId="77777777" w:rsidR="00AA4CA3" w:rsidRDefault="00F2093E">
      <w:pPr>
        <w:spacing w:beforeLines="50" w:before="156" w:afterLines="50" w:after="156" w:line="360" w:lineRule="auto"/>
        <w:ind w:firstLineChars="200" w:firstLine="440"/>
        <w:rPr>
          <w:rFonts w:ascii="Arial Narrow" w:eastAsia="仿宋_GB2312" w:hAnsi="Arial Narrow" w:cs="Arial Unicode MS"/>
          <w:sz w:val="22"/>
          <w:szCs w:val="22"/>
        </w:rPr>
      </w:pPr>
      <w:r>
        <w:rPr>
          <w:rFonts w:ascii="Arial Narrow" w:eastAsia="仿宋_GB2312" w:hAnsi="Arial Narrow" w:cs="Arial Unicode MS"/>
          <w:sz w:val="22"/>
          <w:szCs w:val="22"/>
        </w:rPr>
        <w:t>可比因素要求通常很难达到，因为关联与非关联交易在上述可比因素的任一方面或几个方面的一个细微差别都可能对价格产生重大影响。</w:t>
      </w:r>
      <w:r>
        <w:rPr>
          <w:rFonts w:ascii="Arial Narrow" w:eastAsia="仿宋_GB2312" w:hAnsi="Arial Narrow" w:cs="Arial Unicode MS" w:hint="eastAsia"/>
          <w:sz w:val="22"/>
          <w:szCs w:val="22"/>
        </w:rPr>
        <w:t>[2017]6</w:t>
      </w:r>
      <w:r>
        <w:rPr>
          <w:rFonts w:ascii="Arial Narrow" w:eastAsia="仿宋_GB2312" w:hAnsi="Arial Narrow" w:cs="Arial Unicode MS" w:hint="eastAsia"/>
          <w:sz w:val="22"/>
          <w:szCs w:val="22"/>
        </w:rPr>
        <w:t>号公告</w:t>
      </w:r>
      <w:r>
        <w:rPr>
          <w:rFonts w:ascii="Arial Narrow" w:eastAsia="仿宋_GB2312" w:hAnsi="Arial Narrow" w:cs="Arial Unicode MS"/>
          <w:sz w:val="22"/>
          <w:szCs w:val="22"/>
        </w:rPr>
        <w:t>第</w:t>
      </w:r>
      <w:r>
        <w:rPr>
          <w:rFonts w:ascii="Arial Narrow" w:eastAsia="仿宋_GB2312" w:hAnsi="Arial Narrow" w:cs="Arial Unicode MS"/>
          <w:sz w:val="22"/>
          <w:szCs w:val="22"/>
        </w:rPr>
        <w:t>17</w:t>
      </w:r>
      <w:r>
        <w:rPr>
          <w:rFonts w:ascii="Arial Narrow" w:eastAsia="仿宋_GB2312" w:hAnsi="Arial Narrow" w:cs="Arial Unicode MS"/>
          <w:sz w:val="22"/>
          <w:szCs w:val="22"/>
        </w:rPr>
        <w:t>条虽规定了关联交易与非关联交易之间在以上方面存在重大差异时，应就该差异对价格的影响进行合理调整，但也指出如无法合理调整的，应选择其他合理的转让定价方法。</w:t>
      </w:r>
    </w:p>
    <w:p w14:paraId="64249E8A" w14:textId="77777777" w:rsidR="00AA4CA3" w:rsidRDefault="00F2093E">
      <w:pPr>
        <w:rPr>
          <w:rFonts w:ascii="Arial Narrow" w:eastAsia="仿宋_GB2312" w:hAnsi="Arial Narrow" w:cs="楷体"/>
          <w:b/>
          <w:bCs/>
          <w:i/>
          <w:color w:val="002060"/>
          <w:sz w:val="22"/>
          <w:szCs w:val="22"/>
        </w:rPr>
      </w:pPr>
      <w:r>
        <w:rPr>
          <w:rFonts w:ascii="Arial Narrow" w:eastAsia="仿宋_GB2312" w:hAnsi="Arial Narrow" w:cs="楷体"/>
          <w:b/>
          <w:bCs/>
          <w:i/>
          <w:color w:val="002060"/>
          <w:sz w:val="22"/>
          <w:szCs w:val="22"/>
        </w:rPr>
        <w:t>再销售价格法</w:t>
      </w:r>
    </w:p>
    <w:p w14:paraId="6BE30319" w14:textId="77777777" w:rsidR="00AA4CA3" w:rsidRDefault="00F2093E">
      <w:pPr>
        <w:spacing w:beforeLines="50" w:before="156" w:afterLines="50" w:after="156" w:line="360" w:lineRule="auto"/>
        <w:ind w:firstLineChars="200" w:firstLine="440"/>
        <w:rPr>
          <w:rFonts w:ascii="Arial Narrow" w:eastAsia="仿宋_GB2312" w:hAnsi="Arial Narrow" w:cs="Arial Unicode MS"/>
          <w:sz w:val="22"/>
          <w:szCs w:val="22"/>
        </w:rPr>
      </w:pPr>
      <w:r>
        <w:rPr>
          <w:rFonts w:ascii="Arial Narrow" w:eastAsia="仿宋_GB2312" w:hAnsi="Arial Narrow" w:cs="Arial Unicode MS" w:hint="eastAsia"/>
          <w:sz w:val="22"/>
          <w:szCs w:val="22"/>
        </w:rPr>
        <w:t>[2017]6</w:t>
      </w:r>
      <w:r>
        <w:rPr>
          <w:rFonts w:ascii="Arial Narrow" w:eastAsia="仿宋_GB2312" w:hAnsi="Arial Narrow" w:cs="Arial Unicode MS" w:hint="eastAsia"/>
          <w:sz w:val="22"/>
          <w:szCs w:val="22"/>
        </w:rPr>
        <w:t>号公告</w:t>
      </w:r>
      <w:r>
        <w:rPr>
          <w:rFonts w:ascii="Arial Narrow" w:eastAsia="仿宋_GB2312" w:hAnsi="Arial Narrow" w:cs="Arial Unicode MS"/>
          <w:sz w:val="22"/>
          <w:szCs w:val="22"/>
        </w:rPr>
        <w:t>第</w:t>
      </w:r>
      <w:r>
        <w:rPr>
          <w:rFonts w:ascii="Arial Narrow" w:eastAsia="仿宋_GB2312" w:hAnsi="Arial Narrow" w:cs="Arial Unicode MS"/>
          <w:sz w:val="22"/>
          <w:szCs w:val="22"/>
        </w:rPr>
        <w:t>18</w:t>
      </w:r>
      <w:r>
        <w:rPr>
          <w:rFonts w:ascii="Arial Narrow" w:eastAsia="仿宋_GB2312" w:hAnsi="Arial Narrow" w:cs="Arial Unicode MS"/>
          <w:sz w:val="22"/>
          <w:szCs w:val="22"/>
        </w:rPr>
        <w:t>条规定，再销售价格法是以关联方购进商品再销售给非关联方的价格减去可比非关联交易毛利后的金额作为关联方购进商品的公平成交价格。根据公平成交价格得到的公平交易毛利理论上应能够弥补被测试方的销售费用及其他营业费用，并根据企业执行的功能、承担的风险及所使用的资产的情况而获取合理的营业利润。</w:t>
      </w:r>
    </w:p>
    <w:p w14:paraId="7EFAD6A8" w14:textId="77777777" w:rsidR="00AA4CA3" w:rsidRDefault="00F2093E">
      <w:pPr>
        <w:spacing w:beforeLines="50" w:before="156" w:afterLines="50" w:after="156" w:line="360" w:lineRule="auto"/>
        <w:ind w:firstLineChars="200" w:firstLine="440"/>
        <w:rPr>
          <w:rFonts w:ascii="Arial Narrow" w:eastAsia="仿宋_GB2312" w:hAnsi="Arial Narrow" w:cs="Arial Unicode MS"/>
          <w:sz w:val="22"/>
          <w:szCs w:val="22"/>
        </w:rPr>
      </w:pPr>
      <w:r>
        <w:rPr>
          <w:rFonts w:ascii="Arial Narrow" w:eastAsia="仿宋_GB2312" w:hAnsi="Arial Narrow" w:cs="Arial Unicode MS"/>
          <w:sz w:val="22"/>
          <w:szCs w:val="22"/>
        </w:rPr>
        <w:t>“</w:t>
      </w:r>
      <w:r>
        <w:rPr>
          <w:rFonts w:ascii="Arial Narrow" w:eastAsia="仿宋_GB2312" w:hAnsi="Arial Narrow" w:cs="Arial Unicode MS"/>
          <w:sz w:val="22"/>
          <w:szCs w:val="22"/>
        </w:rPr>
        <w:t>可比非关联交易毛利率</w:t>
      </w:r>
      <w:r>
        <w:rPr>
          <w:rFonts w:ascii="Arial Narrow" w:eastAsia="仿宋_GB2312" w:hAnsi="Arial Narrow" w:cs="Arial Unicode MS"/>
          <w:sz w:val="22"/>
          <w:szCs w:val="22"/>
        </w:rPr>
        <w:t>”</w:t>
      </w:r>
      <w:r>
        <w:rPr>
          <w:rFonts w:ascii="Arial Narrow" w:eastAsia="仿宋_GB2312" w:hAnsi="Arial Narrow" w:cs="Arial Unicode MS"/>
          <w:sz w:val="22"/>
          <w:szCs w:val="22"/>
        </w:rPr>
        <w:t>可根据内部可比交易或外部可比交易数据计算得出。内部可比交易指被测试方（在相似的条件和情况下）既从关联方供应商也从非关联方供应商购买相似的产品，并将产品再销售给非关联方客户的情形。运用外部可比交易则需要对与被测试方宽泛可比的独立企业的毛利率进行可比性分析。</w:t>
      </w:r>
    </w:p>
    <w:p w14:paraId="7809DF8B" w14:textId="77777777" w:rsidR="00AA4CA3" w:rsidRDefault="00F2093E">
      <w:pPr>
        <w:spacing w:beforeLines="50" w:before="156" w:afterLines="50" w:after="156" w:line="360" w:lineRule="auto"/>
        <w:ind w:firstLineChars="200" w:firstLine="440"/>
        <w:rPr>
          <w:rFonts w:ascii="Arial Narrow" w:eastAsia="仿宋_GB2312" w:hAnsi="Arial Narrow" w:cs="Arial Unicode MS"/>
          <w:sz w:val="22"/>
          <w:szCs w:val="22"/>
        </w:rPr>
      </w:pPr>
      <w:r>
        <w:rPr>
          <w:rFonts w:ascii="Arial Narrow" w:eastAsia="仿宋_GB2312" w:hAnsi="Arial Narrow" w:cs="Arial Unicode MS" w:hint="eastAsia"/>
          <w:sz w:val="22"/>
          <w:szCs w:val="22"/>
        </w:rPr>
        <w:t>[2017]6</w:t>
      </w:r>
      <w:r>
        <w:rPr>
          <w:rFonts w:ascii="Arial Narrow" w:eastAsia="仿宋_GB2312" w:hAnsi="Arial Narrow" w:cs="Arial Unicode MS" w:hint="eastAsia"/>
          <w:sz w:val="22"/>
          <w:szCs w:val="22"/>
        </w:rPr>
        <w:t>号公告</w:t>
      </w:r>
      <w:r>
        <w:rPr>
          <w:rFonts w:ascii="Arial Narrow" w:eastAsia="仿宋_GB2312" w:hAnsi="Arial Narrow" w:cs="Arial Unicode MS"/>
          <w:sz w:val="22"/>
          <w:szCs w:val="22"/>
        </w:rPr>
        <w:t>第</w:t>
      </w:r>
      <w:r>
        <w:rPr>
          <w:rFonts w:ascii="Arial Narrow" w:eastAsia="仿宋_GB2312" w:hAnsi="Arial Narrow" w:cs="Arial Unicode MS"/>
          <w:sz w:val="22"/>
          <w:szCs w:val="22"/>
        </w:rPr>
        <w:t>18</w:t>
      </w:r>
      <w:r>
        <w:rPr>
          <w:rFonts w:ascii="Arial Narrow" w:eastAsia="仿宋_GB2312" w:hAnsi="Arial Narrow" w:cs="Arial Unicode MS"/>
          <w:sz w:val="22"/>
          <w:szCs w:val="22"/>
        </w:rPr>
        <w:t>条规定，再销售价格法通常适用于以下交易：</w:t>
      </w:r>
    </w:p>
    <w:p w14:paraId="2DD1C2B8" w14:textId="77777777" w:rsidR="00AA4CA3" w:rsidRDefault="00F2093E">
      <w:pPr>
        <w:spacing w:beforeLines="50" w:before="156" w:afterLines="50" w:after="156" w:line="360" w:lineRule="auto"/>
        <w:ind w:firstLineChars="200" w:firstLine="440"/>
        <w:rPr>
          <w:rFonts w:ascii="Arial Narrow" w:eastAsia="仿宋_GB2312" w:hAnsi="Arial Narrow" w:cs="Arial Unicode MS"/>
          <w:sz w:val="22"/>
          <w:szCs w:val="22"/>
        </w:rPr>
      </w:pPr>
      <w:r>
        <w:rPr>
          <w:rFonts w:ascii="Arial Narrow" w:eastAsia="仿宋_GB2312" w:hAnsi="Arial Narrow" w:cs="Arial Unicode MS"/>
          <w:sz w:val="22"/>
          <w:szCs w:val="22"/>
        </w:rPr>
        <w:lastRenderedPageBreak/>
        <w:t>“</w:t>
      </w:r>
      <w:r>
        <w:rPr>
          <w:rFonts w:ascii="Arial Narrow" w:eastAsia="仿宋_GB2312" w:hAnsi="Arial Narrow" w:cs="Arial Unicode MS"/>
          <w:sz w:val="22"/>
          <w:szCs w:val="22"/>
        </w:rPr>
        <w:t>再销售者未对商品进行改变外型、性能、结构或更换商标等实质性增值加工的简单加工或单纯的购销业务。</w:t>
      </w:r>
      <w:r>
        <w:rPr>
          <w:rFonts w:ascii="Arial Narrow" w:eastAsia="仿宋_GB2312" w:hAnsi="Arial Narrow" w:cs="Arial Unicode MS"/>
          <w:sz w:val="22"/>
          <w:szCs w:val="22"/>
        </w:rPr>
        <w:t>”</w:t>
      </w:r>
    </w:p>
    <w:p w14:paraId="6327E3FC" w14:textId="77777777" w:rsidR="00AA4CA3" w:rsidRDefault="00F2093E">
      <w:pPr>
        <w:rPr>
          <w:rFonts w:ascii="Arial Narrow" w:eastAsia="仿宋_GB2312" w:hAnsi="Arial Narrow" w:cs="楷体"/>
          <w:b/>
          <w:bCs/>
          <w:i/>
          <w:color w:val="002060"/>
          <w:sz w:val="22"/>
          <w:szCs w:val="22"/>
        </w:rPr>
      </w:pPr>
      <w:r>
        <w:rPr>
          <w:rFonts w:ascii="Arial Narrow" w:eastAsia="仿宋_GB2312" w:hAnsi="Arial Narrow" w:cs="楷体"/>
          <w:b/>
          <w:bCs/>
          <w:i/>
          <w:color w:val="002060"/>
          <w:sz w:val="22"/>
          <w:szCs w:val="22"/>
        </w:rPr>
        <w:t>成本加成法</w:t>
      </w:r>
    </w:p>
    <w:p w14:paraId="0C621DE8" w14:textId="77777777" w:rsidR="00AA4CA3" w:rsidRDefault="00F2093E">
      <w:pPr>
        <w:spacing w:beforeLines="50" w:before="156" w:afterLines="50" w:after="156" w:line="360" w:lineRule="auto"/>
        <w:ind w:firstLineChars="200" w:firstLine="440"/>
        <w:rPr>
          <w:rFonts w:ascii="Arial Narrow" w:eastAsia="仿宋_GB2312" w:hAnsi="Arial Narrow" w:cs="Arial Unicode MS"/>
          <w:sz w:val="22"/>
          <w:szCs w:val="22"/>
        </w:rPr>
      </w:pPr>
      <w:r>
        <w:rPr>
          <w:rFonts w:ascii="Arial Narrow" w:eastAsia="仿宋_GB2312" w:hAnsi="Arial Narrow" w:cs="Arial Unicode MS" w:hint="eastAsia"/>
          <w:sz w:val="22"/>
          <w:szCs w:val="22"/>
        </w:rPr>
        <w:t>[2017]6</w:t>
      </w:r>
      <w:r>
        <w:rPr>
          <w:rFonts w:ascii="Arial Narrow" w:eastAsia="仿宋_GB2312" w:hAnsi="Arial Narrow" w:cs="Arial Unicode MS" w:hint="eastAsia"/>
          <w:sz w:val="22"/>
          <w:szCs w:val="22"/>
        </w:rPr>
        <w:t>号公告</w:t>
      </w:r>
      <w:r>
        <w:rPr>
          <w:rFonts w:ascii="Arial Narrow" w:eastAsia="仿宋_GB2312" w:hAnsi="Arial Narrow" w:cs="Arial Unicode MS"/>
          <w:sz w:val="22"/>
          <w:szCs w:val="22"/>
        </w:rPr>
        <w:t>第</w:t>
      </w:r>
      <w:r>
        <w:rPr>
          <w:rFonts w:ascii="Arial Narrow" w:eastAsia="仿宋_GB2312" w:hAnsi="Arial Narrow" w:cs="Arial Unicode MS"/>
          <w:sz w:val="22"/>
          <w:szCs w:val="22"/>
        </w:rPr>
        <w:t>19</w:t>
      </w:r>
      <w:r>
        <w:rPr>
          <w:rFonts w:ascii="Arial Narrow" w:eastAsia="仿宋_GB2312" w:hAnsi="Arial Narrow" w:cs="Arial Unicode MS"/>
          <w:sz w:val="22"/>
          <w:szCs w:val="22"/>
        </w:rPr>
        <w:t>条规定，成本加成法是以关联交易发生的合理成本加上可比非关联交易的毛利作为关联交易的公平成交价格。根据公平成交价格得到的公平交易毛利理论上应能够弥补被测试方的生产或服务成本，并根据企业执行的功能、承担的风险及所使用的资产的情况而获取合理的营业利润。</w:t>
      </w:r>
    </w:p>
    <w:p w14:paraId="2B21FB37" w14:textId="77777777" w:rsidR="00AA4CA3" w:rsidRDefault="00F2093E">
      <w:pPr>
        <w:spacing w:beforeLines="50" w:before="156" w:afterLines="50" w:after="156" w:line="360" w:lineRule="auto"/>
        <w:ind w:firstLineChars="200" w:firstLine="440"/>
        <w:rPr>
          <w:rFonts w:ascii="Arial Narrow" w:eastAsia="仿宋_GB2312" w:hAnsi="Arial Narrow" w:cs="Arial Unicode MS"/>
          <w:sz w:val="22"/>
          <w:szCs w:val="22"/>
        </w:rPr>
      </w:pPr>
      <w:r>
        <w:rPr>
          <w:rFonts w:ascii="Arial Narrow" w:eastAsia="仿宋_GB2312" w:hAnsi="Arial Narrow" w:cs="Arial Unicode MS"/>
          <w:sz w:val="22"/>
          <w:szCs w:val="22"/>
        </w:rPr>
        <w:t>“</w:t>
      </w:r>
      <w:r>
        <w:rPr>
          <w:rFonts w:ascii="Arial Narrow" w:eastAsia="仿宋_GB2312" w:hAnsi="Arial Narrow" w:cs="Arial Unicode MS"/>
          <w:sz w:val="22"/>
          <w:szCs w:val="22"/>
        </w:rPr>
        <w:t>可比非关联交易成本加成率</w:t>
      </w:r>
      <w:r>
        <w:rPr>
          <w:rFonts w:ascii="Arial Narrow" w:eastAsia="仿宋_GB2312" w:hAnsi="Arial Narrow" w:cs="Arial Unicode MS"/>
          <w:sz w:val="22"/>
          <w:szCs w:val="22"/>
        </w:rPr>
        <w:t>”</w:t>
      </w:r>
      <w:r>
        <w:rPr>
          <w:rFonts w:ascii="Arial Narrow" w:eastAsia="仿宋_GB2312" w:hAnsi="Arial Narrow" w:cs="Arial Unicode MS"/>
          <w:sz w:val="22"/>
          <w:szCs w:val="22"/>
        </w:rPr>
        <w:t>可根据内部可比交易或外部可比交易数据计算得出。内部可比交易指的是在类似的交易条款和条件下，被测试方同时向关联方和非关联方客户销售类似产品的情形。运用外部可比交易则需要对与被测试方宽泛可比的独立企业的成本加成率进行可比性分析。</w:t>
      </w:r>
    </w:p>
    <w:p w14:paraId="51AF2DB8" w14:textId="77777777" w:rsidR="00AA4CA3" w:rsidRDefault="00F2093E">
      <w:pPr>
        <w:rPr>
          <w:rFonts w:ascii="Arial Narrow" w:eastAsia="仿宋_GB2312" w:hAnsi="Arial Narrow" w:cs="楷体"/>
          <w:b/>
          <w:bCs/>
          <w:i/>
          <w:color w:val="002060"/>
          <w:sz w:val="22"/>
          <w:szCs w:val="22"/>
        </w:rPr>
      </w:pPr>
      <w:r>
        <w:rPr>
          <w:rFonts w:ascii="Arial Narrow" w:eastAsia="仿宋_GB2312" w:hAnsi="Arial Narrow" w:cs="楷体"/>
          <w:b/>
          <w:bCs/>
          <w:i/>
          <w:color w:val="002060"/>
          <w:sz w:val="22"/>
          <w:szCs w:val="22"/>
        </w:rPr>
        <w:t>交易净利润法</w:t>
      </w:r>
    </w:p>
    <w:p w14:paraId="4879C349" w14:textId="77777777" w:rsidR="00AA4CA3" w:rsidRDefault="00F2093E">
      <w:pPr>
        <w:spacing w:beforeLines="50" w:before="156" w:afterLines="50" w:after="156" w:line="360" w:lineRule="auto"/>
        <w:ind w:firstLineChars="200" w:firstLine="440"/>
        <w:rPr>
          <w:rFonts w:ascii="Arial Narrow" w:eastAsia="仿宋_GB2312" w:hAnsi="Arial Narrow" w:cs="Arial Unicode MS"/>
          <w:sz w:val="22"/>
          <w:szCs w:val="22"/>
        </w:rPr>
      </w:pPr>
      <w:r>
        <w:rPr>
          <w:rFonts w:ascii="Arial Narrow" w:eastAsia="仿宋_GB2312" w:hAnsi="Arial Narrow" w:cs="Arial Unicode MS" w:hint="eastAsia"/>
          <w:sz w:val="22"/>
          <w:szCs w:val="22"/>
        </w:rPr>
        <w:t>[2017]6</w:t>
      </w:r>
      <w:r>
        <w:rPr>
          <w:rFonts w:ascii="Arial Narrow" w:eastAsia="仿宋_GB2312" w:hAnsi="Arial Narrow" w:cs="Arial Unicode MS" w:hint="eastAsia"/>
          <w:sz w:val="22"/>
          <w:szCs w:val="22"/>
        </w:rPr>
        <w:t>号公告</w:t>
      </w:r>
      <w:r>
        <w:rPr>
          <w:rFonts w:ascii="Arial Narrow" w:eastAsia="仿宋_GB2312" w:hAnsi="Arial Narrow" w:cs="Arial Unicode MS"/>
          <w:sz w:val="22"/>
          <w:szCs w:val="22"/>
        </w:rPr>
        <w:t>第</w:t>
      </w:r>
      <w:r>
        <w:rPr>
          <w:rFonts w:ascii="Arial Narrow" w:eastAsia="仿宋_GB2312" w:hAnsi="Arial Narrow" w:cs="Arial Unicode MS"/>
          <w:sz w:val="22"/>
          <w:szCs w:val="22"/>
        </w:rPr>
        <w:t>20</w:t>
      </w:r>
      <w:r>
        <w:rPr>
          <w:rFonts w:ascii="Arial Narrow" w:eastAsia="仿宋_GB2312" w:hAnsi="Arial Narrow" w:cs="Arial Unicode MS"/>
          <w:sz w:val="22"/>
          <w:szCs w:val="22"/>
        </w:rPr>
        <w:t>条规定，交易净利润法是以可比非关联交易的利润水平指标确定关联交易的净利润。</w:t>
      </w:r>
    </w:p>
    <w:p w14:paraId="0245A063" w14:textId="77777777" w:rsidR="00AA4CA3" w:rsidRDefault="00F2093E">
      <w:pPr>
        <w:spacing w:beforeLines="50" w:before="156" w:afterLines="50" w:after="156" w:line="360" w:lineRule="auto"/>
        <w:ind w:firstLineChars="200" w:firstLine="440"/>
        <w:rPr>
          <w:rFonts w:ascii="Arial Narrow" w:eastAsia="仿宋_GB2312" w:hAnsi="Arial Narrow" w:cs="Arial Unicode MS"/>
          <w:sz w:val="22"/>
          <w:szCs w:val="22"/>
        </w:rPr>
      </w:pPr>
      <w:r>
        <w:rPr>
          <w:rFonts w:ascii="Arial Narrow" w:eastAsia="仿宋_GB2312" w:hAnsi="Arial Narrow" w:cs="Arial Unicode MS"/>
          <w:sz w:val="22"/>
          <w:szCs w:val="22"/>
        </w:rPr>
        <w:t>交易净利润法评估受控纳税人在受控交易下的最狭义的商业活动中产生的利润水平。因此，交易净利润法的可比性主要取决于受控和非受控方在相关活动中使用的资金和承担的风险的相似性。根据交易净利润法，可比公司只需大致相似，受控和非受控方之间产品和功能的差异是可以接受的。</w:t>
      </w:r>
    </w:p>
    <w:p w14:paraId="4426B9C6" w14:textId="77777777" w:rsidR="00AA4CA3" w:rsidRDefault="00F2093E">
      <w:pPr>
        <w:spacing w:beforeLines="50" w:before="156" w:afterLines="50" w:after="156" w:line="360" w:lineRule="auto"/>
        <w:ind w:firstLineChars="200" w:firstLine="440"/>
        <w:rPr>
          <w:rFonts w:ascii="Arial Narrow" w:eastAsia="仿宋_GB2312" w:hAnsi="Arial Narrow" w:cs="Arial Unicode MS"/>
          <w:sz w:val="22"/>
          <w:szCs w:val="22"/>
        </w:rPr>
      </w:pPr>
      <w:r>
        <w:rPr>
          <w:rFonts w:ascii="Arial Narrow" w:eastAsia="仿宋_GB2312" w:hAnsi="Arial Narrow" w:cs="Arial Unicode MS"/>
          <w:sz w:val="22"/>
          <w:szCs w:val="22"/>
        </w:rPr>
        <w:t>交易净利润法较其它传统转让定价方法有其明显的优势，《</w:t>
      </w:r>
      <w:r>
        <w:rPr>
          <w:rFonts w:ascii="Arial Narrow" w:eastAsia="仿宋_GB2312" w:hAnsi="Arial Narrow" w:cs="Arial Unicode MS"/>
          <w:sz w:val="22"/>
          <w:szCs w:val="22"/>
        </w:rPr>
        <w:t>OECD</w:t>
      </w:r>
      <w:r>
        <w:rPr>
          <w:rFonts w:ascii="Arial Narrow" w:eastAsia="仿宋_GB2312" w:hAnsi="Arial Narrow" w:cs="Arial Unicode MS"/>
          <w:sz w:val="22"/>
          <w:szCs w:val="22"/>
        </w:rPr>
        <w:t>转让定价指南》</w:t>
      </w:r>
      <w:r>
        <w:rPr>
          <w:rFonts w:ascii="Arial Narrow" w:eastAsia="仿宋_GB2312" w:hAnsi="Arial Narrow" w:cs="Arial Unicode MS"/>
          <w:sz w:val="22"/>
          <w:szCs w:val="22"/>
        </w:rPr>
        <w:t>2.62</w:t>
      </w:r>
      <w:r>
        <w:rPr>
          <w:rFonts w:ascii="Arial Narrow" w:eastAsia="仿宋_GB2312" w:hAnsi="Arial Narrow" w:cs="Arial Unicode MS"/>
          <w:sz w:val="22"/>
          <w:szCs w:val="22"/>
        </w:rPr>
        <w:t>章节指出</w:t>
      </w:r>
      <w:r>
        <w:rPr>
          <w:rFonts w:ascii="Arial Narrow" w:eastAsia="仿宋_GB2312" w:hAnsi="Arial Narrow" w:cs="Arial Unicode MS"/>
          <w:sz w:val="22"/>
          <w:szCs w:val="22"/>
        </w:rPr>
        <w:t>:</w:t>
      </w:r>
    </w:p>
    <w:p w14:paraId="1CB1C989" w14:textId="77777777" w:rsidR="00AA4CA3" w:rsidRDefault="00F2093E">
      <w:pPr>
        <w:spacing w:beforeLines="50" w:before="156" w:afterLines="50" w:after="156" w:line="360" w:lineRule="auto"/>
        <w:ind w:firstLineChars="200" w:firstLine="440"/>
        <w:rPr>
          <w:rFonts w:ascii="Arial Narrow" w:eastAsia="仿宋_GB2312" w:hAnsi="Arial Narrow" w:cs="Arial Unicode MS"/>
          <w:sz w:val="22"/>
          <w:szCs w:val="22"/>
        </w:rPr>
      </w:pPr>
      <w:r>
        <w:rPr>
          <w:rFonts w:ascii="Arial Narrow" w:eastAsia="仿宋_GB2312" w:hAnsi="Arial Narrow" w:cs="Arial Unicode MS"/>
          <w:sz w:val="22"/>
          <w:szCs w:val="22"/>
        </w:rPr>
        <w:t>“…</w:t>
      </w:r>
      <w:r>
        <w:rPr>
          <w:rFonts w:ascii="Arial Narrow" w:eastAsia="仿宋_GB2312" w:hAnsi="Arial Narrow" w:cs="Arial Unicode MS"/>
          <w:sz w:val="22"/>
          <w:szCs w:val="22"/>
        </w:rPr>
        <w:t>净利润指标</w:t>
      </w:r>
      <w:r>
        <w:rPr>
          <w:rFonts w:ascii="Arial Narrow" w:eastAsia="仿宋_GB2312" w:hAnsi="Arial Narrow" w:cs="Arial Unicode MS"/>
          <w:sz w:val="22"/>
          <w:szCs w:val="22"/>
        </w:rPr>
        <w:t>2</w:t>
      </w:r>
      <w:r>
        <w:rPr>
          <w:rFonts w:ascii="Arial Narrow" w:eastAsia="仿宋_GB2312" w:hAnsi="Arial Narrow" w:cs="Arial Unicode MS"/>
          <w:sz w:val="22"/>
          <w:szCs w:val="22"/>
        </w:rPr>
        <w:t>承受受控和非受控交易之间的某些功能差别。企业所发挥功能方面的差异，通常反映在营业费用的不同上。</w:t>
      </w:r>
      <w:r>
        <w:rPr>
          <w:rFonts w:ascii="Arial Narrow" w:eastAsia="仿宋_GB2312" w:hAnsi="Arial Narrow" w:cs="Arial Unicode MS"/>
          <w:sz w:val="22"/>
          <w:szCs w:val="22"/>
        </w:rPr>
        <w:t>”</w:t>
      </w:r>
    </w:p>
    <w:p w14:paraId="6B8D46C3" w14:textId="77777777" w:rsidR="00AA4CA3" w:rsidRDefault="00F2093E">
      <w:pPr>
        <w:spacing w:beforeLines="50" w:before="156" w:afterLines="50" w:after="156" w:line="360" w:lineRule="auto"/>
        <w:ind w:firstLineChars="200" w:firstLine="440"/>
        <w:rPr>
          <w:rFonts w:ascii="Arial Narrow" w:eastAsia="仿宋_GB2312" w:hAnsi="Arial Narrow" w:cs="Arial Unicode MS"/>
          <w:sz w:val="22"/>
          <w:szCs w:val="22"/>
        </w:rPr>
      </w:pPr>
      <w:r>
        <w:rPr>
          <w:rFonts w:ascii="Arial Narrow" w:eastAsia="仿宋_GB2312" w:hAnsi="Arial Narrow" w:cs="Arial Unicode MS"/>
          <w:sz w:val="22"/>
          <w:szCs w:val="22"/>
        </w:rPr>
        <w:t>利润水平指标可根据内部可比交易或外部可比交易数据计算得出。内部可比交易是指在类似的交易条款下，被测试方既向关联方又向非关联方客户销售相似的产品或提供类似服务的情形。运用外部可比交易则需要对与被测试方宽泛可比的独立企业的利润水平指标进行可比性分析。</w:t>
      </w:r>
    </w:p>
    <w:p w14:paraId="25E0974F" w14:textId="77777777" w:rsidR="00AA4CA3" w:rsidRDefault="00F2093E">
      <w:pPr>
        <w:rPr>
          <w:rFonts w:ascii="Arial Narrow" w:eastAsia="仿宋_GB2312" w:hAnsi="Arial Narrow" w:cs="楷体"/>
          <w:b/>
          <w:bCs/>
          <w:i/>
          <w:color w:val="002060"/>
          <w:sz w:val="22"/>
          <w:szCs w:val="22"/>
        </w:rPr>
      </w:pPr>
      <w:r>
        <w:rPr>
          <w:rFonts w:ascii="Arial Narrow" w:eastAsia="仿宋_GB2312" w:hAnsi="Arial Narrow" w:cs="楷体"/>
          <w:b/>
          <w:bCs/>
          <w:i/>
          <w:color w:val="002060"/>
          <w:sz w:val="22"/>
          <w:szCs w:val="22"/>
        </w:rPr>
        <w:lastRenderedPageBreak/>
        <w:t>利润分割法</w:t>
      </w:r>
    </w:p>
    <w:p w14:paraId="34197DE7" w14:textId="77777777" w:rsidR="00AA4CA3" w:rsidRDefault="00F2093E">
      <w:pPr>
        <w:spacing w:beforeLines="50" w:before="156" w:afterLines="50" w:after="156" w:line="360" w:lineRule="auto"/>
        <w:ind w:firstLineChars="200" w:firstLine="440"/>
        <w:rPr>
          <w:rFonts w:ascii="Arial Narrow" w:eastAsia="仿宋_GB2312" w:hAnsi="Arial Narrow" w:cs="Arial Unicode MS"/>
          <w:sz w:val="22"/>
          <w:szCs w:val="22"/>
        </w:rPr>
      </w:pPr>
      <w:r>
        <w:rPr>
          <w:rFonts w:ascii="Arial Narrow" w:eastAsia="仿宋_GB2312" w:hAnsi="Arial Narrow" w:cs="Arial Unicode MS" w:hint="eastAsia"/>
          <w:sz w:val="22"/>
          <w:szCs w:val="22"/>
        </w:rPr>
        <w:t>[2017]6</w:t>
      </w:r>
      <w:r>
        <w:rPr>
          <w:rFonts w:ascii="Arial Narrow" w:eastAsia="仿宋_GB2312" w:hAnsi="Arial Narrow" w:cs="Arial Unicode MS" w:hint="eastAsia"/>
          <w:sz w:val="22"/>
          <w:szCs w:val="22"/>
        </w:rPr>
        <w:t>号公告</w:t>
      </w:r>
      <w:r>
        <w:rPr>
          <w:rFonts w:ascii="Arial Narrow" w:eastAsia="仿宋_GB2312" w:hAnsi="Arial Narrow" w:cs="Arial Unicode MS"/>
          <w:sz w:val="22"/>
          <w:szCs w:val="22"/>
        </w:rPr>
        <w:t>第</w:t>
      </w:r>
      <w:r>
        <w:rPr>
          <w:rFonts w:ascii="Arial Narrow" w:eastAsia="仿宋_GB2312" w:hAnsi="Arial Narrow" w:cs="Arial Unicode MS"/>
          <w:sz w:val="22"/>
          <w:szCs w:val="22"/>
        </w:rPr>
        <w:t>21</w:t>
      </w:r>
      <w:r>
        <w:rPr>
          <w:rFonts w:ascii="Arial Narrow" w:eastAsia="仿宋_GB2312" w:hAnsi="Arial Narrow" w:cs="Arial Unicode MS"/>
          <w:sz w:val="22"/>
          <w:szCs w:val="22"/>
        </w:rPr>
        <w:t>条规定，利润分割法为根据企业与其关联方对关联交易合并利润的贡献计算各自应该分配的利润额。利润分割法适用于各参与方关联交易高度整合且难以单独评估各方交易结果的情况。</w:t>
      </w:r>
    </w:p>
    <w:p w14:paraId="50FFD657" w14:textId="77777777" w:rsidR="00AA4CA3" w:rsidRDefault="00F2093E">
      <w:pPr>
        <w:spacing w:beforeLines="50" w:before="156" w:afterLines="50" w:after="156" w:line="360" w:lineRule="auto"/>
        <w:ind w:firstLineChars="200" w:firstLine="440"/>
        <w:rPr>
          <w:rFonts w:ascii="Arial Narrow" w:eastAsia="仿宋_GB2312" w:hAnsi="Arial Narrow" w:cs="Arial Unicode MS"/>
          <w:sz w:val="22"/>
          <w:szCs w:val="22"/>
        </w:rPr>
      </w:pPr>
      <w:r>
        <w:rPr>
          <w:rFonts w:ascii="Arial Narrow" w:eastAsia="仿宋_GB2312" w:hAnsi="Arial Narrow" w:cs="Arial Unicode MS" w:hint="eastAsia"/>
          <w:sz w:val="22"/>
          <w:szCs w:val="22"/>
        </w:rPr>
        <w:t>[2017]6</w:t>
      </w:r>
      <w:r>
        <w:rPr>
          <w:rFonts w:ascii="Arial Narrow" w:eastAsia="仿宋_GB2312" w:hAnsi="Arial Narrow" w:cs="Arial Unicode MS" w:hint="eastAsia"/>
          <w:sz w:val="22"/>
          <w:szCs w:val="22"/>
        </w:rPr>
        <w:t>号公告</w:t>
      </w:r>
      <w:r>
        <w:rPr>
          <w:rFonts w:ascii="Arial Narrow" w:eastAsia="仿宋_GB2312" w:hAnsi="Arial Narrow" w:cs="Arial Unicode MS"/>
          <w:sz w:val="22"/>
          <w:szCs w:val="22"/>
        </w:rPr>
        <w:t>第</w:t>
      </w:r>
      <w:r>
        <w:rPr>
          <w:rFonts w:ascii="Arial Narrow" w:eastAsia="仿宋_GB2312" w:hAnsi="Arial Narrow" w:cs="Arial Unicode MS"/>
          <w:sz w:val="22"/>
          <w:szCs w:val="22"/>
        </w:rPr>
        <w:t>21</w:t>
      </w:r>
      <w:r>
        <w:rPr>
          <w:rFonts w:ascii="Arial Narrow" w:eastAsia="仿宋_GB2312" w:hAnsi="Arial Narrow" w:cs="Arial Unicode MS"/>
          <w:sz w:val="22"/>
          <w:szCs w:val="22"/>
        </w:rPr>
        <w:t>条的规定，利润分割法一般分为以下</w:t>
      </w:r>
      <w:r>
        <w:rPr>
          <w:rFonts w:ascii="Arial Narrow" w:eastAsia="仿宋_GB2312" w:hAnsi="Arial Narrow" w:cs="Arial Unicode MS"/>
          <w:sz w:val="22"/>
          <w:szCs w:val="22"/>
        </w:rPr>
        <w:t>2</w:t>
      </w:r>
      <w:r>
        <w:rPr>
          <w:rFonts w:ascii="Arial Narrow" w:eastAsia="仿宋_GB2312" w:hAnsi="Arial Narrow" w:cs="Arial Unicode MS"/>
          <w:sz w:val="22"/>
          <w:szCs w:val="22"/>
        </w:rPr>
        <w:t>种：</w:t>
      </w:r>
    </w:p>
    <w:p w14:paraId="01CEB621" w14:textId="77777777" w:rsidR="00AA4CA3" w:rsidRDefault="00F2093E">
      <w:pPr>
        <w:spacing w:beforeLines="50" w:before="156" w:afterLines="50" w:after="156" w:line="360" w:lineRule="auto"/>
        <w:ind w:firstLineChars="200" w:firstLine="440"/>
        <w:rPr>
          <w:rFonts w:ascii="Arial Narrow" w:eastAsia="仿宋_GB2312" w:hAnsi="Arial Narrow" w:cs="Arial Unicode MS"/>
          <w:sz w:val="22"/>
          <w:szCs w:val="22"/>
        </w:rPr>
      </w:pPr>
      <w:r>
        <w:rPr>
          <w:rFonts w:ascii="Arial Narrow" w:eastAsia="仿宋_GB2312" w:hAnsi="Arial Narrow" w:cs="Arial Unicode MS"/>
          <w:sz w:val="22"/>
          <w:szCs w:val="22"/>
        </w:rPr>
        <w:t>一般利润分割法：一般利润分割法通常根据关联交易各方所执行的功能、承担的风险和使用的资产，采用符合独立交易原则的利润分割方式，确定各方应当取得的合理利润；当难以获取可比交易信息但能合理确定合并利润时，可以结合实际情况考虑与价值贡献相关的收入、成本、费用、资产、雇员人数等因素，分析关联交易各方对价值做出的贡献，将利润在各方之间进行分配。</w:t>
      </w:r>
    </w:p>
    <w:p w14:paraId="722DC064" w14:textId="77777777" w:rsidR="00AA4CA3" w:rsidRDefault="00F2093E">
      <w:pPr>
        <w:spacing w:beforeLines="50" w:before="156" w:afterLines="50" w:after="156" w:line="360" w:lineRule="auto"/>
        <w:ind w:firstLineChars="200" w:firstLine="440"/>
        <w:rPr>
          <w:rFonts w:ascii="Arial Narrow" w:eastAsia="仿宋_GB2312" w:hAnsi="Arial Narrow" w:cs="Arial Unicode MS"/>
          <w:sz w:val="22"/>
          <w:szCs w:val="22"/>
        </w:rPr>
      </w:pPr>
      <w:r>
        <w:rPr>
          <w:rFonts w:ascii="Arial Narrow" w:eastAsia="仿宋_GB2312" w:hAnsi="Arial Narrow" w:cs="Arial Unicode MS"/>
          <w:sz w:val="22"/>
          <w:szCs w:val="22"/>
        </w:rPr>
        <w:t>剩余利润分割法：剩余利润分割法将关联交易各参与方的合并利润减去分配给各方的常规利润的余额作为剩余利润，再根据各方对剩余利润的贡献程度进行分配。</w:t>
      </w:r>
    </w:p>
    <w:p w14:paraId="603AA335" w14:textId="77777777" w:rsidR="00AA4CA3" w:rsidRDefault="00F2093E">
      <w:pPr>
        <w:rPr>
          <w:rFonts w:ascii="Arial Narrow" w:eastAsia="仿宋_GB2312" w:hAnsi="Arial Narrow" w:cs="楷体"/>
          <w:b/>
          <w:bCs/>
          <w:i/>
          <w:color w:val="002060"/>
          <w:sz w:val="22"/>
          <w:szCs w:val="22"/>
        </w:rPr>
      </w:pPr>
      <w:bookmarkStart w:id="1408" w:name="OLE_LINK4"/>
      <w:r>
        <w:rPr>
          <w:rFonts w:ascii="Arial Narrow" w:eastAsia="仿宋_GB2312" w:hAnsi="Arial Narrow" w:cs="楷体"/>
          <w:b/>
          <w:bCs/>
          <w:i/>
          <w:color w:val="002060"/>
          <w:sz w:val="22"/>
          <w:szCs w:val="22"/>
        </w:rPr>
        <w:t>其他符合独立交易原则的方法</w:t>
      </w:r>
    </w:p>
    <w:p w14:paraId="449401CB" w14:textId="77777777" w:rsidR="00AA4CA3" w:rsidRDefault="00F2093E">
      <w:pPr>
        <w:spacing w:beforeLines="50" w:before="156" w:afterLines="50" w:after="156" w:line="360" w:lineRule="auto"/>
        <w:ind w:firstLineChars="200" w:firstLine="440"/>
        <w:rPr>
          <w:rFonts w:ascii="Arial Narrow" w:eastAsia="仿宋_GB2312" w:hAnsi="Arial Narrow" w:cs="Arial Unicode MS"/>
          <w:sz w:val="22"/>
          <w:szCs w:val="22"/>
        </w:rPr>
      </w:pPr>
      <w:r>
        <w:rPr>
          <w:rFonts w:ascii="Arial Narrow" w:eastAsia="仿宋_GB2312" w:hAnsi="Arial Narrow" w:cs="Arial Unicode MS"/>
          <w:sz w:val="22"/>
          <w:szCs w:val="22"/>
        </w:rPr>
        <w:t>其他符合独立交易原则的方法包括成本法、市场法和收益法等资产评估方法，以及其他能够反映利润与经济活动发生地和价值创造地相匹配原则的方法。</w:t>
      </w:r>
    </w:p>
    <w:p w14:paraId="7D15A4E8" w14:textId="77777777" w:rsidR="00AA4CA3" w:rsidRDefault="00F2093E">
      <w:pPr>
        <w:numPr>
          <w:ilvl w:val="0"/>
          <w:numId w:val="23"/>
        </w:numPr>
        <w:spacing w:before="0" w:after="0"/>
        <w:ind w:right="0"/>
        <w:jc w:val="left"/>
        <w:rPr>
          <w:rFonts w:ascii="Arial Narrow" w:eastAsia="仿宋_GB2312" w:hAnsi="Arial Narrow" w:cs="楷体"/>
          <w:b/>
          <w:bCs/>
          <w:i/>
          <w:color w:val="002060"/>
          <w:sz w:val="22"/>
          <w:szCs w:val="22"/>
        </w:rPr>
      </w:pPr>
      <w:r>
        <w:rPr>
          <w:rFonts w:ascii="Arial Narrow" w:eastAsia="仿宋_GB2312" w:hAnsi="Arial Narrow" w:cs="楷体"/>
          <w:b/>
          <w:bCs/>
          <w:i/>
          <w:color w:val="002060"/>
          <w:sz w:val="22"/>
          <w:szCs w:val="22"/>
        </w:rPr>
        <w:t>成本法</w:t>
      </w:r>
    </w:p>
    <w:p w14:paraId="42644228" w14:textId="77777777" w:rsidR="00AA4CA3" w:rsidRDefault="00F2093E">
      <w:pPr>
        <w:spacing w:beforeLines="50" w:before="156" w:afterLines="50" w:after="156" w:line="360" w:lineRule="auto"/>
        <w:ind w:firstLineChars="200" w:firstLine="440"/>
        <w:rPr>
          <w:rFonts w:ascii="Arial Narrow" w:eastAsia="仿宋_GB2312" w:hAnsi="Arial Narrow" w:cs="Arial Unicode MS"/>
          <w:sz w:val="22"/>
          <w:szCs w:val="22"/>
        </w:rPr>
      </w:pPr>
      <w:r>
        <w:rPr>
          <w:rFonts w:ascii="Arial Narrow" w:eastAsia="仿宋_GB2312" w:hAnsi="Arial Narrow" w:cs="Arial Unicode MS"/>
          <w:sz w:val="22"/>
          <w:szCs w:val="22"/>
        </w:rPr>
        <w:t>成本法是以替代或者重置原则为基础，通过在当前市场价格下创造一项相似资产所发生的支出确定评估标的价值的评估方法。成本法适用于能够被替代的资产价值评估。</w:t>
      </w:r>
    </w:p>
    <w:p w14:paraId="1B4AC556" w14:textId="77777777" w:rsidR="00AA4CA3" w:rsidRDefault="00F2093E">
      <w:pPr>
        <w:numPr>
          <w:ilvl w:val="0"/>
          <w:numId w:val="23"/>
        </w:numPr>
        <w:spacing w:before="0" w:after="0"/>
        <w:ind w:right="0"/>
        <w:jc w:val="left"/>
        <w:rPr>
          <w:rFonts w:ascii="Arial Narrow" w:eastAsia="仿宋_GB2312" w:hAnsi="Arial Narrow" w:cs="楷体"/>
          <w:b/>
          <w:bCs/>
          <w:i/>
          <w:color w:val="002060"/>
          <w:sz w:val="22"/>
          <w:szCs w:val="22"/>
        </w:rPr>
      </w:pPr>
      <w:r>
        <w:rPr>
          <w:rFonts w:ascii="Arial Narrow" w:eastAsia="仿宋_GB2312" w:hAnsi="Arial Narrow" w:cs="楷体"/>
          <w:b/>
          <w:bCs/>
          <w:i/>
          <w:color w:val="002060"/>
          <w:sz w:val="22"/>
          <w:szCs w:val="22"/>
        </w:rPr>
        <w:t>市场法</w:t>
      </w:r>
    </w:p>
    <w:p w14:paraId="1E812EB0" w14:textId="77777777" w:rsidR="00AA4CA3" w:rsidRDefault="00F2093E">
      <w:pPr>
        <w:spacing w:beforeLines="50" w:before="156" w:afterLines="50" w:after="156" w:line="360" w:lineRule="auto"/>
        <w:ind w:firstLineChars="200" w:firstLine="440"/>
        <w:rPr>
          <w:rFonts w:ascii="Arial Narrow" w:eastAsia="仿宋_GB2312" w:hAnsi="Arial Narrow" w:cs="Arial Unicode MS"/>
          <w:sz w:val="22"/>
          <w:szCs w:val="22"/>
        </w:rPr>
      </w:pPr>
      <w:r>
        <w:rPr>
          <w:rFonts w:ascii="Arial Narrow" w:eastAsia="仿宋_GB2312" w:hAnsi="Arial Narrow" w:cs="Arial Unicode MS"/>
          <w:sz w:val="22"/>
          <w:szCs w:val="22"/>
        </w:rPr>
        <w:t>市场法是利用市场上相同或者相似资产的近期交易价格，经过直接比较或者类比分析以确定评估标的价值的评估方法。市场法适用于在市场上能找到与评估标的相同或者相似的非关联可比交易信息时的资产价值评估。</w:t>
      </w:r>
    </w:p>
    <w:p w14:paraId="5CE8E37D" w14:textId="77777777" w:rsidR="00AA4CA3" w:rsidRDefault="00F2093E">
      <w:pPr>
        <w:numPr>
          <w:ilvl w:val="0"/>
          <w:numId w:val="23"/>
        </w:numPr>
        <w:spacing w:before="0" w:after="0"/>
        <w:ind w:right="0"/>
        <w:jc w:val="left"/>
        <w:rPr>
          <w:rFonts w:ascii="Arial Narrow" w:eastAsia="仿宋_GB2312" w:hAnsi="Arial Narrow" w:cs="楷体"/>
          <w:b/>
          <w:bCs/>
          <w:i/>
          <w:color w:val="002060"/>
          <w:sz w:val="22"/>
          <w:szCs w:val="22"/>
        </w:rPr>
      </w:pPr>
      <w:r>
        <w:rPr>
          <w:rFonts w:ascii="Arial Narrow" w:eastAsia="仿宋_GB2312" w:hAnsi="Arial Narrow" w:cs="楷体"/>
          <w:b/>
          <w:bCs/>
          <w:i/>
          <w:color w:val="002060"/>
          <w:sz w:val="22"/>
          <w:szCs w:val="22"/>
        </w:rPr>
        <w:t>收益法</w:t>
      </w:r>
    </w:p>
    <w:p w14:paraId="6D6C0C2C" w14:textId="77777777" w:rsidR="00AA4CA3" w:rsidRDefault="00F2093E">
      <w:pPr>
        <w:spacing w:beforeLines="50" w:before="156" w:afterLines="50" w:after="156" w:line="360" w:lineRule="auto"/>
        <w:ind w:firstLineChars="200" w:firstLine="440"/>
        <w:rPr>
          <w:rFonts w:ascii="Arial Narrow" w:eastAsia="仿宋_GB2312" w:hAnsi="Arial Narrow" w:cs="Arial Unicode MS"/>
          <w:sz w:val="22"/>
          <w:szCs w:val="22"/>
        </w:rPr>
        <w:sectPr w:rsidR="00AA4CA3">
          <w:pgSz w:w="11906" w:h="16838"/>
          <w:pgMar w:top="1440" w:right="1800" w:bottom="1440" w:left="1800" w:header="709" w:footer="992" w:gutter="0"/>
          <w:cols w:space="720"/>
          <w:docGrid w:type="lines" w:linePitch="312"/>
        </w:sectPr>
      </w:pPr>
      <w:r>
        <w:rPr>
          <w:rFonts w:ascii="Arial Narrow" w:eastAsia="仿宋_GB2312" w:hAnsi="Arial Narrow" w:cs="Arial Unicode MS"/>
          <w:sz w:val="22"/>
          <w:szCs w:val="22"/>
        </w:rPr>
        <w:t>收益法是通过评估标的未来预期收益现值来确定其价值的评估方法。收益法适用于企业整体资产和可预期未来收益的单项资产评估。</w:t>
      </w:r>
      <w:bookmarkStart w:id="1409" w:name="_Hlk417658642"/>
      <w:bookmarkEnd w:id="1408"/>
    </w:p>
    <w:p w14:paraId="651BE50D" w14:textId="77777777" w:rsidR="00AA4CA3" w:rsidRDefault="00F2093E">
      <w:pPr>
        <w:pStyle w:val="ListParagraph1"/>
        <w:spacing w:before="100" w:beforeAutospacing="1" w:after="100" w:afterAutospacing="1"/>
        <w:ind w:left="0" w:right="0" w:firstLineChars="0" w:firstLine="0"/>
        <w:outlineLvl w:val="0"/>
        <w:rPr>
          <w:rFonts w:ascii="Arial Narrow" w:eastAsia="仿宋_GB2312" w:hAnsi="Arial Narrow" w:cs="Arial Unicode MS"/>
          <w:color w:val="4F6228" w:themeColor="accent3" w:themeShade="80"/>
          <w:sz w:val="28"/>
          <w:szCs w:val="22"/>
        </w:rPr>
      </w:pPr>
      <w:bookmarkStart w:id="1410" w:name="_Toc26914"/>
      <w:bookmarkStart w:id="1411" w:name="_Toc31403"/>
      <w:bookmarkStart w:id="1412" w:name="_Toc3226"/>
      <w:bookmarkStart w:id="1413" w:name="_Toc110439138"/>
      <w:bookmarkStart w:id="1414" w:name="_Toc171076032"/>
      <w:r>
        <w:rPr>
          <w:rFonts w:ascii="Arial Narrow" w:eastAsia="仿宋_GB2312" w:hAnsi="Arial Narrow" w:cs="Arial Unicode MS"/>
          <w:color w:val="4F6228" w:themeColor="accent3" w:themeShade="80"/>
          <w:sz w:val="28"/>
          <w:szCs w:val="22"/>
        </w:rPr>
        <w:lastRenderedPageBreak/>
        <w:t>附件</w:t>
      </w:r>
      <w:r>
        <w:rPr>
          <w:rFonts w:ascii="Arial Narrow" w:eastAsia="仿宋_GB2312" w:hAnsi="Arial Narrow" w:cs="Arial Unicode MS"/>
          <w:color w:val="4F6228" w:themeColor="accent3" w:themeShade="80"/>
          <w:sz w:val="28"/>
          <w:szCs w:val="22"/>
        </w:rPr>
        <w:t>2</w:t>
      </w:r>
      <w:r>
        <w:rPr>
          <w:rFonts w:ascii="Arial Narrow" w:eastAsia="仿宋_GB2312" w:hAnsi="Arial Narrow" w:cs="Arial Unicode MS" w:hint="eastAsia"/>
          <w:color w:val="4F6228" w:themeColor="accent3" w:themeShade="80"/>
          <w:sz w:val="28"/>
          <w:szCs w:val="22"/>
        </w:rPr>
        <w:t>企业年度关联交易财务状况分析表</w:t>
      </w:r>
      <w:bookmarkEnd w:id="1410"/>
      <w:bookmarkEnd w:id="1411"/>
      <w:bookmarkEnd w:id="1412"/>
      <w:bookmarkEnd w:id="1413"/>
      <w:bookmarkEnd w:id="1414"/>
    </w:p>
    <w:p w14:paraId="7A2F014E" w14:textId="62A575E2" w:rsidR="00AA4CA3" w:rsidRDefault="00F2093E">
      <w:pPr>
        <w:spacing w:beforeLines="50" w:before="163" w:afterLines="50" w:after="163" w:line="360" w:lineRule="auto"/>
        <w:ind w:left="0" w:right="0" w:firstLineChars="200" w:firstLine="440"/>
        <w:rPr>
          <w:rFonts w:ascii="仿宋_GB2312" w:eastAsia="仿宋_GB2312" w:hAnsi="Arial Narrow" w:cs="Arial Unicode MS"/>
          <w:sz w:val="22"/>
          <w:szCs w:val="22"/>
        </w:rPr>
      </w:pPr>
      <w:r>
        <w:rPr>
          <w:rFonts w:ascii="仿宋_GB2312" w:eastAsia="仿宋_GB2312" w:hAnsi="Arial Narrow" w:cs="Arial Unicode MS" w:hint="eastAsia"/>
          <w:sz w:val="22"/>
          <w:szCs w:val="22"/>
        </w:rPr>
        <w:t>下表中的财务数据均由</w:t>
      </w:r>
      <w:del w:id="1415" w:author="admin" w:date="2024-07-03T14:24:00Z">
        <w:r w:rsidDel="00017F8D">
          <w:rPr>
            <w:rFonts w:ascii="仿宋_GB2312" w:eastAsia="仿宋_GB2312" w:hAnsi="Arial Narrow" w:cs="Arial Unicode MS" w:hint="eastAsia"/>
            <w:sz w:val="22"/>
            <w:szCs w:val="22"/>
          </w:rPr>
          <w:delText>山东派智电子</w:delText>
        </w:r>
      </w:del>
      <w:ins w:id="1416" w:author="admin" w:date="2024-07-03T14:24:00Z">
        <w:r w:rsidR="00017F8D">
          <w:rPr>
            <w:rFonts w:ascii="仿宋_GB2312" w:eastAsia="仿宋_GB2312" w:hAnsi="Arial Narrow" w:cs="Arial Unicode MS" w:hint="eastAsia"/>
            <w:sz w:val="22"/>
            <w:szCs w:val="22"/>
          </w:rPr>
          <w:t>上海派智</w:t>
        </w:r>
      </w:ins>
      <w:r>
        <w:rPr>
          <w:rFonts w:ascii="仿宋_GB2312" w:eastAsia="仿宋_GB2312" w:hAnsi="Arial Narrow" w:cs="Arial Unicode MS" w:hint="eastAsia"/>
          <w:sz w:val="22"/>
          <w:szCs w:val="22"/>
        </w:rPr>
        <w:t>提供，</w:t>
      </w:r>
      <w:ins w:id="1417" w:author="作者" w:date="2024-07-05T15:13:00Z">
        <w:r w:rsidR="00DC5D89">
          <w:rPr>
            <w:rFonts w:ascii="仿宋_GB2312" w:eastAsia="仿宋_GB2312" w:hAnsi="Arial Narrow" w:cs="Arial Unicode MS" w:hint="eastAsia"/>
            <w:sz w:val="22"/>
            <w:szCs w:val="22"/>
          </w:rPr>
          <w:t>立信未对提供的财务数据进行核实，</w:t>
        </w:r>
      </w:ins>
      <w:r>
        <w:rPr>
          <w:rFonts w:ascii="仿宋_GB2312" w:eastAsia="仿宋_GB2312" w:hAnsi="Arial Narrow" w:cs="Arial Unicode MS" w:hint="eastAsia"/>
          <w:sz w:val="22"/>
          <w:szCs w:val="22"/>
        </w:rPr>
        <w:t>所有金额均以人民币元为单位。</w:t>
      </w:r>
    </w:p>
    <w:p w14:paraId="78520884" w14:textId="3202FD16" w:rsidR="00AA4CA3" w:rsidDel="00DC5D89" w:rsidRDefault="00F2093E">
      <w:pPr>
        <w:spacing w:beforeLines="50" w:before="163" w:afterLines="50" w:after="163" w:line="360" w:lineRule="auto"/>
        <w:ind w:left="0" w:right="0" w:firstLineChars="200" w:firstLine="440"/>
        <w:rPr>
          <w:del w:id="1418" w:author="作者" w:date="2024-07-05T15:13:00Z"/>
          <w:rFonts w:ascii="仿宋_GB2312" w:eastAsia="仿宋_GB2312" w:hAnsi="Arial Narrow" w:cs="Arial Unicode MS"/>
          <w:sz w:val="22"/>
          <w:szCs w:val="22"/>
        </w:rPr>
      </w:pPr>
      <w:del w:id="1419" w:author="作者" w:date="2024-07-05T15:13:00Z">
        <w:r w:rsidDel="00DC5D89">
          <w:rPr>
            <w:rFonts w:ascii="仿宋_GB2312" w:eastAsia="仿宋_GB2312" w:hAnsi="Arial Narrow" w:cs="Arial Unicode MS" w:hint="eastAsia"/>
            <w:sz w:val="22"/>
            <w:szCs w:val="22"/>
          </w:rPr>
          <w:delText>立信未对提供的财务数据进行核实，也未进行任何的财务分析以验证山东派智电子</w:delText>
        </w:r>
      </w:del>
      <w:ins w:id="1420" w:author="admin" w:date="2024-07-03T14:24:00Z">
        <w:del w:id="1421" w:author="作者" w:date="2024-07-05T15:13:00Z">
          <w:r w:rsidR="00017F8D" w:rsidDel="00DC5D89">
            <w:rPr>
              <w:rFonts w:ascii="仿宋_GB2312" w:eastAsia="仿宋_GB2312" w:hAnsi="Arial Narrow" w:cs="Arial Unicode MS" w:hint="eastAsia"/>
              <w:sz w:val="22"/>
              <w:szCs w:val="22"/>
            </w:rPr>
            <w:delText>上海派智</w:delText>
          </w:r>
        </w:del>
      </w:ins>
      <w:del w:id="1422" w:author="作者" w:date="2024-07-05T15:13:00Z">
        <w:r w:rsidDel="00DC5D89">
          <w:rPr>
            <w:rFonts w:ascii="仿宋_GB2312" w:eastAsia="仿宋_GB2312" w:hAnsi="Arial Narrow" w:cs="Arial Unicode MS" w:hint="eastAsia"/>
            <w:sz w:val="22"/>
            <w:szCs w:val="22"/>
          </w:rPr>
          <w:delText>在下述财务数据中所选用分摊标准的合理性。</w:delText>
        </w:r>
      </w:del>
    </w:p>
    <w:p w14:paraId="7E1DA177" w14:textId="77777777" w:rsidR="00AA4CA3" w:rsidRDefault="00F2093E">
      <w:pPr>
        <w:spacing w:before="0" w:after="0"/>
        <w:ind w:left="0" w:right="0" w:firstLineChars="200" w:firstLine="400"/>
        <w:jc w:val="right"/>
        <w:rPr>
          <w:rFonts w:ascii="仿宋_GB2312" w:eastAsia="仿宋_GB2312" w:hAnsi="Arial Narrow" w:cs="Arial Unicode MS"/>
          <w:sz w:val="22"/>
          <w:szCs w:val="22"/>
        </w:rPr>
      </w:pPr>
      <w:r>
        <w:rPr>
          <w:rFonts w:ascii="Arial Narrow" w:eastAsia="仿宋_GB2312" w:hAnsi="Arial Narrow" w:cs="楷体" w:hint="eastAsia"/>
          <w:iCs/>
          <w:sz w:val="20"/>
          <w:szCs w:val="20"/>
        </w:rPr>
        <w:t>货币单位：人民币˙元</w:t>
      </w:r>
    </w:p>
    <w:tbl>
      <w:tblPr>
        <w:tblW w:w="138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90"/>
        <w:gridCol w:w="1726"/>
        <w:gridCol w:w="309"/>
        <w:gridCol w:w="2035"/>
        <w:gridCol w:w="2035"/>
        <w:gridCol w:w="727"/>
        <w:gridCol w:w="1308"/>
        <w:gridCol w:w="2035"/>
        <w:tblGridChange w:id="1423">
          <w:tblGrid>
            <w:gridCol w:w="360"/>
            <w:gridCol w:w="720"/>
            <w:gridCol w:w="360"/>
            <w:gridCol w:w="360"/>
            <w:gridCol w:w="720"/>
            <w:gridCol w:w="360"/>
            <w:gridCol w:w="810"/>
            <w:gridCol w:w="1726"/>
            <w:gridCol w:w="309"/>
            <w:gridCol w:w="2035"/>
            <w:gridCol w:w="2035"/>
            <w:gridCol w:w="727"/>
            <w:gridCol w:w="1308"/>
            <w:gridCol w:w="2035"/>
          </w:tblGrid>
        </w:tblGridChange>
      </w:tblGrid>
      <w:tr w:rsidR="0004168C" w14:paraId="117D00B7" w14:textId="77777777" w:rsidTr="2DD37415">
        <w:trPr>
          <w:trHeight w:val="300"/>
          <w:tblHeader/>
        </w:trPr>
        <w:tc>
          <w:tcPr>
            <w:tcW w:w="3690" w:type="dxa"/>
            <w:tcBorders>
              <w:left w:val="single" w:sz="4" w:space="0" w:color="auto"/>
              <w:bottom w:val="single" w:sz="4" w:space="0" w:color="auto"/>
              <w:right w:val="single" w:sz="4" w:space="0" w:color="auto"/>
            </w:tcBorders>
            <w:shd w:val="clear" w:color="auto" w:fill="002060"/>
            <w:vAlign w:val="center"/>
          </w:tcPr>
          <w:p w14:paraId="51C859A0" w14:textId="2C52DF3F" w:rsidR="0004168C" w:rsidRPr="0004168C" w:rsidRDefault="0004168C" w:rsidP="2DD37415">
            <w:pPr>
              <w:spacing w:before="0" w:after="0"/>
              <w:ind w:left="0" w:right="0"/>
              <w:jc w:val="center"/>
              <w:rPr>
                <w:rFonts w:ascii="仿宋_GB2312" w:eastAsia="仿宋_GB2312" w:hAnsi="Arial Narrow"/>
                <w:b/>
                <w:bCs/>
                <w:color w:val="FFFFFF"/>
                <w:sz w:val="16"/>
                <w:szCs w:val="16"/>
              </w:rPr>
            </w:pPr>
            <w:r w:rsidRPr="2DD37415">
              <w:rPr>
                <w:rFonts w:ascii="仿宋_GB2312" w:eastAsia="仿宋_GB2312" w:hAnsi="Arial Narrow"/>
                <w:b/>
                <w:bCs/>
                <w:color w:val="FFFFFF" w:themeColor="background1"/>
                <w:sz w:val="16"/>
                <w:szCs w:val="16"/>
              </w:rPr>
              <w:t>项目</w:t>
            </w:r>
          </w:p>
        </w:tc>
        <w:tc>
          <w:tcPr>
            <w:tcW w:w="2035" w:type="dxa"/>
            <w:gridSpan w:val="2"/>
            <w:tcBorders>
              <w:top w:val="single" w:sz="4" w:space="0" w:color="auto"/>
              <w:left w:val="single" w:sz="4" w:space="0" w:color="auto"/>
              <w:bottom w:val="single" w:sz="4" w:space="0" w:color="auto"/>
              <w:right w:val="single" w:sz="4" w:space="0" w:color="auto"/>
            </w:tcBorders>
            <w:shd w:val="clear" w:color="auto" w:fill="002060"/>
            <w:vAlign w:val="center"/>
          </w:tcPr>
          <w:p w14:paraId="0E2331A9" w14:textId="77777777" w:rsidR="0004168C" w:rsidRDefault="0004168C">
            <w:pPr>
              <w:spacing w:before="0" w:after="0"/>
              <w:ind w:left="0" w:right="0"/>
              <w:jc w:val="center"/>
              <w:rPr>
                <w:rFonts w:ascii="Arial Narrow" w:eastAsia="仿宋_GB2312" w:hAnsi="Arial Narrow"/>
                <w:b/>
                <w:color w:val="FFFFFF"/>
                <w:sz w:val="16"/>
                <w:szCs w:val="16"/>
              </w:rPr>
            </w:pPr>
            <w:r>
              <w:rPr>
                <w:rFonts w:ascii="仿宋_GB2312" w:eastAsia="仿宋_GB2312" w:hAnsi="Arial Narrow"/>
                <w:b/>
                <w:color w:val="FFFFFF"/>
                <w:sz w:val="16"/>
                <w:szCs w:val="16"/>
              </w:rPr>
              <w:t>境外关联交易</w:t>
            </w:r>
          </w:p>
        </w:tc>
        <w:tc>
          <w:tcPr>
            <w:tcW w:w="2035" w:type="dxa"/>
            <w:tcBorders>
              <w:top w:val="single" w:sz="4" w:space="0" w:color="auto"/>
              <w:left w:val="single" w:sz="4" w:space="0" w:color="auto"/>
              <w:bottom w:val="single" w:sz="4" w:space="0" w:color="auto"/>
              <w:right w:val="single" w:sz="4" w:space="0" w:color="auto"/>
            </w:tcBorders>
            <w:shd w:val="clear" w:color="auto" w:fill="002060"/>
            <w:vAlign w:val="center"/>
          </w:tcPr>
          <w:p w14:paraId="7734CE66" w14:textId="77777777" w:rsidR="0004168C" w:rsidRDefault="0004168C">
            <w:pPr>
              <w:spacing w:before="0" w:after="0"/>
              <w:ind w:left="0" w:right="0"/>
              <w:jc w:val="center"/>
              <w:rPr>
                <w:rFonts w:ascii="Arial Narrow" w:eastAsia="仿宋_GB2312" w:hAnsi="Arial Narrow"/>
                <w:b/>
                <w:color w:val="FFFFFF"/>
                <w:sz w:val="16"/>
                <w:szCs w:val="16"/>
              </w:rPr>
            </w:pPr>
            <w:r>
              <w:rPr>
                <w:rFonts w:ascii="仿宋_GB2312" w:eastAsia="仿宋_GB2312" w:hAnsi="Arial Narrow"/>
                <w:b/>
                <w:color w:val="FFFFFF"/>
                <w:sz w:val="16"/>
                <w:szCs w:val="16"/>
              </w:rPr>
              <w:t>境外非关联交易</w:t>
            </w:r>
          </w:p>
        </w:tc>
        <w:tc>
          <w:tcPr>
            <w:tcW w:w="2035" w:type="dxa"/>
            <w:tcBorders>
              <w:top w:val="single" w:sz="4" w:space="0" w:color="auto"/>
              <w:left w:val="single" w:sz="4" w:space="0" w:color="auto"/>
              <w:bottom w:val="single" w:sz="4" w:space="0" w:color="auto"/>
              <w:right w:val="single" w:sz="4" w:space="0" w:color="auto"/>
            </w:tcBorders>
            <w:shd w:val="clear" w:color="auto" w:fill="002060"/>
            <w:vAlign w:val="center"/>
          </w:tcPr>
          <w:p w14:paraId="3FDF0D20" w14:textId="77777777" w:rsidR="0004168C" w:rsidRDefault="0004168C">
            <w:pPr>
              <w:spacing w:before="0" w:after="0"/>
              <w:ind w:left="0" w:right="0"/>
              <w:jc w:val="center"/>
              <w:rPr>
                <w:rFonts w:ascii="Arial Narrow" w:eastAsia="仿宋_GB2312" w:hAnsi="Arial Narrow"/>
                <w:b/>
                <w:color w:val="FFFFFF"/>
                <w:sz w:val="16"/>
                <w:szCs w:val="16"/>
              </w:rPr>
            </w:pPr>
            <w:r>
              <w:rPr>
                <w:rFonts w:ascii="仿宋_GB2312" w:eastAsia="仿宋_GB2312" w:hAnsi="Arial Narrow"/>
                <w:b/>
                <w:color w:val="FFFFFF"/>
                <w:sz w:val="16"/>
                <w:szCs w:val="16"/>
              </w:rPr>
              <w:t>境内关联交易</w:t>
            </w:r>
          </w:p>
        </w:tc>
        <w:tc>
          <w:tcPr>
            <w:tcW w:w="2035" w:type="dxa"/>
            <w:gridSpan w:val="2"/>
            <w:tcBorders>
              <w:top w:val="single" w:sz="4" w:space="0" w:color="auto"/>
              <w:left w:val="single" w:sz="4" w:space="0" w:color="auto"/>
              <w:bottom w:val="single" w:sz="4" w:space="0" w:color="auto"/>
              <w:right w:val="single" w:sz="4" w:space="0" w:color="auto"/>
            </w:tcBorders>
            <w:shd w:val="clear" w:color="auto" w:fill="002060"/>
            <w:vAlign w:val="center"/>
          </w:tcPr>
          <w:p w14:paraId="6B075805" w14:textId="77777777" w:rsidR="0004168C" w:rsidRDefault="0004168C">
            <w:pPr>
              <w:spacing w:before="0" w:after="0"/>
              <w:ind w:left="0" w:right="0"/>
              <w:jc w:val="center"/>
              <w:rPr>
                <w:rFonts w:ascii="Arial Narrow" w:eastAsia="仿宋_GB2312" w:hAnsi="Arial Narrow"/>
                <w:b/>
                <w:color w:val="FFFFFF"/>
                <w:sz w:val="16"/>
                <w:szCs w:val="16"/>
              </w:rPr>
            </w:pPr>
            <w:r>
              <w:rPr>
                <w:rFonts w:ascii="仿宋_GB2312" w:eastAsia="仿宋_GB2312" w:hAnsi="Arial Narrow"/>
                <w:b/>
                <w:color w:val="FFFFFF"/>
                <w:sz w:val="16"/>
                <w:szCs w:val="16"/>
              </w:rPr>
              <w:t>境内非关联交易</w:t>
            </w:r>
          </w:p>
        </w:tc>
        <w:tc>
          <w:tcPr>
            <w:tcW w:w="2035" w:type="dxa"/>
            <w:tcBorders>
              <w:left w:val="single" w:sz="4" w:space="0" w:color="auto"/>
              <w:bottom w:val="single" w:sz="4" w:space="0" w:color="auto"/>
              <w:right w:val="single" w:sz="4" w:space="0" w:color="auto"/>
            </w:tcBorders>
            <w:shd w:val="clear" w:color="auto" w:fill="002060"/>
            <w:vAlign w:val="center"/>
          </w:tcPr>
          <w:p w14:paraId="13C89807" w14:textId="262B0F1C" w:rsidR="0004168C" w:rsidRDefault="0004168C" w:rsidP="2DD37415">
            <w:pPr>
              <w:spacing w:before="0" w:after="0"/>
              <w:ind w:left="0" w:right="0"/>
              <w:jc w:val="center"/>
              <w:rPr>
                <w:rFonts w:ascii="Arial Narrow" w:eastAsia="仿宋_GB2312" w:hAnsi="Arial Narrow"/>
                <w:b/>
                <w:bCs/>
                <w:color w:val="FFFFFF"/>
                <w:sz w:val="16"/>
                <w:szCs w:val="16"/>
              </w:rPr>
            </w:pPr>
            <w:ins w:id="1424" w:author="admin" w:date="2024-07-03T15:34:00Z">
              <w:r w:rsidRPr="2DD37415">
                <w:rPr>
                  <w:rFonts w:ascii="仿宋_GB2312" w:eastAsia="仿宋_GB2312" w:hAnsi="Arial Narrow"/>
                  <w:b/>
                  <w:bCs/>
                  <w:color w:val="FFFFFF" w:themeColor="background1"/>
                  <w:sz w:val="16"/>
                  <w:szCs w:val="16"/>
                </w:rPr>
                <w:t>合计</w:t>
              </w:r>
            </w:ins>
          </w:p>
        </w:tc>
      </w:tr>
      <w:tr w:rsidR="00CE58A0" w14:paraId="1A9AD5F0" w14:textId="77777777" w:rsidTr="2DD37415">
        <w:tblPrEx>
          <w:tblW w:w="138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1425" w:author="作者" w:date="2024-07-05T11:58:00Z">
            <w:tblPrEx>
              <w:tblW w:w="138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trHeight w:val="283"/>
          <w:trPrChange w:id="1426" w:author="作者" w:date="2024-07-05T11:58:00Z">
            <w:trPr>
              <w:gridAfter w:val="0"/>
              <w:trHeight w:val="283"/>
            </w:trPr>
          </w:trPrChange>
        </w:trPr>
        <w:tc>
          <w:tcPr>
            <w:tcW w:w="3690" w:type="dxa"/>
            <w:tcBorders>
              <w:top w:val="single" w:sz="4" w:space="0" w:color="auto"/>
              <w:left w:val="single" w:sz="4" w:space="0" w:color="auto"/>
              <w:bottom w:val="single" w:sz="4" w:space="0" w:color="auto"/>
              <w:right w:val="single" w:sz="4" w:space="0" w:color="auto"/>
            </w:tcBorders>
            <w:vAlign w:val="center"/>
            <w:tcPrChange w:id="1427" w:author="作者" w:date="2024-07-05T11:58:00Z">
              <w:tcPr>
                <w:tcW w:w="3690" w:type="dxa"/>
                <w:tcBorders>
                  <w:top w:val="single" w:sz="4" w:space="0" w:color="auto"/>
                  <w:left w:val="single" w:sz="4" w:space="0" w:color="auto"/>
                  <w:bottom w:val="single" w:sz="4" w:space="0" w:color="auto"/>
                  <w:right w:val="single" w:sz="4" w:space="0" w:color="auto"/>
                </w:tcBorders>
                <w:vAlign w:val="center"/>
              </w:tcPr>
            </w:tcPrChange>
          </w:tcPr>
          <w:p w14:paraId="03911A7E" w14:textId="77777777" w:rsidR="00CE58A0" w:rsidRDefault="00CE58A0" w:rsidP="00CE58A0">
            <w:pPr>
              <w:spacing w:before="0" w:after="0"/>
              <w:ind w:left="0" w:right="0"/>
              <w:jc w:val="left"/>
              <w:rPr>
                <w:rFonts w:ascii="Arial Narrow" w:eastAsia="仿宋_GB2312" w:hAnsi="Arial Narrow"/>
                <w:color w:val="000000"/>
                <w:sz w:val="16"/>
                <w:szCs w:val="16"/>
              </w:rPr>
            </w:pPr>
            <w:r>
              <w:rPr>
                <w:rFonts w:ascii="仿宋_GB2312" w:eastAsia="仿宋_GB2312" w:hAnsi="Arial Narrow"/>
                <w:color w:val="000000"/>
                <w:sz w:val="16"/>
                <w:szCs w:val="16"/>
              </w:rPr>
              <w:t>一、营业收入</w:t>
            </w:r>
          </w:p>
        </w:tc>
        <w:tc>
          <w:tcPr>
            <w:tcW w:w="2035" w:type="dxa"/>
            <w:gridSpan w:val="2"/>
            <w:tcBorders>
              <w:top w:val="single" w:sz="4" w:space="0" w:color="auto"/>
              <w:left w:val="single" w:sz="4" w:space="0" w:color="auto"/>
              <w:bottom w:val="single" w:sz="4" w:space="0" w:color="auto"/>
              <w:right w:val="single" w:sz="4" w:space="0" w:color="auto"/>
            </w:tcBorders>
            <w:tcPrChange w:id="1428" w:author="作者" w:date="2024-07-05T11:58:00Z">
              <w:tcPr>
                <w:tcW w:w="2035" w:type="dxa"/>
                <w:tcBorders>
                  <w:top w:val="single" w:sz="4" w:space="0" w:color="auto"/>
                  <w:left w:val="single" w:sz="4" w:space="0" w:color="auto"/>
                  <w:bottom w:val="single" w:sz="4" w:space="0" w:color="auto"/>
                  <w:right w:val="single" w:sz="4" w:space="0" w:color="auto"/>
                </w:tcBorders>
                <w:vAlign w:val="bottom"/>
              </w:tcPr>
            </w:tcPrChange>
          </w:tcPr>
          <w:p w14:paraId="70B1F51D" w14:textId="2D09044A" w:rsidR="00CE58A0" w:rsidRPr="00DF18C3" w:rsidRDefault="00CE58A0" w:rsidP="00CE58A0">
            <w:pPr>
              <w:spacing w:before="0" w:after="0"/>
              <w:ind w:left="0" w:right="0"/>
              <w:jc w:val="right"/>
              <w:textAlignment w:val="center"/>
              <w:rPr>
                <w:rFonts w:ascii="Arial Narrow" w:hAnsi="Arial Narrow"/>
                <w:sz w:val="18"/>
                <w:szCs w:val="18"/>
              </w:rPr>
            </w:pPr>
            <w:ins w:id="1429" w:author="作者" w:date="2024-07-05T11:58:00Z">
              <w:r w:rsidRPr="00DF18C3">
                <w:rPr>
                  <w:rFonts w:ascii="Arial Narrow" w:hAnsi="Arial Narrow"/>
                  <w:sz w:val="18"/>
                  <w:szCs w:val="18"/>
                </w:rPr>
                <w:t>174,120,123.71</w:t>
              </w:r>
            </w:ins>
            <w:ins w:id="1430" w:author="admin" w:date="2024-07-03T14:29:00Z">
              <w:del w:id="1431" w:author="作者" w:date="2024-07-05T11:58:00Z">
                <w:r w:rsidRPr="00DF18C3" w:rsidDel="00C20E37">
                  <w:rPr>
                    <w:rFonts w:ascii="Arial Narrow" w:hAnsi="Arial Narrow"/>
                    <w:sz w:val="18"/>
                    <w:szCs w:val="18"/>
                  </w:rPr>
                  <w:delText xml:space="preserve">174,120,123.71 </w:delText>
                </w:r>
              </w:del>
            </w:ins>
            <w:del w:id="1432" w:author="作者" w:date="2024-07-05T11:58:00Z">
              <w:r w:rsidRPr="00DF18C3" w:rsidDel="00C20E37">
                <w:rPr>
                  <w:rFonts w:ascii="Arial Narrow" w:hAnsi="Arial Narrow"/>
                  <w:sz w:val="18"/>
                  <w:szCs w:val="18"/>
                </w:rPr>
                <w:delText xml:space="preserve">4,990,987.64 </w:delText>
              </w:r>
            </w:del>
          </w:p>
        </w:tc>
        <w:tc>
          <w:tcPr>
            <w:tcW w:w="2035" w:type="dxa"/>
            <w:tcBorders>
              <w:top w:val="single" w:sz="4" w:space="0" w:color="auto"/>
              <w:left w:val="single" w:sz="4" w:space="0" w:color="auto"/>
              <w:bottom w:val="single" w:sz="4" w:space="0" w:color="auto"/>
              <w:right w:val="single" w:sz="4" w:space="0" w:color="auto"/>
            </w:tcBorders>
            <w:tcPrChange w:id="1433" w:author="作者" w:date="2024-07-05T11:58:00Z">
              <w:tcPr>
                <w:tcW w:w="2035" w:type="dxa"/>
                <w:tcBorders>
                  <w:top w:val="single" w:sz="4" w:space="0" w:color="auto"/>
                  <w:left w:val="single" w:sz="4" w:space="0" w:color="auto"/>
                  <w:bottom w:val="single" w:sz="4" w:space="0" w:color="auto"/>
                  <w:right w:val="single" w:sz="4" w:space="0" w:color="auto"/>
                </w:tcBorders>
                <w:vAlign w:val="bottom"/>
              </w:tcPr>
            </w:tcPrChange>
          </w:tcPr>
          <w:p w14:paraId="76155337" w14:textId="2631DB3C" w:rsidR="00CE58A0" w:rsidRPr="00DF18C3" w:rsidRDefault="00CE58A0" w:rsidP="00CE58A0">
            <w:pPr>
              <w:spacing w:before="0" w:after="0"/>
              <w:ind w:left="0" w:right="0"/>
              <w:jc w:val="right"/>
              <w:textAlignment w:val="center"/>
              <w:rPr>
                <w:rFonts w:ascii="Arial Narrow" w:hAnsi="Arial Narrow"/>
                <w:sz w:val="18"/>
                <w:szCs w:val="18"/>
              </w:rPr>
            </w:pPr>
            <w:ins w:id="1434" w:author="作者" w:date="2024-07-05T11:58:00Z">
              <w:r w:rsidRPr="00DF18C3">
                <w:rPr>
                  <w:rFonts w:ascii="Arial Narrow" w:hAnsi="Arial Narrow"/>
                  <w:sz w:val="18"/>
                  <w:szCs w:val="18"/>
                </w:rPr>
                <w:t>182,411,526.52</w:t>
              </w:r>
            </w:ins>
            <w:ins w:id="1435" w:author="admin" w:date="2024-07-03T14:29:00Z">
              <w:del w:id="1436" w:author="作者" w:date="2024-07-05T11:58:00Z">
                <w:r w:rsidRPr="00DF18C3" w:rsidDel="00C20E37">
                  <w:rPr>
                    <w:rFonts w:ascii="Arial Narrow" w:hAnsi="Arial Narrow"/>
                    <w:sz w:val="18"/>
                    <w:szCs w:val="18"/>
                  </w:rPr>
                  <w:delText xml:space="preserve">182,411,526.52 </w:delText>
                </w:r>
              </w:del>
            </w:ins>
            <w:del w:id="1437" w:author="作者" w:date="2024-07-05T11:58:00Z">
              <w:r w:rsidRPr="00DF18C3" w:rsidDel="00C20E37">
                <w:rPr>
                  <w:rFonts w:ascii="Arial Narrow" w:hAnsi="Arial Narrow"/>
                  <w:sz w:val="18"/>
                  <w:szCs w:val="18"/>
                </w:rPr>
                <w:delText xml:space="preserve">0.00 </w:delText>
              </w:r>
            </w:del>
          </w:p>
        </w:tc>
        <w:tc>
          <w:tcPr>
            <w:tcW w:w="2035" w:type="dxa"/>
            <w:tcBorders>
              <w:top w:val="single" w:sz="4" w:space="0" w:color="auto"/>
              <w:left w:val="single" w:sz="4" w:space="0" w:color="auto"/>
              <w:bottom w:val="single" w:sz="4" w:space="0" w:color="auto"/>
              <w:right w:val="single" w:sz="4" w:space="0" w:color="auto"/>
            </w:tcBorders>
            <w:tcPrChange w:id="1438" w:author="作者" w:date="2024-07-05T11:58:00Z">
              <w:tcPr>
                <w:tcW w:w="2035" w:type="dxa"/>
                <w:tcBorders>
                  <w:top w:val="single" w:sz="4" w:space="0" w:color="auto"/>
                  <w:left w:val="single" w:sz="4" w:space="0" w:color="auto"/>
                  <w:bottom w:val="single" w:sz="4" w:space="0" w:color="auto"/>
                  <w:right w:val="single" w:sz="4" w:space="0" w:color="auto"/>
                </w:tcBorders>
                <w:vAlign w:val="bottom"/>
              </w:tcPr>
            </w:tcPrChange>
          </w:tcPr>
          <w:p w14:paraId="2B266496" w14:textId="6FA55957" w:rsidR="00CE58A0" w:rsidRPr="00DF18C3" w:rsidRDefault="00CE58A0" w:rsidP="00CE58A0">
            <w:pPr>
              <w:spacing w:before="0" w:after="0"/>
              <w:ind w:left="0" w:right="0"/>
              <w:jc w:val="right"/>
              <w:textAlignment w:val="center"/>
              <w:rPr>
                <w:rFonts w:ascii="Arial Narrow" w:hAnsi="Arial Narrow"/>
                <w:sz w:val="18"/>
                <w:szCs w:val="18"/>
              </w:rPr>
            </w:pPr>
            <w:ins w:id="1439" w:author="作者" w:date="2024-07-05T11:58:00Z">
              <w:r w:rsidRPr="00DF18C3">
                <w:rPr>
                  <w:rFonts w:ascii="Arial Narrow" w:hAnsi="Arial Narrow"/>
                  <w:sz w:val="18"/>
                  <w:szCs w:val="18"/>
                </w:rPr>
                <w:t>154,377,228.43</w:t>
              </w:r>
            </w:ins>
            <w:ins w:id="1440" w:author="admin" w:date="2024-07-03T14:29:00Z">
              <w:del w:id="1441" w:author="作者" w:date="2024-07-05T11:58:00Z">
                <w:r w:rsidRPr="00DF18C3" w:rsidDel="00C20E37">
                  <w:rPr>
                    <w:rFonts w:ascii="Arial Narrow" w:hAnsi="Arial Narrow"/>
                    <w:sz w:val="18"/>
                    <w:szCs w:val="18"/>
                  </w:rPr>
                  <w:delText xml:space="preserve">154,377,228.43 </w:delText>
                </w:r>
              </w:del>
            </w:ins>
            <w:del w:id="1442" w:author="作者" w:date="2024-07-05T11:58:00Z">
              <w:r w:rsidRPr="00DF18C3" w:rsidDel="00C20E37">
                <w:rPr>
                  <w:rFonts w:ascii="Arial Narrow" w:hAnsi="Arial Narrow"/>
                  <w:sz w:val="18"/>
                  <w:szCs w:val="18"/>
                </w:rPr>
                <w:delText>325,789,248.98</w:delText>
              </w:r>
            </w:del>
          </w:p>
        </w:tc>
        <w:tc>
          <w:tcPr>
            <w:tcW w:w="2035" w:type="dxa"/>
            <w:gridSpan w:val="2"/>
            <w:tcBorders>
              <w:top w:val="single" w:sz="4" w:space="0" w:color="auto"/>
              <w:left w:val="single" w:sz="4" w:space="0" w:color="auto"/>
              <w:bottom w:val="single" w:sz="4" w:space="0" w:color="auto"/>
              <w:right w:val="single" w:sz="4" w:space="0" w:color="auto"/>
            </w:tcBorders>
            <w:tcPrChange w:id="1443" w:author="作者" w:date="2024-07-05T11:58:00Z">
              <w:tcPr>
                <w:tcW w:w="2035" w:type="dxa"/>
                <w:tcBorders>
                  <w:top w:val="single" w:sz="4" w:space="0" w:color="auto"/>
                  <w:left w:val="single" w:sz="4" w:space="0" w:color="auto"/>
                  <w:bottom w:val="single" w:sz="4" w:space="0" w:color="auto"/>
                  <w:right w:val="single" w:sz="4" w:space="0" w:color="auto"/>
                </w:tcBorders>
                <w:vAlign w:val="bottom"/>
              </w:tcPr>
            </w:tcPrChange>
          </w:tcPr>
          <w:p w14:paraId="7AED8EDA" w14:textId="7F7D68D9" w:rsidR="00CE58A0" w:rsidRPr="00DF18C3" w:rsidRDefault="00CE58A0" w:rsidP="00CE58A0">
            <w:pPr>
              <w:spacing w:before="0" w:after="0"/>
              <w:ind w:left="0" w:right="0"/>
              <w:jc w:val="right"/>
              <w:textAlignment w:val="center"/>
              <w:rPr>
                <w:rFonts w:ascii="Arial Narrow" w:hAnsi="Arial Narrow"/>
                <w:sz w:val="18"/>
                <w:szCs w:val="18"/>
              </w:rPr>
            </w:pPr>
            <w:ins w:id="1444" w:author="作者" w:date="2024-07-05T11:58:00Z">
              <w:r w:rsidRPr="00DF18C3">
                <w:rPr>
                  <w:rFonts w:ascii="Arial Narrow" w:hAnsi="Arial Narrow"/>
                  <w:sz w:val="18"/>
                  <w:szCs w:val="18"/>
                </w:rPr>
                <w:t>437,286,037.56</w:t>
              </w:r>
            </w:ins>
            <w:ins w:id="1445" w:author="admin" w:date="2024-07-03T15:34:00Z">
              <w:del w:id="1446" w:author="作者" w:date="2024-07-05T11:58:00Z">
                <w:r w:rsidRPr="00DF18C3" w:rsidDel="00C20E37">
                  <w:rPr>
                    <w:rFonts w:ascii="Arial Narrow" w:hAnsi="Arial Narrow"/>
                    <w:sz w:val="18"/>
                    <w:szCs w:val="18"/>
                  </w:rPr>
                  <w:delText>437,286,037.56</w:delText>
                </w:r>
              </w:del>
            </w:ins>
            <w:del w:id="1447" w:author="作者" w:date="2024-07-05T11:58:00Z">
              <w:r w:rsidRPr="00DF18C3" w:rsidDel="00C20E37">
                <w:rPr>
                  <w:rFonts w:ascii="Arial Narrow" w:hAnsi="Arial Narrow"/>
                  <w:sz w:val="18"/>
                  <w:szCs w:val="18"/>
                </w:rPr>
                <w:delText>223,748.62</w:delText>
              </w:r>
            </w:del>
          </w:p>
        </w:tc>
        <w:tc>
          <w:tcPr>
            <w:tcW w:w="2035" w:type="dxa"/>
            <w:tcBorders>
              <w:top w:val="single" w:sz="4" w:space="0" w:color="auto"/>
              <w:left w:val="single" w:sz="4" w:space="0" w:color="auto"/>
              <w:bottom w:val="single" w:sz="4" w:space="0" w:color="auto"/>
              <w:right w:val="single" w:sz="4" w:space="0" w:color="auto"/>
            </w:tcBorders>
            <w:tcPrChange w:id="1448" w:author="作者" w:date="2024-07-05T11:58:00Z">
              <w:tcPr>
                <w:tcW w:w="2035" w:type="dxa"/>
                <w:tcBorders>
                  <w:top w:val="single" w:sz="4" w:space="0" w:color="auto"/>
                  <w:left w:val="single" w:sz="4" w:space="0" w:color="auto"/>
                  <w:bottom w:val="single" w:sz="4" w:space="0" w:color="auto"/>
                  <w:right w:val="single" w:sz="4" w:space="0" w:color="auto"/>
                </w:tcBorders>
              </w:tcPr>
            </w:tcPrChange>
          </w:tcPr>
          <w:p w14:paraId="068E4286" w14:textId="04FCA377" w:rsidR="00CE58A0" w:rsidRPr="00CE58A0" w:rsidRDefault="00CE58A0" w:rsidP="00CE58A0">
            <w:pPr>
              <w:spacing w:before="0" w:after="0"/>
              <w:ind w:left="0" w:right="0"/>
              <w:jc w:val="right"/>
              <w:textAlignment w:val="center"/>
              <w:rPr>
                <w:rFonts w:ascii="Arial Narrow" w:hAnsi="Arial Narrow"/>
                <w:sz w:val="18"/>
                <w:szCs w:val="18"/>
              </w:rPr>
            </w:pPr>
            <w:ins w:id="1449" w:author="作者" w:date="2024-07-05T12:12:00Z">
              <w:r w:rsidRPr="00CE58A0">
                <w:rPr>
                  <w:rFonts w:ascii="Arial Narrow" w:hAnsi="Arial Narrow"/>
                  <w:sz w:val="18"/>
                  <w:szCs w:val="18"/>
                </w:rPr>
                <w:t xml:space="preserve">948,194,916.22 </w:t>
              </w:r>
            </w:ins>
            <w:ins w:id="1450" w:author="admin" w:date="2024-07-03T14:34:00Z">
              <w:del w:id="1451" w:author="作者" w:date="2024-07-05T11:58:00Z">
                <w:r w:rsidRPr="00CE58A0" w:rsidDel="00C20E37">
                  <w:rPr>
                    <w:rFonts w:ascii="Arial Narrow" w:hAnsi="Arial Narrow"/>
                    <w:sz w:val="18"/>
                    <w:szCs w:val="18"/>
                  </w:rPr>
                  <w:delText>948,194,916.2</w:delText>
                </w:r>
              </w:del>
              <w:del w:id="1452" w:author="作者" w:date="2024-07-04T11:45:00Z">
                <w:r w:rsidRPr="00CE58A0" w:rsidDel="00BA5A47">
                  <w:rPr>
                    <w:rFonts w:ascii="Arial Narrow" w:hAnsi="Arial Narrow"/>
                    <w:sz w:val="18"/>
                    <w:szCs w:val="18"/>
                  </w:rPr>
                  <w:delText>3</w:delText>
                </w:r>
              </w:del>
              <w:del w:id="1453" w:author="作者" w:date="2024-07-05T11:58:00Z">
                <w:r w:rsidRPr="00CE58A0" w:rsidDel="00C20E37">
                  <w:rPr>
                    <w:rFonts w:ascii="Arial Narrow" w:hAnsi="Arial Narrow"/>
                    <w:sz w:val="18"/>
                    <w:szCs w:val="18"/>
                  </w:rPr>
                  <w:delText xml:space="preserve"> </w:delText>
                </w:r>
              </w:del>
            </w:ins>
            <w:del w:id="1454" w:author="作者" w:date="2024-07-05T11:58:00Z">
              <w:r w:rsidRPr="00CE58A0" w:rsidDel="00C20E37">
                <w:rPr>
                  <w:rFonts w:ascii="Arial Narrow" w:hAnsi="Arial Narrow"/>
                  <w:sz w:val="18"/>
                  <w:szCs w:val="18"/>
                </w:rPr>
                <w:delText>331,003,985.24</w:delText>
              </w:r>
            </w:del>
          </w:p>
        </w:tc>
      </w:tr>
      <w:tr w:rsidR="00CE58A0" w14:paraId="2EB6C676" w14:textId="77777777" w:rsidTr="2DD37415">
        <w:tblPrEx>
          <w:tblW w:w="138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1455" w:author="作者" w:date="2024-07-05T11:58:00Z">
            <w:tblPrEx>
              <w:tblW w:w="138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trHeight w:val="283"/>
          <w:trPrChange w:id="1456" w:author="作者" w:date="2024-07-05T11:58:00Z">
            <w:trPr>
              <w:gridAfter w:val="0"/>
              <w:trHeight w:val="283"/>
            </w:trPr>
          </w:trPrChange>
        </w:trPr>
        <w:tc>
          <w:tcPr>
            <w:tcW w:w="3690" w:type="dxa"/>
            <w:tcBorders>
              <w:top w:val="single" w:sz="4" w:space="0" w:color="auto"/>
              <w:left w:val="single" w:sz="4" w:space="0" w:color="auto"/>
              <w:bottom w:val="single" w:sz="4" w:space="0" w:color="auto"/>
              <w:right w:val="single" w:sz="4" w:space="0" w:color="auto"/>
            </w:tcBorders>
            <w:vAlign w:val="center"/>
            <w:tcPrChange w:id="1457" w:author="作者" w:date="2024-07-05T11:58:00Z">
              <w:tcPr>
                <w:tcW w:w="3690" w:type="dxa"/>
                <w:tcBorders>
                  <w:top w:val="single" w:sz="4" w:space="0" w:color="auto"/>
                  <w:left w:val="single" w:sz="4" w:space="0" w:color="auto"/>
                  <w:bottom w:val="single" w:sz="4" w:space="0" w:color="auto"/>
                  <w:right w:val="single" w:sz="4" w:space="0" w:color="auto"/>
                </w:tcBorders>
                <w:vAlign w:val="center"/>
              </w:tcPr>
            </w:tcPrChange>
          </w:tcPr>
          <w:p w14:paraId="410E2810" w14:textId="6FC535BA" w:rsidR="00CE58A0" w:rsidRDefault="00CE58A0" w:rsidP="00CE58A0">
            <w:pPr>
              <w:spacing w:before="0" w:after="0"/>
              <w:ind w:left="0" w:right="0" w:firstLineChars="100" w:firstLine="160"/>
              <w:jc w:val="left"/>
              <w:rPr>
                <w:rFonts w:ascii="Arial Narrow" w:eastAsia="仿宋_GB2312" w:hAnsi="Arial Narrow"/>
                <w:color w:val="000000"/>
                <w:sz w:val="16"/>
                <w:szCs w:val="16"/>
              </w:rPr>
            </w:pPr>
            <w:del w:id="1458" w:author="admin" w:date="2024-07-03T14:28:00Z">
              <w:r w:rsidDel="00017F8D">
                <w:rPr>
                  <w:rFonts w:ascii="仿宋_GB2312" w:eastAsia="仿宋_GB2312" w:hAnsi="Arial Narrow"/>
                  <w:color w:val="000000"/>
                  <w:sz w:val="16"/>
                  <w:szCs w:val="16"/>
                </w:rPr>
                <w:delText xml:space="preserve">　</w:delText>
              </w:r>
            </w:del>
            <w:r>
              <w:rPr>
                <w:rFonts w:ascii="仿宋_GB2312" w:eastAsia="仿宋_GB2312" w:hAnsi="Arial Narrow"/>
                <w:color w:val="000000"/>
                <w:sz w:val="16"/>
                <w:szCs w:val="16"/>
              </w:rPr>
              <w:t>其中：主营业务收入</w:t>
            </w:r>
          </w:p>
        </w:tc>
        <w:tc>
          <w:tcPr>
            <w:tcW w:w="2035" w:type="dxa"/>
            <w:gridSpan w:val="2"/>
            <w:tcBorders>
              <w:top w:val="single" w:sz="4" w:space="0" w:color="auto"/>
              <w:left w:val="single" w:sz="4" w:space="0" w:color="auto"/>
              <w:bottom w:val="single" w:sz="4" w:space="0" w:color="auto"/>
              <w:right w:val="single" w:sz="4" w:space="0" w:color="auto"/>
            </w:tcBorders>
            <w:tcPrChange w:id="1459" w:author="作者" w:date="2024-07-05T11:58:00Z">
              <w:tcPr>
                <w:tcW w:w="2035" w:type="dxa"/>
                <w:tcBorders>
                  <w:top w:val="single" w:sz="4" w:space="0" w:color="auto"/>
                  <w:left w:val="single" w:sz="4" w:space="0" w:color="auto"/>
                  <w:bottom w:val="single" w:sz="4" w:space="0" w:color="auto"/>
                  <w:right w:val="single" w:sz="4" w:space="0" w:color="auto"/>
                </w:tcBorders>
                <w:vAlign w:val="bottom"/>
              </w:tcPr>
            </w:tcPrChange>
          </w:tcPr>
          <w:p w14:paraId="5723B96A" w14:textId="76D106CF" w:rsidR="00CE58A0" w:rsidRPr="00DF18C3" w:rsidRDefault="00CE58A0" w:rsidP="00CE58A0">
            <w:pPr>
              <w:spacing w:before="0" w:after="0"/>
              <w:ind w:left="0" w:right="0"/>
              <w:jc w:val="right"/>
              <w:textAlignment w:val="center"/>
              <w:rPr>
                <w:rFonts w:ascii="Arial Narrow" w:hAnsi="Arial Narrow"/>
                <w:sz w:val="18"/>
                <w:szCs w:val="18"/>
              </w:rPr>
            </w:pPr>
            <w:ins w:id="1460" w:author="作者" w:date="2024-07-05T11:58:00Z">
              <w:r w:rsidRPr="00DF18C3">
                <w:rPr>
                  <w:rFonts w:ascii="Arial Narrow" w:hAnsi="Arial Narrow"/>
                  <w:sz w:val="18"/>
                  <w:szCs w:val="18"/>
                </w:rPr>
                <w:t>174,120,123.71</w:t>
              </w:r>
            </w:ins>
            <w:ins w:id="1461" w:author="admin" w:date="2024-07-03T14:29:00Z">
              <w:del w:id="1462" w:author="作者" w:date="2024-07-05T11:58:00Z">
                <w:r w:rsidRPr="00DF18C3" w:rsidDel="00C20E37">
                  <w:rPr>
                    <w:rFonts w:ascii="Arial Narrow" w:hAnsi="Arial Narrow"/>
                    <w:sz w:val="18"/>
                    <w:szCs w:val="18"/>
                  </w:rPr>
                  <w:delText xml:space="preserve">174,120,123.71 </w:delText>
                </w:r>
              </w:del>
            </w:ins>
            <w:del w:id="1463" w:author="作者" w:date="2024-07-05T11:58:00Z">
              <w:r w:rsidRPr="00DF18C3" w:rsidDel="00C20E37">
                <w:rPr>
                  <w:rFonts w:ascii="Arial Narrow" w:hAnsi="Arial Narrow"/>
                  <w:sz w:val="18"/>
                  <w:szCs w:val="18"/>
                </w:rPr>
                <w:delText xml:space="preserve"> 0.00 </w:delText>
              </w:r>
            </w:del>
          </w:p>
        </w:tc>
        <w:tc>
          <w:tcPr>
            <w:tcW w:w="2035" w:type="dxa"/>
            <w:tcBorders>
              <w:top w:val="single" w:sz="4" w:space="0" w:color="auto"/>
              <w:left w:val="single" w:sz="4" w:space="0" w:color="auto"/>
              <w:bottom w:val="single" w:sz="4" w:space="0" w:color="auto"/>
              <w:right w:val="single" w:sz="4" w:space="0" w:color="auto"/>
            </w:tcBorders>
            <w:tcPrChange w:id="1464" w:author="作者" w:date="2024-07-05T11:58:00Z">
              <w:tcPr>
                <w:tcW w:w="2035" w:type="dxa"/>
                <w:tcBorders>
                  <w:top w:val="single" w:sz="4" w:space="0" w:color="auto"/>
                  <w:left w:val="single" w:sz="4" w:space="0" w:color="auto"/>
                  <w:bottom w:val="single" w:sz="4" w:space="0" w:color="auto"/>
                  <w:right w:val="single" w:sz="4" w:space="0" w:color="auto"/>
                </w:tcBorders>
                <w:vAlign w:val="bottom"/>
              </w:tcPr>
            </w:tcPrChange>
          </w:tcPr>
          <w:p w14:paraId="108CFBEA" w14:textId="29445397" w:rsidR="00CE58A0" w:rsidRPr="00DF18C3" w:rsidRDefault="00CE58A0" w:rsidP="00CE58A0">
            <w:pPr>
              <w:spacing w:before="0" w:after="0"/>
              <w:ind w:left="0" w:right="0"/>
              <w:jc w:val="right"/>
              <w:textAlignment w:val="center"/>
              <w:rPr>
                <w:rFonts w:ascii="Arial Narrow" w:hAnsi="Arial Narrow"/>
                <w:sz w:val="18"/>
                <w:szCs w:val="18"/>
              </w:rPr>
            </w:pPr>
            <w:ins w:id="1465" w:author="作者" w:date="2024-07-05T11:58:00Z">
              <w:r w:rsidRPr="00DF18C3">
                <w:rPr>
                  <w:rFonts w:ascii="Arial Narrow" w:hAnsi="Arial Narrow"/>
                  <w:sz w:val="18"/>
                  <w:szCs w:val="18"/>
                </w:rPr>
                <w:t>182,411,526.52</w:t>
              </w:r>
            </w:ins>
            <w:ins w:id="1466" w:author="admin" w:date="2024-07-03T14:29:00Z">
              <w:del w:id="1467" w:author="作者" w:date="2024-07-05T11:58:00Z">
                <w:r w:rsidRPr="00DF18C3" w:rsidDel="00C20E37">
                  <w:rPr>
                    <w:rFonts w:ascii="Arial Narrow" w:hAnsi="Arial Narrow"/>
                    <w:sz w:val="18"/>
                    <w:szCs w:val="18"/>
                  </w:rPr>
                  <w:delText xml:space="preserve">182,411,526.52 </w:delText>
                </w:r>
              </w:del>
            </w:ins>
            <w:del w:id="1468" w:author="作者" w:date="2024-07-05T11:58:00Z">
              <w:r w:rsidRPr="00DF18C3" w:rsidDel="00C20E37">
                <w:rPr>
                  <w:rFonts w:ascii="Arial Narrow" w:hAnsi="Arial Narrow"/>
                  <w:sz w:val="18"/>
                  <w:szCs w:val="18"/>
                </w:rPr>
                <w:delText xml:space="preserve">0.00 </w:delText>
              </w:r>
            </w:del>
          </w:p>
        </w:tc>
        <w:tc>
          <w:tcPr>
            <w:tcW w:w="2035" w:type="dxa"/>
            <w:tcBorders>
              <w:top w:val="single" w:sz="4" w:space="0" w:color="auto"/>
              <w:left w:val="single" w:sz="4" w:space="0" w:color="auto"/>
              <w:bottom w:val="single" w:sz="4" w:space="0" w:color="auto"/>
              <w:right w:val="single" w:sz="4" w:space="0" w:color="auto"/>
            </w:tcBorders>
            <w:tcPrChange w:id="1469" w:author="作者" w:date="2024-07-05T11:58:00Z">
              <w:tcPr>
                <w:tcW w:w="2035" w:type="dxa"/>
                <w:tcBorders>
                  <w:top w:val="single" w:sz="4" w:space="0" w:color="auto"/>
                  <w:left w:val="single" w:sz="4" w:space="0" w:color="auto"/>
                  <w:bottom w:val="single" w:sz="4" w:space="0" w:color="auto"/>
                  <w:right w:val="single" w:sz="4" w:space="0" w:color="auto"/>
                </w:tcBorders>
                <w:vAlign w:val="bottom"/>
              </w:tcPr>
            </w:tcPrChange>
          </w:tcPr>
          <w:p w14:paraId="0BA902C6" w14:textId="5BF1C670" w:rsidR="00CE58A0" w:rsidRPr="00DF18C3" w:rsidRDefault="00CE58A0" w:rsidP="00CE58A0">
            <w:pPr>
              <w:spacing w:before="0" w:after="0"/>
              <w:ind w:left="0" w:right="0"/>
              <w:jc w:val="right"/>
              <w:textAlignment w:val="center"/>
              <w:rPr>
                <w:rFonts w:ascii="Arial Narrow" w:hAnsi="Arial Narrow"/>
                <w:sz w:val="18"/>
                <w:szCs w:val="18"/>
              </w:rPr>
            </w:pPr>
            <w:ins w:id="1470" w:author="作者" w:date="2024-07-05T11:58:00Z">
              <w:r w:rsidRPr="00DF18C3">
                <w:rPr>
                  <w:rFonts w:ascii="Arial Narrow" w:hAnsi="Arial Narrow"/>
                  <w:sz w:val="18"/>
                  <w:szCs w:val="18"/>
                </w:rPr>
                <w:t>154,377,228.43</w:t>
              </w:r>
            </w:ins>
            <w:ins w:id="1471" w:author="admin" w:date="2024-07-03T14:29:00Z">
              <w:del w:id="1472" w:author="作者" w:date="2024-07-05T11:58:00Z">
                <w:r w:rsidRPr="00DF18C3" w:rsidDel="00C20E37">
                  <w:rPr>
                    <w:rFonts w:ascii="Arial Narrow" w:hAnsi="Arial Narrow"/>
                    <w:sz w:val="18"/>
                    <w:szCs w:val="18"/>
                  </w:rPr>
                  <w:delText xml:space="preserve">154,377,228.43 </w:delText>
                </w:r>
              </w:del>
            </w:ins>
            <w:del w:id="1473" w:author="作者" w:date="2024-07-05T11:58:00Z">
              <w:r w:rsidRPr="00DF18C3" w:rsidDel="00C20E37">
                <w:rPr>
                  <w:rFonts w:ascii="Arial Narrow" w:hAnsi="Arial Narrow"/>
                  <w:sz w:val="18"/>
                  <w:szCs w:val="18"/>
                </w:rPr>
                <w:delText>308,274,831.96</w:delText>
              </w:r>
            </w:del>
          </w:p>
        </w:tc>
        <w:tc>
          <w:tcPr>
            <w:tcW w:w="2035" w:type="dxa"/>
            <w:gridSpan w:val="2"/>
            <w:tcBorders>
              <w:top w:val="single" w:sz="4" w:space="0" w:color="auto"/>
              <w:left w:val="single" w:sz="4" w:space="0" w:color="auto"/>
              <w:bottom w:val="single" w:sz="4" w:space="0" w:color="auto"/>
              <w:right w:val="single" w:sz="4" w:space="0" w:color="auto"/>
            </w:tcBorders>
            <w:tcPrChange w:id="1474" w:author="作者" w:date="2024-07-05T11:58:00Z">
              <w:tcPr>
                <w:tcW w:w="2035" w:type="dxa"/>
                <w:tcBorders>
                  <w:top w:val="single" w:sz="4" w:space="0" w:color="auto"/>
                  <w:left w:val="single" w:sz="4" w:space="0" w:color="auto"/>
                  <w:bottom w:val="single" w:sz="4" w:space="0" w:color="auto"/>
                  <w:right w:val="single" w:sz="4" w:space="0" w:color="auto"/>
                </w:tcBorders>
                <w:vAlign w:val="bottom"/>
              </w:tcPr>
            </w:tcPrChange>
          </w:tcPr>
          <w:p w14:paraId="6DDC1355" w14:textId="15F8D4C8" w:rsidR="00CE58A0" w:rsidRPr="00DF18C3" w:rsidRDefault="00CE58A0" w:rsidP="00CE58A0">
            <w:pPr>
              <w:spacing w:before="0" w:after="0"/>
              <w:ind w:left="0" w:right="0"/>
              <w:jc w:val="right"/>
              <w:textAlignment w:val="center"/>
              <w:rPr>
                <w:rFonts w:ascii="Arial Narrow" w:hAnsi="Arial Narrow"/>
                <w:sz w:val="18"/>
                <w:szCs w:val="18"/>
              </w:rPr>
            </w:pPr>
            <w:ins w:id="1475" w:author="作者" w:date="2024-07-05T11:58:00Z">
              <w:r w:rsidRPr="00DF18C3">
                <w:rPr>
                  <w:rFonts w:ascii="Arial Narrow" w:hAnsi="Arial Narrow"/>
                  <w:sz w:val="18"/>
                  <w:szCs w:val="18"/>
                </w:rPr>
                <w:t>170,248,123.78</w:t>
              </w:r>
            </w:ins>
            <w:ins w:id="1476" w:author="admin" w:date="2024-07-03T15:34:00Z">
              <w:del w:id="1477" w:author="作者" w:date="2024-07-05T11:58:00Z">
                <w:r w:rsidRPr="00DF18C3" w:rsidDel="00C20E37">
                  <w:rPr>
                    <w:rFonts w:ascii="Arial Narrow" w:hAnsi="Arial Narrow"/>
                    <w:sz w:val="18"/>
                    <w:szCs w:val="18"/>
                  </w:rPr>
                  <w:delText>170,248,123.77</w:delText>
                </w:r>
              </w:del>
            </w:ins>
            <w:del w:id="1478" w:author="作者" w:date="2024-07-05T11:58:00Z">
              <w:r w:rsidRPr="00DF18C3" w:rsidDel="00C20E37">
                <w:rPr>
                  <w:rFonts w:ascii="Arial Narrow" w:hAnsi="Arial Narrow"/>
                  <w:sz w:val="18"/>
                  <w:szCs w:val="18"/>
                </w:rPr>
                <w:delText xml:space="preserve">0.00 </w:delText>
              </w:r>
            </w:del>
          </w:p>
        </w:tc>
        <w:tc>
          <w:tcPr>
            <w:tcW w:w="2035" w:type="dxa"/>
            <w:tcBorders>
              <w:top w:val="single" w:sz="4" w:space="0" w:color="auto"/>
              <w:left w:val="single" w:sz="4" w:space="0" w:color="auto"/>
              <w:bottom w:val="single" w:sz="4" w:space="0" w:color="auto"/>
              <w:right w:val="single" w:sz="4" w:space="0" w:color="auto"/>
            </w:tcBorders>
            <w:tcPrChange w:id="1479" w:author="作者" w:date="2024-07-05T11:58:00Z">
              <w:tcPr>
                <w:tcW w:w="2035" w:type="dxa"/>
                <w:tcBorders>
                  <w:top w:val="single" w:sz="4" w:space="0" w:color="auto"/>
                  <w:left w:val="single" w:sz="4" w:space="0" w:color="auto"/>
                  <w:bottom w:val="single" w:sz="4" w:space="0" w:color="auto"/>
                  <w:right w:val="single" w:sz="4" w:space="0" w:color="auto"/>
                </w:tcBorders>
              </w:tcPr>
            </w:tcPrChange>
          </w:tcPr>
          <w:p w14:paraId="2EDEA6EE" w14:textId="0792C668" w:rsidR="00CE58A0" w:rsidRPr="00CE58A0" w:rsidRDefault="00CE58A0" w:rsidP="00CE58A0">
            <w:pPr>
              <w:spacing w:before="0" w:after="0"/>
              <w:ind w:left="0" w:right="0"/>
              <w:jc w:val="right"/>
              <w:textAlignment w:val="center"/>
              <w:rPr>
                <w:rFonts w:ascii="Arial Narrow" w:hAnsi="Arial Narrow"/>
                <w:sz w:val="18"/>
                <w:szCs w:val="18"/>
              </w:rPr>
            </w:pPr>
            <w:ins w:id="1480" w:author="作者" w:date="2024-07-05T12:12:00Z">
              <w:r w:rsidRPr="00CE58A0">
                <w:rPr>
                  <w:rFonts w:ascii="Arial Narrow" w:hAnsi="Arial Narrow"/>
                  <w:sz w:val="18"/>
                  <w:szCs w:val="18"/>
                </w:rPr>
                <w:t xml:space="preserve">681,157,002.44 </w:t>
              </w:r>
            </w:ins>
            <w:ins w:id="1481" w:author="admin" w:date="2024-07-03T14:34:00Z">
              <w:del w:id="1482" w:author="作者" w:date="2024-07-04T11:46:00Z">
                <w:r w:rsidRPr="00CE58A0" w:rsidDel="00BA5A47">
                  <w:rPr>
                    <w:rFonts w:ascii="Arial Narrow" w:hAnsi="Arial Narrow"/>
                    <w:sz w:val="18"/>
                    <w:szCs w:val="18"/>
                  </w:rPr>
                  <w:delText>948,194,916.2</w:delText>
                </w:r>
              </w:del>
              <w:del w:id="1483" w:author="作者" w:date="2024-07-04T11:45:00Z">
                <w:r w:rsidRPr="00CE58A0" w:rsidDel="00BA5A47">
                  <w:rPr>
                    <w:rFonts w:ascii="Arial Narrow" w:hAnsi="Arial Narrow"/>
                    <w:sz w:val="18"/>
                    <w:szCs w:val="18"/>
                  </w:rPr>
                  <w:delText>3</w:delText>
                </w:r>
              </w:del>
              <w:del w:id="1484" w:author="作者" w:date="2024-07-05T11:58:00Z">
                <w:r w:rsidRPr="00CE58A0" w:rsidDel="00C20E37">
                  <w:rPr>
                    <w:rFonts w:ascii="Arial Narrow" w:hAnsi="Arial Narrow"/>
                    <w:sz w:val="18"/>
                    <w:szCs w:val="18"/>
                  </w:rPr>
                  <w:delText xml:space="preserve"> </w:delText>
                </w:r>
              </w:del>
            </w:ins>
            <w:del w:id="1485" w:author="作者" w:date="2024-07-05T11:58:00Z">
              <w:r w:rsidRPr="00CE58A0" w:rsidDel="00C20E37">
                <w:rPr>
                  <w:rFonts w:ascii="Arial Narrow" w:hAnsi="Arial Narrow"/>
                  <w:sz w:val="18"/>
                  <w:szCs w:val="18"/>
                </w:rPr>
                <w:delText>308,274,831.96</w:delText>
              </w:r>
            </w:del>
          </w:p>
        </w:tc>
      </w:tr>
      <w:tr w:rsidR="00CE58A0" w14:paraId="2FEEE0C4" w14:textId="77777777" w:rsidTr="2DD37415">
        <w:tblPrEx>
          <w:tblW w:w="138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1486" w:author="作者" w:date="2024-07-05T11:58:00Z">
            <w:tblPrEx>
              <w:tblW w:w="138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trHeight w:val="283"/>
          <w:trPrChange w:id="1487" w:author="作者" w:date="2024-07-05T11:58:00Z">
            <w:trPr>
              <w:gridAfter w:val="0"/>
              <w:trHeight w:val="283"/>
            </w:trPr>
          </w:trPrChange>
        </w:trPr>
        <w:tc>
          <w:tcPr>
            <w:tcW w:w="3690" w:type="dxa"/>
            <w:tcBorders>
              <w:top w:val="single" w:sz="4" w:space="0" w:color="auto"/>
              <w:left w:val="single" w:sz="4" w:space="0" w:color="auto"/>
              <w:bottom w:val="single" w:sz="4" w:space="0" w:color="auto"/>
              <w:right w:val="single" w:sz="4" w:space="0" w:color="auto"/>
            </w:tcBorders>
            <w:vAlign w:val="center"/>
            <w:tcPrChange w:id="1488" w:author="作者" w:date="2024-07-05T11:58:00Z">
              <w:tcPr>
                <w:tcW w:w="3690" w:type="dxa"/>
                <w:tcBorders>
                  <w:top w:val="single" w:sz="4" w:space="0" w:color="auto"/>
                  <w:left w:val="single" w:sz="4" w:space="0" w:color="auto"/>
                  <w:bottom w:val="single" w:sz="4" w:space="0" w:color="auto"/>
                  <w:right w:val="single" w:sz="4" w:space="0" w:color="auto"/>
                </w:tcBorders>
                <w:vAlign w:val="center"/>
              </w:tcPr>
            </w:tcPrChange>
          </w:tcPr>
          <w:p w14:paraId="34E87A14" w14:textId="01B065B1" w:rsidR="00CE58A0" w:rsidRDefault="00CE58A0" w:rsidP="00CE58A0">
            <w:pPr>
              <w:spacing w:before="0" w:after="0"/>
              <w:ind w:left="0" w:right="0" w:firstLineChars="100" w:firstLine="160"/>
              <w:jc w:val="left"/>
              <w:rPr>
                <w:rFonts w:ascii="Arial Narrow" w:eastAsia="仿宋_GB2312" w:hAnsi="Arial Narrow"/>
                <w:color w:val="000000"/>
                <w:sz w:val="16"/>
                <w:szCs w:val="16"/>
              </w:rPr>
            </w:pPr>
            <w:del w:id="1489" w:author="admin" w:date="2024-07-03T14:28:00Z">
              <w:r w:rsidDel="00017F8D">
                <w:rPr>
                  <w:rFonts w:ascii="仿宋_GB2312" w:eastAsia="仿宋_GB2312" w:hAnsi="Arial Narrow"/>
                  <w:color w:val="000000"/>
                  <w:sz w:val="16"/>
                  <w:szCs w:val="16"/>
                </w:rPr>
                <w:delText xml:space="preserve">　</w:delText>
              </w:r>
            </w:del>
            <w:r>
              <w:rPr>
                <w:rFonts w:ascii="仿宋_GB2312" w:eastAsia="仿宋_GB2312" w:hAnsi="Arial Narrow"/>
                <w:color w:val="000000"/>
                <w:sz w:val="16"/>
                <w:szCs w:val="16"/>
              </w:rPr>
              <w:t>减：营业成本</w:t>
            </w:r>
          </w:p>
        </w:tc>
        <w:tc>
          <w:tcPr>
            <w:tcW w:w="2035" w:type="dxa"/>
            <w:gridSpan w:val="2"/>
            <w:tcBorders>
              <w:top w:val="single" w:sz="4" w:space="0" w:color="auto"/>
              <w:left w:val="single" w:sz="4" w:space="0" w:color="auto"/>
              <w:bottom w:val="single" w:sz="4" w:space="0" w:color="auto"/>
              <w:right w:val="single" w:sz="4" w:space="0" w:color="auto"/>
            </w:tcBorders>
            <w:tcPrChange w:id="1490" w:author="作者" w:date="2024-07-05T11:58:00Z">
              <w:tcPr>
                <w:tcW w:w="2035" w:type="dxa"/>
                <w:tcBorders>
                  <w:top w:val="single" w:sz="4" w:space="0" w:color="auto"/>
                  <w:left w:val="single" w:sz="4" w:space="0" w:color="auto"/>
                  <w:bottom w:val="single" w:sz="4" w:space="0" w:color="auto"/>
                  <w:right w:val="single" w:sz="4" w:space="0" w:color="auto"/>
                </w:tcBorders>
                <w:vAlign w:val="bottom"/>
              </w:tcPr>
            </w:tcPrChange>
          </w:tcPr>
          <w:p w14:paraId="55A0299B" w14:textId="1763830D" w:rsidR="00CE58A0" w:rsidRPr="00DF18C3" w:rsidRDefault="00CE58A0" w:rsidP="00CE58A0">
            <w:pPr>
              <w:spacing w:before="0" w:after="0"/>
              <w:ind w:left="0" w:right="0"/>
              <w:jc w:val="right"/>
              <w:textAlignment w:val="center"/>
              <w:rPr>
                <w:rFonts w:ascii="Arial Narrow" w:hAnsi="Arial Narrow"/>
                <w:sz w:val="18"/>
                <w:szCs w:val="18"/>
              </w:rPr>
            </w:pPr>
            <w:ins w:id="1491" w:author="作者" w:date="2024-07-05T11:58:00Z">
              <w:r w:rsidRPr="00DF18C3">
                <w:rPr>
                  <w:rFonts w:ascii="Arial Narrow" w:hAnsi="Arial Narrow"/>
                  <w:sz w:val="18"/>
                  <w:szCs w:val="18"/>
                </w:rPr>
                <w:t>115,803,858.40</w:t>
              </w:r>
            </w:ins>
            <w:ins w:id="1492" w:author="admin" w:date="2024-07-03T14:29:00Z">
              <w:del w:id="1493" w:author="作者" w:date="2024-07-05T11:58:00Z">
                <w:r w:rsidRPr="00DF18C3" w:rsidDel="00C20E37">
                  <w:rPr>
                    <w:rFonts w:ascii="Arial Narrow" w:hAnsi="Arial Narrow"/>
                    <w:sz w:val="18"/>
                    <w:szCs w:val="18"/>
                  </w:rPr>
                  <w:delText xml:space="preserve">115,803,858.40 </w:delText>
                </w:r>
              </w:del>
            </w:ins>
            <w:del w:id="1494" w:author="作者" w:date="2024-07-05T11:58:00Z">
              <w:r w:rsidRPr="00DF18C3" w:rsidDel="00C20E37">
                <w:rPr>
                  <w:rFonts w:ascii="Arial Narrow" w:hAnsi="Arial Narrow"/>
                  <w:sz w:val="18"/>
                  <w:szCs w:val="18"/>
                </w:rPr>
                <w:delText xml:space="preserve">5,523,279.98 </w:delText>
              </w:r>
            </w:del>
          </w:p>
        </w:tc>
        <w:tc>
          <w:tcPr>
            <w:tcW w:w="2035" w:type="dxa"/>
            <w:tcBorders>
              <w:top w:val="single" w:sz="4" w:space="0" w:color="auto"/>
              <w:left w:val="single" w:sz="4" w:space="0" w:color="auto"/>
              <w:bottom w:val="single" w:sz="4" w:space="0" w:color="auto"/>
              <w:right w:val="single" w:sz="4" w:space="0" w:color="auto"/>
            </w:tcBorders>
            <w:tcPrChange w:id="1495" w:author="作者" w:date="2024-07-05T11:58:00Z">
              <w:tcPr>
                <w:tcW w:w="2035" w:type="dxa"/>
                <w:tcBorders>
                  <w:top w:val="single" w:sz="4" w:space="0" w:color="auto"/>
                  <w:left w:val="single" w:sz="4" w:space="0" w:color="auto"/>
                  <w:bottom w:val="single" w:sz="4" w:space="0" w:color="auto"/>
                  <w:right w:val="single" w:sz="4" w:space="0" w:color="auto"/>
                </w:tcBorders>
                <w:vAlign w:val="bottom"/>
              </w:tcPr>
            </w:tcPrChange>
          </w:tcPr>
          <w:p w14:paraId="7C68FF10" w14:textId="3EFD8B4E" w:rsidR="00CE58A0" w:rsidRPr="00DF18C3" w:rsidRDefault="00CE58A0" w:rsidP="00CE58A0">
            <w:pPr>
              <w:spacing w:before="0" w:after="0"/>
              <w:ind w:left="0" w:right="0"/>
              <w:jc w:val="right"/>
              <w:textAlignment w:val="center"/>
              <w:rPr>
                <w:rFonts w:ascii="Arial Narrow" w:hAnsi="Arial Narrow"/>
                <w:sz w:val="18"/>
                <w:szCs w:val="18"/>
              </w:rPr>
            </w:pPr>
            <w:ins w:id="1496" w:author="作者" w:date="2024-07-05T11:58:00Z">
              <w:r w:rsidRPr="00DF18C3">
                <w:rPr>
                  <w:rFonts w:ascii="Arial Narrow" w:hAnsi="Arial Narrow"/>
                  <w:sz w:val="18"/>
                  <w:szCs w:val="18"/>
                </w:rPr>
                <w:t>139,009,786.21</w:t>
              </w:r>
            </w:ins>
            <w:ins w:id="1497" w:author="admin" w:date="2024-07-03T14:29:00Z">
              <w:del w:id="1498" w:author="作者" w:date="2024-07-05T11:58:00Z">
                <w:r w:rsidRPr="00DF18C3" w:rsidDel="00C20E37">
                  <w:rPr>
                    <w:rFonts w:ascii="Arial Narrow" w:hAnsi="Arial Narrow"/>
                    <w:sz w:val="18"/>
                    <w:szCs w:val="18"/>
                  </w:rPr>
                  <w:delText xml:space="preserve">139,009,786.21 </w:delText>
                </w:r>
              </w:del>
            </w:ins>
            <w:del w:id="1499" w:author="作者" w:date="2024-07-05T11:58:00Z">
              <w:r w:rsidRPr="00DF18C3" w:rsidDel="00C20E37">
                <w:rPr>
                  <w:rFonts w:ascii="Arial Narrow" w:hAnsi="Arial Narrow"/>
                  <w:sz w:val="18"/>
                  <w:szCs w:val="18"/>
                </w:rPr>
                <w:delText xml:space="preserve">0.00 </w:delText>
              </w:r>
            </w:del>
          </w:p>
        </w:tc>
        <w:tc>
          <w:tcPr>
            <w:tcW w:w="2035" w:type="dxa"/>
            <w:tcBorders>
              <w:top w:val="single" w:sz="4" w:space="0" w:color="auto"/>
              <w:left w:val="single" w:sz="4" w:space="0" w:color="auto"/>
              <w:bottom w:val="single" w:sz="4" w:space="0" w:color="auto"/>
              <w:right w:val="single" w:sz="4" w:space="0" w:color="auto"/>
            </w:tcBorders>
            <w:tcPrChange w:id="1500" w:author="作者" w:date="2024-07-05T11:58:00Z">
              <w:tcPr>
                <w:tcW w:w="2035" w:type="dxa"/>
                <w:tcBorders>
                  <w:top w:val="single" w:sz="4" w:space="0" w:color="auto"/>
                  <w:left w:val="single" w:sz="4" w:space="0" w:color="auto"/>
                  <w:bottom w:val="single" w:sz="4" w:space="0" w:color="auto"/>
                  <w:right w:val="single" w:sz="4" w:space="0" w:color="auto"/>
                </w:tcBorders>
                <w:vAlign w:val="bottom"/>
              </w:tcPr>
            </w:tcPrChange>
          </w:tcPr>
          <w:p w14:paraId="630E0E42" w14:textId="1134F90A" w:rsidR="00CE58A0" w:rsidRPr="00DF18C3" w:rsidRDefault="00CE58A0" w:rsidP="00CE58A0">
            <w:pPr>
              <w:spacing w:before="0" w:after="0"/>
              <w:ind w:left="0" w:right="0"/>
              <w:jc w:val="right"/>
              <w:textAlignment w:val="center"/>
              <w:rPr>
                <w:rFonts w:ascii="Arial Narrow" w:hAnsi="Arial Narrow"/>
                <w:sz w:val="18"/>
                <w:szCs w:val="18"/>
              </w:rPr>
            </w:pPr>
            <w:ins w:id="1501" w:author="作者" w:date="2024-07-05T11:58:00Z">
              <w:r w:rsidRPr="00DF18C3">
                <w:rPr>
                  <w:rFonts w:ascii="Arial Narrow" w:hAnsi="Arial Narrow"/>
                  <w:sz w:val="18"/>
                  <w:szCs w:val="18"/>
                </w:rPr>
                <w:t>149,745,911.58</w:t>
              </w:r>
            </w:ins>
            <w:ins w:id="1502" w:author="admin" w:date="2024-07-03T14:29:00Z">
              <w:del w:id="1503" w:author="作者" w:date="2024-07-05T11:58:00Z">
                <w:r w:rsidRPr="00DF18C3" w:rsidDel="00C20E37">
                  <w:rPr>
                    <w:rFonts w:ascii="Arial Narrow" w:hAnsi="Arial Narrow"/>
                    <w:sz w:val="18"/>
                    <w:szCs w:val="18"/>
                  </w:rPr>
                  <w:delText xml:space="preserve">149,745,911.58 </w:delText>
                </w:r>
              </w:del>
            </w:ins>
            <w:del w:id="1504" w:author="作者" w:date="2024-07-05T11:58:00Z">
              <w:r w:rsidRPr="00DF18C3" w:rsidDel="00C20E37">
                <w:rPr>
                  <w:rFonts w:ascii="Arial Narrow" w:hAnsi="Arial Narrow"/>
                  <w:sz w:val="18"/>
                  <w:szCs w:val="18"/>
                </w:rPr>
                <w:delText>320,828,009.21</w:delText>
              </w:r>
            </w:del>
          </w:p>
        </w:tc>
        <w:tc>
          <w:tcPr>
            <w:tcW w:w="2035" w:type="dxa"/>
            <w:gridSpan w:val="2"/>
            <w:tcBorders>
              <w:top w:val="single" w:sz="4" w:space="0" w:color="auto"/>
              <w:left w:val="single" w:sz="4" w:space="0" w:color="auto"/>
              <w:bottom w:val="single" w:sz="4" w:space="0" w:color="auto"/>
              <w:right w:val="single" w:sz="4" w:space="0" w:color="auto"/>
            </w:tcBorders>
            <w:tcPrChange w:id="1505" w:author="作者" w:date="2024-07-05T11:58:00Z">
              <w:tcPr>
                <w:tcW w:w="2035" w:type="dxa"/>
                <w:tcBorders>
                  <w:top w:val="single" w:sz="4" w:space="0" w:color="auto"/>
                  <w:left w:val="single" w:sz="4" w:space="0" w:color="auto"/>
                  <w:bottom w:val="single" w:sz="4" w:space="0" w:color="auto"/>
                  <w:right w:val="single" w:sz="4" w:space="0" w:color="auto"/>
                </w:tcBorders>
                <w:vAlign w:val="bottom"/>
              </w:tcPr>
            </w:tcPrChange>
          </w:tcPr>
          <w:p w14:paraId="2D45E726" w14:textId="3EF7E7BC" w:rsidR="00CE58A0" w:rsidRPr="00DF18C3" w:rsidRDefault="00CE58A0" w:rsidP="00CE58A0">
            <w:pPr>
              <w:spacing w:before="0" w:after="0"/>
              <w:ind w:left="0" w:right="0"/>
              <w:jc w:val="right"/>
              <w:textAlignment w:val="center"/>
              <w:rPr>
                <w:rFonts w:ascii="Arial Narrow" w:hAnsi="Arial Narrow"/>
                <w:sz w:val="18"/>
                <w:szCs w:val="18"/>
              </w:rPr>
            </w:pPr>
            <w:ins w:id="1506" w:author="作者" w:date="2024-07-05T11:58:00Z">
              <w:r w:rsidRPr="00DF18C3">
                <w:rPr>
                  <w:rFonts w:ascii="Arial Narrow" w:hAnsi="Arial Narrow"/>
                  <w:sz w:val="18"/>
                  <w:szCs w:val="18"/>
                </w:rPr>
                <w:t>400,184,412.18</w:t>
              </w:r>
            </w:ins>
            <w:ins w:id="1507" w:author="admin" w:date="2024-07-03T15:34:00Z">
              <w:del w:id="1508" w:author="作者" w:date="2024-07-05T11:58:00Z">
                <w:r w:rsidRPr="00DF18C3" w:rsidDel="00C20E37">
                  <w:rPr>
                    <w:rFonts w:ascii="Arial Narrow" w:hAnsi="Arial Narrow"/>
                    <w:sz w:val="18"/>
                    <w:szCs w:val="18"/>
                  </w:rPr>
                  <w:delText>400,184,412.18</w:delText>
                </w:r>
              </w:del>
            </w:ins>
            <w:del w:id="1509" w:author="作者" w:date="2024-07-05T11:58:00Z">
              <w:r w:rsidRPr="00DF18C3" w:rsidDel="00C20E37">
                <w:rPr>
                  <w:rFonts w:ascii="Arial Narrow" w:hAnsi="Arial Narrow"/>
                  <w:sz w:val="18"/>
                  <w:szCs w:val="18"/>
                </w:rPr>
                <w:delText xml:space="preserve">0.00 </w:delText>
              </w:r>
            </w:del>
          </w:p>
        </w:tc>
        <w:tc>
          <w:tcPr>
            <w:tcW w:w="2035" w:type="dxa"/>
            <w:tcBorders>
              <w:top w:val="single" w:sz="4" w:space="0" w:color="auto"/>
              <w:left w:val="single" w:sz="4" w:space="0" w:color="auto"/>
              <w:bottom w:val="single" w:sz="4" w:space="0" w:color="auto"/>
              <w:right w:val="single" w:sz="4" w:space="0" w:color="auto"/>
            </w:tcBorders>
            <w:tcPrChange w:id="1510" w:author="作者" w:date="2024-07-05T11:58:00Z">
              <w:tcPr>
                <w:tcW w:w="2035" w:type="dxa"/>
                <w:tcBorders>
                  <w:top w:val="single" w:sz="4" w:space="0" w:color="auto"/>
                  <w:left w:val="single" w:sz="4" w:space="0" w:color="auto"/>
                  <w:bottom w:val="single" w:sz="4" w:space="0" w:color="auto"/>
                  <w:right w:val="single" w:sz="4" w:space="0" w:color="auto"/>
                </w:tcBorders>
              </w:tcPr>
            </w:tcPrChange>
          </w:tcPr>
          <w:p w14:paraId="6DC1693B" w14:textId="2F2BB5D3" w:rsidR="00CE58A0" w:rsidRPr="00CE58A0" w:rsidRDefault="00CE58A0" w:rsidP="00CE58A0">
            <w:pPr>
              <w:spacing w:before="0" w:after="0"/>
              <w:ind w:left="0" w:right="0"/>
              <w:jc w:val="right"/>
              <w:textAlignment w:val="center"/>
              <w:rPr>
                <w:rFonts w:ascii="Arial Narrow" w:hAnsi="Arial Narrow"/>
                <w:sz w:val="18"/>
                <w:szCs w:val="18"/>
              </w:rPr>
            </w:pPr>
            <w:ins w:id="1511" w:author="作者" w:date="2024-07-05T12:12:00Z">
              <w:r w:rsidRPr="00CE58A0">
                <w:rPr>
                  <w:rFonts w:ascii="Arial Narrow" w:hAnsi="Arial Narrow"/>
                  <w:sz w:val="18"/>
                  <w:szCs w:val="18"/>
                </w:rPr>
                <w:t xml:space="preserve">804,743,968.37 </w:t>
              </w:r>
            </w:ins>
            <w:ins w:id="1512" w:author="admin" w:date="2024-07-03T14:34:00Z">
              <w:del w:id="1513" w:author="作者" w:date="2024-07-05T11:58:00Z">
                <w:r w:rsidRPr="00CE58A0" w:rsidDel="00C20E37">
                  <w:rPr>
                    <w:rFonts w:ascii="Arial Narrow" w:hAnsi="Arial Narrow"/>
                    <w:sz w:val="18"/>
                    <w:szCs w:val="18"/>
                  </w:rPr>
                  <w:delText xml:space="preserve">804,743,968.37 </w:delText>
                </w:r>
              </w:del>
            </w:ins>
            <w:del w:id="1514" w:author="作者" w:date="2024-07-05T11:58:00Z">
              <w:r w:rsidRPr="00CE58A0" w:rsidDel="00C20E37">
                <w:rPr>
                  <w:rFonts w:ascii="Arial Narrow" w:hAnsi="Arial Narrow"/>
                  <w:sz w:val="18"/>
                  <w:szCs w:val="18"/>
                </w:rPr>
                <w:delText>326,351,289.19</w:delText>
              </w:r>
            </w:del>
          </w:p>
        </w:tc>
      </w:tr>
      <w:tr w:rsidR="00CE58A0" w14:paraId="47200EED" w14:textId="77777777" w:rsidTr="2DD37415">
        <w:tblPrEx>
          <w:tblW w:w="138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1515" w:author="作者" w:date="2024-07-05T11:58:00Z">
            <w:tblPrEx>
              <w:tblW w:w="138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trHeight w:val="283"/>
          <w:trPrChange w:id="1516" w:author="作者" w:date="2024-07-05T11:58:00Z">
            <w:trPr>
              <w:gridAfter w:val="0"/>
              <w:trHeight w:val="283"/>
            </w:trPr>
          </w:trPrChange>
        </w:trPr>
        <w:tc>
          <w:tcPr>
            <w:tcW w:w="3690" w:type="dxa"/>
            <w:tcBorders>
              <w:top w:val="single" w:sz="4" w:space="0" w:color="auto"/>
              <w:left w:val="single" w:sz="4" w:space="0" w:color="auto"/>
              <w:bottom w:val="single" w:sz="4" w:space="0" w:color="auto"/>
              <w:right w:val="single" w:sz="4" w:space="0" w:color="auto"/>
            </w:tcBorders>
            <w:vAlign w:val="center"/>
            <w:tcPrChange w:id="1517" w:author="作者" w:date="2024-07-05T11:58:00Z">
              <w:tcPr>
                <w:tcW w:w="3690" w:type="dxa"/>
                <w:tcBorders>
                  <w:top w:val="single" w:sz="4" w:space="0" w:color="auto"/>
                  <w:left w:val="single" w:sz="4" w:space="0" w:color="auto"/>
                  <w:bottom w:val="single" w:sz="4" w:space="0" w:color="auto"/>
                  <w:right w:val="single" w:sz="4" w:space="0" w:color="auto"/>
                </w:tcBorders>
                <w:vAlign w:val="center"/>
              </w:tcPr>
            </w:tcPrChange>
          </w:tcPr>
          <w:p w14:paraId="7A317B11" w14:textId="1948FC72" w:rsidR="00CE58A0" w:rsidRDefault="00CE58A0" w:rsidP="00CE58A0">
            <w:pPr>
              <w:spacing w:before="0" w:after="0"/>
              <w:ind w:left="0" w:right="0" w:firstLineChars="100" w:firstLine="160"/>
              <w:jc w:val="left"/>
              <w:rPr>
                <w:rFonts w:ascii="Arial Narrow" w:eastAsia="仿宋_GB2312" w:hAnsi="Arial Narrow"/>
                <w:color w:val="000000"/>
                <w:sz w:val="16"/>
                <w:szCs w:val="16"/>
              </w:rPr>
            </w:pPr>
            <w:del w:id="1518" w:author="admin" w:date="2024-07-03T14:28:00Z">
              <w:r w:rsidDel="00017F8D">
                <w:rPr>
                  <w:rFonts w:ascii="仿宋_GB2312" w:eastAsia="仿宋_GB2312" w:hAnsi="Arial Narrow"/>
                  <w:color w:val="000000"/>
                  <w:sz w:val="16"/>
                  <w:szCs w:val="16"/>
                </w:rPr>
                <w:delText xml:space="preserve">　</w:delText>
              </w:r>
            </w:del>
            <w:r>
              <w:rPr>
                <w:rFonts w:ascii="仿宋_GB2312" w:eastAsia="仿宋_GB2312" w:hAnsi="Arial Narrow"/>
                <w:color w:val="000000"/>
                <w:sz w:val="16"/>
                <w:szCs w:val="16"/>
              </w:rPr>
              <w:t>其中：主营业务成本</w:t>
            </w:r>
          </w:p>
        </w:tc>
        <w:tc>
          <w:tcPr>
            <w:tcW w:w="2035" w:type="dxa"/>
            <w:gridSpan w:val="2"/>
            <w:tcBorders>
              <w:top w:val="single" w:sz="4" w:space="0" w:color="auto"/>
              <w:left w:val="single" w:sz="4" w:space="0" w:color="auto"/>
              <w:bottom w:val="single" w:sz="4" w:space="0" w:color="auto"/>
              <w:right w:val="single" w:sz="4" w:space="0" w:color="auto"/>
            </w:tcBorders>
            <w:tcPrChange w:id="1519" w:author="作者" w:date="2024-07-05T11:58:00Z">
              <w:tcPr>
                <w:tcW w:w="2035" w:type="dxa"/>
                <w:tcBorders>
                  <w:top w:val="single" w:sz="4" w:space="0" w:color="auto"/>
                  <w:left w:val="single" w:sz="4" w:space="0" w:color="auto"/>
                  <w:bottom w:val="single" w:sz="4" w:space="0" w:color="auto"/>
                  <w:right w:val="single" w:sz="4" w:space="0" w:color="auto"/>
                </w:tcBorders>
                <w:vAlign w:val="bottom"/>
              </w:tcPr>
            </w:tcPrChange>
          </w:tcPr>
          <w:p w14:paraId="574B4066" w14:textId="70A27990" w:rsidR="00CE58A0" w:rsidRPr="00DF18C3" w:rsidRDefault="00CE58A0" w:rsidP="00CE58A0">
            <w:pPr>
              <w:spacing w:before="0" w:after="0"/>
              <w:ind w:left="0" w:right="0"/>
              <w:jc w:val="right"/>
              <w:textAlignment w:val="center"/>
              <w:rPr>
                <w:rFonts w:ascii="Arial Narrow" w:hAnsi="Arial Narrow"/>
                <w:sz w:val="18"/>
                <w:szCs w:val="18"/>
              </w:rPr>
            </w:pPr>
            <w:ins w:id="1520" w:author="作者" w:date="2024-07-05T11:58:00Z">
              <w:r w:rsidRPr="00DF18C3">
                <w:rPr>
                  <w:rFonts w:ascii="Arial Narrow" w:hAnsi="Arial Narrow"/>
                  <w:sz w:val="18"/>
                  <w:szCs w:val="18"/>
                </w:rPr>
                <w:t>115,803,858.40</w:t>
              </w:r>
            </w:ins>
            <w:ins w:id="1521" w:author="admin" w:date="2024-07-03T14:29:00Z">
              <w:del w:id="1522" w:author="作者" w:date="2024-07-05T11:58:00Z">
                <w:r w:rsidRPr="00DF18C3" w:rsidDel="00C20E37">
                  <w:rPr>
                    <w:rFonts w:ascii="Arial Narrow" w:hAnsi="Arial Narrow"/>
                    <w:sz w:val="18"/>
                    <w:szCs w:val="18"/>
                  </w:rPr>
                  <w:delText xml:space="preserve">115,803,858.40 </w:delText>
                </w:r>
              </w:del>
            </w:ins>
            <w:del w:id="1523" w:author="作者" w:date="2024-07-05T11:58:00Z">
              <w:r w:rsidRPr="00DF18C3" w:rsidDel="00C20E37">
                <w:rPr>
                  <w:rFonts w:ascii="Arial Narrow" w:hAnsi="Arial Narrow"/>
                  <w:sz w:val="18"/>
                  <w:szCs w:val="18"/>
                </w:rPr>
                <w:delText xml:space="preserve"> 0.00 </w:delText>
              </w:r>
            </w:del>
          </w:p>
        </w:tc>
        <w:tc>
          <w:tcPr>
            <w:tcW w:w="2035" w:type="dxa"/>
            <w:tcBorders>
              <w:top w:val="single" w:sz="4" w:space="0" w:color="auto"/>
              <w:left w:val="single" w:sz="4" w:space="0" w:color="auto"/>
              <w:bottom w:val="single" w:sz="4" w:space="0" w:color="auto"/>
              <w:right w:val="single" w:sz="4" w:space="0" w:color="auto"/>
            </w:tcBorders>
            <w:tcPrChange w:id="1524" w:author="作者" w:date="2024-07-05T11:58:00Z">
              <w:tcPr>
                <w:tcW w:w="2035" w:type="dxa"/>
                <w:tcBorders>
                  <w:top w:val="single" w:sz="4" w:space="0" w:color="auto"/>
                  <w:left w:val="single" w:sz="4" w:space="0" w:color="auto"/>
                  <w:bottom w:val="single" w:sz="4" w:space="0" w:color="auto"/>
                  <w:right w:val="single" w:sz="4" w:space="0" w:color="auto"/>
                </w:tcBorders>
                <w:vAlign w:val="bottom"/>
              </w:tcPr>
            </w:tcPrChange>
          </w:tcPr>
          <w:p w14:paraId="7CF26164" w14:textId="690EF24C" w:rsidR="00CE58A0" w:rsidRPr="00DF18C3" w:rsidRDefault="00CE58A0" w:rsidP="00CE58A0">
            <w:pPr>
              <w:spacing w:before="0" w:after="0"/>
              <w:ind w:left="0" w:right="0"/>
              <w:jc w:val="right"/>
              <w:textAlignment w:val="center"/>
              <w:rPr>
                <w:rFonts w:ascii="Arial Narrow" w:hAnsi="Arial Narrow"/>
                <w:sz w:val="18"/>
                <w:szCs w:val="18"/>
              </w:rPr>
            </w:pPr>
            <w:ins w:id="1525" w:author="作者" w:date="2024-07-05T11:58:00Z">
              <w:r w:rsidRPr="00DF18C3">
                <w:rPr>
                  <w:rFonts w:ascii="Arial Narrow" w:hAnsi="Arial Narrow"/>
                  <w:sz w:val="18"/>
                  <w:szCs w:val="18"/>
                </w:rPr>
                <w:t>139,009,786.21</w:t>
              </w:r>
            </w:ins>
            <w:ins w:id="1526" w:author="admin" w:date="2024-07-03T14:29:00Z">
              <w:del w:id="1527" w:author="作者" w:date="2024-07-05T11:58:00Z">
                <w:r w:rsidRPr="00DF18C3" w:rsidDel="00C20E37">
                  <w:rPr>
                    <w:rFonts w:ascii="Arial Narrow" w:hAnsi="Arial Narrow"/>
                    <w:sz w:val="18"/>
                    <w:szCs w:val="18"/>
                  </w:rPr>
                  <w:delText xml:space="preserve">139,009,786.21 </w:delText>
                </w:r>
              </w:del>
            </w:ins>
            <w:del w:id="1528" w:author="作者" w:date="2024-07-05T11:58:00Z">
              <w:r w:rsidRPr="00DF18C3" w:rsidDel="00C20E37">
                <w:rPr>
                  <w:rFonts w:ascii="Arial Narrow" w:hAnsi="Arial Narrow"/>
                  <w:sz w:val="18"/>
                  <w:szCs w:val="18"/>
                </w:rPr>
                <w:delText xml:space="preserve">0.00 </w:delText>
              </w:r>
            </w:del>
          </w:p>
        </w:tc>
        <w:tc>
          <w:tcPr>
            <w:tcW w:w="2035" w:type="dxa"/>
            <w:tcBorders>
              <w:top w:val="single" w:sz="4" w:space="0" w:color="auto"/>
              <w:left w:val="single" w:sz="4" w:space="0" w:color="auto"/>
              <w:bottom w:val="single" w:sz="4" w:space="0" w:color="auto"/>
              <w:right w:val="single" w:sz="4" w:space="0" w:color="auto"/>
            </w:tcBorders>
            <w:tcPrChange w:id="1529" w:author="作者" w:date="2024-07-05T11:58:00Z">
              <w:tcPr>
                <w:tcW w:w="2035" w:type="dxa"/>
                <w:tcBorders>
                  <w:top w:val="single" w:sz="4" w:space="0" w:color="auto"/>
                  <w:left w:val="single" w:sz="4" w:space="0" w:color="auto"/>
                  <w:bottom w:val="single" w:sz="4" w:space="0" w:color="auto"/>
                  <w:right w:val="single" w:sz="4" w:space="0" w:color="auto"/>
                </w:tcBorders>
                <w:vAlign w:val="bottom"/>
              </w:tcPr>
            </w:tcPrChange>
          </w:tcPr>
          <w:p w14:paraId="798F3F72" w14:textId="333F7D65" w:rsidR="00CE58A0" w:rsidRPr="00DF18C3" w:rsidRDefault="00CE58A0" w:rsidP="00CE58A0">
            <w:pPr>
              <w:spacing w:before="0" w:after="0"/>
              <w:ind w:left="0" w:right="0"/>
              <w:jc w:val="right"/>
              <w:textAlignment w:val="center"/>
              <w:rPr>
                <w:rFonts w:ascii="Arial Narrow" w:hAnsi="Arial Narrow"/>
                <w:sz w:val="18"/>
                <w:szCs w:val="18"/>
              </w:rPr>
            </w:pPr>
            <w:ins w:id="1530" w:author="作者" w:date="2024-07-05T11:58:00Z">
              <w:r w:rsidRPr="00DF18C3">
                <w:rPr>
                  <w:rFonts w:ascii="Arial Narrow" w:hAnsi="Arial Narrow"/>
                  <w:sz w:val="18"/>
                  <w:szCs w:val="18"/>
                </w:rPr>
                <w:t>149,745,911.58</w:t>
              </w:r>
            </w:ins>
            <w:ins w:id="1531" w:author="admin" w:date="2024-07-03T14:29:00Z">
              <w:del w:id="1532" w:author="作者" w:date="2024-07-05T11:58:00Z">
                <w:r w:rsidRPr="00DF18C3" w:rsidDel="00C20E37">
                  <w:rPr>
                    <w:rFonts w:ascii="Arial Narrow" w:hAnsi="Arial Narrow"/>
                    <w:sz w:val="18"/>
                    <w:szCs w:val="18"/>
                  </w:rPr>
                  <w:delText xml:space="preserve">149,745,911.58 </w:delText>
                </w:r>
              </w:del>
            </w:ins>
            <w:del w:id="1533" w:author="作者" w:date="2024-07-05T11:58:00Z">
              <w:r w:rsidRPr="00DF18C3" w:rsidDel="00C20E37">
                <w:rPr>
                  <w:rFonts w:ascii="Arial Narrow" w:hAnsi="Arial Narrow"/>
                  <w:sz w:val="18"/>
                  <w:szCs w:val="18"/>
                </w:rPr>
                <w:delText>303,306,861.34</w:delText>
              </w:r>
            </w:del>
          </w:p>
        </w:tc>
        <w:tc>
          <w:tcPr>
            <w:tcW w:w="2035" w:type="dxa"/>
            <w:gridSpan w:val="2"/>
            <w:tcBorders>
              <w:top w:val="single" w:sz="4" w:space="0" w:color="auto"/>
              <w:left w:val="single" w:sz="4" w:space="0" w:color="auto"/>
              <w:bottom w:val="single" w:sz="4" w:space="0" w:color="auto"/>
              <w:right w:val="single" w:sz="4" w:space="0" w:color="auto"/>
            </w:tcBorders>
            <w:tcPrChange w:id="1534" w:author="作者" w:date="2024-07-05T11:58:00Z">
              <w:tcPr>
                <w:tcW w:w="2035" w:type="dxa"/>
                <w:tcBorders>
                  <w:top w:val="single" w:sz="4" w:space="0" w:color="auto"/>
                  <w:left w:val="single" w:sz="4" w:space="0" w:color="auto"/>
                  <w:bottom w:val="single" w:sz="4" w:space="0" w:color="auto"/>
                  <w:right w:val="single" w:sz="4" w:space="0" w:color="auto"/>
                </w:tcBorders>
                <w:vAlign w:val="bottom"/>
              </w:tcPr>
            </w:tcPrChange>
          </w:tcPr>
          <w:p w14:paraId="0781FE04" w14:textId="2DA350B5" w:rsidR="00CE58A0" w:rsidRPr="00DF18C3" w:rsidRDefault="00CE58A0" w:rsidP="00CE58A0">
            <w:pPr>
              <w:spacing w:before="0" w:after="0"/>
              <w:ind w:left="0" w:right="0"/>
              <w:jc w:val="right"/>
              <w:textAlignment w:val="center"/>
              <w:rPr>
                <w:rFonts w:ascii="Arial Narrow" w:hAnsi="Arial Narrow"/>
                <w:sz w:val="18"/>
                <w:szCs w:val="18"/>
              </w:rPr>
            </w:pPr>
            <w:ins w:id="1535" w:author="作者" w:date="2024-07-05T11:58:00Z">
              <w:r w:rsidRPr="00DF18C3">
                <w:rPr>
                  <w:rFonts w:ascii="Arial Narrow" w:hAnsi="Arial Narrow"/>
                  <w:sz w:val="18"/>
                  <w:szCs w:val="18"/>
                </w:rPr>
                <w:t>137,379,368.86</w:t>
              </w:r>
            </w:ins>
            <w:ins w:id="1536" w:author="admin" w:date="2024-07-03T15:34:00Z">
              <w:del w:id="1537" w:author="作者" w:date="2024-07-05T11:58:00Z">
                <w:r w:rsidRPr="00DF18C3" w:rsidDel="00C20E37">
                  <w:rPr>
                    <w:rFonts w:ascii="Arial Narrow" w:hAnsi="Arial Narrow"/>
                    <w:sz w:val="18"/>
                    <w:szCs w:val="18"/>
                  </w:rPr>
                  <w:delText>137,379,368.86</w:delText>
                </w:r>
              </w:del>
            </w:ins>
            <w:del w:id="1538" w:author="作者" w:date="2024-07-05T11:58:00Z">
              <w:r w:rsidRPr="00DF18C3" w:rsidDel="00C20E37">
                <w:rPr>
                  <w:rFonts w:ascii="Arial Narrow" w:hAnsi="Arial Narrow"/>
                  <w:sz w:val="18"/>
                  <w:szCs w:val="18"/>
                </w:rPr>
                <w:delText xml:space="preserve">0.00 </w:delText>
              </w:r>
            </w:del>
          </w:p>
        </w:tc>
        <w:tc>
          <w:tcPr>
            <w:tcW w:w="2035" w:type="dxa"/>
            <w:tcBorders>
              <w:top w:val="single" w:sz="4" w:space="0" w:color="auto"/>
              <w:left w:val="single" w:sz="4" w:space="0" w:color="auto"/>
              <w:bottom w:val="single" w:sz="4" w:space="0" w:color="auto"/>
              <w:right w:val="single" w:sz="4" w:space="0" w:color="auto"/>
            </w:tcBorders>
            <w:tcPrChange w:id="1539" w:author="作者" w:date="2024-07-05T11:58:00Z">
              <w:tcPr>
                <w:tcW w:w="2035" w:type="dxa"/>
                <w:tcBorders>
                  <w:top w:val="single" w:sz="4" w:space="0" w:color="auto"/>
                  <w:left w:val="single" w:sz="4" w:space="0" w:color="auto"/>
                  <w:bottom w:val="single" w:sz="4" w:space="0" w:color="auto"/>
                  <w:right w:val="single" w:sz="4" w:space="0" w:color="auto"/>
                </w:tcBorders>
              </w:tcPr>
            </w:tcPrChange>
          </w:tcPr>
          <w:p w14:paraId="20FA8DD6" w14:textId="68ED57C7" w:rsidR="00CE58A0" w:rsidRPr="00CE58A0" w:rsidRDefault="00CE58A0" w:rsidP="00CE58A0">
            <w:pPr>
              <w:spacing w:before="0" w:after="0"/>
              <w:ind w:left="0" w:right="0"/>
              <w:jc w:val="right"/>
              <w:textAlignment w:val="center"/>
              <w:rPr>
                <w:rFonts w:ascii="Arial Narrow" w:hAnsi="Arial Narrow"/>
                <w:sz w:val="18"/>
                <w:szCs w:val="18"/>
              </w:rPr>
            </w:pPr>
            <w:ins w:id="1540" w:author="作者" w:date="2024-07-05T12:12:00Z">
              <w:r w:rsidRPr="00CE58A0">
                <w:rPr>
                  <w:rFonts w:ascii="Arial Narrow" w:hAnsi="Arial Narrow"/>
                  <w:sz w:val="18"/>
                  <w:szCs w:val="18"/>
                </w:rPr>
                <w:t xml:space="preserve">541,938,925.05 </w:t>
              </w:r>
            </w:ins>
            <w:ins w:id="1541" w:author="admin" w:date="2024-07-03T14:34:00Z">
              <w:del w:id="1542" w:author="作者" w:date="2024-07-04T11:48:00Z">
                <w:r w:rsidRPr="00CE58A0" w:rsidDel="00BA5A47">
                  <w:rPr>
                    <w:rFonts w:ascii="Arial Narrow" w:hAnsi="Arial Narrow"/>
                    <w:sz w:val="18"/>
                    <w:szCs w:val="18"/>
                  </w:rPr>
                  <w:delText>804,743,968.37</w:delText>
                </w:r>
              </w:del>
              <w:del w:id="1543" w:author="作者" w:date="2024-07-05T11:58:00Z">
                <w:r w:rsidRPr="00CE58A0" w:rsidDel="00C20E37">
                  <w:rPr>
                    <w:rFonts w:ascii="Arial Narrow" w:hAnsi="Arial Narrow"/>
                    <w:sz w:val="18"/>
                    <w:szCs w:val="18"/>
                  </w:rPr>
                  <w:delText xml:space="preserve"> </w:delText>
                </w:r>
              </w:del>
            </w:ins>
            <w:del w:id="1544" w:author="作者" w:date="2024-07-05T11:58:00Z">
              <w:r w:rsidRPr="00CE58A0" w:rsidDel="00C20E37">
                <w:rPr>
                  <w:rFonts w:ascii="Arial Narrow" w:hAnsi="Arial Narrow"/>
                  <w:sz w:val="18"/>
                  <w:szCs w:val="18"/>
                </w:rPr>
                <w:delText>303,306,861.34</w:delText>
              </w:r>
            </w:del>
          </w:p>
        </w:tc>
      </w:tr>
      <w:tr w:rsidR="00CE58A0" w14:paraId="05ADD1BA" w14:textId="77777777" w:rsidTr="2DD37415">
        <w:tblPrEx>
          <w:tblW w:w="138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1545" w:author="作者" w:date="2024-07-05T11:58:00Z">
            <w:tblPrEx>
              <w:tblW w:w="138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trHeight w:val="283"/>
          <w:trPrChange w:id="1546" w:author="作者" w:date="2024-07-05T11:58:00Z">
            <w:trPr>
              <w:gridAfter w:val="0"/>
              <w:trHeight w:val="283"/>
            </w:trPr>
          </w:trPrChange>
        </w:trPr>
        <w:tc>
          <w:tcPr>
            <w:tcW w:w="3690" w:type="dxa"/>
            <w:tcBorders>
              <w:top w:val="single" w:sz="4" w:space="0" w:color="auto"/>
              <w:left w:val="single" w:sz="4" w:space="0" w:color="auto"/>
              <w:bottom w:val="single" w:sz="4" w:space="0" w:color="auto"/>
              <w:right w:val="single" w:sz="4" w:space="0" w:color="auto"/>
            </w:tcBorders>
            <w:vAlign w:val="center"/>
            <w:tcPrChange w:id="1547" w:author="作者" w:date="2024-07-05T11:58:00Z">
              <w:tcPr>
                <w:tcW w:w="3690" w:type="dxa"/>
                <w:tcBorders>
                  <w:top w:val="single" w:sz="4" w:space="0" w:color="auto"/>
                  <w:left w:val="single" w:sz="4" w:space="0" w:color="auto"/>
                  <w:bottom w:val="single" w:sz="4" w:space="0" w:color="auto"/>
                  <w:right w:val="single" w:sz="4" w:space="0" w:color="auto"/>
                </w:tcBorders>
                <w:vAlign w:val="center"/>
              </w:tcPr>
            </w:tcPrChange>
          </w:tcPr>
          <w:p w14:paraId="33E97F2D" w14:textId="5D6F2547" w:rsidR="00CE58A0" w:rsidRDefault="00CE58A0" w:rsidP="00CE58A0">
            <w:pPr>
              <w:spacing w:before="0" w:after="0"/>
              <w:ind w:left="0" w:right="0" w:firstLineChars="100" w:firstLine="160"/>
              <w:jc w:val="left"/>
              <w:rPr>
                <w:rFonts w:ascii="Arial Narrow" w:eastAsia="仿宋_GB2312" w:hAnsi="Arial Narrow"/>
                <w:color w:val="000000"/>
                <w:sz w:val="16"/>
                <w:szCs w:val="16"/>
              </w:rPr>
            </w:pPr>
            <w:del w:id="1548" w:author="admin" w:date="2024-07-03T14:28:00Z">
              <w:r w:rsidDel="00017F8D">
                <w:rPr>
                  <w:rFonts w:ascii="仿宋_GB2312" w:eastAsia="仿宋_GB2312" w:hAnsi="Arial Narrow"/>
                  <w:color w:val="000000"/>
                  <w:sz w:val="16"/>
                  <w:szCs w:val="16"/>
                </w:rPr>
                <w:delText xml:space="preserve">　</w:delText>
              </w:r>
            </w:del>
            <w:r>
              <w:rPr>
                <w:rFonts w:ascii="仿宋_GB2312" w:eastAsia="仿宋_GB2312" w:hAnsi="Arial Narrow"/>
                <w:color w:val="000000"/>
                <w:sz w:val="16"/>
                <w:szCs w:val="16"/>
              </w:rPr>
              <w:t>营业税金及附加</w:t>
            </w:r>
          </w:p>
        </w:tc>
        <w:tc>
          <w:tcPr>
            <w:tcW w:w="2035" w:type="dxa"/>
            <w:gridSpan w:val="2"/>
            <w:tcBorders>
              <w:top w:val="single" w:sz="4" w:space="0" w:color="auto"/>
              <w:left w:val="single" w:sz="4" w:space="0" w:color="auto"/>
              <w:bottom w:val="single" w:sz="4" w:space="0" w:color="auto"/>
              <w:right w:val="single" w:sz="4" w:space="0" w:color="auto"/>
            </w:tcBorders>
            <w:tcPrChange w:id="1549" w:author="作者" w:date="2024-07-05T11:58:00Z">
              <w:tcPr>
                <w:tcW w:w="2035" w:type="dxa"/>
                <w:tcBorders>
                  <w:top w:val="single" w:sz="4" w:space="0" w:color="auto"/>
                  <w:left w:val="single" w:sz="4" w:space="0" w:color="auto"/>
                  <w:bottom w:val="single" w:sz="4" w:space="0" w:color="auto"/>
                  <w:right w:val="single" w:sz="4" w:space="0" w:color="auto"/>
                </w:tcBorders>
                <w:vAlign w:val="bottom"/>
              </w:tcPr>
            </w:tcPrChange>
          </w:tcPr>
          <w:p w14:paraId="1FC0BC76" w14:textId="74459C8B" w:rsidR="00CE58A0" w:rsidRPr="00DF18C3" w:rsidRDefault="00CE58A0" w:rsidP="00CE58A0">
            <w:pPr>
              <w:spacing w:before="0" w:after="0"/>
              <w:ind w:left="0" w:right="0"/>
              <w:jc w:val="right"/>
              <w:textAlignment w:val="center"/>
              <w:rPr>
                <w:rFonts w:ascii="Arial Narrow" w:hAnsi="Arial Narrow"/>
                <w:sz w:val="18"/>
                <w:szCs w:val="18"/>
              </w:rPr>
            </w:pPr>
            <w:ins w:id="1550" w:author="作者" w:date="2024-07-05T11:58:00Z">
              <w:r w:rsidRPr="00DF18C3">
                <w:rPr>
                  <w:rFonts w:ascii="Arial Narrow" w:hAnsi="Arial Narrow"/>
                  <w:sz w:val="18"/>
                  <w:szCs w:val="18"/>
                </w:rPr>
                <w:t>600,563.38</w:t>
              </w:r>
            </w:ins>
            <w:ins w:id="1551" w:author="admin" w:date="2024-07-03T14:29:00Z">
              <w:del w:id="1552" w:author="作者" w:date="2024-07-05T11:58:00Z">
                <w:r w:rsidRPr="00DF18C3" w:rsidDel="00C20E37">
                  <w:rPr>
                    <w:rFonts w:ascii="Arial Narrow" w:hAnsi="Arial Narrow"/>
                    <w:sz w:val="18"/>
                    <w:szCs w:val="18"/>
                  </w:rPr>
                  <w:delText xml:space="preserve">470,622.63 </w:delText>
                </w:r>
              </w:del>
            </w:ins>
            <w:del w:id="1553" w:author="作者" w:date="2024-07-05T11:58:00Z">
              <w:r w:rsidRPr="00DF18C3" w:rsidDel="00C20E37">
                <w:rPr>
                  <w:rFonts w:ascii="Arial Narrow" w:hAnsi="Arial Narrow"/>
                  <w:sz w:val="18"/>
                  <w:szCs w:val="18"/>
                </w:rPr>
                <w:delText>2,237.43</w:delText>
              </w:r>
            </w:del>
          </w:p>
        </w:tc>
        <w:tc>
          <w:tcPr>
            <w:tcW w:w="2035" w:type="dxa"/>
            <w:tcBorders>
              <w:top w:val="single" w:sz="4" w:space="0" w:color="auto"/>
              <w:left w:val="single" w:sz="4" w:space="0" w:color="auto"/>
              <w:bottom w:val="single" w:sz="4" w:space="0" w:color="auto"/>
              <w:right w:val="single" w:sz="4" w:space="0" w:color="auto"/>
            </w:tcBorders>
            <w:tcPrChange w:id="1554" w:author="作者" w:date="2024-07-05T11:58:00Z">
              <w:tcPr>
                <w:tcW w:w="2035" w:type="dxa"/>
                <w:tcBorders>
                  <w:top w:val="single" w:sz="4" w:space="0" w:color="auto"/>
                  <w:left w:val="single" w:sz="4" w:space="0" w:color="auto"/>
                  <w:bottom w:val="single" w:sz="4" w:space="0" w:color="auto"/>
                  <w:right w:val="single" w:sz="4" w:space="0" w:color="auto"/>
                </w:tcBorders>
                <w:vAlign w:val="bottom"/>
              </w:tcPr>
            </w:tcPrChange>
          </w:tcPr>
          <w:p w14:paraId="400ACFE9" w14:textId="501EF8B9" w:rsidR="00CE58A0" w:rsidRPr="00DF18C3" w:rsidRDefault="00CE58A0" w:rsidP="00CE58A0">
            <w:pPr>
              <w:spacing w:before="0" w:after="0"/>
              <w:ind w:left="0" w:right="0"/>
              <w:jc w:val="right"/>
              <w:textAlignment w:val="center"/>
              <w:rPr>
                <w:rFonts w:ascii="Arial Narrow" w:hAnsi="Arial Narrow"/>
                <w:sz w:val="18"/>
                <w:szCs w:val="18"/>
              </w:rPr>
            </w:pPr>
            <w:ins w:id="1555" w:author="作者" w:date="2024-07-05T11:58:00Z">
              <w:r w:rsidRPr="00DF18C3">
                <w:rPr>
                  <w:rFonts w:ascii="Arial Narrow" w:hAnsi="Arial Narrow"/>
                  <w:sz w:val="18"/>
                  <w:szCs w:val="18"/>
                </w:rPr>
                <w:t>629,161.53</w:t>
              </w:r>
            </w:ins>
            <w:ins w:id="1556" w:author="admin" w:date="2024-07-03T14:29:00Z">
              <w:del w:id="1557" w:author="作者" w:date="2024-07-05T11:58:00Z">
                <w:r w:rsidRPr="00DF18C3" w:rsidDel="00C20E37">
                  <w:rPr>
                    <w:rFonts w:ascii="Arial Narrow" w:hAnsi="Arial Narrow"/>
                    <w:sz w:val="18"/>
                    <w:szCs w:val="18"/>
                  </w:rPr>
                  <w:delText xml:space="preserve">564,930.67 </w:delText>
                </w:r>
              </w:del>
            </w:ins>
            <w:del w:id="1558" w:author="作者" w:date="2024-07-05T11:58:00Z">
              <w:r w:rsidRPr="00DF18C3" w:rsidDel="00C20E37">
                <w:rPr>
                  <w:rFonts w:ascii="Arial Narrow" w:hAnsi="Arial Narrow"/>
                  <w:sz w:val="18"/>
                  <w:szCs w:val="18"/>
                </w:rPr>
                <w:delText xml:space="preserve">0.00 </w:delText>
              </w:r>
            </w:del>
          </w:p>
        </w:tc>
        <w:tc>
          <w:tcPr>
            <w:tcW w:w="2035" w:type="dxa"/>
            <w:tcBorders>
              <w:top w:val="single" w:sz="4" w:space="0" w:color="auto"/>
              <w:left w:val="single" w:sz="4" w:space="0" w:color="auto"/>
              <w:bottom w:val="single" w:sz="4" w:space="0" w:color="auto"/>
              <w:right w:val="single" w:sz="4" w:space="0" w:color="auto"/>
            </w:tcBorders>
            <w:tcPrChange w:id="1559" w:author="作者" w:date="2024-07-05T11:58:00Z">
              <w:tcPr>
                <w:tcW w:w="2035" w:type="dxa"/>
                <w:tcBorders>
                  <w:top w:val="single" w:sz="4" w:space="0" w:color="auto"/>
                  <w:left w:val="single" w:sz="4" w:space="0" w:color="auto"/>
                  <w:bottom w:val="single" w:sz="4" w:space="0" w:color="auto"/>
                  <w:right w:val="single" w:sz="4" w:space="0" w:color="auto"/>
                </w:tcBorders>
                <w:vAlign w:val="bottom"/>
              </w:tcPr>
            </w:tcPrChange>
          </w:tcPr>
          <w:p w14:paraId="79D6FDB3" w14:textId="331F5A77" w:rsidR="00CE58A0" w:rsidRPr="00DF18C3" w:rsidRDefault="00CE58A0" w:rsidP="00CE58A0">
            <w:pPr>
              <w:spacing w:before="0" w:after="0"/>
              <w:ind w:left="0" w:right="0"/>
              <w:jc w:val="right"/>
              <w:textAlignment w:val="center"/>
              <w:rPr>
                <w:rFonts w:ascii="Arial Narrow" w:hAnsi="Arial Narrow"/>
                <w:sz w:val="18"/>
                <w:szCs w:val="18"/>
              </w:rPr>
            </w:pPr>
            <w:ins w:id="1560" w:author="作者" w:date="2024-07-05T11:58:00Z">
              <w:r w:rsidRPr="00DF18C3">
                <w:rPr>
                  <w:rFonts w:ascii="Arial Narrow" w:hAnsi="Arial Narrow"/>
                  <w:sz w:val="18"/>
                  <w:szCs w:val="18"/>
                </w:rPr>
                <w:t>532,467.52</w:t>
              </w:r>
            </w:ins>
            <w:ins w:id="1561" w:author="admin" w:date="2024-07-03T14:29:00Z">
              <w:del w:id="1562" w:author="作者" w:date="2024-07-05T11:58:00Z">
                <w:r w:rsidRPr="00DF18C3" w:rsidDel="00C20E37">
                  <w:rPr>
                    <w:rFonts w:ascii="Arial Narrow" w:hAnsi="Arial Narrow"/>
                    <w:sz w:val="18"/>
                    <w:szCs w:val="18"/>
                  </w:rPr>
                  <w:delText xml:space="preserve">608,561.88 </w:delText>
                </w:r>
              </w:del>
            </w:ins>
            <w:del w:id="1563" w:author="作者" w:date="2024-07-05T11:58:00Z">
              <w:r w:rsidRPr="00DF18C3" w:rsidDel="00C20E37">
                <w:rPr>
                  <w:rFonts w:ascii="Arial Narrow" w:hAnsi="Arial Narrow"/>
                  <w:sz w:val="18"/>
                  <w:szCs w:val="18"/>
                </w:rPr>
                <w:delText>944,733.42</w:delText>
              </w:r>
            </w:del>
          </w:p>
        </w:tc>
        <w:tc>
          <w:tcPr>
            <w:tcW w:w="2035" w:type="dxa"/>
            <w:gridSpan w:val="2"/>
            <w:tcBorders>
              <w:top w:val="single" w:sz="4" w:space="0" w:color="auto"/>
              <w:left w:val="single" w:sz="4" w:space="0" w:color="auto"/>
              <w:bottom w:val="single" w:sz="4" w:space="0" w:color="auto"/>
              <w:right w:val="single" w:sz="4" w:space="0" w:color="auto"/>
            </w:tcBorders>
            <w:tcPrChange w:id="1564" w:author="作者" w:date="2024-07-05T11:58:00Z">
              <w:tcPr>
                <w:tcW w:w="2035" w:type="dxa"/>
                <w:tcBorders>
                  <w:top w:val="single" w:sz="4" w:space="0" w:color="auto"/>
                  <w:left w:val="single" w:sz="4" w:space="0" w:color="auto"/>
                  <w:bottom w:val="single" w:sz="4" w:space="0" w:color="auto"/>
                  <w:right w:val="single" w:sz="4" w:space="0" w:color="auto"/>
                </w:tcBorders>
                <w:vAlign w:val="bottom"/>
              </w:tcPr>
            </w:tcPrChange>
          </w:tcPr>
          <w:p w14:paraId="47CFB6FC" w14:textId="613CD2BB" w:rsidR="00CE58A0" w:rsidRPr="00DF18C3" w:rsidRDefault="00CE58A0" w:rsidP="00CE58A0">
            <w:pPr>
              <w:spacing w:before="0" w:after="0"/>
              <w:ind w:left="0" w:right="0"/>
              <w:jc w:val="right"/>
              <w:textAlignment w:val="center"/>
              <w:rPr>
                <w:rFonts w:ascii="Arial Narrow" w:hAnsi="Arial Narrow"/>
                <w:sz w:val="18"/>
                <w:szCs w:val="18"/>
              </w:rPr>
            </w:pPr>
            <w:ins w:id="1565" w:author="作者" w:date="2024-07-05T11:58:00Z">
              <w:r w:rsidRPr="00DF18C3">
                <w:rPr>
                  <w:rFonts w:ascii="Arial Narrow" w:hAnsi="Arial Narrow"/>
                  <w:sz w:val="18"/>
                  <w:szCs w:val="18"/>
                </w:rPr>
                <w:t>1,508,257.50</w:t>
              </w:r>
            </w:ins>
            <w:ins w:id="1566" w:author="admin" w:date="2024-07-03T15:34:00Z">
              <w:del w:id="1567" w:author="作者" w:date="2024-07-05T11:58:00Z">
                <w:r w:rsidRPr="00DF18C3" w:rsidDel="00C20E37">
                  <w:rPr>
                    <w:rFonts w:ascii="Arial Narrow" w:hAnsi="Arial Narrow"/>
                    <w:sz w:val="18"/>
                    <w:szCs w:val="18"/>
                  </w:rPr>
                  <w:delText>1,626,334.75</w:delText>
                </w:r>
              </w:del>
            </w:ins>
            <w:del w:id="1568" w:author="作者" w:date="2024-07-05T11:58:00Z">
              <w:r w:rsidRPr="00DF18C3" w:rsidDel="00C20E37">
                <w:rPr>
                  <w:rFonts w:ascii="Arial Narrow" w:hAnsi="Arial Narrow"/>
                  <w:sz w:val="18"/>
                  <w:szCs w:val="18"/>
                </w:rPr>
                <w:delText xml:space="preserve">0.00 </w:delText>
              </w:r>
            </w:del>
          </w:p>
        </w:tc>
        <w:tc>
          <w:tcPr>
            <w:tcW w:w="2035" w:type="dxa"/>
            <w:tcBorders>
              <w:top w:val="single" w:sz="4" w:space="0" w:color="auto"/>
              <w:left w:val="single" w:sz="4" w:space="0" w:color="auto"/>
              <w:bottom w:val="single" w:sz="4" w:space="0" w:color="auto"/>
              <w:right w:val="single" w:sz="4" w:space="0" w:color="auto"/>
            </w:tcBorders>
            <w:tcPrChange w:id="1569" w:author="作者" w:date="2024-07-05T11:58:00Z">
              <w:tcPr>
                <w:tcW w:w="2035" w:type="dxa"/>
                <w:tcBorders>
                  <w:top w:val="single" w:sz="4" w:space="0" w:color="auto"/>
                  <w:left w:val="single" w:sz="4" w:space="0" w:color="auto"/>
                  <w:bottom w:val="single" w:sz="4" w:space="0" w:color="auto"/>
                  <w:right w:val="single" w:sz="4" w:space="0" w:color="auto"/>
                </w:tcBorders>
              </w:tcPr>
            </w:tcPrChange>
          </w:tcPr>
          <w:p w14:paraId="06ABBE3D" w14:textId="556F20D9" w:rsidR="00CE58A0" w:rsidRPr="00CE58A0" w:rsidRDefault="00CE58A0" w:rsidP="00CE58A0">
            <w:pPr>
              <w:spacing w:before="0" w:after="0"/>
              <w:ind w:left="0" w:right="0"/>
              <w:jc w:val="right"/>
              <w:textAlignment w:val="center"/>
              <w:rPr>
                <w:rFonts w:ascii="Arial Narrow" w:hAnsi="Arial Narrow"/>
                <w:sz w:val="18"/>
                <w:szCs w:val="18"/>
              </w:rPr>
            </w:pPr>
            <w:ins w:id="1570" w:author="作者" w:date="2024-07-05T12:12:00Z">
              <w:r w:rsidRPr="00CE58A0">
                <w:rPr>
                  <w:rFonts w:ascii="Arial Narrow" w:hAnsi="Arial Narrow"/>
                  <w:sz w:val="18"/>
                  <w:szCs w:val="18"/>
                </w:rPr>
                <w:t xml:space="preserve">3,270,449.93 </w:t>
              </w:r>
            </w:ins>
            <w:ins w:id="1571" w:author="admin" w:date="2024-07-03T14:34:00Z">
              <w:del w:id="1572" w:author="作者" w:date="2024-07-05T11:58:00Z">
                <w:r w:rsidRPr="00CE58A0" w:rsidDel="00C20E37">
                  <w:rPr>
                    <w:rFonts w:ascii="Arial Narrow" w:hAnsi="Arial Narrow"/>
                    <w:sz w:val="18"/>
                    <w:szCs w:val="18"/>
                  </w:rPr>
                  <w:delText xml:space="preserve">3,270,449.93 </w:delText>
                </w:r>
              </w:del>
            </w:ins>
            <w:del w:id="1573" w:author="作者" w:date="2024-07-05T11:58:00Z">
              <w:r w:rsidRPr="00CE58A0" w:rsidDel="00C20E37">
                <w:rPr>
                  <w:rFonts w:ascii="Arial Narrow" w:hAnsi="Arial Narrow"/>
                  <w:sz w:val="18"/>
                  <w:szCs w:val="18"/>
                </w:rPr>
                <w:delText>946,970.85</w:delText>
              </w:r>
            </w:del>
          </w:p>
        </w:tc>
      </w:tr>
      <w:tr w:rsidR="00CE58A0" w14:paraId="539DF0BE" w14:textId="77777777" w:rsidTr="2DD37415">
        <w:tblPrEx>
          <w:tblW w:w="138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1574" w:author="作者" w:date="2024-07-05T11:58:00Z">
            <w:tblPrEx>
              <w:tblW w:w="138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trHeight w:val="283"/>
          <w:trPrChange w:id="1575" w:author="作者" w:date="2024-07-05T11:58:00Z">
            <w:trPr>
              <w:gridAfter w:val="0"/>
              <w:trHeight w:val="283"/>
            </w:trPr>
          </w:trPrChange>
        </w:trPr>
        <w:tc>
          <w:tcPr>
            <w:tcW w:w="3690" w:type="dxa"/>
            <w:tcBorders>
              <w:top w:val="single" w:sz="4" w:space="0" w:color="auto"/>
              <w:left w:val="single" w:sz="4" w:space="0" w:color="auto"/>
              <w:bottom w:val="single" w:sz="4" w:space="0" w:color="auto"/>
              <w:right w:val="single" w:sz="4" w:space="0" w:color="auto"/>
            </w:tcBorders>
            <w:vAlign w:val="center"/>
            <w:tcPrChange w:id="1576" w:author="作者" w:date="2024-07-05T11:58:00Z">
              <w:tcPr>
                <w:tcW w:w="3690" w:type="dxa"/>
                <w:tcBorders>
                  <w:top w:val="single" w:sz="4" w:space="0" w:color="auto"/>
                  <w:left w:val="single" w:sz="4" w:space="0" w:color="auto"/>
                  <w:bottom w:val="single" w:sz="4" w:space="0" w:color="auto"/>
                  <w:right w:val="single" w:sz="4" w:space="0" w:color="auto"/>
                </w:tcBorders>
                <w:vAlign w:val="center"/>
              </w:tcPr>
            </w:tcPrChange>
          </w:tcPr>
          <w:p w14:paraId="78537C72" w14:textId="0015FD68" w:rsidR="00CE58A0" w:rsidRDefault="00CE58A0" w:rsidP="00CE58A0">
            <w:pPr>
              <w:spacing w:before="0" w:after="0"/>
              <w:ind w:left="0" w:right="0" w:firstLineChars="100" w:firstLine="160"/>
              <w:jc w:val="left"/>
              <w:rPr>
                <w:rFonts w:ascii="Arial Narrow" w:eastAsia="仿宋_GB2312" w:hAnsi="Arial Narrow"/>
                <w:color w:val="000000"/>
                <w:sz w:val="16"/>
                <w:szCs w:val="16"/>
              </w:rPr>
            </w:pPr>
            <w:del w:id="1577" w:author="admin" w:date="2024-07-03T14:28:00Z">
              <w:r w:rsidDel="00017F8D">
                <w:rPr>
                  <w:rFonts w:ascii="仿宋_GB2312" w:eastAsia="仿宋_GB2312" w:hAnsi="Arial Narrow"/>
                  <w:color w:val="000000"/>
                  <w:sz w:val="16"/>
                  <w:szCs w:val="16"/>
                </w:rPr>
                <w:delText xml:space="preserve">　</w:delText>
              </w:r>
            </w:del>
            <w:r>
              <w:rPr>
                <w:rFonts w:ascii="仿宋_GB2312" w:eastAsia="仿宋_GB2312" w:hAnsi="Arial Narrow"/>
                <w:color w:val="000000"/>
                <w:sz w:val="16"/>
                <w:szCs w:val="16"/>
              </w:rPr>
              <w:t>其中：主营业务税金及附加</w:t>
            </w:r>
          </w:p>
        </w:tc>
        <w:tc>
          <w:tcPr>
            <w:tcW w:w="2035" w:type="dxa"/>
            <w:gridSpan w:val="2"/>
            <w:tcBorders>
              <w:top w:val="single" w:sz="4" w:space="0" w:color="auto"/>
              <w:left w:val="single" w:sz="4" w:space="0" w:color="auto"/>
              <w:bottom w:val="single" w:sz="4" w:space="0" w:color="auto"/>
              <w:right w:val="single" w:sz="4" w:space="0" w:color="auto"/>
            </w:tcBorders>
            <w:tcPrChange w:id="1578" w:author="作者" w:date="2024-07-05T11:58:00Z">
              <w:tcPr>
                <w:tcW w:w="2035" w:type="dxa"/>
                <w:tcBorders>
                  <w:top w:val="single" w:sz="4" w:space="0" w:color="auto"/>
                  <w:left w:val="single" w:sz="4" w:space="0" w:color="auto"/>
                  <w:bottom w:val="single" w:sz="4" w:space="0" w:color="auto"/>
                  <w:right w:val="single" w:sz="4" w:space="0" w:color="auto"/>
                </w:tcBorders>
              </w:tcPr>
            </w:tcPrChange>
          </w:tcPr>
          <w:p w14:paraId="35DA243D" w14:textId="29270705" w:rsidR="00CE58A0" w:rsidRPr="00DF18C3" w:rsidRDefault="00CE58A0" w:rsidP="00CE58A0">
            <w:pPr>
              <w:spacing w:before="0" w:after="0"/>
              <w:ind w:left="0" w:right="0"/>
              <w:jc w:val="right"/>
              <w:textAlignment w:val="center"/>
              <w:rPr>
                <w:rFonts w:ascii="Arial Narrow" w:hAnsi="Arial Narrow"/>
                <w:sz w:val="18"/>
                <w:szCs w:val="18"/>
              </w:rPr>
            </w:pPr>
            <w:ins w:id="1579" w:author="作者" w:date="2024-07-05T11:58:00Z">
              <w:r w:rsidRPr="00DF18C3">
                <w:rPr>
                  <w:rFonts w:ascii="Arial Narrow" w:hAnsi="Arial Narrow"/>
                  <w:sz w:val="18"/>
                  <w:szCs w:val="18"/>
                </w:rPr>
                <w:t>0</w:t>
              </w:r>
              <w:r>
                <w:rPr>
                  <w:rFonts w:ascii="Arial Narrow" w:hAnsi="Arial Narrow"/>
                  <w:sz w:val="18"/>
                  <w:szCs w:val="18"/>
                </w:rPr>
                <w:t>.00</w:t>
              </w:r>
            </w:ins>
            <w:del w:id="1580" w:author="作者" w:date="2024-07-05T11:58:00Z">
              <w:r w:rsidRPr="00DF18C3" w:rsidDel="00C20E37">
                <w:rPr>
                  <w:rFonts w:ascii="Arial Narrow" w:hAnsi="Arial Narrow"/>
                  <w:sz w:val="18"/>
                  <w:szCs w:val="18"/>
                </w:rPr>
                <w:delText>2,237.43</w:delText>
              </w:r>
            </w:del>
            <w:ins w:id="1581" w:author="admin" w:date="2024-07-03T14:29:00Z">
              <w:del w:id="1582" w:author="作者" w:date="2024-07-05T11:58:00Z">
                <w:r w:rsidRPr="00DF18C3" w:rsidDel="00C20E37">
                  <w:rPr>
                    <w:rFonts w:ascii="Arial Narrow" w:hAnsi="Arial Narrow"/>
                    <w:sz w:val="18"/>
                    <w:szCs w:val="18"/>
                  </w:rPr>
                  <w:delText>0.00</w:delText>
                </w:r>
              </w:del>
            </w:ins>
          </w:p>
        </w:tc>
        <w:tc>
          <w:tcPr>
            <w:tcW w:w="2035" w:type="dxa"/>
            <w:tcBorders>
              <w:top w:val="single" w:sz="4" w:space="0" w:color="auto"/>
              <w:left w:val="single" w:sz="4" w:space="0" w:color="auto"/>
              <w:bottom w:val="single" w:sz="4" w:space="0" w:color="auto"/>
              <w:right w:val="single" w:sz="4" w:space="0" w:color="auto"/>
            </w:tcBorders>
            <w:tcPrChange w:id="1583" w:author="作者" w:date="2024-07-05T11:58:00Z">
              <w:tcPr>
                <w:tcW w:w="2035" w:type="dxa"/>
                <w:tcBorders>
                  <w:top w:val="single" w:sz="4" w:space="0" w:color="auto"/>
                  <w:left w:val="single" w:sz="4" w:space="0" w:color="auto"/>
                  <w:bottom w:val="single" w:sz="4" w:space="0" w:color="auto"/>
                  <w:right w:val="single" w:sz="4" w:space="0" w:color="auto"/>
                </w:tcBorders>
              </w:tcPr>
            </w:tcPrChange>
          </w:tcPr>
          <w:p w14:paraId="0CAD17B2" w14:textId="2C9D4A36" w:rsidR="00CE58A0" w:rsidRPr="00DF18C3" w:rsidRDefault="00CE58A0" w:rsidP="00CE58A0">
            <w:pPr>
              <w:spacing w:before="0" w:after="0"/>
              <w:ind w:left="0" w:right="0"/>
              <w:jc w:val="right"/>
              <w:textAlignment w:val="center"/>
              <w:rPr>
                <w:rFonts w:ascii="Arial Narrow" w:hAnsi="Arial Narrow"/>
                <w:sz w:val="18"/>
                <w:szCs w:val="18"/>
              </w:rPr>
            </w:pPr>
            <w:ins w:id="1584" w:author="作者" w:date="2024-07-05T11:58:00Z">
              <w:r w:rsidRPr="00DF18C3">
                <w:rPr>
                  <w:rFonts w:ascii="Arial Narrow" w:hAnsi="Arial Narrow"/>
                  <w:sz w:val="18"/>
                  <w:szCs w:val="18"/>
                </w:rPr>
                <w:t>0</w:t>
              </w:r>
              <w:r>
                <w:rPr>
                  <w:rFonts w:ascii="Arial Narrow" w:hAnsi="Arial Narrow"/>
                  <w:sz w:val="18"/>
                  <w:szCs w:val="18"/>
                </w:rPr>
                <w:t>.00</w:t>
              </w:r>
            </w:ins>
            <w:del w:id="1585" w:author="作者" w:date="2024-07-05T11:58:00Z">
              <w:r w:rsidRPr="00DF18C3" w:rsidDel="00C20E37">
                <w:rPr>
                  <w:rFonts w:ascii="Arial Narrow" w:hAnsi="Arial Narrow"/>
                  <w:sz w:val="18"/>
                  <w:szCs w:val="18"/>
                </w:rPr>
                <w:delText xml:space="preserve">0.00 </w:delText>
              </w:r>
            </w:del>
          </w:p>
        </w:tc>
        <w:tc>
          <w:tcPr>
            <w:tcW w:w="2035" w:type="dxa"/>
            <w:tcBorders>
              <w:top w:val="single" w:sz="4" w:space="0" w:color="auto"/>
              <w:left w:val="single" w:sz="4" w:space="0" w:color="auto"/>
              <w:bottom w:val="single" w:sz="4" w:space="0" w:color="auto"/>
              <w:right w:val="single" w:sz="4" w:space="0" w:color="auto"/>
            </w:tcBorders>
            <w:tcPrChange w:id="1586" w:author="作者" w:date="2024-07-05T11:58:00Z">
              <w:tcPr>
                <w:tcW w:w="2035" w:type="dxa"/>
                <w:tcBorders>
                  <w:top w:val="single" w:sz="4" w:space="0" w:color="auto"/>
                  <w:left w:val="single" w:sz="4" w:space="0" w:color="auto"/>
                  <w:bottom w:val="single" w:sz="4" w:space="0" w:color="auto"/>
                  <w:right w:val="single" w:sz="4" w:space="0" w:color="auto"/>
                </w:tcBorders>
              </w:tcPr>
            </w:tcPrChange>
          </w:tcPr>
          <w:p w14:paraId="6772D1D7" w14:textId="6D2F0ADF" w:rsidR="00CE58A0" w:rsidRPr="00DF18C3" w:rsidRDefault="00CE58A0" w:rsidP="00CE58A0">
            <w:pPr>
              <w:spacing w:before="0" w:after="0"/>
              <w:ind w:left="0" w:right="0"/>
              <w:jc w:val="right"/>
              <w:textAlignment w:val="center"/>
              <w:rPr>
                <w:rFonts w:ascii="Arial Narrow" w:hAnsi="Arial Narrow"/>
                <w:sz w:val="18"/>
                <w:szCs w:val="18"/>
              </w:rPr>
            </w:pPr>
            <w:ins w:id="1587" w:author="作者" w:date="2024-07-05T11:58:00Z">
              <w:r w:rsidRPr="00DF18C3">
                <w:rPr>
                  <w:rFonts w:ascii="Arial Narrow" w:hAnsi="Arial Narrow"/>
                  <w:sz w:val="18"/>
                  <w:szCs w:val="18"/>
                </w:rPr>
                <w:t>0</w:t>
              </w:r>
              <w:r>
                <w:rPr>
                  <w:rFonts w:ascii="Arial Narrow" w:hAnsi="Arial Narrow"/>
                  <w:sz w:val="18"/>
                  <w:szCs w:val="18"/>
                </w:rPr>
                <w:t>.00</w:t>
              </w:r>
            </w:ins>
            <w:del w:id="1588" w:author="作者" w:date="2024-07-05T11:58:00Z">
              <w:r w:rsidRPr="00DF18C3" w:rsidDel="00C20E37">
                <w:rPr>
                  <w:rFonts w:ascii="Arial Narrow" w:hAnsi="Arial Narrow"/>
                  <w:sz w:val="18"/>
                  <w:szCs w:val="18"/>
                </w:rPr>
                <w:delText>944,733.42</w:delText>
              </w:r>
            </w:del>
            <w:ins w:id="1589" w:author="admin" w:date="2024-07-03T14:29:00Z">
              <w:del w:id="1590" w:author="作者" w:date="2024-07-05T11:58:00Z">
                <w:r w:rsidRPr="00DF18C3" w:rsidDel="00C20E37">
                  <w:rPr>
                    <w:rFonts w:ascii="Arial Narrow" w:hAnsi="Arial Narrow"/>
                    <w:sz w:val="18"/>
                    <w:szCs w:val="18"/>
                  </w:rPr>
                  <w:delText>0.00</w:delText>
                </w:r>
              </w:del>
            </w:ins>
          </w:p>
        </w:tc>
        <w:tc>
          <w:tcPr>
            <w:tcW w:w="2035" w:type="dxa"/>
            <w:gridSpan w:val="2"/>
            <w:tcBorders>
              <w:top w:val="single" w:sz="4" w:space="0" w:color="auto"/>
              <w:left w:val="single" w:sz="4" w:space="0" w:color="auto"/>
              <w:bottom w:val="single" w:sz="4" w:space="0" w:color="auto"/>
              <w:right w:val="single" w:sz="4" w:space="0" w:color="auto"/>
            </w:tcBorders>
            <w:tcPrChange w:id="1591" w:author="作者" w:date="2024-07-05T11:58:00Z">
              <w:tcPr>
                <w:tcW w:w="2035" w:type="dxa"/>
                <w:tcBorders>
                  <w:top w:val="single" w:sz="4" w:space="0" w:color="auto"/>
                  <w:left w:val="single" w:sz="4" w:space="0" w:color="auto"/>
                  <w:bottom w:val="single" w:sz="4" w:space="0" w:color="auto"/>
                  <w:right w:val="single" w:sz="4" w:space="0" w:color="auto"/>
                </w:tcBorders>
              </w:tcPr>
            </w:tcPrChange>
          </w:tcPr>
          <w:p w14:paraId="3AE91E91" w14:textId="58BF8193" w:rsidR="00CE58A0" w:rsidRPr="00DF18C3" w:rsidRDefault="00CE58A0" w:rsidP="00CE58A0">
            <w:pPr>
              <w:spacing w:before="0" w:after="0"/>
              <w:ind w:left="0" w:right="0"/>
              <w:jc w:val="right"/>
              <w:textAlignment w:val="center"/>
              <w:rPr>
                <w:rFonts w:ascii="Arial Narrow" w:hAnsi="Arial Narrow"/>
                <w:sz w:val="18"/>
                <w:szCs w:val="18"/>
              </w:rPr>
            </w:pPr>
            <w:ins w:id="1592" w:author="作者" w:date="2024-07-05T11:58:00Z">
              <w:r w:rsidRPr="00DF18C3">
                <w:rPr>
                  <w:rFonts w:ascii="Arial Narrow" w:hAnsi="Arial Narrow"/>
                  <w:sz w:val="18"/>
                  <w:szCs w:val="18"/>
                </w:rPr>
                <w:t>0</w:t>
              </w:r>
              <w:r>
                <w:rPr>
                  <w:rFonts w:ascii="Arial Narrow" w:hAnsi="Arial Narrow"/>
                  <w:sz w:val="18"/>
                  <w:szCs w:val="18"/>
                </w:rPr>
                <w:t>.00</w:t>
              </w:r>
            </w:ins>
            <w:ins w:id="1593" w:author="admin" w:date="2024-07-03T15:34:00Z">
              <w:del w:id="1594" w:author="作者" w:date="2024-07-05T11:58:00Z">
                <w:r w:rsidRPr="00DF18C3" w:rsidDel="00C20E37">
                  <w:rPr>
                    <w:rFonts w:ascii="Arial Narrow" w:hAnsi="Arial Narrow"/>
                    <w:sz w:val="18"/>
                    <w:szCs w:val="18"/>
                  </w:rPr>
                  <w:delText xml:space="preserve">0.00 </w:delText>
                </w:r>
              </w:del>
            </w:ins>
            <w:del w:id="1595" w:author="作者" w:date="2024-07-05T11:58:00Z">
              <w:r w:rsidRPr="00DF18C3" w:rsidDel="00C20E37">
                <w:rPr>
                  <w:rFonts w:ascii="Arial Narrow" w:hAnsi="Arial Narrow"/>
                  <w:sz w:val="18"/>
                  <w:szCs w:val="18"/>
                </w:rPr>
                <w:delText xml:space="preserve">0.00 </w:delText>
              </w:r>
            </w:del>
          </w:p>
        </w:tc>
        <w:tc>
          <w:tcPr>
            <w:tcW w:w="2035" w:type="dxa"/>
            <w:tcBorders>
              <w:top w:val="single" w:sz="4" w:space="0" w:color="auto"/>
              <w:left w:val="single" w:sz="4" w:space="0" w:color="auto"/>
              <w:bottom w:val="single" w:sz="4" w:space="0" w:color="auto"/>
              <w:right w:val="single" w:sz="4" w:space="0" w:color="auto"/>
            </w:tcBorders>
            <w:tcPrChange w:id="1596" w:author="作者" w:date="2024-07-05T11:58:00Z">
              <w:tcPr>
                <w:tcW w:w="2035" w:type="dxa"/>
                <w:tcBorders>
                  <w:top w:val="single" w:sz="4" w:space="0" w:color="auto"/>
                  <w:left w:val="single" w:sz="4" w:space="0" w:color="auto"/>
                  <w:bottom w:val="single" w:sz="4" w:space="0" w:color="auto"/>
                  <w:right w:val="single" w:sz="4" w:space="0" w:color="auto"/>
                </w:tcBorders>
              </w:tcPr>
            </w:tcPrChange>
          </w:tcPr>
          <w:p w14:paraId="1C466503" w14:textId="36DA20CD" w:rsidR="00CE58A0" w:rsidRPr="00CE58A0" w:rsidRDefault="00CE58A0" w:rsidP="00CE58A0">
            <w:pPr>
              <w:spacing w:before="0" w:after="0"/>
              <w:ind w:left="0" w:right="0"/>
              <w:jc w:val="right"/>
              <w:textAlignment w:val="center"/>
              <w:rPr>
                <w:rFonts w:ascii="Arial Narrow" w:hAnsi="Arial Narrow"/>
                <w:sz w:val="18"/>
                <w:szCs w:val="18"/>
              </w:rPr>
            </w:pPr>
            <w:ins w:id="1597" w:author="作者" w:date="2024-07-05T12:12:00Z">
              <w:r w:rsidRPr="00CE58A0">
                <w:rPr>
                  <w:rFonts w:ascii="Arial Narrow" w:hAnsi="Arial Narrow"/>
                  <w:sz w:val="18"/>
                  <w:szCs w:val="18"/>
                </w:rPr>
                <w:t xml:space="preserve">0.00 </w:t>
              </w:r>
            </w:ins>
            <w:del w:id="1598" w:author="作者" w:date="2024-07-05T11:58:00Z">
              <w:r w:rsidRPr="00CE58A0" w:rsidDel="00C20E37">
                <w:rPr>
                  <w:rFonts w:ascii="Arial Narrow" w:hAnsi="Arial Narrow"/>
                  <w:sz w:val="18"/>
                  <w:szCs w:val="18"/>
                </w:rPr>
                <w:delText>946,970.85</w:delText>
              </w:r>
            </w:del>
            <w:ins w:id="1599" w:author="admin" w:date="2024-07-03T14:34:00Z">
              <w:del w:id="1600" w:author="作者" w:date="2024-07-05T11:58:00Z">
                <w:r w:rsidRPr="00CE58A0" w:rsidDel="00C20E37">
                  <w:rPr>
                    <w:rFonts w:ascii="Arial Narrow" w:hAnsi="Arial Narrow"/>
                    <w:sz w:val="18"/>
                    <w:szCs w:val="18"/>
                  </w:rPr>
                  <w:delText>0.00</w:delText>
                </w:r>
              </w:del>
            </w:ins>
          </w:p>
        </w:tc>
      </w:tr>
      <w:tr w:rsidR="00CE58A0" w14:paraId="7B68B91B" w14:textId="77777777" w:rsidTr="2DD37415">
        <w:tblPrEx>
          <w:tblW w:w="138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1601" w:author="作者" w:date="2024-07-05T11:58:00Z">
            <w:tblPrEx>
              <w:tblW w:w="138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trHeight w:val="283"/>
          <w:trPrChange w:id="1602" w:author="作者" w:date="2024-07-05T11:58:00Z">
            <w:trPr>
              <w:gridAfter w:val="0"/>
              <w:trHeight w:val="283"/>
            </w:trPr>
          </w:trPrChange>
        </w:trPr>
        <w:tc>
          <w:tcPr>
            <w:tcW w:w="3690" w:type="dxa"/>
            <w:tcBorders>
              <w:top w:val="single" w:sz="4" w:space="0" w:color="auto"/>
              <w:left w:val="single" w:sz="4" w:space="0" w:color="auto"/>
              <w:bottom w:val="single" w:sz="4" w:space="0" w:color="auto"/>
              <w:right w:val="single" w:sz="4" w:space="0" w:color="auto"/>
            </w:tcBorders>
            <w:vAlign w:val="center"/>
            <w:tcPrChange w:id="1603" w:author="作者" w:date="2024-07-05T11:58:00Z">
              <w:tcPr>
                <w:tcW w:w="3690" w:type="dxa"/>
                <w:tcBorders>
                  <w:top w:val="single" w:sz="4" w:space="0" w:color="auto"/>
                  <w:left w:val="single" w:sz="4" w:space="0" w:color="auto"/>
                  <w:bottom w:val="single" w:sz="4" w:space="0" w:color="auto"/>
                  <w:right w:val="single" w:sz="4" w:space="0" w:color="auto"/>
                </w:tcBorders>
                <w:vAlign w:val="center"/>
              </w:tcPr>
            </w:tcPrChange>
          </w:tcPr>
          <w:p w14:paraId="6D297BE4" w14:textId="4943DB8E" w:rsidR="00CE58A0" w:rsidRDefault="00CE58A0" w:rsidP="00CE58A0">
            <w:pPr>
              <w:spacing w:before="0" w:after="0"/>
              <w:ind w:left="0" w:right="0" w:firstLineChars="100" w:firstLine="160"/>
              <w:jc w:val="left"/>
              <w:rPr>
                <w:rFonts w:ascii="Arial Narrow" w:eastAsia="仿宋_GB2312" w:hAnsi="Arial Narrow"/>
                <w:color w:val="000000"/>
                <w:sz w:val="16"/>
                <w:szCs w:val="16"/>
              </w:rPr>
            </w:pPr>
            <w:del w:id="1604" w:author="admin" w:date="2024-07-03T14:28:00Z">
              <w:r w:rsidDel="00017F8D">
                <w:rPr>
                  <w:rFonts w:ascii="仿宋_GB2312" w:eastAsia="仿宋_GB2312" w:hAnsi="Arial Narrow"/>
                  <w:color w:val="000000"/>
                  <w:sz w:val="16"/>
                  <w:szCs w:val="16"/>
                </w:rPr>
                <w:delText xml:space="preserve">　</w:delText>
              </w:r>
            </w:del>
            <w:r>
              <w:rPr>
                <w:rFonts w:ascii="仿宋_GB2312" w:eastAsia="仿宋_GB2312" w:hAnsi="Arial Narrow"/>
                <w:color w:val="000000"/>
                <w:sz w:val="16"/>
                <w:szCs w:val="16"/>
              </w:rPr>
              <w:t>销售费用</w:t>
            </w:r>
          </w:p>
        </w:tc>
        <w:tc>
          <w:tcPr>
            <w:tcW w:w="2035" w:type="dxa"/>
            <w:gridSpan w:val="2"/>
            <w:tcBorders>
              <w:top w:val="single" w:sz="4" w:space="0" w:color="auto"/>
              <w:left w:val="single" w:sz="4" w:space="0" w:color="auto"/>
              <w:bottom w:val="single" w:sz="4" w:space="0" w:color="auto"/>
              <w:right w:val="single" w:sz="4" w:space="0" w:color="auto"/>
            </w:tcBorders>
            <w:tcPrChange w:id="1605" w:author="作者" w:date="2024-07-05T11:58:00Z">
              <w:tcPr>
                <w:tcW w:w="2035" w:type="dxa"/>
                <w:tcBorders>
                  <w:top w:val="single" w:sz="4" w:space="0" w:color="auto"/>
                  <w:left w:val="single" w:sz="4" w:space="0" w:color="auto"/>
                  <w:bottom w:val="single" w:sz="4" w:space="0" w:color="auto"/>
                  <w:right w:val="single" w:sz="4" w:space="0" w:color="auto"/>
                </w:tcBorders>
                <w:vAlign w:val="bottom"/>
              </w:tcPr>
            </w:tcPrChange>
          </w:tcPr>
          <w:p w14:paraId="6B82D5FB" w14:textId="77B2BA86" w:rsidR="00CE58A0" w:rsidRPr="00DF18C3" w:rsidRDefault="00CE58A0" w:rsidP="00CE58A0">
            <w:pPr>
              <w:spacing w:before="0" w:after="0"/>
              <w:ind w:left="0" w:right="0"/>
              <w:jc w:val="right"/>
              <w:textAlignment w:val="center"/>
              <w:rPr>
                <w:rFonts w:ascii="Arial Narrow" w:hAnsi="Arial Narrow"/>
                <w:sz w:val="18"/>
                <w:szCs w:val="18"/>
              </w:rPr>
            </w:pPr>
            <w:ins w:id="1606" w:author="作者" w:date="2024-07-05T11:58:00Z">
              <w:r w:rsidRPr="00DF18C3">
                <w:rPr>
                  <w:rFonts w:ascii="Arial Narrow" w:hAnsi="Arial Narrow"/>
                  <w:sz w:val="18"/>
                  <w:szCs w:val="18"/>
                </w:rPr>
                <w:t>10,154,665.97</w:t>
              </w:r>
            </w:ins>
            <w:ins w:id="1607" w:author="admin" w:date="2024-07-03T14:29:00Z">
              <w:del w:id="1608" w:author="作者" w:date="2024-07-05T11:58:00Z">
                <w:r w:rsidRPr="00DF18C3" w:rsidDel="00C20E37">
                  <w:rPr>
                    <w:rFonts w:ascii="Arial Narrow" w:hAnsi="Arial Narrow"/>
                    <w:sz w:val="18"/>
                    <w:szCs w:val="18"/>
                  </w:rPr>
                  <w:delText xml:space="preserve">7,957,554.05 </w:delText>
                </w:r>
              </w:del>
            </w:ins>
            <w:del w:id="1609" w:author="作者" w:date="2024-07-05T11:58:00Z">
              <w:r w:rsidRPr="00DF18C3" w:rsidDel="00C20E37">
                <w:rPr>
                  <w:rFonts w:ascii="Arial Narrow" w:hAnsi="Arial Narrow"/>
                  <w:sz w:val="18"/>
                  <w:szCs w:val="18"/>
                </w:rPr>
                <w:delText>5,375.80</w:delText>
              </w:r>
            </w:del>
          </w:p>
        </w:tc>
        <w:tc>
          <w:tcPr>
            <w:tcW w:w="2035" w:type="dxa"/>
            <w:tcBorders>
              <w:top w:val="single" w:sz="4" w:space="0" w:color="auto"/>
              <w:left w:val="single" w:sz="4" w:space="0" w:color="auto"/>
              <w:bottom w:val="single" w:sz="4" w:space="0" w:color="auto"/>
              <w:right w:val="single" w:sz="4" w:space="0" w:color="auto"/>
            </w:tcBorders>
            <w:tcPrChange w:id="1610" w:author="作者" w:date="2024-07-05T11:58:00Z">
              <w:tcPr>
                <w:tcW w:w="2035" w:type="dxa"/>
                <w:tcBorders>
                  <w:top w:val="single" w:sz="4" w:space="0" w:color="auto"/>
                  <w:left w:val="single" w:sz="4" w:space="0" w:color="auto"/>
                  <w:bottom w:val="single" w:sz="4" w:space="0" w:color="auto"/>
                  <w:right w:val="single" w:sz="4" w:space="0" w:color="auto"/>
                </w:tcBorders>
                <w:vAlign w:val="bottom"/>
              </w:tcPr>
            </w:tcPrChange>
          </w:tcPr>
          <w:p w14:paraId="1557FDA4" w14:textId="3C362C05" w:rsidR="00CE58A0" w:rsidRPr="00DF18C3" w:rsidRDefault="00CE58A0" w:rsidP="00CE58A0">
            <w:pPr>
              <w:spacing w:before="0" w:after="0"/>
              <w:ind w:left="0" w:right="0"/>
              <w:jc w:val="right"/>
              <w:textAlignment w:val="center"/>
              <w:rPr>
                <w:rFonts w:ascii="Arial Narrow" w:hAnsi="Arial Narrow"/>
                <w:sz w:val="18"/>
                <w:szCs w:val="18"/>
              </w:rPr>
            </w:pPr>
            <w:ins w:id="1611" w:author="作者" w:date="2024-07-05T11:58:00Z">
              <w:r w:rsidRPr="00DF18C3">
                <w:rPr>
                  <w:rFonts w:ascii="Arial Narrow" w:hAnsi="Arial Narrow"/>
                  <w:sz w:val="18"/>
                  <w:szCs w:val="18"/>
                </w:rPr>
                <w:t>10,638,219.65</w:t>
              </w:r>
            </w:ins>
            <w:ins w:id="1612" w:author="admin" w:date="2024-07-03T14:29:00Z">
              <w:del w:id="1613" w:author="作者" w:date="2024-07-05T11:58:00Z">
                <w:r w:rsidRPr="00DF18C3" w:rsidDel="00C20E37">
                  <w:rPr>
                    <w:rFonts w:ascii="Arial Narrow" w:hAnsi="Arial Narrow"/>
                    <w:sz w:val="18"/>
                    <w:szCs w:val="18"/>
                  </w:rPr>
                  <w:delText xml:space="preserve">9,552,167.80 </w:delText>
                </w:r>
              </w:del>
            </w:ins>
            <w:del w:id="1614" w:author="作者" w:date="2024-07-05T11:58:00Z">
              <w:r w:rsidRPr="00DF18C3" w:rsidDel="00C20E37">
                <w:rPr>
                  <w:rFonts w:ascii="Arial Narrow" w:hAnsi="Arial Narrow"/>
                  <w:sz w:val="18"/>
                  <w:szCs w:val="18"/>
                </w:rPr>
                <w:delText xml:space="preserve">0.00 </w:delText>
              </w:r>
            </w:del>
          </w:p>
        </w:tc>
        <w:tc>
          <w:tcPr>
            <w:tcW w:w="2035" w:type="dxa"/>
            <w:tcBorders>
              <w:top w:val="single" w:sz="4" w:space="0" w:color="auto"/>
              <w:left w:val="single" w:sz="4" w:space="0" w:color="auto"/>
              <w:bottom w:val="single" w:sz="4" w:space="0" w:color="auto"/>
              <w:right w:val="single" w:sz="4" w:space="0" w:color="auto"/>
            </w:tcBorders>
            <w:tcPrChange w:id="1615" w:author="作者" w:date="2024-07-05T11:58:00Z">
              <w:tcPr>
                <w:tcW w:w="2035" w:type="dxa"/>
                <w:tcBorders>
                  <w:top w:val="single" w:sz="4" w:space="0" w:color="auto"/>
                  <w:left w:val="single" w:sz="4" w:space="0" w:color="auto"/>
                  <w:bottom w:val="single" w:sz="4" w:space="0" w:color="auto"/>
                  <w:right w:val="single" w:sz="4" w:space="0" w:color="auto"/>
                </w:tcBorders>
                <w:vAlign w:val="bottom"/>
              </w:tcPr>
            </w:tcPrChange>
          </w:tcPr>
          <w:p w14:paraId="6BAA2F01" w14:textId="20C4753F" w:rsidR="00CE58A0" w:rsidRPr="00DF18C3" w:rsidRDefault="00CE58A0" w:rsidP="00CE58A0">
            <w:pPr>
              <w:spacing w:before="0" w:after="0"/>
              <w:ind w:left="0" w:right="0"/>
              <w:jc w:val="right"/>
              <w:textAlignment w:val="center"/>
              <w:rPr>
                <w:rFonts w:ascii="Arial Narrow" w:hAnsi="Arial Narrow"/>
                <w:sz w:val="18"/>
                <w:szCs w:val="18"/>
              </w:rPr>
            </w:pPr>
            <w:ins w:id="1616" w:author="作者" w:date="2024-07-05T11:58:00Z">
              <w:r w:rsidRPr="00DF18C3">
                <w:rPr>
                  <w:rFonts w:ascii="Arial Narrow" w:hAnsi="Arial Narrow"/>
                  <w:sz w:val="18"/>
                  <w:szCs w:val="18"/>
                </w:rPr>
                <w:t>9,003,262.54</w:t>
              </w:r>
            </w:ins>
            <w:ins w:id="1617" w:author="admin" w:date="2024-07-03T14:29:00Z">
              <w:del w:id="1618" w:author="作者" w:date="2024-07-05T11:58:00Z">
                <w:r w:rsidRPr="00DF18C3" w:rsidDel="00C20E37">
                  <w:rPr>
                    <w:rFonts w:ascii="Arial Narrow" w:hAnsi="Arial Narrow"/>
                    <w:sz w:val="18"/>
                    <w:szCs w:val="18"/>
                  </w:rPr>
                  <w:delText xml:space="preserve">10,289,909.17 </w:delText>
                </w:r>
              </w:del>
            </w:ins>
            <w:del w:id="1619" w:author="作者" w:date="2024-07-05T11:58:00Z">
              <w:r w:rsidRPr="00DF18C3" w:rsidDel="00C20E37">
                <w:rPr>
                  <w:rFonts w:ascii="Arial Narrow" w:hAnsi="Arial Narrow"/>
                  <w:sz w:val="18"/>
                  <w:szCs w:val="18"/>
                </w:rPr>
                <w:delText>263,414.17</w:delText>
              </w:r>
            </w:del>
          </w:p>
        </w:tc>
        <w:tc>
          <w:tcPr>
            <w:tcW w:w="2035" w:type="dxa"/>
            <w:gridSpan w:val="2"/>
            <w:tcBorders>
              <w:top w:val="single" w:sz="4" w:space="0" w:color="auto"/>
              <w:left w:val="single" w:sz="4" w:space="0" w:color="auto"/>
              <w:bottom w:val="single" w:sz="4" w:space="0" w:color="auto"/>
              <w:right w:val="single" w:sz="4" w:space="0" w:color="auto"/>
            </w:tcBorders>
            <w:tcPrChange w:id="1620" w:author="作者" w:date="2024-07-05T11:58:00Z">
              <w:tcPr>
                <w:tcW w:w="2035" w:type="dxa"/>
                <w:tcBorders>
                  <w:top w:val="single" w:sz="4" w:space="0" w:color="auto"/>
                  <w:left w:val="single" w:sz="4" w:space="0" w:color="auto"/>
                  <w:bottom w:val="single" w:sz="4" w:space="0" w:color="auto"/>
                  <w:right w:val="single" w:sz="4" w:space="0" w:color="auto"/>
                </w:tcBorders>
                <w:vAlign w:val="bottom"/>
              </w:tcPr>
            </w:tcPrChange>
          </w:tcPr>
          <w:p w14:paraId="7ADA1C91" w14:textId="67EA5C30" w:rsidR="00CE58A0" w:rsidRPr="00DF18C3" w:rsidRDefault="00CE58A0" w:rsidP="00CE58A0">
            <w:pPr>
              <w:spacing w:before="0" w:after="0"/>
              <w:ind w:left="0" w:right="0"/>
              <w:jc w:val="right"/>
              <w:textAlignment w:val="center"/>
              <w:rPr>
                <w:rFonts w:ascii="Arial Narrow" w:hAnsi="Arial Narrow"/>
                <w:sz w:val="18"/>
                <w:szCs w:val="18"/>
              </w:rPr>
            </w:pPr>
            <w:ins w:id="1621" w:author="作者" w:date="2024-07-05T11:58:00Z">
              <w:r w:rsidRPr="00DF18C3">
                <w:rPr>
                  <w:rFonts w:ascii="Arial Narrow" w:hAnsi="Arial Narrow"/>
                  <w:sz w:val="18"/>
                  <w:szCs w:val="18"/>
                </w:rPr>
                <w:t>25,502,472.38</w:t>
              </w:r>
            </w:ins>
            <w:ins w:id="1622" w:author="admin" w:date="2024-07-03T15:34:00Z">
              <w:del w:id="1623" w:author="作者" w:date="2024-07-05T11:58:00Z">
                <w:r w:rsidRPr="00DF18C3" w:rsidDel="00C20E37">
                  <w:rPr>
                    <w:rFonts w:ascii="Arial Narrow" w:hAnsi="Arial Narrow"/>
                    <w:sz w:val="18"/>
                    <w:szCs w:val="18"/>
                  </w:rPr>
                  <w:delText>27,498,989.52</w:delText>
                </w:r>
              </w:del>
            </w:ins>
            <w:del w:id="1624" w:author="作者" w:date="2024-07-05T11:58:00Z">
              <w:r w:rsidRPr="00DF18C3" w:rsidDel="00C20E37">
                <w:rPr>
                  <w:rFonts w:ascii="Arial Narrow" w:hAnsi="Arial Narrow"/>
                  <w:sz w:val="18"/>
                  <w:szCs w:val="18"/>
                </w:rPr>
                <w:delText xml:space="preserve">0.00 </w:delText>
              </w:r>
            </w:del>
          </w:p>
        </w:tc>
        <w:tc>
          <w:tcPr>
            <w:tcW w:w="2035" w:type="dxa"/>
            <w:tcBorders>
              <w:top w:val="single" w:sz="4" w:space="0" w:color="auto"/>
              <w:left w:val="single" w:sz="4" w:space="0" w:color="auto"/>
              <w:bottom w:val="single" w:sz="4" w:space="0" w:color="auto"/>
              <w:right w:val="single" w:sz="4" w:space="0" w:color="auto"/>
            </w:tcBorders>
            <w:tcPrChange w:id="1625" w:author="作者" w:date="2024-07-05T11:58:00Z">
              <w:tcPr>
                <w:tcW w:w="2035" w:type="dxa"/>
                <w:tcBorders>
                  <w:top w:val="single" w:sz="4" w:space="0" w:color="auto"/>
                  <w:left w:val="single" w:sz="4" w:space="0" w:color="auto"/>
                  <w:bottom w:val="single" w:sz="4" w:space="0" w:color="auto"/>
                  <w:right w:val="single" w:sz="4" w:space="0" w:color="auto"/>
                </w:tcBorders>
              </w:tcPr>
            </w:tcPrChange>
          </w:tcPr>
          <w:p w14:paraId="1C86D366" w14:textId="6BBB6166" w:rsidR="00CE58A0" w:rsidRPr="00CE58A0" w:rsidRDefault="00CE58A0" w:rsidP="00CE58A0">
            <w:pPr>
              <w:spacing w:before="0" w:after="0"/>
              <w:ind w:left="0" w:right="0"/>
              <w:jc w:val="right"/>
              <w:textAlignment w:val="center"/>
              <w:rPr>
                <w:rFonts w:ascii="Arial Narrow" w:hAnsi="Arial Narrow"/>
                <w:sz w:val="18"/>
                <w:szCs w:val="18"/>
              </w:rPr>
            </w:pPr>
            <w:ins w:id="1626" w:author="作者" w:date="2024-07-05T12:12:00Z">
              <w:r w:rsidRPr="00CE58A0">
                <w:rPr>
                  <w:rFonts w:ascii="Arial Narrow" w:hAnsi="Arial Narrow"/>
                  <w:sz w:val="18"/>
                  <w:szCs w:val="18"/>
                </w:rPr>
                <w:t xml:space="preserve">55,298,620.54 </w:t>
              </w:r>
            </w:ins>
            <w:ins w:id="1627" w:author="admin" w:date="2024-07-03T14:35:00Z">
              <w:del w:id="1628" w:author="作者" w:date="2024-07-05T11:58:00Z">
                <w:r w:rsidRPr="00CE58A0" w:rsidDel="00C20E37">
                  <w:rPr>
                    <w:rFonts w:ascii="Arial Narrow" w:hAnsi="Arial Narrow"/>
                    <w:sz w:val="18"/>
                    <w:szCs w:val="18"/>
                  </w:rPr>
                  <w:delText xml:space="preserve">55,298,620.54 </w:delText>
                </w:r>
              </w:del>
            </w:ins>
            <w:del w:id="1629" w:author="作者" w:date="2024-07-05T11:58:00Z">
              <w:r w:rsidRPr="00CE58A0" w:rsidDel="00C20E37">
                <w:rPr>
                  <w:rFonts w:ascii="Arial Narrow" w:hAnsi="Arial Narrow"/>
                  <w:sz w:val="18"/>
                  <w:szCs w:val="18"/>
                </w:rPr>
                <w:delText>268,789.97</w:delText>
              </w:r>
            </w:del>
          </w:p>
        </w:tc>
      </w:tr>
      <w:tr w:rsidR="00CE58A0" w14:paraId="590C7699" w14:textId="77777777" w:rsidTr="2DD37415">
        <w:tblPrEx>
          <w:tblW w:w="138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1630" w:author="作者" w:date="2024-07-05T11:58:00Z">
            <w:tblPrEx>
              <w:tblW w:w="138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trHeight w:val="283"/>
          <w:trPrChange w:id="1631" w:author="作者" w:date="2024-07-05T11:58:00Z">
            <w:trPr>
              <w:gridAfter w:val="0"/>
              <w:trHeight w:val="283"/>
            </w:trPr>
          </w:trPrChange>
        </w:trPr>
        <w:tc>
          <w:tcPr>
            <w:tcW w:w="3690" w:type="dxa"/>
            <w:tcBorders>
              <w:top w:val="single" w:sz="4" w:space="0" w:color="auto"/>
              <w:left w:val="single" w:sz="4" w:space="0" w:color="auto"/>
              <w:bottom w:val="single" w:sz="4" w:space="0" w:color="auto"/>
              <w:right w:val="single" w:sz="4" w:space="0" w:color="auto"/>
            </w:tcBorders>
            <w:vAlign w:val="center"/>
            <w:tcPrChange w:id="1632" w:author="作者" w:date="2024-07-05T11:58:00Z">
              <w:tcPr>
                <w:tcW w:w="3690" w:type="dxa"/>
                <w:tcBorders>
                  <w:top w:val="single" w:sz="4" w:space="0" w:color="auto"/>
                  <w:left w:val="single" w:sz="4" w:space="0" w:color="auto"/>
                  <w:bottom w:val="single" w:sz="4" w:space="0" w:color="auto"/>
                  <w:right w:val="single" w:sz="4" w:space="0" w:color="auto"/>
                </w:tcBorders>
                <w:vAlign w:val="center"/>
              </w:tcPr>
            </w:tcPrChange>
          </w:tcPr>
          <w:p w14:paraId="7B9244D4" w14:textId="3DA58F7E" w:rsidR="00CE58A0" w:rsidRDefault="00CE58A0" w:rsidP="00CE58A0">
            <w:pPr>
              <w:spacing w:before="0" w:after="0"/>
              <w:ind w:left="0" w:right="0" w:firstLineChars="100" w:firstLine="160"/>
              <w:jc w:val="left"/>
              <w:rPr>
                <w:rFonts w:ascii="Arial Narrow" w:eastAsia="仿宋_GB2312" w:hAnsi="Arial Narrow"/>
                <w:color w:val="000000"/>
                <w:sz w:val="16"/>
                <w:szCs w:val="16"/>
              </w:rPr>
            </w:pPr>
            <w:del w:id="1633" w:author="admin" w:date="2024-07-03T14:28:00Z">
              <w:r w:rsidDel="00017F8D">
                <w:rPr>
                  <w:rFonts w:ascii="仿宋_GB2312" w:eastAsia="仿宋_GB2312" w:hAnsi="Arial Narrow"/>
                  <w:color w:val="000000"/>
                  <w:sz w:val="16"/>
                  <w:szCs w:val="16"/>
                </w:rPr>
                <w:delText xml:space="preserve">　</w:delText>
              </w:r>
            </w:del>
            <w:r>
              <w:rPr>
                <w:rFonts w:ascii="仿宋_GB2312" w:eastAsia="仿宋_GB2312" w:hAnsi="Arial Narrow"/>
                <w:color w:val="000000"/>
                <w:sz w:val="16"/>
                <w:szCs w:val="16"/>
              </w:rPr>
              <w:t>管理费用</w:t>
            </w:r>
          </w:p>
        </w:tc>
        <w:tc>
          <w:tcPr>
            <w:tcW w:w="2035" w:type="dxa"/>
            <w:gridSpan w:val="2"/>
            <w:tcBorders>
              <w:top w:val="single" w:sz="4" w:space="0" w:color="auto"/>
              <w:left w:val="single" w:sz="4" w:space="0" w:color="auto"/>
              <w:bottom w:val="single" w:sz="4" w:space="0" w:color="auto"/>
              <w:right w:val="single" w:sz="4" w:space="0" w:color="auto"/>
            </w:tcBorders>
            <w:tcPrChange w:id="1634" w:author="作者" w:date="2024-07-05T11:58:00Z">
              <w:tcPr>
                <w:tcW w:w="2035" w:type="dxa"/>
                <w:tcBorders>
                  <w:top w:val="single" w:sz="4" w:space="0" w:color="auto"/>
                  <w:left w:val="single" w:sz="4" w:space="0" w:color="auto"/>
                  <w:bottom w:val="single" w:sz="4" w:space="0" w:color="auto"/>
                  <w:right w:val="single" w:sz="4" w:space="0" w:color="auto"/>
                </w:tcBorders>
                <w:vAlign w:val="bottom"/>
              </w:tcPr>
            </w:tcPrChange>
          </w:tcPr>
          <w:p w14:paraId="35677B51" w14:textId="32A1DB11" w:rsidR="00CE58A0" w:rsidRPr="00DF18C3" w:rsidRDefault="00CE58A0" w:rsidP="00CE58A0">
            <w:pPr>
              <w:spacing w:before="0" w:after="0"/>
              <w:ind w:left="0" w:right="0"/>
              <w:jc w:val="right"/>
              <w:textAlignment w:val="center"/>
              <w:rPr>
                <w:rFonts w:ascii="Arial Narrow" w:hAnsi="Arial Narrow"/>
                <w:sz w:val="18"/>
                <w:szCs w:val="18"/>
              </w:rPr>
            </w:pPr>
            <w:ins w:id="1635" w:author="作者" w:date="2024-07-05T11:58:00Z">
              <w:r w:rsidRPr="00DF18C3">
                <w:rPr>
                  <w:rFonts w:ascii="Arial Narrow" w:hAnsi="Arial Narrow"/>
                  <w:sz w:val="18"/>
                  <w:szCs w:val="18"/>
                </w:rPr>
                <w:t>18,827,110.76</w:t>
              </w:r>
            </w:ins>
            <w:ins w:id="1636" w:author="admin" w:date="2024-07-03T14:29:00Z">
              <w:del w:id="1637" w:author="作者" w:date="2024-07-05T11:58:00Z">
                <w:r w:rsidRPr="00DF18C3" w:rsidDel="00C20E37">
                  <w:rPr>
                    <w:rFonts w:ascii="Arial Narrow" w:hAnsi="Arial Narrow"/>
                    <w:sz w:val="18"/>
                    <w:szCs w:val="18"/>
                  </w:rPr>
                  <w:delText xml:space="preserve">12,326,204.41 </w:delText>
                </w:r>
              </w:del>
            </w:ins>
            <w:del w:id="1638" w:author="作者" w:date="2024-07-05T11:58:00Z">
              <w:r w:rsidRPr="00DF18C3" w:rsidDel="00C20E37">
                <w:rPr>
                  <w:rFonts w:ascii="Arial Narrow" w:hAnsi="Arial Narrow"/>
                  <w:sz w:val="18"/>
                  <w:szCs w:val="18"/>
                </w:rPr>
                <w:delText>35,422.42</w:delText>
              </w:r>
            </w:del>
          </w:p>
        </w:tc>
        <w:tc>
          <w:tcPr>
            <w:tcW w:w="2035" w:type="dxa"/>
            <w:tcBorders>
              <w:top w:val="single" w:sz="4" w:space="0" w:color="auto"/>
              <w:left w:val="single" w:sz="4" w:space="0" w:color="auto"/>
              <w:bottom w:val="single" w:sz="4" w:space="0" w:color="auto"/>
              <w:right w:val="single" w:sz="4" w:space="0" w:color="auto"/>
            </w:tcBorders>
            <w:tcPrChange w:id="1639" w:author="作者" w:date="2024-07-05T11:58:00Z">
              <w:tcPr>
                <w:tcW w:w="2035" w:type="dxa"/>
                <w:tcBorders>
                  <w:top w:val="single" w:sz="4" w:space="0" w:color="auto"/>
                  <w:left w:val="single" w:sz="4" w:space="0" w:color="auto"/>
                  <w:bottom w:val="single" w:sz="4" w:space="0" w:color="auto"/>
                  <w:right w:val="single" w:sz="4" w:space="0" w:color="auto"/>
                </w:tcBorders>
                <w:vAlign w:val="bottom"/>
              </w:tcPr>
            </w:tcPrChange>
          </w:tcPr>
          <w:p w14:paraId="5DF2A778" w14:textId="79C16228" w:rsidR="00CE58A0" w:rsidRPr="00DF18C3" w:rsidRDefault="00CE58A0" w:rsidP="00CE58A0">
            <w:pPr>
              <w:spacing w:before="0" w:after="0"/>
              <w:ind w:left="0" w:right="0"/>
              <w:jc w:val="right"/>
              <w:textAlignment w:val="center"/>
              <w:rPr>
                <w:rFonts w:ascii="Arial Narrow" w:hAnsi="Arial Narrow"/>
                <w:sz w:val="18"/>
                <w:szCs w:val="18"/>
              </w:rPr>
            </w:pPr>
            <w:ins w:id="1640" w:author="作者" w:date="2024-07-05T11:58:00Z">
              <w:r w:rsidRPr="00DF18C3">
                <w:rPr>
                  <w:rFonts w:ascii="Arial Narrow" w:hAnsi="Arial Narrow"/>
                  <w:sz w:val="18"/>
                  <w:szCs w:val="18"/>
                </w:rPr>
                <w:t>19,723,636.43</w:t>
              </w:r>
            </w:ins>
            <w:ins w:id="1641" w:author="admin" w:date="2024-07-03T14:29:00Z">
              <w:del w:id="1642" w:author="作者" w:date="2024-07-05T11:58:00Z">
                <w:r w:rsidRPr="00DF18C3" w:rsidDel="00C20E37">
                  <w:rPr>
                    <w:rFonts w:ascii="Arial Narrow" w:hAnsi="Arial Narrow"/>
                    <w:sz w:val="18"/>
                    <w:szCs w:val="18"/>
                  </w:rPr>
                  <w:delText xml:space="preserve">14,796,251.73 </w:delText>
                </w:r>
              </w:del>
            </w:ins>
            <w:del w:id="1643" w:author="作者" w:date="2024-07-05T11:58:00Z">
              <w:r w:rsidRPr="00DF18C3" w:rsidDel="00C20E37">
                <w:rPr>
                  <w:rFonts w:ascii="Arial Narrow" w:hAnsi="Arial Narrow"/>
                  <w:sz w:val="18"/>
                  <w:szCs w:val="18"/>
                </w:rPr>
                <w:delText xml:space="preserve">0.00 </w:delText>
              </w:r>
            </w:del>
          </w:p>
        </w:tc>
        <w:tc>
          <w:tcPr>
            <w:tcW w:w="2035" w:type="dxa"/>
            <w:tcBorders>
              <w:top w:val="single" w:sz="4" w:space="0" w:color="auto"/>
              <w:left w:val="single" w:sz="4" w:space="0" w:color="auto"/>
              <w:bottom w:val="single" w:sz="4" w:space="0" w:color="auto"/>
              <w:right w:val="single" w:sz="4" w:space="0" w:color="auto"/>
            </w:tcBorders>
            <w:tcPrChange w:id="1644" w:author="作者" w:date="2024-07-05T11:58:00Z">
              <w:tcPr>
                <w:tcW w:w="2035" w:type="dxa"/>
                <w:tcBorders>
                  <w:top w:val="single" w:sz="4" w:space="0" w:color="auto"/>
                  <w:left w:val="single" w:sz="4" w:space="0" w:color="auto"/>
                  <w:bottom w:val="single" w:sz="4" w:space="0" w:color="auto"/>
                  <w:right w:val="single" w:sz="4" w:space="0" w:color="auto"/>
                </w:tcBorders>
                <w:vAlign w:val="bottom"/>
              </w:tcPr>
            </w:tcPrChange>
          </w:tcPr>
          <w:p w14:paraId="410F86A7" w14:textId="375CC500" w:rsidR="00CE58A0" w:rsidRPr="00DF18C3" w:rsidRDefault="00CE58A0" w:rsidP="00CE58A0">
            <w:pPr>
              <w:spacing w:before="0" w:after="0"/>
              <w:ind w:left="0" w:right="0"/>
              <w:jc w:val="right"/>
              <w:textAlignment w:val="center"/>
              <w:rPr>
                <w:rFonts w:ascii="Arial Narrow" w:hAnsi="Arial Narrow"/>
                <w:sz w:val="18"/>
                <w:szCs w:val="18"/>
              </w:rPr>
            </w:pPr>
            <w:ins w:id="1645" w:author="作者" w:date="2024-07-05T11:58:00Z">
              <w:r w:rsidRPr="00DF18C3">
                <w:rPr>
                  <w:rFonts w:ascii="Arial Narrow" w:hAnsi="Arial Narrow"/>
                  <w:sz w:val="18"/>
                  <w:szCs w:val="18"/>
                </w:rPr>
                <w:t>16,692,367.99</w:t>
              </w:r>
            </w:ins>
            <w:ins w:id="1646" w:author="admin" w:date="2024-07-03T14:29:00Z">
              <w:del w:id="1647" w:author="作者" w:date="2024-07-05T11:58:00Z">
                <w:r w:rsidRPr="00DF18C3" w:rsidDel="00C20E37">
                  <w:rPr>
                    <w:rFonts w:ascii="Arial Narrow" w:hAnsi="Arial Narrow"/>
                    <w:sz w:val="18"/>
                    <w:szCs w:val="18"/>
                  </w:rPr>
                  <w:delText xml:space="preserve">15,939,008.78 </w:delText>
                </w:r>
              </w:del>
            </w:ins>
            <w:del w:id="1648" w:author="作者" w:date="2024-07-05T11:58:00Z">
              <w:r w:rsidRPr="00DF18C3" w:rsidDel="00C20E37">
                <w:rPr>
                  <w:rFonts w:ascii="Arial Narrow" w:hAnsi="Arial Narrow"/>
                  <w:sz w:val="18"/>
                  <w:szCs w:val="18"/>
                </w:rPr>
                <w:delText>1,735,698.53</w:delText>
              </w:r>
            </w:del>
          </w:p>
        </w:tc>
        <w:tc>
          <w:tcPr>
            <w:tcW w:w="2035" w:type="dxa"/>
            <w:gridSpan w:val="2"/>
            <w:tcBorders>
              <w:top w:val="single" w:sz="4" w:space="0" w:color="auto"/>
              <w:left w:val="single" w:sz="4" w:space="0" w:color="auto"/>
              <w:bottom w:val="single" w:sz="4" w:space="0" w:color="auto"/>
              <w:right w:val="single" w:sz="4" w:space="0" w:color="auto"/>
            </w:tcBorders>
            <w:tcPrChange w:id="1649" w:author="作者" w:date="2024-07-05T11:58:00Z">
              <w:tcPr>
                <w:tcW w:w="2035" w:type="dxa"/>
                <w:tcBorders>
                  <w:top w:val="single" w:sz="4" w:space="0" w:color="auto"/>
                  <w:left w:val="single" w:sz="4" w:space="0" w:color="auto"/>
                  <w:bottom w:val="single" w:sz="4" w:space="0" w:color="auto"/>
                  <w:right w:val="single" w:sz="4" w:space="0" w:color="auto"/>
                </w:tcBorders>
                <w:vAlign w:val="bottom"/>
              </w:tcPr>
            </w:tcPrChange>
          </w:tcPr>
          <w:p w14:paraId="0BAD8944" w14:textId="1C46C916" w:rsidR="00CE58A0" w:rsidRPr="00DF18C3" w:rsidRDefault="00CE58A0" w:rsidP="00CE58A0">
            <w:pPr>
              <w:spacing w:before="0" w:after="0"/>
              <w:ind w:left="0" w:right="0"/>
              <w:jc w:val="right"/>
              <w:textAlignment w:val="center"/>
              <w:rPr>
                <w:rFonts w:ascii="Arial Narrow" w:hAnsi="Arial Narrow"/>
                <w:sz w:val="18"/>
                <w:szCs w:val="18"/>
              </w:rPr>
            </w:pPr>
            <w:ins w:id="1650" w:author="作者" w:date="2024-07-05T11:58:00Z">
              <w:r w:rsidRPr="00DF18C3">
                <w:rPr>
                  <w:rFonts w:ascii="Arial Narrow" w:hAnsi="Arial Narrow"/>
                  <w:sz w:val="18"/>
                  <w:szCs w:val="18"/>
                </w:rPr>
                <w:t>30,414,122.78</w:t>
              </w:r>
            </w:ins>
            <w:ins w:id="1651" w:author="admin" w:date="2024-07-03T15:34:00Z">
              <w:del w:id="1652" w:author="作者" w:date="2024-07-05T11:58:00Z">
                <w:r w:rsidRPr="00DF18C3" w:rsidDel="00C20E37">
                  <w:rPr>
                    <w:rFonts w:ascii="Arial Narrow" w:hAnsi="Arial Narrow"/>
                    <w:sz w:val="18"/>
                    <w:szCs w:val="18"/>
                  </w:rPr>
                  <w:delText>42,595,773.04</w:delText>
                </w:r>
              </w:del>
            </w:ins>
            <w:del w:id="1653" w:author="作者" w:date="2024-07-05T11:58:00Z">
              <w:r w:rsidRPr="00DF18C3" w:rsidDel="00C20E37">
                <w:rPr>
                  <w:rFonts w:ascii="Arial Narrow" w:hAnsi="Arial Narrow"/>
                  <w:sz w:val="18"/>
                  <w:szCs w:val="18"/>
                </w:rPr>
                <w:delText xml:space="preserve">0.00 </w:delText>
              </w:r>
            </w:del>
          </w:p>
        </w:tc>
        <w:tc>
          <w:tcPr>
            <w:tcW w:w="2035" w:type="dxa"/>
            <w:tcBorders>
              <w:top w:val="single" w:sz="4" w:space="0" w:color="auto"/>
              <w:left w:val="single" w:sz="4" w:space="0" w:color="auto"/>
              <w:bottom w:val="single" w:sz="4" w:space="0" w:color="auto"/>
              <w:right w:val="single" w:sz="4" w:space="0" w:color="auto"/>
            </w:tcBorders>
            <w:tcPrChange w:id="1654" w:author="作者" w:date="2024-07-05T11:58:00Z">
              <w:tcPr>
                <w:tcW w:w="2035" w:type="dxa"/>
                <w:tcBorders>
                  <w:top w:val="single" w:sz="4" w:space="0" w:color="auto"/>
                  <w:left w:val="single" w:sz="4" w:space="0" w:color="auto"/>
                  <w:bottom w:val="single" w:sz="4" w:space="0" w:color="auto"/>
                  <w:right w:val="single" w:sz="4" w:space="0" w:color="auto"/>
                </w:tcBorders>
              </w:tcPr>
            </w:tcPrChange>
          </w:tcPr>
          <w:p w14:paraId="1B77ABF4" w14:textId="6E40B9BA" w:rsidR="00CE58A0" w:rsidRPr="00CE58A0" w:rsidRDefault="00CE58A0" w:rsidP="00CE58A0">
            <w:pPr>
              <w:spacing w:before="0" w:after="0"/>
              <w:ind w:left="0" w:right="0"/>
              <w:jc w:val="right"/>
              <w:textAlignment w:val="center"/>
              <w:rPr>
                <w:rFonts w:ascii="Arial Narrow" w:hAnsi="Arial Narrow"/>
                <w:sz w:val="18"/>
                <w:szCs w:val="18"/>
              </w:rPr>
            </w:pPr>
            <w:ins w:id="1655" w:author="作者" w:date="2024-07-05T12:12:00Z">
              <w:r w:rsidRPr="00CE58A0">
                <w:rPr>
                  <w:rFonts w:ascii="Arial Narrow" w:hAnsi="Arial Narrow"/>
                  <w:sz w:val="18"/>
                  <w:szCs w:val="18"/>
                </w:rPr>
                <w:t xml:space="preserve">85,657,237.96 </w:t>
              </w:r>
            </w:ins>
            <w:ins w:id="1656" w:author="admin" w:date="2024-07-03T14:35:00Z">
              <w:del w:id="1657" w:author="作者" w:date="2024-07-05T11:58:00Z">
                <w:r w:rsidRPr="00CE58A0" w:rsidDel="00C20E37">
                  <w:rPr>
                    <w:rFonts w:ascii="Arial Narrow" w:hAnsi="Arial Narrow"/>
                    <w:sz w:val="18"/>
                    <w:szCs w:val="18"/>
                  </w:rPr>
                  <w:delText xml:space="preserve">85,657,237.96 </w:delText>
                </w:r>
              </w:del>
            </w:ins>
            <w:del w:id="1658" w:author="作者" w:date="2024-07-05T11:58:00Z">
              <w:r w:rsidRPr="00CE58A0" w:rsidDel="00C20E37">
                <w:rPr>
                  <w:rFonts w:ascii="Arial Narrow" w:hAnsi="Arial Narrow"/>
                  <w:sz w:val="18"/>
                  <w:szCs w:val="18"/>
                </w:rPr>
                <w:delText>1,771,120.95</w:delText>
              </w:r>
            </w:del>
          </w:p>
        </w:tc>
      </w:tr>
      <w:tr w:rsidR="00CE58A0" w14:paraId="137630F4" w14:textId="77777777" w:rsidTr="2DD37415">
        <w:tblPrEx>
          <w:tblW w:w="138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1659" w:author="作者" w:date="2024-07-05T11:58:00Z">
            <w:tblPrEx>
              <w:tblW w:w="138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trHeight w:val="283"/>
          <w:trPrChange w:id="1660" w:author="作者" w:date="2024-07-05T11:58:00Z">
            <w:trPr>
              <w:gridAfter w:val="0"/>
              <w:trHeight w:val="283"/>
            </w:trPr>
          </w:trPrChange>
        </w:trPr>
        <w:tc>
          <w:tcPr>
            <w:tcW w:w="3690" w:type="dxa"/>
            <w:tcBorders>
              <w:top w:val="single" w:sz="4" w:space="0" w:color="auto"/>
              <w:left w:val="single" w:sz="4" w:space="0" w:color="auto"/>
              <w:bottom w:val="single" w:sz="4" w:space="0" w:color="auto"/>
              <w:right w:val="single" w:sz="4" w:space="0" w:color="auto"/>
            </w:tcBorders>
            <w:vAlign w:val="center"/>
            <w:tcPrChange w:id="1661" w:author="作者" w:date="2024-07-05T11:58:00Z">
              <w:tcPr>
                <w:tcW w:w="3690" w:type="dxa"/>
                <w:tcBorders>
                  <w:top w:val="single" w:sz="4" w:space="0" w:color="auto"/>
                  <w:left w:val="single" w:sz="4" w:space="0" w:color="auto"/>
                  <w:bottom w:val="single" w:sz="4" w:space="0" w:color="auto"/>
                  <w:right w:val="single" w:sz="4" w:space="0" w:color="auto"/>
                </w:tcBorders>
                <w:vAlign w:val="center"/>
              </w:tcPr>
            </w:tcPrChange>
          </w:tcPr>
          <w:p w14:paraId="4E2EA5F2" w14:textId="79A08FCF" w:rsidR="00CE58A0" w:rsidRDefault="00CE58A0" w:rsidP="00CE58A0">
            <w:pPr>
              <w:spacing w:before="0" w:after="0"/>
              <w:ind w:left="0" w:right="0" w:firstLineChars="100" w:firstLine="160"/>
              <w:jc w:val="left"/>
              <w:rPr>
                <w:rFonts w:ascii="Arial Narrow" w:eastAsia="仿宋_GB2312" w:hAnsi="Arial Narrow"/>
                <w:color w:val="000000"/>
                <w:sz w:val="16"/>
                <w:szCs w:val="16"/>
              </w:rPr>
            </w:pPr>
            <w:del w:id="1662" w:author="admin" w:date="2024-07-03T14:28:00Z">
              <w:r w:rsidDel="00017F8D">
                <w:rPr>
                  <w:rFonts w:ascii="仿宋_GB2312" w:eastAsia="仿宋_GB2312" w:hAnsi="Arial Narrow"/>
                  <w:color w:val="000000"/>
                  <w:sz w:val="16"/>
                  <w:szCs w:val="16"/>
                </w:rPr>
                <w:delText xml:space="preserve">　</w:delText>
              </w:r>
            </w:del>
            <w:r>
              <w:rPr>
                <w:rFonts w:ascii="仿宋_GB2312" w:eastAsia="仿宋_GB2312" w:hAnsi="Arial Narrow"/>
                <w:color w:val="000000"/>
                <w:sz w:val="16"/>
                <w:szCs w:val="16"/>
              </w:rPr>
              <w:t>财务费用</w:t>
            </w:r>
          </w:p>
        </w:tc>
        <w:tc>
          <w:tcPr>
            <w:tcW w:w="2035" w:type="dxa"/>
            <w:gridSpan w:val="2"/>
            <w:tcBorders>
              <w:top w:val="single" w:sz="4" w:space="0" w:color="auto"/>
              <w:left w:val="single" w:sz="4" w:space="0" w:color="auto"/>
              <w:bottom w:val="single" w:sz="4" w:space="0" w:color="auto"/>
              <w:right w:val="single" w:sz="4" w:space="0" w:color="auto"/>
            </w:tcBorders>
            <w:tcPrChange w:id="1663" w:author="作者" w:date="2024-07-05T11:58:00Z">
              <w:tcPr>
                <w:tcW w:w="2035" w:type="dxa"/>
                <w:tcBorders>
                  <w:top w:val="single" w:sz="4" w:space="0" w:color="auto"/>
                  <w:left w:val="single" w:sz="4" w:space="0" w:color="auto"/>
                  <w:bottom w:val="single" w:sz="4" w:space="0" w:color="auto"/>
                  <w:right w:val="single" w:sz="4" w:space="0" w:color="auto"/>
                </w:tcBorders>
                <w:vAlign w:val="bottom"/>
              </w:tcPr>
            </w:tcPrChange>
          </w:tcPr>
          <w:p w14:paraId="6EA11100" w14:textId="2D7990F5" w:rsidR="00CE58A0" w:rsidRPr="00DF18C3" w:rsidRDefault="00CE58A0" w:rsidP="00CE58A0">
            <w:pPr>
              <w:spacing w:before="0" w:after="0"/>
              <w:ind w:left="0" w:right="0"/>
              <w:jc w:val="right"/>
              <w:textAlignment w:val="center"/>
              <w:rPr>
                <w:rFonts w:ascii="Arial Narrow" w:hAnsi="Arial Narrow"/>
                <w:sz w:val="18"/>
                <w:szCs w:val="18"/>
              </w:rPr>
            </w:pPr>
            <w:ins w:id="1664" w:author="作者" w:date="2024-07-05T11:58:00Z">
              <w:r w:rsidRPr="00DF18C3">
                <w:rPr>
                  <w:rFonts w:ascii="Arial Narrow" w:hAnsi="Arial Narrow"/>
                  <w:sz w:val="18"/>
                  <w:szCs w:val="18"/>
                </w:rPr>
                <w:t>-90,733.64</w:t>
              </w:r>
            </w:ins>
            <w:ins w:id="1665" w:author="admin" w:date="2024-07-03T14:29:00Z">
              <w:del w:id="1666" w:author="作者" w:date="2024-07-05T11:58:00Z">
                <w:r w:rsidRPr="00DF18C3" w:rsidDel="00C20E37">
                  <w:rPr>
                    <w:rFonts w:ascii="Arial Narrow" w:hAnsi="Arial Narrow"/>
                    <w:sz w:val="18"/>
                    <w:szCs w:val="18"/>
                  </w:rPr>
                  <w:delText xml:space="preserve">-71,102.08 </w:delText>
                </w:r>
              </w:del>
            </w:ins>
            <w:del w:id="1667" w:author="作者" w:date="2024-07-05T11:58:00Z">
              <w:r w:rsidRPr="00DF18C3" w:rsidDel="00C20E37">
                <w:rPr>
                  <w:rFonts w:ascii="Arial Narrow" w:hAnsi="Arial Narrow"/>
                  <w:sz w:val="18"/>
                  <w:szCs w:val="18"/>
                </w:rPr>
                <w:delText>26,378.88</w:delText>
              </w:r>
            </w:del>
          </w:p>
        </w:tc>
        <w:tc>
          <w:tcPr>
            <w:tcW w:w="2035" w:type="dxa"/>
            <w:tcBorders>
              <w:top w:val="single" w:sz="4" w:space="0" w:color="auto"/>
              <w:left w:val="single" w:sz="4" w:space="0" w:color="auto"/>
              <w:bottom w:val="single" w:sz="4" w:space="0" w:color="auto"/>
              <w:right w:val="single" w:sz="4" w:space="0" w:color="auto"/>
            </w:tcBorders>
            <w:tcPrChange w:id="1668" w:author="作者" w:date="2024-07-05T11:58:00Z">
              <w:tcPr>
                <w:tcW w:w="2035" w:type="dxa"/>
                <w:tcBorders>
                  <w:top w:val="single" w:sz="4" w:space="0" w:color="auto"/>
                  <w:left w:val="single" w:sz="4" w:space="0" w:color="auto"/>
                  <w:bottom w:val="single" w:sz="4" w:space="0" w:color="auto"/>
                  <w:right w:val="single" w:sz="4" w:space="0" w:color="auto"/>
                </w:tcBorders>
                <w:vAlign w:val="bottom"/>
              </w:tcPr>
            </w:tcPrChange>
          </w:tcPr>
          <w:p w14:paraId="34160FE8" w14:textId="5DE83AB6" w:rsidR="00CE58A0" w:rsidRPr="00DF18C3" w:rsidRDefault="00CE58A0" w:rsidP="00CE58A0">
            <w:pPr>
              <w:spacing w:before="0" w:after="0"/>
              <w:ind w:left="0" w:right="0"/>
              <w:jc w:val="right"/>
              <w:textAlignment w:val="center"/>
              <w:rPr>
                <w:rFonts w:ascii="Arial Narrow" w:hAnsi="Arial Narrow"/>
                <w:sz w:val="18"/>
                <w:szCs w:val="18"/>
              </w:rPr>
            </w:pPr>
            <w:ins w:id="1669" w:author="作者" w:date="2024-07-05T11:58:00Z">
              <w:r w:rsidRPr="00DF18C3">
                <w:rPr>
                  <w:rFonts w:ascii="Arial Narrow" w:hAnsi="Arial Narrow"/>
                  <w:sz w:val="18"/>
                  <w:szCs w:val="18"/>
                </w:rPr>
                <w:t>-95,054.27</w:t>
              </w:r>
            </w:ins>
            <w:ins w:id="1670" w:author="admin" w:date="2024-07-03T14:29:00Z">
              <w:del w:id="1671" w:author="作者" w:date="2024-07-05T11:58:00Z">
                <w:r w:rsidRPr="00DF18C3" w:rsidDel="00C20E37">
                  <w:rPr>
                    <w:rFonts w:ascii="Arial Narrow" w:hAnsi="Arial Narrow"/>
                    <w:sz w:val="18"/>
                    <w:szCs w:val="18"/>
                  </w:rPr>
                  <w:delText xml:space="preserve">-85,350.22 </w:delText>
                </w:r>
              </w:del>
            </w:ins>
            <w:del w:id="1672" w:author="作者" w:date="2024-07-05T11:58:00Z">
              <w:r w:rsidRPr="00DF18C3" w:rsidDel="00C20E37">
                <w:rPr>
                  <w:rFonts w:ascii="Arial Narrow" w:hAnsi="Arial Narrow"/>
                  <w:sz w:val="18"/>
                  <w:szCs w:val="18"/>
                </w:rPr>
                <w:delText xml:space="preserve">0.00 </w:delText>
              </w:r>
            </w:del>
          </w:p>
        </w:tc>
        <w:tc>
          <w:tcPr>
            <w:tcW w:w="2035" w:type="dxa"/>
            <w:tcBorders>
              <w:top w:val="single" w:sz="4" w:space="0" w:color="auto"/>
              <w:left w:val="single" w:sz="4" w:space="0" w:color="auto"/>
              <w:bottom w:val="single" w:sz="4" w:space="0" w:color="auto"/>
              <w:right w:val="single" w:sz="4" w:space="0" w:color="auto"/>
            </w:tcBorders>
            <w:tcPrChange w:id="1673" w:author="作者" w:date="2024-07-05T11:58:00Z">
              <w:tcPr>
                <w:tcW w:w="2035" w:type="dxa"/>
                <w:tcBorders>
                  <w:top w:val="single" w:sz="4" w:space="0" w:color="auto"/>
                  <w:left w:val="single" w:sz="4" w:space="0" w:color="auto"/>
                  <w:bottom w:val="single" w:sz="4" w:space="0" w:color="auto"/>
                  <w:right w:val="single" w:sz="4" w:space="0" w:color="auto"/>
                </w:tcBorders>
                <w:vAlign w:val="bottom"/>
              </w:tcPr>
            </w:tcPrChange>
          </w:tcPr>
          <w:p w14:paraId="4D6D0821" w14:textId="148F7774" w:rsidR="00CE58A0" w:rsidRPr="00DF18C3" w:rsidRDefault="00CE58A0" w:rsidP="00CE58A0">
            <w:pPr>
              <w:spacing w:before="0" w:after="0"/>
              <w:ind w:left="0" w:right="0"/>
              <w:jc w:val="right"/>
              <w:textAlignment w:val="center"/>
              <w:rPr>
                <w:rFonts w:ascii="Arial Narrow" w:hAnsi="Arial Narrow"/>
                <w:sz w:val="18"/>
                <w:szCs w:val="18"/>
              </w:rPr>
            </w:pPr>
            <w:ins w:id="1674" w:author="作者" w:date="2024-07-05T11:58:00Z">
              <w:r w:rsidRPr="00DF18C3">
                <w:rPr>
                  <w:rFonts w:ascii="Arial Narrow" w:hAnsi="Arial Narrow"/>
                  <w:sz w:val="18"/>
                  <w:szCs w:val="18"/>
                </w:rPr>
                <w:t>-80,445.66</w:t>
              </w:r>
            </w:ins>
            <w:ins w:id="1675" w:author="admin" w:date="2024-07-03T14:29:00Z">
              <w:del w:id="1676" w:author="作者" w:date="2024-07-05T11:58:00Z">
                <w:r w:rsidRPr="00DF18C3" w:rsidDel="00C20E37">
                  <w:rPr>
                    <w:rFonts w:ascii="Arial Narrow" w:hAnsi="Arial Narrow"/>
                    <w:sz w:val="18"/>
                    <w:szCs w:val="18"/>
                  </w:rPr>
                  <w:delText xml:space="preserve">-91,942.06 </w:delText>
                </w:r>
              </w:del>
            </w:ins>
            <w:del w:id="1677" w:author="作者" w:date="2024-07-05T11:58:00Z">
              <w:r w:rsidRPr="00DF18C3" w:rsidDel="00C20E37">
                <w:rPr>
                  <w:rFonts w:ascii="Arial Narrow" w:hAnsi="Arial Narrow"/>
                  <w:sz w:val="18"/>
                  <w:szCs w:val="18"/>
                </w:rPr>
                <w:delText>1,292,564.87</w:delText>
              </w:r>
            </w:del>
          </w:p>
        </w:tc>
        <w:tc>
          <w:tcPr>
            <w:tcW w:w="2035" w:type="dxa"/>
            <w:gridSpan w:val="2"/>
            <w:tcBorders>
              <w:top w:val="single" w:sz="4" w:space="0" w:color="auto"/>
              <w:left w:val="single" w:sz="4" w:space="0" w:color="auto"/>
              <w:bottom w:val="single" w:sz="4" w:space="0" w:color="auto"/>
              <w:right w:val="single" w:sz="4" w:space="0" w:color="auto"/>
            </w:tcBorders>
            <w:tcPrChange w:id="1678" w:author="作者" w:date="2024-07-05T11:58:00Z">
              <w:tcPr>
                <w:tcW w:w="2035" w:type="dxa"/>
                <w:tcBorders>
                  <w:top w:val="single" w:sz="4" w:space="0" w:color="auto"/>
                  <w:left w:val="single" w:sz="4" w:space="0" w:color="auto"/>
                  <w:bottom w:val="single" w:sz="4" w:space="0" w:color="auto"/>
                  <w:right w:val="single" w:sz="4" w:space="0" w:color="auto"/>
                </w:tcBorders>
                <w:vAlign w:val="bottom"/>
              </w:tcPr>
            </w:tcPrChange>
          </w:tcPr>
          <w:p w14:paraId="6ADDB373" w14:textId="46BBE2E9" w:rsidR="00CE58A0" w:rsidRPr="00DF18C3" w:rsidRDefault="00CE58A0" w:rsidP="00CE58A0">
            <w:pPr>
              <w:spacing w:before="0" w:after="0"/>
              <w:ind w:left="0" w:right="0"/>
              <w:jc w:val="right"/>
              <w:textAlignment w:val="center"/>
              <w:rPr>
                <w:rFonts w:ascii="Arial Narrow" w:hAnsi="Arial Narrow"/>
                <w:sz w:val="18"/>
                <w:szCs w:val="18"/>
              </w:rPr>
            </w:pPr>
            <w:ins w:id="1679" w:author="作者" w:date="2024-07-05T11:58:00Z">
              <w:r w:rsidRPr="00DF18C3">
                <w:rPr>
                  <w:rFonts w:ascii="Arial Narrow" w:hAnsi="Arial Narrow"/>
                  <w:sz w:val="18"/>
                  <w:szCs w:val="18"/>
                </w:rPr>
                <w:t>-227,868.85</w:t>
              </w:r>
            </w:ins>
            <w:ins w:id="1680" w:author="admin" w:date="2024-07-03T15:34:00Z">
              <w:del w:id="1681" w:author="作者" w:date="2024-07-05T11:58:00Z">
                <w:r w:rsidRPr="00DF18C3" w:rsidDel="00C20E37">
                  <w:rPr>
                    <w:rFonts w:ascii="Arial Narrow" w:hAnsi="Arial Narrow"/>
                    <w:sz w:val="18"/>
                    <w:szCs w:val="18"/>
                  </w:rPr>
                  <w:delText>-245,708.06</w:delText>
                </w:r>
              </w:del>
            </w:ins>
            <w:del w:id="1682" w:author="作者" w:date="2024-07-05T11:58:00Z">
              <w:r w:rsidRPr="00DF18C3" w:rsidDel="00C20E37">
                <w:rPr>
                  <w:rFonts w:ascii="Arial Narrow" w:hAnsi="Arial Narrow"/>
                  <w:sz w:val="18"/>
                  <w:szCs w:val="18"/>
                </w:rPr>
                <w:delText xml:space="preserve">0.00 </w:delText>
              </w:r>
            </w:del>
          </w:p>
        </w:tc>
        <w:tc>
          <w:tcPr>
            <w:tcW w:w="2035" w:type="dxa"/>
            <w:tcBorders>
              <w:top w:val="single" w:sz="4" w:space="0" w:color="auto"/>
              <w:left w:val="single" w:sz="4" w:space="0" w:color="auto"/>
              <w:bottom w:val="single" w:sz="4" w:space="0" w:color="auto"/>
              <w:right w:val="single" w:sz="4" w:space="0" w:color="auto"/>
            </w:tcBorders>
            <w:tcPrChange w:id="1683" w:author="作者" w:date="2024-07-05T11:58:00Z">
              <w:tcPr>
                <w:tcW w:w="2035" w:type="dxa"/>
                <w:tcBorders>
                  <w:top w:val="single" w:sz="4" w:space="0" w:color="auto"/>
                  <w:left w:val="single" w:sz="4" w:space="0" w:color="auto"/>
                  <w:bottom w:val="single" w:sz="4" w:space="0" w:color="auto"/>
                  <w:right w:val="single" w:sz="4" w:space="0" w:color="auto"/>
                </w:tcBorders>
              </w:tcPr>
            </w:tcPrChange>
          </w:tcPr>
          <w:p w14:paraId="563A3E55" w14:textId="6950358F" w:rsidR="00CE58A0" w:rsidRPr="00CE58A0" w:rsidRDefault="00CE58A0" w:rsidP="00CE58A0">
            <w:pPr>
              <w:spacing w:before="0" w:after="0"/>
              <w:ind w:left="0" w:right="0"/>
              <w:jc w:val="right"/>
              <w:textAlignment w:val="center"/>
              <w:rPr>
                <w:rFonts w:ascii="Arial Narrow" w:hAnsi="Arial Narrow"/>
                <w:sz w:val="18"/>
                <w:szCs w:val="18"/>
              </w:rPr>
            </w:pPr>
            <w:ins w:id="1684" w:author="作者" w:date="2024-07-05T12:13:00Z">
              <w:r>
                <w:rPr>
                  <w:rFonts w:ascii="Arial Narrow" w:hAnsi="Arial Narrow"/>
                  <w:sz w:val="18"/>
                  <w:szCs w:val="18"/>
                </w:rPr>
                <w:t>-</w:t>
              </w:r>
            </w:ins>
            <w:ins w:id="1685" w:author="作者" w:date="2024-07-05T12:12:00Z">
              <w:r w:rsidRPr="00CE58A0">
                <w:rPr>
                  <w:rFonts w:ascii="Arial Narrow" w:hAnsi="Arial Narrow"/>
                  <w:sz w:val="18"/>
                  <w:szCs w:val="18"/>
                </w:rPr>
                <w:t xml:space="preserve">494,102.42 </w:t>
              </w:r>
            </w:ins>
            <w:ins w:id="1686" w:author="admin" w:date="2024-07-03T14:35:00Z">
              <w:del w:id="1687" w:author="作者" w:date="2024-07-05T11:58:00Z">
                <w:r w:rsidRPr="00CE58A0" w:rsidDel="00C20E37">
                  <w:rPr>
                    <w:rFonts w:ascii="Arial Narrow" w:hAnsi="Arial Narrow"/>
                    <w:sz w:val="18"/>
                    <w:szCs w:val="18"/>
                  </w:rPr>
                  <w:delText xml:space="preserve">-494,102.42 </w:delText>
                </w:r>
              </w:del>
            </w:ins>
            <w:del w:id="1688" w:author="作者" w:date="2024-07-05T11:58:00Z">
              <w:r w:rsidRPr="00CE58A0" w:rsidDel="00C20E37">
                <w:rPr>
                  <w:rFonts w:ascii="Arial Narrow" w:hAnsi="Arial Narrow"/>
                  <w:sz w:val="18"/>
                  <w:szCs w:val="18"/>
                </w:rPr>
                <w:delText>1,318,943.75</w:delText>
              </w:r>
            </w:del>
          </w:p>
        </w:tc>
      </w:tr>
      <w:tr w:rsidR="00CE58A0" w14:paraId="6405B1BC" w14:textId="77777777" w:rsidTr="2DD37415">
        <w:tblPrEx>
          <w:tblW w:w="138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1689" w:author="作者" w:date="2024-07-05T11:58:00Z">
            <w:tblPrEx>
              <w:tblW w:w="138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trHeight w:val="283"/>
          <w:trPrChange w:id="1690" w:author="作者" w:date="2024-07-05T11:58:00Z">
            <w:trPr>
              <w:gridAfter w:val="0"/>
              <w:trHeight w:val="283"/>
            </w:trPr>
          </w:trPrChange>
        </w:trPr>
        <w:tc>
          <w:tcPr>
            <w:tcW w:w="3690" w:type="dxa"/>
            <w:tcBorders>
              <w:top w:val="single" w:sz="4" w:space="0" w:color="auto"/>
              <w:left w:val="single" w:sz="4" w:space="0" w:color="auto"/>
              <w:bottom w:val="single" w:sz="4" w:space="0" w:color="auto"/>
              <w:right w:val="single" w:sz="4" w:space="0" w:color="auto"/>
            </w:tcBorders>
            <w:vAlign w:val="center"/>
            <w:tcPrChange w:id="1691" w:author="作者" w:date="2024-07-05T11:58:00Z">
              <w:tcPr>
                <w:tcW w:w="3690" w:type="dxa"/>
                <w:tcBorders>
                  <w:top w:val="single" w:sz="4" w:space="0" w:color="auto"/>
                  <w:left w:val="single" w:sz="4" w:space="0" w:color="auto"/>
                  <w:bottom w:val="single" w:sz="4" w:space="0" w:color="auto"/>
                  <w:right w:val="single" w:sz="4" w:space="0" w:color="auto"/>
                </w:tcBorders>
                <w:vAlign w:val="center"/>
              </w:tcPr>
            </w:tcPrChange>
          </w:tcPr>
          <w:p w14:paraId="3840AD99" w14:textId="71D315BE" w:rsidR="00CE58A0" w:rsidRDefault="00CE58A0" w:rsidP="00CE58A0">
            <w:pPr>
              <w:spacing w:before="0" w:after="0"/>
              <w:ind w:left="0" w:right="0" w:firstLineChars="100" w:firstLine="160"/>
              <w:jc w:val="left"/>
              <w:rPr>
                <w:rFonts w:ascii="Arial Narrow" w:eastAsia="仿宋_GB2312" w:hAnsi="Arial Narrow"/>
                <w:color w:val="000000"/>
                <w:sz w:val="16"/>
                <w:szCs w:val="16"/>
              </w:rPr>
            </w:pPr>
            <w:del w:id="1692" w:author="admin" w:date="2024-07-03T14:28:00Z">
              <w:r w:rsidDel="00017F8D">
                <w:rPr>
                  <w:rFonts w:ascii="仿宋_GB2312" w:eastAsia="仿宋_GB2312" w:hAnsi="Arial Narrow"/>
                  <w:color w:val="000000"/>
                  <w:sz w:val="16"/>
                  <w:szCs w:val="16"/>
                </w:rPr>
                <w:delText xml:space="preserve">　</w:delText>
              </w:r>
            </w:del>
            <w:r>
              <w:rPr>
                <w:rFonts w:ascii="仿宋_GB2312" w:eastAsia="仿宋_GB2312" w:hAnsi="Arial Narrow"/>
                <w:color w:val="000000"/>
                <w:sz w:val="16"/>
                <w:szCs w:val="16"/>
              </w:rPr>
              <w:t>资产减值损失</w:t>
            </w:r>
          </w:p>
        </w:tc>
        <w:tc>
          <w:tcPr>
            <w:tcW w:w="2035" w:type="dxa"/>
            <w:gridSpan w:val="2"/>
            <w:tcBorders>
              <w:top w:val="single" w:sz="4" w:space="0" w:color="auto"/>
              <w:left w:val="single" w:sz="4" w:space="0" w:color="auto"/>
              <w:bottom w:val="single" w:sz="4" w:space="0" w:color="auto"/>
              <w:right w:val="single" w:sz="4" w:space="0" w:color="auto"/>
            </w:tcBorders>
            <w:tcPrChange w:id="1693" w:author="作者" w:date="2024-07-05T11:58:00Z">
              <w:tcPr>
                <w:tcW w:w="2035" w:type="dxa"/>
                <w:tcBorders>
                  <w:top w:val="single" w:sz="4" w:space="0" w:color="auto"/>
                  <w:left w:val="single" w:sz="4" w:space="0" w:color="auto"/>
                  <w:bottom w:val="single" w:sz="4" w:space="0" w:color="auto"/>
                  <w:right w:val="single" w:sz="4" w:space="0" w:color="auto"/>
                </w:tcBorders>
                <w:vAlign w:val="bottom"/>
              </w:tcPr>
            </w:tcPrChange>
          </w:tcPr>
          <w:p w14:paraId="24509FD3" w14:textId="53920035" w:rsidR="00CE58A0" w:rsidRPr="00DF18C3" w:rsidRDefault="00CE58A0" w:rsidP="00CE58A0">
            <w:pPr>
              <w:spacing w:before="0" w:after="0"/>
              <w:ind w:left="0" w:right="0"/>
              <w:jc w:val="right"/>
              <w:textAlignment w:val="center"/>
              <w:rPr>
                <w:rFonts w:ascii="Arial Narrow" w:hAnsi="Arial Narrow"/>
                <w:sz w:val="18"/>
                <w:szCs w:val="18"/>
              </w:rPr>
            </w:pPr>
            <w:ins w:id="1694" w:author="作者" w:date="2024-07-05T11:58:00Z">
              <w:r w:rsidRPr="00DF18C3">
                <w:rPr>
                  <w:rFonts w:ascii="Arial Narrow" w:hAnsi="Arial Narrow"/>
                  <w:sz w:val="18"/>
                  <w:szCs w:val="18"/>
                </w:rPr>
                <w:t>-254,887.96</w:t>
              </w:r>
            </w:ins>
            <w:ins w:id="1695" w:author="admin" w:date="2024-07-03T14:29:00Z">
              <w:del w:id="1696" w:author="作者" w:date="2024-07-05T11:58:00Z">
                <w:r w:rsidRPr="00DF18C3" w:rsidDel="00C20E37">
                  <w:rPr>
                    <w:rFonts w:ascii="Arial Narrow" w:hAnsi="Arial Narrow"/>
                    <w:sz w:val="18"/>
                    <w:szCs w:val="18"/>
                  </w:rPr>
                  <w:delText xml:space="preserve">86,617.19 </w:delText>
                </w:r>
              </w:del>
            </w:ins>
            <w:del w:id="1697" w:author="作者" w:date="2024-07-05T11:58:00Z">
              <w:r w:rsidRPr="00DF18C3" w:rsidDel="00C20E37">
                <w:rPr>
                  <w:rFonts w:ascii="Arial Narrow" w:hAnsi="Arial Narrow"/>
                  <w:sz w:val="18"/>
                  <w:szCs w:val="18"/>
                </w:rPr>
                <w:delText xml:space="preserve">0.00  </w:delText>
              </w:r>
            </w:del>
          </w:p>
        </w:tc>
        <w:tc>
          <w:tcPr>
            <w:tcW w:w="2035" w:type="dxa"/>
            <w:tcBorders>
              <w:top w:val="single" w:sz="4" w:space="0" w:color="auto"/>
              <w:left w:val="single" w:sz="4" w:space="0" w:color="auto"/>
              <w:bottom w:val="single" w:sz="4" w:space="0" w:color="auto"/>
              <w:right w:val="single" w:sz="4" w:space="0" w:color="auto"/>
            </w:tcBorders>
            <w:tcPrChange w:id="1698" w:author="作者" w:date="2024-07-05T11:58:00Z">
              <w:tcPr>
                <w:tcW w:w="2035" w:type="dxa"/>
                <w:tcBorders>
                  <w:top w:val="single" w:sz="4" w:space="0" w:color="auto"/>
                  <w:left w:val="single" w:sz="4" w:space="0" w:color="auto"/>
                  <w:bottom w:val="single" w:sz="4" w:space="0" w:color="auto"/>
                  <w:right w:val="single" w:sz="4" w:space="0" w:color="auto"/>
                </w:tcBorders>
                <w:vAlign w:val="bottom"/>
              </w:tcPr>
            </w:tcPrChange>
          </w:tcPr>
          <w:p w14:paraId="441021F1" w14:textId="42D995E4" w:rsidR="00CE58A0" w:rsidRPr="00DF18C3" w:rsidRDefault="00CE58A0" w:rsidP="00CE58A0">
            <w:pPr>
              <w:spacing w:before="0" w:after="0"/>
              <w:ind w:left="0" w:right="0"/>
              <w:jc w:val="right"/>
              <w:textAlignment w:val="center"/>
              <w:rPr>
                <w:rFonts w:ascii="Arial Narrow" w:hAnsi="Arial Narrow"/>
                <w:sz w:val="18"/>
                <w:szCs w:val="18"/>
              </w:rPr>
            </w:pPr>
            <w:ins w:id="1699" w:author="作者" w:date="2024-07-05T11:58:00Z">
              <w:r w:rsidRPr="00DF18C3">
                <w:rPr>
                  <w:rFonts w:ascii="Arial Narrow" w:hAnsi="Arial Narrow"/>
                  <w:sz w:val="18"/>
                  <w:szCs w:val="18"/>
                </w:rPr>
                <w:t>-267,025.43</w:t>
              </w:r>
            </w:ins>
            <w:ins w:id="1700" w:author="admin" w:date="2024-07-03T14:29:00Z">
              <w:del w:id="1701" w:author="作者" w:date="2024-07-05T11:58:00Z">
                <w:r w:rsidRPr="00DF18C3" w:rsidDel="00C20E37">
                  <w:rPr>
                    <w:rFonts w:ascii="Arial Narrow" w:hAnsi="Arial Narrow"/>
                    <w:sz w:val="18"/>
                    <w:szCs w:val="18"/>
                  </w:rPr>
                  <w:delText xml:space="preserve">103,974.40 </w:delText>
                </w:r>
              </w:del>
            </w:ins>
            <w:del w:id="1702" w:author="作者" w:date="2024-07-05T11:58:00Z">
              <w:r w:rsidRPr="00DF18C3" w:rsidDel="00C20E37">
                <w:rPr>
                  <w:rFonts w:ascii="Arial Narrow" w:hAnsi="Arial Narrow"/>
                  <w:sz w:val="18"/>
                  <w:szCs w:val="18"/>
                </w:rPr>
                <w:delText xml:space="preserve">0.00 </w:delText>
              </w:r>
            </w:del>
          </w:p>
        </w:tc>
        <w:tc>
          <w:tcPr>
            <w:tcW w:w="2035" w:type="dxa"/>
            <w:tcBorders>
              <w:top w:val="single" w:sz="4" w:space="0" w:color="auto"/>
              <w:left w:val="single" w:sz="4" w:space="0" w:color="auto"/>
              <w:bottom w:val="single" w:sz="4" w:space="0" w:color="auto"/>
              <w:right w:val="single" w:sz="4" w:space="0" w:color="auto"/>
            </w:tcBorders>
            <w:tcPrChange w:id="1703" w:author="作者" w:date="2024-07-05T11:58:00Z">
              <w:tcPr>
                <w:tcW w:w="2035" w:type="dxa"/>
                <w:tcBorders>
                  <w:top w:val="single" w:sz="4" w:space="0" w:color="auto"/>
                  <w:left w:val="single" w:sz="4" w:space="0" w:color="auto"/>
                  <w:bottom w:val="single" w:sz="4" w:space="0" w:color="auto"/>
                  <w:right w:val="single" w:sz="4" w:space="0" w:color="auto"/>
                </w:tcBorders>
                <w:vAlign w:val="bottom"/>
              </w:tcPr>
            </w:tcPrChange>
          </w:tcPr>
          <w:p w14:paraId="39F2EE8C" w14:textId="11285660" w:rsidR="00CE58A0" w:rsidRPr="00DF18C3" w:rsidRDefault="00CE58A0" w:rsidP="00CE58A0">
            <w:pPr>
              <w:spacing w:before="0" w:after="0"/>
              <w:ind w:left="0" w:right="0"/>
              <w:jc w:val="right"/>
              <w:textAlignment w:val="center"/>
              <w:rPr>
                <w:rFonts w:ascii="Arial Narrow" w:hAnsi="Arial Narrow"/>
                <w:sz w:val="18"/>
                <w:szCs w:val="18"/>
              </w:rPr>
            </w:pPr>
            <w:ins w:id="1704" w:author="作者" w:date="2024-07-05T11:58:00Z">
              <w:r w:rsidRPr="00DF18C3">
                <w:rPr>
                  <w:rFonts w:ascii="Arial Narrow" w:hAnsi="Arial Narrow"/>
                  <w:sz w:val="18"/>
                  <w:szCs w:val="18"/>
                </w:rPr>
                <w:t>-225,987.07</w:t>
              </w:r>
            </w:ins>
            <w:ins w:id="1705" w:author="admin" w:date="2024-07-03T14:29:00Z">
              <w:del w:id="1706" w:author="作者" w:date="2024-07-05T11:58:00Z">
                <w:r w:rsidRPr="00DF18C3" w:rsidDel="00C20E37">
                  <w:rPr>
                    <w:rFonts w:ascii="Arial Narrow" w:hAnsi="Arial Narrow"/>
                    <w:sz w:val="18"/>
                    <w:szCs w:val="18"/>
                  </w:rPr>
                  <w:delText xml:space="preserve">112,004.64 </w:delText>
                </w:r>
              </w:del>
            </w:ins>
            <w:del w:id="1707" w:author="作者" w:date="2024-07-05T11:58:00Z">
              <w:r w:rsidRPr="00DF18C3" w:rsidDel="00C20E37">
                <w:rPr>
                  <w:rFonts w:ascii="Arial Narrow" w:hAnsi="Arial Narrow"/>
                  <w:sz w:val="18"/>
                  <w:szCs w:val="18"/>
                </w:rPr>
                <w:delText xml:space="preserve">0.00 </w:delText>
              </w:r>
            </w:del>
          </w:p>
        </w:tc>
        <w:tc>
          <w:tcPr>
            <w:tcW w:w="2035" w:type="dxa"/>
            <w:gridSpan w:val="2"/>
            <w:tcBorders>
              <w:top w:val="single" w:sz="4" w:space="0" w:color="auto"/>
              <w:left w:val="single" w:sz="4" w:space="0" w:color="auto"/>
              <w:bottom w:val="single" w:sz="4" w:space="0" w:color="auto"/>
              <w:right w:val="single" w:sz="4" w:space="0" w:color="auto"/>
            </w:tcBorders>
            <w:tcPrChange w:id="1708" w:author="作者" w:date="2024-07-05T11:58:00Z">
              <w:tcPr>
                <w:tcW w:w="2035" w:type="dxa"/>
                <w:tcBorders>
                  <w:top w:val="single" w:sz="4" w:space="0" w:color="auto"/>
                  <w:left w:val="single" w:sz="4" w:space="0" w:color="auto"/>
                  <w:bottom w:val="single" w:sz="4" w:space="0" w:color="auto"/>
                  <w:right w:val="single" w:sz="4" w:space="0" w:color="auto"/>
                </w:tcBorders>
                <w:vAlign w:val="bottom"/>
              </w:tcPr>
            </w:tcPrChange>
          </w:tcPr>
          <w:p w14:paraId="37B63C17" w14:textId="4CB53E94" w:rsidR="00CE58A0" w:rsidRPr="00DF18C3" w:rsidRDefault="00CE58A0" w:rsidP="00CE58A0">
            <w:pPr>
              <w:spacing w:before="0" w:after="0"/>
              <w:ind w:left="0" w:right="0"/>
              <w:jc w:val="right"/>
              <w:textAlignment w:val="center"/>
              <w:rPr>
                <w:rFonts w:ascii="Arial Narrow" w:hAnsi="Arial Narrow"/>
                <w:sz w:val="18"/>
                <w:szCs w:val="18"/>
              </w:rPr>
            </w:pPr>
            <w:ins w:id="1709" w:author="作者" w:date="2024-07-05T11:58:00Z">
              <w:r w:rsidRPr="00DF18C3">
                <w:rPr>
                  <w:rFonts w:ascii="Arial Narrow" w:hAnsi="Arial Narrow"/>
                  <w:sz w:val="18"/>
                  <w:szCs w:val="18"/>
                </w:rPr>
                <w:t>-640,126.73</w:t>
              </w:r>
            </w:ins>
            <w:ins w:id="1710" w:author="admin" w:date="2024-07-03T15:34:00Z">
              <w:del w:id="1711" w:author="作者" w:date="2024-07-05T11:58:00Z">
                <w:r w:rsidRPr="00DF18C3" w:rsidDel="00C20E37">
                  <w:rPr>
                    <w:rFonts w:ascii="Arial Narrow" w:hAnsi="Arial Narrow"/>
                    <w:sz w:val="18"/>
                    <w:szCs w:val="18"/>
                  </w:rPr>
                  <w:delText>-299,323.77</w:delText>
                </w:r>
              </w:del>
            </w:ins>
            <w:del w:id="1712" w:author="作者" w:date="2024-07-05T11:58:00Z">
              <w:r w:rsidRPr="00DF18C3" w:rsidDel="00C20E37">
                <w:rPr>
                  <w:rFonts w:ascii="Arial Narrow" w:hAnsi="Arial Narrow"/>
                  <w:sz w:val="18"/>
                  <w:szCs w:val="18"/>
                </w:rPr>
                <w:delText xml:space="preserve">0.00 </w:delText>
              </w:r>
            </w:del>
          </w:p>
        </w:tc>
        <w:tc>
          <w:tcPr>
            <w:tcW w:w="2035" w:type="dxa"/>
            <w:tcBorders>
              <w:top w:val="single" w:sz="4" w:space="0" w:color="auto"/>
              <w:left w:val="single" w:sz="4" w:space="0" w:color="auto"/>
              <w:bottom w:val="single" w:sz="4" w:space="0" w:color="auto"/>
              <w:right w:val="single" w:sz="4" w:space="0" w:color="auto"/>
            </w:tcBorders>
            <w:tcPrChange w:id="1713" w:author="作者" w:date="2024-07-05T11:58:00Z">
              <w:tcPr>
                <w:tcW w:w="2035" w:type="dxa"/>
                <w:tcBorders>
                  <w:top w:val="single" w:sz="4" w:space="0" w:color="auto"/>
                  <w:left w:val="single" w:sz="4" w:space="0" w:color="auto"/>
                  <w:bottom w:val="single" w:sz="4" w:space="0" w:color="auto"/>
                  <w:right w:val="single" w:sz="4" w:space="0" w:color="auto"/>
                </w:tcBorders>
              </w:tcPr>
            </w:tcPrChange>
          </w:tcPr>
          <w:p w14:paraId="652BFFEA" w14:textId="6D8C3EA3" w:rsidR="00CE58A0" w:rsidRPr="00CE58A0" w:rsidRDefault="00CE58A0" w:rsidP="00CE58A0">
            <w:pPr>
              <w:spacing w:before="0" w:after="0"/>
              <w:ind w:left="0" w:right="0"/>
              <w:jc w:val="right"/>
              <w:textAlignment w:val="center"/>
              <w:rPr>
                <w:rFonts w:ascii="Arial Narrow" w:hAnsi="Arial Narrow"/>
                <w:sz w:val="18"/>
                <w:szCs w:val="18"/>
              </w:rPr>
            </w:pPr>
            <w:ins w:id="1714" w:author="作者" w:date="2024-07-05T12:12:00Z">
              <w:r w:rsidRPr="00CE58A0">
                <w:rPr>
                  <w:rFonts w:ascii="Arial Narrow" w:hAnsi="Arial Narrow"/>
                  <w:sz w:val="18"/>
                  <w:szCs w:val="18"/>
                </w:rPr>
                <w:t xml:space="preserve">-1,388,027.19 </w:t>
              </w:r>
            </w:ins>
            <w:ins w:id="1715" w:author="admin" w:date="2024-07-03T14:35:00Z">
              <w:del w:id="1716" w:author="作者" w:date="2024-07-05T11:58:00Z">
                <w:r w:rsidRPr="00CE58A0" w:rsidDel="00C20E37">
                  <w:rPr>
                    <w:rFonts w:ascii="Arial Narrow" w:hAnsi="Arial Narrow"/>
                    <w:sz w:val="18"/>
                    <w:szCs w:val="18"/>
                  </w:rPr>
                  <w:delText xml:space="preserve">601,920.00 </w:delText>
                </w:r>
              </w:del>
            </w:ins>
            <w:del w:id="1717" w:author="作者" w:date="2024-07-05T11:58:00Z">
              <w:r w:rsidRPr="00CE58A0" w:rsidDel="00C20E37">
                <w:rPr>
                  <w:rFonts w:ascii="Arial Narrow" w:hAnsi="Arial Narrow"/>
                  <w:sz w:val="18"/>
                  <w:szCs w:val="18"/>
                </w:rPr>
                <w:delText xml:space="preserve">0.00 </w:delText>
              </w:r>
            </w:del>
          </w:p>
        </w:tc>
      </w:tr>
      <w:tr w:rsidR="00CE58A0" w14:paraId="6502353E" w14:textId="77777777" w:rsidTr="2DD37415">
        <w:tblPrEx>
          <w:tblW w:w="138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1718" w:author="作者" w:date="2024-07-05T11:58:00Z">
            <w:tblPrEx>
              <w:tblW w:w="138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trHeight w:val="283"/>
          <w:trPrChange w:id="1719" w:author="作者" w:date="2024-07-05T11:58:00Z">
            <w:trPr>
              <w:gridAfter w:val="0"/>
              <w:trHeight w:val="283"/>
            </w:trPr>
          </w:trPrChange>
        </w:trPr>
        <w:tc>
          <w:tcPr>
            <w:tcW w:w="3690" w:type="dxa"/>
            <w:tcBorders>
              <w:top w:val="single" w:sz="4" w:space="0" w:color="auto"/>
              <w:left w:val="single" w:sz="4" w:space="0" w:color="auto"/>
              <w:bottom w:val="single" w:sz="4" w:space="0" w:color="auto"/>
              <w:right w:val="single" w:sz="4" w:space="0" w:color="auto"/>
            </w:tcBorders>
            <w:vAlign w:val="center"/>
            <w:tcPrChange w:id="1720" w:author="作者" w:date="2024-07-05T11:58:00Z">
              <w:tcPr>
                <w:tcW w:w="3690" w:type="dxa"/>
                <w:tcBorders>
                  <w:top w:val="single" w:sz="4" w:space="0" w:color="auto"/>
                  <w:left w:val="single" w:sz="4" w:space="0" w:color="auto"/>
                  <w:bottom w:val="single" w:sz="4" w:space="0" w:color="auto"/>
                  <w:right w:val="single" w:sz="4" w:space="0" w:color="auto"/>
                </w:tcBorders>
                <w:vAlign w:val="center"/>
              </w:tcPr>
            </w:tcPrChange>
          </w:tcPr>
          <w:p w14:paraId="4980718E" w14:textId="54A79026" w:rsidR="00CE58A0" w:rsidRDefault="00CE58A0" w:rsidP="00CE58A0">
            <w:pPr>
              <w:spacing w:before="0" w:after="0"/>
              <w:ind w:left="0" w:right="0" w:firstLineChars="100" w:firstLine="160"/>
              <w:jc w:val="left"/>
              <w:rPr>
                <w:rFonts w:ascii="Arial Narrow" w:eastAsia="仿宋_GB2312" w:hAnsi="Arial Narrow"/>
                <w:color w:val="000000"/>
                <w:sz w:val="16"/>
                <w:szCs w:val="16"/>
              </w:rPr>
            </w:pPr>
            <w:del w:id="1721" w:author="admin" w:date="2024-07-03T14:28:00Z">
              <w:r w:rsidDel="00017F8D">
                <w:rPr>
                  <w:rFonts w:ascii="仿宋_GB2312" w:eastAsia="仿宋_GB2312" w:hAnsi="Arial Narrow"/>
                  <w:color w:val="000000"/>
                  <w:sz w:val="16"/>
                  <w:szCs w:val="16"/>
                </w:rPr>
                <w:delText xml:space="preserve">　</w:delText>
              </w:r>
            </w:del>
            <w:r>
              <w:rPr>
                <w:rFonts w:ascii="仿宋_GB2312" w:eastAsia="仿宋_GB2312" w:hAnsi="Arial Narrow"/>
                <w:color w:val="000000"/>
                <w:sz w:val="16"/>
                <w:szCs w:val="16"/>
              </w:rPr>
              <w:t>加：公允价值变动收益（损失以</w:t>
            </w:r>
            <w:r>
              <w:rPr>
                <w:rFonts w:ascii="Arial Narrow" w:eastAsia="仿宋_GB2312" w:hAnsi="Arial Narrow"/>
                <w:color w:val="000000"/>
                <w:sz w:val="16"/>
                <w:szCs w:val="16"/>
              </w:rPr>
              <w:t>“-”</w:t>
            </w:r>
            <w:r>
              <w:rPr>
                <w:rFonts w:ascii="仿宋_GB2312" w:eastAsia="仿宋_GB2312" w:hAnsi="Arial Narrow"/>
                <w:color w:val="000000"/>
                <w:sz w:val="16"/>
                <w:szCs w:val="16"/>
              </w:rPr>
              <w:t>号填列）</w:t>
            </w:r>
          </w:p>
        </w:tc>
        <w:tc>
          <w:tcPr>
            <w:tcW w:w="2035" w:type="dxa"/>
            <w:gridSpan w:val="2"/>
            <w:tcBorders>
              <w:top w:val="single" w:sz="4" w:space="0" w:color="auto"/>
              <w:left w:val="single" w:sz="4" w:space="0" w:color="auto"/>
              <w:bottom w:val="single" w:sz="4" w:space="0" w:color="auto"/>
              <w:right w:val="single" w:sz="4" w:space="0" w:color="auto"/>
            </w:tcBorders>
            <w:tcPrChange w:id="1722" w:author="作者" w:date="2024-07-05T11:58:00Z">
              <w:tcPr>
                <w:tcW w:w="2035" w:type="dxa"/>
                <w:tcBorders>
                  <w:top w:val="single" w:sz="4" w:space="0" w:color="auto"/>
                  <w:left w:val="single" w:sz="4" w:space="0" w:color="auto"/>
                  <w:bottom w:val="single" w:sz="4" w:space="0" w:color="auto"/>
                  <w:right w:val="single" w:sz="4" w:space="0" w:color="auto"/>
                </w:tcBorders>
                <w:vAlign w:val="bottom"/>
              </w:tcPr>
            </w:tcPrChange>
          </w:tcPr>
          <w:p w14:paraId="5F9142E1" w14:textId="6D6F341F" w:rsidR="00CE58A0" w:rsidRPr="00DF18C3" w:rsidRDefault="00CE58A0" w:rsidP="00CE58A0">
            <w:pPr>
              <w:spacing w:before="0" w:after="0"/>
              <w:ind w:left="0" w:right="0"/>
              <w:jc w:val="right"/>
              <w:textAlignment w:val="center"/>
              <w:rPr>
                <w:rFonts w:ascii="Arial Narrow" w:hAnsi="Arial Narrow"/>
                <w:sz w:val="18"/>
                <w:szCs w:val="18"/>
              </w:rPr>
            </w:pPr>
            <w:ins w:id="1723" w:author="作者" w:date="2024-07-05T11:58:00Z">
              <w:r w:rsidRPr="00350580">
                <w:rPr>
                  <w:rFonts w:ascii="Arial Narrow" w:hAnsi="Arial Narrow"/>
                  <w:sz w:val="18"/>
                  <w:szCs w:val="18"/>
                </w:rPr>
                <w:t>0.00</w:t>
              </w:r>
            </w:ins>
            <w:ins w:id="1724" w:author="admin" w:date="2024-07-03T14:35:00Z">
              <w:del w:id="1725" w:author="作者" w:date="2024-07-05T11:58:00Z">
                <w:r w:rsidRPr="00DF18C3" w:rsidDel="00C20E37">
                  <w:rPr>
                    <w:rFonts w:ascii="Arial Narrow" w:hAnsi="Arial Narrow"/>
                    <w:sz w:val="18"/>
                    <w:szCs w:val="18"/>
                  </w:rPr>
                  <w:delText>0.00</w:delText>
                </w:r>
              </w:del>
            </w:ins>
            <w:del w:id="1726" w:author="作者" w:date="2024-07-05T11:58:00Z">
              <w:r w:rsidRPr="00DF18C3" w:rsidDel="00C20E37">
                <w:rPr>
                  <w:rFonts w:ascii="Arial Narrow" w:hAnsi="Arial Narrow"/>
                  <w:sz w:val="18"/>
                  <w:szCs w:val="18"/>
                </w:rPr>
                <w:delText xml:space="preserve">0.00   </w:delText>
              </w:r>
            </w:del>
          </w:p>
        </w:tc>
        <w:tc>
          <w:tcPr>
            <w:tcW w:w="2035" w:type="dxa"/>
            <w:tcBorders>
              <w:top w:val="single" w:sz="4" w:space="0" w:color="auto"/>
              <w:left w:val="single" w:sz="4" w:space="0" w:color="auto"/>
              <w:bottom w:val="single" w:sz="4" w:space="0" w:color="auto"/>
              <w:right w:val="single" w:sz="4" w:space="0" w:color="auto"/>
            </w:tcBorders>
            <w:tcPrChange w:id="1727" w:author="作者" w:date="2024-07-05T11:58:00Z">
              <w:tcPr>
                <w:tcW w:w="2035" w:type="dxa"/>
                <w:tcBorders>
                  <w:top w:val="single" w:sz="4" w:space="0" w:color="auto"/>
                  <w:left w:val="single" w:sz="4" w:space="0" w:color="auto"/>
                  <w:bottom w:val="single" w:sz="4" w:space="0" w:color="auto"/>
                  <w:right w:val="single" w:sz="4" w:space="0" w:color="auto"/>
                </w:tcBorders>
                <w:vAlign w:val="bottom"/>
              </w:tcPr>
            </w:tcPrChange>
          </w:tcPr>
          <w:p w14:paraId="62BF99F6" w14:textId="5C1C010E" w:rsidR="00CE58A0" w:rsidRPr="00DF18C3" w:rsidRDefault="00CE58A0" w:rsidP="00CE58A0">
            <w:pPr>
              <w:spacing w:before="0" w:after="0"/>
              <w:ind w:left="0" w:right="0"/>
              <w:jc w:val="right"/>
              <w:textAlignment w:val="center"/>
              <w:rPr>
                <w:rFonts w:ascii="Arial Narrow" w:hAnsi="Arial Narrow"/>
                <w:sz w:val="18"/>
                <w:szCs w:val="18"/>
              </w:rPr>
            </w:pPr>
            <w:ins w:id="1728" w:author="作者" w:date="2024-07-05T11:58:00Z">
              <w:r w:rsidRPr="00350580">
                <w:rPr>
                  <w:rFonts w:ascii="Arial Narrow" w:hAnsi="Arial Narrow"/>
                  <w:sz w:val="18"/>
                  <w:szCs w:val="18"/>
                </w:rPr>
                <w:t>0.00</w:t>
              </w:r>
            </w:ins>
            <w:ins w:id="1729" w:author="admin" w:date="2024-07-03T14:35:00Z">
              <w:del w:id="1730" w:author="作者" w:date="2024-07-05T11:58:00Z">
                <w:r w:rsidRPr="00DF18C3" w:rsidDel="00C20E37">
                  <w:rPr>
                    <w:rFonts w:ascii="Arial Narrow" w:hAnsi="Arial Narrow"/>
                    <w:sz w:val="18"/>
                    <w:szCs w:val="18"/>
                  </w:rPr>
                  <w:delText>0.00</w:delText>
                </w:r>
              </w:del>
            </w:ins>
            <w:del w:id="1731" w:author="作者" w:date="2024-07-05T11:58:00Z">
              <w:r w:rsidRPr="00DF18C3" w:rsidDel="00C20E37">
                <w:rPr>
                  <w:rFonts w:ascii="Arial Narrow" w:hAnsi="Arial Narrow"/>
                  <w:sz w:val="18"/>
                  <w:szCs w:val="18"/>
                </w:rPr>
                <w:delText xml:space="preserve">0.00 </w:delText>
              </w:r>
            </w:del>
          </w:p>
        </w:tc>
        <w:tc>
          <w:tcPr>
            <w:tcW w:w="2035" w:type="dxa"/>
            <w:tcBorders>
              <w:top w:val="single" w:sz="4" w:space="0" w:color="auto"/>
              <w:left w:val="single" w:sz="4" w:space="0" w:color="auto"/>
              <w:bottom w:val="single" w:sz="4" w:space="0" w:color="auto"/>
              <w:right w:val="single" w:sz="4" w:space="0" w:color="auto"/>
            </w:tcBorders>
            <w:tcPrChange w:id="1732" w:author="作者" w:date="2024-07-05T11:58:00Z">
              <w:tcPr>
                <w:tcW w:w="2035" w:type="dxa"/>
                <w:tcBorders>
                  <w:top w:val="single" w:sz="4" w:space="0" w:color="auto"/>
                  <w:left w:val="single" w:sz="4" w:space="0" w:color="auto"/>
                  <w:bottom w:val="single" w:sz="4" w:space="0" w:color="auto"/>
                  <w:right w:val="single" w:sz="4" w:space="0" w:color="auto"/>
                </w:tcBorders>
                <w:vAlign w:val="bottom"/>
              </w:tcPr>
            </w:tcPrChange>
          </w:tcPr>
          <w:p w14:paraId="6B82659B" w14:textId="66101F96" w:rsidR="00CE58A0" w:rsidRPr="00DF18C3" w:rsidRDefault="00CE58A0" w:rsidP="00CE58A0">
            <w:pPr>
              <w:spacing w:before="0" w:after="0"/>
              <w:ind w:left="0" w:right="0"/>
              <w:jc w:val="right"/>
              <w:textAlignment w:val="center"/>
              <w:rPr>
                <w:rFonts w:ascii="Arial Narrow" w:hAnsi="Arial Narrow"/>
                <w:sz w:val="18"/>
                <w:szCs w:val="18"/>
              </w:rPr>
            </w:pPr>
            <w:ins w:id="1733" w:author="作者" w:date="2024-07-05T11:58:00Z">
              <w:r w:rsidRPr="00350580">
                <w:rPr>
                  <w:rFonts w:ascii="Arial Narrow" w:hAnsi="Arial Narrow"/>
                  <w:sz w:val="18"/>
                  <w:szCs w:val="18"/>
                </w:rPr>
                <w:t>0.00</w:t>
              </w:r>
            </w:ins>
            <w:ins w:id="1734" w:author="admin" w:date="2024-07-03T14:35:00Z">
              <w:del w:id="1735" w:author="作者" w:date="2024-07-05T11:58:00Z">
                <w:r w:rsidRPr="00DF18C3" w:rsidDel="00C20E37">
                  <w:rPr>
                    <w:rFonts w:ascii="Arial Narrow" w:hAnsi="Arial Narrow"/>
                    <w:sz w:val="18"/>
                    <w:szCs w:val="18"/>
                  </w:rPr>
                  <w:delText>0.00</w:delText>
                </w:r>
              </w:del>
            </w:ins>
            <w:del w:id="1736" w:author="作者" w:date="2024-07-05T11:58:00Z">
              <w:r w:rsidRPr="00DF18C3" w:rsidDel="00C20E37">
                <w:rPr>
                  <w:rFonts w:ascii="Arial Narrow" w:hAnsi="Arial Narrow"/>
                  <w:sz w:val="18"/>
                  <w:szCs w:val="18"/>
                </w:rPr>
                <w:delText xml:space="preserve">0.00 </w:delText>
              </w:r>
            </w:del>
          </w:p>
        </w:tc>
        <w:tc>
          <w:tcPr>
            <w:tcW w:w="2035" w:type="dxa"/>
            <w:gridSpan w:val="2"/>
            <w:tcBorders>
              <w:top w:val="single" w:sz="4" w:space="0" w:color="auto"/>
              <w:left w:val="single" w:sz="4" w:space="0" w:color="auto"/>
              <w:bottom w:val="single" w:sz="4" w:space="0" w:color="auto"/>
              <w:right w:val="single" w:sz="4" w:space="0" w:color="auto"/>
            </w:tcBorders>
            <w:tcPrChange w:id="1737" w:author="作者" w:date="2024-07-05T11:58:00Z">
              <w:tcPr>
                <w:tcW w:w="2035" w:type="dxa"/>
                <w:tcBorders>
                  <w:top w:val="single" w:sz="4" w:space="0" w:color="auto"/>
                  <w:left w:val="single" w:sz="4" w:space="0" w:color="auto"/>
                  <w:bottom w:val="single" w:sz="4" w:space="0" w:color="auto"/>
                  <w:right w:val="single" w:sz="4" w:space="0" w:color="auto"/>
                </w:tcBorders>
                <w:vAlign w:val="bottom"/>
              </w:tcPr>
            </w:tcPrChange>
          </w:tcPr>
          <w:p w14:paraId="0480D317" w14:textId="620631A0" w:rsidR="00CE58A0" w:rsidRPr="00DF18C3" w:rsidRDefault="00CE58A0" w:rsidP="00CE58A0">
            <w:pPr>
              <w:spacing w:before="0" w:after="0"/>
              <w:ind w:left="0" w:right="0"/>
              <w:jc w:val="right"/>
              <w:textAlignment w:val="center"/>
              <w:rPr>
                <w:rFonts w:ascii="Arial Narrow" w:hAnsi="Arial Narrow"/>
                <w:sz w:val="18"/>
                <w:szCs w:val="18"/>
              </w:rPr>
            </w:pPr>
            <w:ins w:id="1738" w:author="作者" w:date="2024-07-05T11:58:00Z">
              <w:r w:rsidRPr="00350580">
                <w:rPr>
                  <w:rFonts w:ascii="Arial Narrow" w:hAnsi="Arial Narrow"/>
                  <w:sz w:val="18"/>
                  <w:szCs w:val="18"/>
                </w:rPr>
                <w:t>0.00</w:t>
              </w:r>
            </w:ins>
            <w:ins w:id="1739" w:author="admin" w:date="2024-07-03T15:34:00Z">
              <w:del w:id="1740" w:author="作者" w:date="2024-07-05T11:58:00Z">
                <w:r w:rsidRPr="00DF18C3" w:rsidDel="00C20E37">
                  <w:rPr>
                    <w:rFonts w:ascii="Arial Narrow" w:hAnsi="Arial Narrow"/>
                    <w:sz w:val="18"/>
                    <w:szCs w:val="18"/>
                  </w:rPr>
                  <w:delText xml:space="preserve">0.00 </w:delText>
                </w:r>
              </w:del>
            </w:ins>
            <w:del w:id="1741" w:author="作者" w:date="2024-07-05T11:58:00Z">
              <w:r w:rsidRPr="00DF18C3" w:rsidDel="00C20E37">
                <w:rPr>
                  <w:rFonts w:ascii="Arial Narrow" w:hAnsi="Arial Narrow"/>
                  <w:sz w:val="18"/>
                  <w:szCs w:val="18"/>
                </w:rPr>
                <w:delText xml:space="preserve">0.00 </w:delText>
              </w:r>
            </w:del>
          </w:p>
        </w:tc>
        <w:tc>
          <w:tcPr>
            <w:tcW w:w="2035" w:type="dxa"/>
            <w:tcBorders>
              <w:top w:val="single" w:sz="4" w:space="0" w:color="auto"/>
              <w:left w:val="single" w:sz="4" w:space="0" w:color="auto"/>
              <w:bottom w:val="single" w:sz="4" w:space="0" w:color="auto"/>
              <w:right w:val="single" w:sz="4" w:space="0" w:color="auto"/>
            </w:tcBorders>
            <w:tcPrChange w:id="1742" w:author="作者" w:date="2024-07-05T11:58:00Z">
              <w:tcPr>
                <w:tcW w:w="2035" w:type="dxa"/>
                <w:tcBorders>
                  <w:top w:val="single" w:sz="4" w:space="0" w:color="auto"/>
                  <w:left w:val="single" w:sz="4" w:space="0" w:color="auto"/>
                  <w:bottom w:val="single" w:sz="4" w:space="0" w:color="auto"/>
                  <w:right w:val="single" w:sz="4" w:space="0" w:color="auto"/>
                </w:tcBorders>
              </w:tcPr>
            </w:tcPrChange>
          </w:tcPr>
          <w:p w14:paraId="5D2EBC7F" w14:textId="0D4671E6" w:rsidR="00CE58A0" w:rsidRPr="00CE58A0" w:rsidRDefault="00CE58A0" w:rsidP="00CE58A0">
            <w:pPr>
              <w:spacing w:before="0" w:after="0"/>
              <w:ind w:left="0" w:right="0"/>
              <w:jc w:val="right"/>
              <w:textAlignment w:val="center"/>
              <w:rPr>
                <w:rFonts w:ascii="Arial Narrow" w:hAnsi="Arial Narrow"/>
                <w:sz w:val="18"/>
                <w:szCs w:val="18"/>
              </w:rPr>
            </w:pPr>
            <w:ins w:id="1743" w:author="作者" w:date="2024-07-05T12:12:00Z">
              <w:r w:rsidRPr="00CE58A0">
                <w:rPr>
                  <w:rFonts w:ascii="Arial Narrow" w:hAnsi="Arial Narrow"/>
                  <w:sz w:val="18"/>
                  <w:szCs w:val="18"/>
                </w:rPr>
                <w:t xml:space="preserve">0.00 </w:t>
              </w:r>
            </w:ins>
            <w:del w:id="1744" w:author="作者" w:date="2024-07-05T11:58:00Z">
              <w:r w:rsidRPr="00CE58A0" w:rsidDel="00C20E37">
                <w:rPr>
                  <w:rFonts w:ascii="Arial Narrow" w:hAnsi="Arial Narrow"/>
                  <w:sz w:val="18"/>
                  <w:szCs w:val="18"/>
                </w:rPr>
                <w:delText xml:space="preserve">0.00 </w:delText>
              </w:r>
            </w:del>
          </w:p>
        </w:tc>
      </w:tr>
      <w:tr w:rsidR="00CE58A0" w14:paraId="473E9E74" w14:textId="77777777" w:rsidTr="2DD37415">
        <w:tblPrEx>
          <w:tblW w:w="138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1745" w:author="作者" w:date="2024-07-05T11:58:00Z">
            <w:tblPrEx>
              <w:tblW w:w="138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trHeight w:val="283"/>
          <w:trPrChange w:id="1746" w:author="作者" w:date="2024-07-05T11:58:00Z">
            <w:trPr>
              <w:gridAfter w:val="0"/>
              <w:trHeight w:val="283"/>
            </w:trPr>
          </w:trPrChange>
        </w:trPr>
        <w:tc>
          <w:tcPr>
            <w:tcW w:w="3690" w:type="dxa"/>
            <w:tcBorders>
              <w:top w:val="single" w:sz="4" w:space="0" w:color="auto"/>
              <w:left w:val="single" w:sz="4" w:space="0" w:color="auto"/>
              <w:bottom w:val="single" w:sz="4" w:space="0" w:color="auto"/>
              <w:right w:val="single" w:sz="4" w:space="0" w:color="auto"/>
            </w:tcBorders>
            <w:vAlign w:val="center"/>
            <w:tcPrChange w:id="1747" w:author="作者" w:date="2024-07-05T11:58:00Z">
              <w:tcPr>
                <w:tcW w:w="3690" w:type="dxa"/>
                <w:tcBorders>
                  <w:top w:val="single" w:sz="4" w:space="0" w:color="auto"/>
                  <w:left w:val="single" w:sz="4" w:space="0" w:color="auto"/>
                  <w:bottom w:val="single" w:sz="4" w:space="0" w:color="auto"/>
                  <w:right w:val="single" w:sz="4" w:space="0" w:color="auto"/>
                </w:tcBorders>
                <w:vAlign w:val="center"/>
              </w:tcPr>
            </w:tcPrChange>
          </w:tcPr>
          <w:p w14:paraId="20C174F3" w14:textId="5C02757C" w:rsidR="00CE58A0" w:rsidRDefault="00CE58A0" w:rsidP="00CE58A0">
            <w:pPr>
              <w:spacing w:before="0" w:after="0"/>
              <w:ind w:left="0" w:right="0" w:firstLineChars="100" w:firstLine="160"/>
              <w:jc w:val="left"/>
              <w:rPr>
                <w:rFonts w:ascii="Arial Narrow" w:eastAsia="仿宋_GB2312" w:hAnsi="Arial Narrow"/>
                <w:color w:val="000000"/>
                <w:sz w:val="16"/>
                <w:szCs w:val="16"/>
              </w:rPr>
            </w:pPr>
            <w:del w:id="1748" w:author="admin" w:date="2024-07-03T14:28:00Z">
              <w:r w:rsidDel="00017F8D">
                <w:rPr>
                  <w:rFonts w:ascii="仿宋_GB2312" w:eastAsia="仿宋_GB2312" w:hAnsi="Arial Narrow"/>
                  <w:color w:val="000000"/>
                  <w:sz w:val="16"/>
                  <w:szCs w:val="16"/>
                </w:rPr>
                <w:delText xml:space="preserve">　</w:delText>
              </w:r>
            </w:del>
            <w:r>
              <w:rPr>
                <w:rFonts w:ascii="仿宋_GB2312" w:eastAsia="仿宋_GB2312" w:hAnsi="Arial Narrow"/>
                <w:color w:val="000000"/>
                <w:sz w:val="16"/>
                <w:szCs w:val="16"/>
              </w:rPr>
              <w:t>投资收益（损失以</w:t>
            </w:r>
            <w:r>
              <w:rPr>
                <w:rFonts w:ascii="Arial Narrow" w:eastAsia="仿宋_GB2312" w:hAnsi="Arial Narrow"/>
                <w:color w:val="000000"/>
                <w:sz w:val="16"/>
                <w:szCs w:val="16"/>
              </w:rPr>
              <w:t>“-”</w:t>
            </w:r>
            <w:r>
              <w:rPr>
                <w:rFonts w:ascii="仿宋_GB2312" w:eastAsia="仿宋_GB2312" w:hAnsi="Arial Narrow"/>
                <w:color w:val="000000"/>
                <w:sz w:val="16"/>
                <w:szCs w:val="16"/>
              </w:rPr>
              <w:t>号填列）</w:t>
            </w:r>
          </w:p>
        </w:tc>
        <w:tc>
          <w:tcPr>
            <w:tcW w:w="2035" w:type="dxa"/>
            <w:gridSpan w:val="2"/>
            <w:tcBorders>
              <w:top w:val="single" w:sz="4" w:space="0" w:color="auto"/>
              <w:left w:val="single" w:sz="4" w:space="0" w:color="auto"/>
              <w:bottom w:val="single" w:sz="4" w:space="0" w:color="auto"/>
              <w:right w:val="single" w:sz="4" w:space="0" w:color="auto"/>
            </w:tcBorders>
            <w:tcPrChange w:id="1749" w:author="作者" w:date="2024-07-05T11:58:00Z">
              <w:tcPr>
                <w:tcW w:w="2035" w:type="dxa"/>
                <w:tcBorders>
                  <w:top w:val="single" w:sz="4" w:space="0" w:color="auto"/>
                  <w:left w:val="single" w:sz="4" w:space="0" w:color="auto"/>
                  <w:bottom w:val="single" w:sz="4" w:space="0" w:color="auto"/>
                  <w:right w:val="single" w:sz="4" w:space="0" w:color="auto"/>
                </w:tcBorders>
                <w:vAlign w:val="bottom"/>
              </w:tcPr>
            </w:tcPrChange>
          </w:tcPr>
          <w:p w14:paraId="38B0578F" w14:textId="4A8ED75E" w:rsidR="00CE58A0" w:rsidRPr="00DF18C3" w:rsidRDefault="00CE58A0" w:rsidP="00CE58A0">
            <w:pPr>
              <w:spacing w:before="0" w:after="0"/>
              <w:ind w:left="0" w:right="0"/>
              <w:jc w:val="right"/>
              <w:textAlignment w:val="center"/>
              <w:rPr>
                <w:rFonts w:ascii="Arial Narrow" w:hAnsi="Arial Narrow"/>
                <w:sz w:val="18"/>
                <w:szCs w:val="18"/>
              </w:rPr>
            </w:pPr>
            <w:ins w:id="1750" w:author="作者" w:date="2024-07-05T11:58:00Z">
              <w:r w:rsidRPr="00DF18C3">
                <w:rPr>
                  <w:rFonts w:ascii="Arial Narrow" w:hAnsi="Arial Narrow"/>
                  <w:sz w:val="18"/>
                  <w:szCs w:val="18"/>
                </w:rPr>
                <w:t>152,255.82</w:t>
              </w:r>
            </w:ins>
            <w:ins w:id="1751" w:author="admin" w:date="2024-07-03T14:29:00Z">
              <w:del w:id="1752" w:author="作者" w:date="2024-07-05T11:58:00Z">
                <w:r w:rsidRPr="00DF18C3" w:rsidDel="00C20E37">
                  <w:rPr>
                    <w:rFonts w:ascii="Arial Narrow" w:hAnsi="Arial Narrow"/>
                    <w:sz w:val="18"/>
                    <w:szCs w:val="18"/>
                  </w:rPr>
                  <w:delText xml:space="preserve">119,313.02 </w:delText>
                </w:r>
              </w:del>
            </w:ins>
            <w:del w:id="1753" w:author="作者" w:date="2024-07-05T11:58:00Z">
              <w:r w:rsidRPr="00DF18C3" w:rsidDel="00C20E37">
                <w:rPr>
                  <w:rFonts w:ascii="Arial Narrow" w:hAnsi="Arial Narrow"/>
                  <w:sz w:val="18"/>
                  <w:szCs w:val="18"/>
                </w:rPr>
                <w:delText>0.00</w:delText>
              </w:r>
            </w:del>
          </w:p>
        </w:tc>
        <w:tc>
          <w:tcPr>
            <w:tcW w:w="2035" w:type="dxa"/>
            <w:tcBorders>
              <w:top w:val="single" w:sz="4" w:space="0" w:color="auto"/>
              <w:left w:val="single" w:sz="4" w:space="0" w:color="auto"/>
              <w:bottom w:val="single" w:sz="4" w:space="0" w:color="auto"/>
              <w:right w:val="single" w:sz="4" w:space="0" w:color="auto"/>
            </w:tcBorders>
            <w:tcPrChange w:id="1754" w:author="作者" w:date="2024-07-05T11:58:00Z">
              <w:tcPr>
                <w:tcW w:w="2035" w:type="dxa"/>
                <w:tcBorders>
                  <w:top w:val="single" w:sz="4" w:space="0" w:color="auto"/>
                  <w:left w:val="single" w:sz="4" w:space="0" w:color="auto"/>
                  <w:bottom w:val="single" w:sz="4" w:space="0" w:color="auto"/>
                  <w:right w:val="single" w:sz="4" w:space="0" w:color="auto"/>
                </w:tcBorders>
                <w:vAlign w:val="bottom"/>
              </w:tcPr>
            </w:tcPrChange>
          </w:tcPr>
          <w:p w14:paraId="601BD526" w14:textId="149938E0" w:rsidR="00CE58A0" w:rsidRPr="00DF18C3" w:rsidRDefault="00CE58A0" w:rsidP="00CE58A0">
            <w:pPr>
              <w:spacing w:before="0" w:after="0"/>
              <w:ind w:left="0" w:right="0"/>
              <w:jc w:val="right"/>
              <w:textAlignment w:val="center"/>
              <w:rPr>
                <w:rFonts w:ascii="Arial Narrow" w:hAnsi="Arial Narrow"/>
                <w:sz w:val="18"/>
                <w:szCs w:val="18"/>
              </w:rPr>
            </w:pPr>
            <w:ins w:id="1755" w:author="作者" w:date="2024-07-05T11:58:00Z">
              <w:r w:rsidRPr="00DF18C3">
                <w:rPr>
                  <w:rFonts w:ascii="Arial Narrow" w:hAnsi="Arial Narrow"/>
                  <w:sz w:val="18"/>
                  <w:szCs w:val="18"/>
                </w:rPr>
                <w:t>159,506.06</w:t>
              </w:r>
            </w:ins>
            <w:ins w:id="1756" w:author="admin" w:date="2024-07-03T14:29:00Z">
              <w:del w:id="1757" w:author="作者" w:date="2024-07-05T11:58:00Z">
                <w:r w:rsidRPr="00DF18C3" w:rsidDel="00C20E37">
                  <w:rPr>
                    <w:rFonts w:ascii="Arial Narrow" w:hAnsi="Arial Narrow"/>
                    <w:sz w:val="18"/>
                    <w:szCs w:val="18"/>
                  </w:rPr>
                  <w:delText xml:space="preserve">143,222.15 </w:delText>
                </w:r>
              </w:del>
            </w:ins>
            <w:del w:id="1758" w:author="作者" w:date="2024-07-05T11:58:00Z">
              <w:r w:rsidRPr="00DF18C3" w:rsidDel="00C20E37">
                <w:rPr>
                  <w:rFonts w:ascii="Arial Narrow" w:hAnsi="Arial Narrow"/>
                  <w:sz w:val="18"/>
                  <w:szCs w:val="18"/>
                </w:rPr>
                <w:delText xml:space="preserve">0.00 </w:delText>
              </w:r>
            </w:del>
          </w:p>
        </w:tc>
        <w:tc>
          <w:tcPr>
            <w:tcW w:w="2035" w:type="dxa"/>
            <w:tcBorders>
              <w:top w:val="single" w:sz="4" w:space="0" w:color="auto"/>
              <w:left w:val="single" w:sz="4" w:space="0" w:color="auto"/>
              <w:bottom w:val="single" w:sz="4" w:space="0" w:color="auto"/>
              <w:right w:val="single" w:sz="4" w:space="0" w:color="auto"/>
            </w:tcBorders>
            <w:tcPrChange w:id="1759" w:author="作者" w:date="2024-07-05T11:58:00Z">
              <w:tcPr>
                <w:tcW w:w="2035" w:type="dxa"/>
                <w:tcBorders>
                  <w:top w:val="single" w:sz="4" w:space="0" w:color="auto"/>
                  <w:left w:val="single" w:sz="4" w:space="0" w:color="auto"/>
                  <w:bottom w:val="single" w:sz="4" w:space="0" w:color="auto"/>
                  <w:right w:val="single" w:sz="4" w:space="0" w:color="auto"/>
                </w:tcBorders>
                <w:vAlign w:val="bottom"/>
              </w:tcPr>
            </w:tcPrChange>
          </w:tcPr>
          <w:p w14:paraId="26CD0898" w14:textId="2CFF64CD" w:rsidR="00CE58A0" w:rsidRPr="00DF18C3" w:rsidRDefault="00CE58A0" w:rsidP="00CE58A0">
            <w:pPr>
              <w:spacing w:before="0" w:after="0"/>
              <w:ind w:left="0" w:right="0"/>
              <w:jc w:val="right"/>
              <w:textAlignment w:val="center"/>
              <w:rPr>
                <w:rFonts w:ascii="Arial Narrow" w:hAnsi="Arial Narrow"/>
                <w:sz w:val="18"/>
                <w:szCs w:val="18"/>
              </w:rPr>
            </w:pPr>
            <w:ins w:id="1760" w:author="作者" w:date="2024-07-05T11:58:00Z">
              <w:r w:rsidRPr="00DF18C3">
                <w:rPr>
                  <w:rFonts w:ascii="Arial Narrow" w:hAnsi="Arial Narrow"/>
                  <w:sz w:val="18"/>
                  <w:szCs w:val="18"/>
                </w:rPr>
                <w:t>134,992.04</w:t>
              </w:r>
            </w:ins>
            <w:ins w:id="1761" w:author="admin" w:date="2024-07-03T14:29:00Z">
              <w:del w:id="1762" w:author="作者" w:date="2024-07-05T11:58:00Z">
                <w:r w:rsidRPr="00DF18C3" w:rsidDel="00C20E37">
                  <w:rPr>
                    <w:rFonts w:ascii="Arial Narrow" w:hAnsi="Arial Narrow"/>
                    <w:sz w:val="18"/>
                    <w:szCs w:val="18"/>
                  </w:rPr>
                  <w:delText xml:space="preserve">154,283.61 </w:delText>
                </w:r>
              </w:del>
            </w:ins>
            <w:del w:id="1763" w:author="作者" w:date="2024-07-05T11:58:00Z">
              <w:r w:rsidRPr="00DF18C3" w:rsidDel="00C20E37">
                <w:rPr>
                  <w:rFonts w:ascii="Arial Narrow" w:hAnsi="Arial Narrow"/>
                  <w:sz w:val="18"/>
                  <w:szCs w:val="18"/>
                </w:rPr>
                <w:delText xml:space="preserve">0.00 </w:delText>
              </w:r>
            </w:del>
          </w:p>
        </w:tc>
        <w:tc>
          <w:tcPr>
            <w:tcW w:w="2035" w:type="dxa"/>
            <w:gridSpan w:val="2"/>
            <w:tcBorders>
              <w:top w:val="single" w:sz="4" w:space="0" w:color="auto"/>
              <w:left w:val="single" w:sz="4" w:space="0" w:color="auto"/>
              <w:bottom w:val="single" w:sz="4" w:space="0" w:color="auto"/>
              <w:right w:val="single" w:sz="4" w:space="0" w:color="auto"/>
            </w:tcBorders>
            <w:tcPrChange w:id="1764" w:author="作者" w:date="2024-07-05T11:58:00Z">
              <w:tcPr>
                <w:tcW w:w="2035" w:type="dxa"/>
                <w:tcBorders>
                  <w:top w:val="single" w:sz="4" w:space="0" w:color="auto"/>
                  <w:left w:val="single" w:sz="4" w:space="0" w:color="auto"/>
                  <w:bottom w:val="single" w:sz="4" w:space="0" w:color="auto"/>
                  <w:right w:val="single" w:sz="4" w:space="0" w:color="auto"/>
                </w:tcBorders>
                <w:vAlign w:val="bottom"/>
              </w:tcPr>
            </w:tcPrChange>
          </w:tcPr>
          <w:p w14:paraId="22CF7760" w14:textId="281A2046" w:rsidR="00CE58A0" w:rsidRPr="00DF18C3" w:rsidRDefault="00CE58A0" w:rsidP="00CE58A0">
            <w:pPr>
              <w:spacing w:before="0" w:after="0"/>
              <w:ind w:left="0" w:right="0"/>
              <w:jc w:val="right"/>
              <w:textAlignment w:val="center"/>
              <w:rPr>
                <w:rFonts w:ascii="Arial Narrow" w:hAnsi="Arial Narrow"/>
                <w:sz w:val="18"/>
                <w:szCs w:val="18"/>
              </w:rPr>
            </w:pPr>
            <w:ins w:id="1765" w:author="作者" w:date="2024-07-05T11:58:00Z">
              <w:r w:rsidRPr="00DF18C3">
                <w:rPr>
                  <w:rFonts w:ascii="Arial Narrow" w:hAnsi="Arial Narrow"/>
                  <w:sz w:val="18"/>
                  <w:szCs w:val="18"/>
                </w:rPr>
                <w:t>382,375.92</w:t>
              </w:r>
            </w:ins>
            <w:ins w:id="1766" w:author="admin" w:date="2024-07-03T15:34:00Z">
              <w:del w:id="1767" w:author="作者" w:date="2024-07-05T11:58:00Z">
                <w:r w:rsidRPr="00DF18C3" w:rsidDel="00C20E37">
                  <w:rPr>
                    <w:rFonts w:ascii="Arial Narrow" w:hAnsi="Arial Narrow"/>
                    <w:sz w:val="18"/>
                    <w:szCs w:val="18"/>
                  </w:rPr>
                  <w:delText>412,311.06</w:delText>
                </w:r>
              </w:del>
            </w:ins>
            <w:del w:id="1768" w:author="作者" w:date="2024-07-05T11:58:00Z">
              <w:r w:rsidRPr="00DF18C3" w:rsidDel="00C20E37">
                <w:rPr>
                  <w:rFonts w:ascii="Arial Narrow" w:hAnsi="Arial Narrow"/>
                  <w:sz w:val="18"/>
                  <w:szCs w:val="18"/>
                </w:rPr>
                <w:delText xml:space="preserve">0.00 </w:delText>
              </w:r>
            </w:del>
          </w:p>
        </w:tc>
        <w:tc>
          <w:tcPr>
            <w:tcW w:w="2035" w:type="dxa"/>
            <w:tcBorders>
              <w:top w:val="single" w:sz="4" w:space="0" w:color="auto"/>
              <w:left w:val="single" w:sz="4" w:space="0" w:color="auto"/>
              <w:bottom w:val="single" w:sz="4" w:space="0" w:color="auto"/>
              <w:right w:val="single" w:sz="4" w:space="0" w:color="auto"/>
            </w:tcBorders>
            <w:tcPrChange w:id="1769" w:author="作者" w:date="2024-07-05T11:58:00Z">
              <w:tcPr>
                <w:tcW w:w="2035" w:type="dxa"/>
                <w:tcBorders>
                  <w:top w:val="single" w:sz="4" w:space="0" w:color="auto"/>
                  <w:left w:val="single" w:sz="4" w:space="0" w:color="auto"/>
                  <w:bottom w:val="single" w:sz="4" w:space="0" w:color="auto"/>
                  <w:right w:val="single" w:sz="4" w:space="0" w:color="auto"/>
                </w:tcBorders>
              </w:tcPr>
            </w:tcPrChange>
          </w:tcPr>
          <w:p w14:paraId="0C2374A5" w14:textId="3B61F925" w:rsidR="00CE58A0" w:rsidRPr="00CE58A0" w:rsidRDefault="00CE58A0" w:rsidP="00CE58A0">
            <w:pPr>
              <w:spacing w:before="0" w:after="0"/>
              <w:ind w:left="0" w:right="0"/>
              <w:jc w:val="right"/>
              <w:textAlignment w:val="center"/>
              <w:rPr>
                <w:rFonts w:ascii="Arial Narrow" w:hAnsi="Arial Narrow"/>
                <w:sz w:val="18"/>
                <w:szCs w:val="18"/>
              </w:rPr>
            </w:pPr>
            <w:ins w:id="1770" w:author="作者" w:date="2024-07-05T12:12:00Z">
              <w:r w:rsidRPr="00CE58A0">
                <w:rPr>
                  <w:rFonts w:ascii="Arial Narrow" w:hAnsi="Arial Narrow"/>
                  <w:sz w:val="18"/>
                  <w:szCs w:val="18"/>
                </w:rPr>
                <w:t xml:space="preserve">829,129.84 </w:t>
              </w:r>
            </w:ins>
            <w:ins w:id="1771" w:author="admin" w:date="2024-07-03T14:35:00Z">
              <w:del w:id="1772" w:author="作者" w:date="2024-07-05T11:58:00Z">
                <w:r w:rsidRPr="00CE58A0" w:rsidDel="00C20E37">
                  <w:rPr>
                    <w:rFonts w:ascii="Arial Narrow" w:hAnsi="Arial Narrow"/>
                    <w:sz w:val="18"/>
                    <w:szCs w:val="18"/>
                  </w:rPr>
                  <w:delText xml:space="preserve">829,129.84 </w:delText>
                </w:r>
              </w:del>
            </w:ins>
            <w:del w:id="1773" w:author="作者" w:date="2024-07-05T11:58:00Z">
              <w:r w:rsidRPr="00CE58A0" w:rsidDel="00C20E37">
                <w:rPr>
                  <w:rFonts w:ascii="Arial Narrow" w:hAnsi="Arial Narrow"/>
                  <w:sz w:val="18"/>
                  <w:szCs w:val="18"/>
                </w:rPr>
                <w:delText xml:space="preserve">0.00 </w:delText>
              </w:r>
            </w:del>
          </w:p>
        </w:tc>
      </w:tr>
      <w:tr w:rsidR="00CE58A0" w14:paraId="462EF213" w14:textId="77777777" w:rsidTr="2DD37415">
        <w:tblPrEx>
          <w:tblW w:w="138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1774" w:author="作者" w:date="2024-07-05T11:58:00Z">
            <w:tblPrEx>
              <w:tblW w:w="138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trHeight w:val="283"/>
          <w:trPrChange w:id="1775" w:author="作者" w:date="2024-07-05T11:58:00Z">
            <w:trPr>
              <w:gridAfter w:val="0"/>
              <w:trHeight w:val="283"/>
            </w:trPr>
          </w:trPrChange>
        </w:trPr>
        <w:tc>
          <w:tcPr>
            <w:tcW w:w="3690" w:type="dxa"/>
            <w:tcBorders>
              <w:top w:val="single" w:sz="4" w:space="0" w:color="auto"/>
              <w:left w:val="single" w:sz="4" w:space="0" w:color="auto"/>
              <w:bottom w:val="single" w:sz="4" w:space="0" w:color="auto"/>
              <w:right w:val="single" w:sz="4" w:space="0" w:color="auto"/>
            </w:tcBorders>
            <w:vAlign w:val="center"/>
            <w:tcPrChange w:id="1776" w:author="作者" w:date="2024-07-05T11:58:00Z">
              <w:tcPr>
                <w:tcW w:w="3690" w:type="dxa"/>
                <w:tcBorders>
                  <w:top w:val="single" w:sz="4" w:space="0" w:color="auto"/>
                  <w:left w:val="single" w:sz="4" w:space="0" w:color="auto"/>
                  <w:bottom w:val="single" w:sz="4" w:space="0" w:color="auto"/>
                  <w:right w:val="single" w:sz="4" w:space="0" w:color="auto"/>
                </w:tcBorders>
                <w:vAlign w:val="center"/>
              </w:tcPr>
            </w:tcPrChange>
          </w:tcPr>
          <w:p w14:paraId="4851B10A" w14:textId="4AA3959B" w:rsidR="00CE58A0" w:rsidRDefault="00CE58A0" w:rsidP="00CE58A0">
            <w:pPr>
              <w:spacing w:before="0" w:after="0"/>
              <w:ind w:left="0" w:right="0" w:firstLineChars="100" w:firstLine="160"/>
              <w:jc w:val="left"/>
              <w:rPr>
                <w:rFonts w:ascii="Arial Narrow" w:eastAsia="仿宋_GB2312" w:hAnsi="Arial Narrow"/>
                <w:color w:val="000000"/>
                <w:sz w:val="16"/>
                <w:szCs w:val="16"/>
              </w:rPr>
            </w:pPr>
            <w:del w:id="1777" w:author="admin" w:date="2024-07-03T14:28:00Z">
              <w:r w:rsidDel="00017F8D">
                <w:rPr>
                  <w:rFonts w:ascii="仿宋_GB2312" w:eastAsia="仿宋_GB2312" w:hAnsi="Arial Narrow"/>
                  <w:color w:val="000000"/>
                  <w:sz w:val="16"/>
                  <w:szCs w:val="16"/>
                </w:rPr>
                <w:delText xml:space="preserve">　</w:delText>
              </w:r>
            </w:del>
            <w:r>
              <w:rPr>
                <w:rFonts w:ascii="仿宋_GB2312" w:eastAsia="仿宋_GB2312" w:hAnsi="Arial Narrow"/>
                <w:color w:val="000000"/>
                <w:sz w:val="16"/>
                <w:szCs w:val="16"/>
              </w:rPr>
              <w:t>其中：对联营企业和合营企业的投资收益</w:t>
            </w:r>
          </w:p>
        </w:tc>
        <w:tc>
          <w:tcPr>
            <w:tcW w:w="2035" w:type="dxa"/>
            <w:gridSpan w:val="2"/>
            <w:tcBorders>
              <w:top w:val="single" w:sz="4" w:space="0" w:color="auto"/>
              <w:left w:val="single" w:sz="4" w:space="0" w:color="auto"/>
              <w:bottom w:val="single" w:sz="4" w:space="0" w:color="auto"/>
              <w:right w:val="single" w:sz="4" w:space="0" w:color="auto"/>
            </w:tcBorders>
            <w:tcPrChange w:id="1778" w:author="作者" w:date="2024-07-05T11:58:00Z">
              <w:tcPr>
                <w:tcW w:w="2035" w:type="dxa"/>
                <w:tcBorders>
                  <w:top w:val="single" w:sz="4" w:space="0" w:color="auto"/>
                  <w:left w:val="single" w:sz="4" w:space="0" w:color="auto"/>
                  <w:bottom w:val="single" w:sz="4" w:space="0" w:color="auto"/>
                  <w:right w:val="single" w:sz="4" w:space="0" w:color="auto"/>
                </w:tcBorders>
                <w:vAlign w:val="center"/>
              </w:tcPr>
            </w:tcPrChange>
          </w:tcPr>
          <w:p w14:paraId="0101B1DD" w14:textId="04B1E9D6" w:rsidR="00CE58A0" w:rsidRPr="00DF18C3" w:rsidRDefault="00CE58A0" w:rsidP="00CE58A0">
            <w:pPr>
              <w:spacing w:before="0" w:after="0"/>
              <w:ind w:left="0" w:right="0"/>
              <w:jc w:val="right"/>
              <w:textAlignment w:val="center"/>
              <w:rPr>
                <w:rFonts w:ascii="Arial Narrow" w:hAnsi="Arial Narrow"/>
                <w:sz w:val="18"/>
                <w:szCs w:val="18"/>
              </w:rPr>
            </w:pPr>
            <w:ins w:id="1779" w:author="作者" w:date="2024-07-05T11:58:00Z">
              <w:r w:rsidRPr="00D611FB">
                <w:rPr>
                  <w:rFonts w:ascii="Arial Narrow" w:hAnsi="Arial Narrow"/>
                  <w:sz w:val="18"/>
                  <w:szCs w:val="18"/>
                </w:rPr>
                <w:t>0.00</w:t>
              </w:r>
            </w:ins>
            <w:del w:id="1780" w:author="作者" w:date="2024-07-05T11:58:00Z">
              <w:r w:rsidRPr="00DF18C3" w:rsidDel="00C20E37">
                <w:rPr>
                  <w:rFonts w:ascii="Arial Narrow" w:hAnsi="Arial Narrow"/>
                  <w:sz w:val="18"/>
                  <w:szCs w:val="18"/>
                </w:rPr>
                <w:delText xml:space="preserve">0.00   </w:delText>
              </w:r>
            </w:del>
          </w:p>
        </w:tc>
        <w:tc>
          <w:tcPr>
            <w:tcW w:w="2035" w:type="dxa"/>
            <w:tcBorders>
              <w:top w:val="single" w:sz="4" w:space="0" w:color="auto"/>
              <w:left w:val="single" w:sz="4" w:space="0" w:color="auto"/>
              <w:bottom w:val="single" w:sz="4" w:space="0" w:color="auto"/>
              <w:right w:val="single" w:sz="4" w:space="0" w:color="auto"/>
            </w:tcBorders>
            <w:tcPrChange w:id="1781" w:author="作者" w:date="2024-07-05T11:58:00Z">
              <w:tcPr>
                <w:tcW w:w="2035" w:type="dxa"/>
                <w:tcBorders>
                  <w:top w:val="single" w:sz="4" w:space="0" w:color="auto"/>
                  <w:left w:val="single" w:sz="4" w:space="0" w:color="auto"/>
                  <w:bottom w:val="single" w:sz="4" w:space="0" w:color="auto"/>
                  <w:right w:val="single" w:sz="4" w:space="0" w:color="auto"/>
                </w:tcBorders>
              </w:tcPr>
            </w:tcPrChange>
          </w:tcPr>
          <w:p w14:paraId="39112DF9" w14:textId="01A75CDC" w:rsidR="00CE58A0" w:rsidRPr="00DF18C3" w:rsidRDefault="00CE58A0" w:rsidP="00CE58A0">
            <w:pPr>
              <w:spacing w:before="0" w:after="0"/>
              <w:ind w:left="0" w:right="0"/>
              <w:jc w:val="right"/>
              <w:textAlignment w:val="center"/>
              <w:rPr>
                <w:rFonts w:ascii="Arial Narrow" w:hAnsi="Arial Narrow"/>
                <w:sz w:val="18"/>
                <w:szCs w:val="18"/>
              </w:rPr>
            </w:pPr>
            <w:ins w:id="1782" w:author="作者" w:date="2024-07-05T11:58:00Z">
              <w:r w:rsidRPr="00D611FB">
                <w:rPr>
                  <w:rFonts w:ascii="Arial Narrow" w:hAnsi="Arial Narrow"/>
                  <w:sz w:val="18"/>
                  <w:szCs w:val="18"/>
                </w:rPr>
                <w:t>0.00</w:t>
              </w:r>
            </w:ins>
            <w:del w:id="1783" w:author="作者" w:date="2024-07-05T11:58:00Z">
              <w:r w:rsidRPr="00DF18C3" w:rsidDel="00C20E37">
                <w:rPr>
                  <w:rFonts w:ascii="Arial Narrow" w:hAnsi="Arial Narrow"/>
                  <w:sz w:val="18"/>
                  <w:szCs w:val="18"/>
                </w:rPr>
                <w:delText xml:space="preserve">0.00 </w:delText>
              </w:r>
            </w:del>
          </w:p>
        </w:tc>
        <w:tc>
          <w:tcPr>
            <w:tcW w:w="2035" w:type="dxa"/>
            <w:tcBorders>
              <w:top w:val="single" w:sz="4" w:space="0" w:color="auto"/>
              <w:left w:val="single" w:sz="4" w:space="0" w:color="auto"/>
              <w:bottom w:val="single" w:sz="4" w:space="0" w:color="auto"/>
              <w:right w:val="single" w:sz="4" w:space="0" w:color="auto"/>
            </w:tcBorders>
            <w:tcPrChange w:id="1784" w:author="作者" w:date="2024-07-05T11:58:00Z">
              <w:tcPr>
                <w:tcW w:w="2035" w:type="dxa"/>
                <w:tcBorders>
                  <w:top w:val="single" w:sz="4" w:space="0" w:color="auto"/>
                  <w:left w:val="single" w:sz="4" w:space="0" w:color="auto"/>
                  <w:bottom w:val="single" w:sz="4" w:space="0" w:color="auto"/>
                  <w:right w:val="single" w:sz="4" w:space="0" w:color="auto"/>
                </w:tcBorders>
              </w:tcPr>
            </w:tcPrChange>
          </w:tcPr>
          <w:p w14:paraId="631D7642" w14:textId="43E0D947" w:rsidR="00CE58A0" w:rsidRPr="00DF18C3" w:rsidRDefault="00CE58A0" w:rsidP="00CE58A0">
            <w:pPr>
              <w:spacing w:before="0" w:after="0"/>
              <w:ind w:left="0" w:right="0"/>
              <w:jc w:val="right"/>
              <w:textAlignment w:val="center"/>
              <w:rPr>
                <w:rFonts w:ascii="Arial Narrow" w:hAnsi="Arial Narrow"/>
                <w:sz w:val="18"/>
                <w:szCs w:val="18"/>
              </w:rPr>
            </w:pPr>
            <w:ins w:id="1785" w:author="作者" w:date="2024-07-05T11:58:00Z">
              <w:r w:rsidRPr="00D611FB">
                <w:rPr>
                  <w:rFonts w:ascii="Arial Narrow" w:hAnsi="Arial Narrow"/>
                  <w:sz w:val="18"/>
                  <w:szCs w:val="18"/>
                </w:rPr>
                <w:t>0.00</w:t>
              </w:r>
            </w:ins>
            <w:del w:id="1786" w:author="作者" w:date="2024-07-05T11:58:00Z">
              <w:r w:rsidRPr="00DF18C3" w:rsidDel="00C20E37">
                <w:rPr>
                  <w:rFonts w:ascii="Arial Narrow" w:hAnsi="Arial Narrow"/>
                  <w:sz w:val="18"/>
                  <w:szCs w:val="18"/>
                </w:rPr>
                <w:delText xml:space="preserve">0.00 </w:delText>
              </w:r>
            </w:del>
          </w:p>
        </w:tc>
        <w:tc>
          <w:tcPr>
            <w:tcW w:w="2035" w:type="dxa"/>
            <w:gridSpan w:val="2"/>
            <w:tcBorders>
              <w:top w:val="single" w:sz="4" w:space="0" w:color="auto"/>
              <w:left w:val="single" w:sz="4" w:space="0" w:color="auto"/>
              <w:bottom w:val="single" w:sz="4" w:space="0" w:color="auto"/>
              <w:right w:val="single" w:sz="4" w:space="0" w:color="auto"/>
            </w:tcBorders>
            <w:tcPrChange w:id="1787" w:author="作者" w:date="2024-07-05T11:58:00Z">
              <w:tcPr>
                <w:tcW w:w="2035" w:type="dxa"/>
                <w:tcBorders>
                  <w:top w:val="single" w:sz="4" w:space="0" w:color="auto"/>
                  <w:left w:val="single" w:sz="4" w:space="0" w:color="auto"/>
                  <w:bottom w:val="single" w:sz="4" w:space="0" w:color="auto"/>
                  <w:right w:val="single" w:sz="4" w:space="0" w:color="auto"/>
                </w:tcBorders>
              </w:tcPr>
            </w:tcPrChange>
          </w:tcPr>
          <w:p w14:paraId="7C4EAE3F" w14:textId="1FFF8964" w:rsidR="00CE58A0" w:rsidRPr="00DF18C3" w:rsidRDefault="00CE58A0" w:rsidP="00CE58A0">
            <w:pPr>
              <w:spacing w:before="0" w:after="0"/>
              <w:ind w:left="0" w:right="0"/>
              <w:jc w:val="right"/>
              <w:textAlignment w:val="center"/>
              <w:rPr>
                <w:rFonts w:ascii="Arial Narrow" w:hAnsi="Arial Narrow"/>
                <w:sz w:val="18"/>
                <w:szCs w:val="18"/>
              </w:rPr>
            </w:pPr>
            <w:ins w:id="1788" w:author="作者" w:date="2024-07-05T11:58:00Z">
              <w:r w:rsidRPr="00D611FB">
                <w:rPr>
                  <w:rFonts w:ascii="Arial Narrow" w:hAnsi="Arial Narrow"/>
                  <w:sz w:val="18"/>
                  <w:szCs w:val="18"/>
                </w:rPr>
                <w:t>0.00</w:t>
              </w:r>
            </w:ins>
            <w:ins w:id="1789" w:author="admin" w:date="2024-07-03T15:34:00Z">
              <w:del w:id="1790" w:author="作者" w:date="2024-07-05T11:58:00Z">
                <w:r w:rsidRPr="00DF18C3" w:rsidDel="00C20E37">
                  <w:rPr>
                    <w:rFonts w:ascii="Arial Narrow" w:hAnsi="Arial Narrow"/>
                    <w:sz w:val="18"/>
                    <w:szCs w:val="18"/>
                  </w:rPr>
                  <w:delText xml:space="preserve">0.00 </w:delText>
                </w:r>
              </w:del>
            </w:ins>
            <w:del w:id="1791" w:author="作者" w:date="2024-07-05T11:58:00Z">
              <w:r w:rsidRPr="00DF18C3" w:rsidDel="00C20E37">
                <w:rPr>
                  <w:rFonts w:ascii="Arial Narrow" w:hAnsi="Arial Narrow"/>
                  <w:sz w:val="18"/>
                  <w:szCs w:val="18"/>
                </w:rPr>
                <w:delText xml:space="preserve">0.00 </w:delText>
              </w:r>
            </w:del>
          </w:p>
        </w:tc>
        <w:tc>
          <w:tcPr>
            <w:tcW w:w="2035" w:type="dxa"/>
            <w:tcBorders>
              <w:top w:val="single" w:sz="4" w:space="0" w:color="auto"/>
              <w:left w:val="single" w:sz="4" w:space="0" w:color="auto"/>
              <w:bottom w:val="single" w:sz="4" w:space="0" w:color="auto"/>
              <w:right w:val="single" w:sz="4" w:space="0" w:color="auto"/>
            </w:tcBorders>
            <w:tcPrChange w:id="1792" w:author="作者" w:date="2024-07-05T11:58:00Z">
              <w:tcPr>
                <w:tcW w:w="2035" w:type="dxa"/>
                <w:tcBorders>
                  <w:top w:val="single" w:sz="4" w:space="0" w:color="auto"/>
                  <w:left w:val="single" w:sz="4" w:space="0" w:color="auto"/>
                  <w:bottom w:val="single" w:sz="4" w:space="0" w:color="auto"/>
                  <w:right w:val="single" w:sz="4" w:space="0" w:color="auto"/>
                </w:tcBorders>
              </w:tcPr>
            </w:tcPrChange>
          </w:tcPr>
          <w:p w14:paraId="717F92C8" w14:textId="5C7FC855" w:rsidR="00CE58A0" w:rsidRPr="00CE58A0" w:rsidRDefault="00CE58A0" w:rsidP="00CE58A0">
            <w:pPr>
              <w:spacing w:before="0" w:after="0"/>
              <w:ind w:left="0" w:right="0"/>
              <w:jc w:val="right"/>
              <w:textAlignment w:val="center"/>
              <w:rPr>
                <w:rFonts w:ascii="Arial Narrow" w:hAnsi="Arial Narrow"/>
                <w:sz w:val="18"/>
                <w:szCs w:val="18"/>
              </w:rPr>
            </w:pPr>
            <w:ins w:id="1793" w:author="作者" w:date="2024-07-05T12:12:00Z">
              <w:r w:rsidRPr="00CE58A0">
                <w:rPr>
                  <w:rFonts w:ascii="Arial Narrow" w:hAnsi="Arial Narrow"/>
                  <w:sz w:val="18"/>
                  <w:szCs w:val="18"/>
                </w:rPr>
                <w:t xml:space="preserve">0.00 </w:t>
              </w:r>
            </w:ins>
            <w:del w:id="1794" w:author="作者" w:date="2024-07-05T11:58:00Z">
              <w:r w:rsidRPr="00CE58A0" w:rsidDel="00C20E37">
                <w:rPr>
                  <w:rFonts w:ascii="Arial Narrow" w:hAnsi="Arial Narrow"/>
                  <w:sz w:val="18"/>
                  <w:szCs w:val="18"/>
                </w:rPr>
                <w:delText xml:space="preserve">0.00 </w:delText>
              </w:r>
            </w:del>
          </w:p>
        </w:tc>
      </w:tr>
      <w:tr w:rsidR="00CE58A0" w14:paraId="1AA2BACF" w14:textId="77777777" w:rsidTr="2DD37415">
        <w:tblPrEx>
          <w:tblW w:w="138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1795" w:author="作者" w:date="2024-07-05T11:58:00Z">
            <w:tblPrEx>
              <w:tblW w:w="138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trHeight w:val="283"/>
          <w:ins w:id="1796" w:author="admin" w:date="2024-07-03T14:28:00Z"/>
          <w:trPrChange w:id="1797" w:author="作者" w:date="2024-07-05T11:58:00Z">
            <w:trPr>
              <w:gridAfter w:val="0"/>
              <w:trHeight w:val="283"/>
            </w:trPr>
          </w:trPrChange>
        </w:trPr>
        <w:tc>
          <w:tcPr>
            <w:tcW w:w="3690" w:type="dxa"/>
            <w:tcBorders>
              <w:top w:val="single" w:sz="4" w:space="0" w:color="auto"/>
              <w:left w:val="single" w:sz="4" w:space="0" w:color="auto"/>
              <w:bottom w:val="single" w:sz="4" w:space="0" w:color="auto"/>
              <w:right w:val="single" w:sz="4" w:space="0" w:color="auto"/>
            </w:tcBorders>
            <w:vAlign w:val="center"/>
            <w:tcPrChange w:id="1798" w:author="作者" w:date="2024-07-05T11:58:00Z">
              <w:tcPr>
                <w:tcW w:w="3690" w:type="dxa"/>
                <w:tcBorders>
                  <w:top w:val="single" w:sz="4" w:space="0" w:color="auto"/>
                  <w:left w:val="single" w:sz="4" w:space="0" w:color="auto"/>
                  <w:bottom w:val="single" w:sz="4" w:space="0" w:color="auto"/>
                  <w:right w:val="single" w:sz="4" w:space="0" w:color="auto"/>
                </w:tcBorders>
                <w:vAlign w:val="center"/>
              </w:tcPr>
            </w:tcPrChange>
          </w:tcPr>
          <w:p w14:paraId="53644FB9" w14:textId="1E6D2958" w:rsidR="00CE58A0" w:rsidDel="00017F8D" w:rsidRDefault="00CE58A0" w:rsidP="00CE58A0">
            <w:pPr>
              <w:spacing w:before="0" w:after="0"/>
              <w:ind w:left="0" w:right="0"/>
              <w:jc w:val="left"/>
              <w:rPr>
                <w:ins w:id="1799" w:author="admin" w:date="2024-07-03T14:28:00Z"/>
                <w:rFonts w:ascii="仿宋_GB2312" w:eastAsia="仿宋_GB2312" w:hAnsi="Arial Narrow"/>
                <w:color w:val="000000"/>
                <w:sz w:val="16"/>
                <w:szCs w:val="16"/>
              </w:rPr>
            </w:pPr>
            <w:ins w:id="1800" w:author="admin" w:date="2024-07-03T14:28:00Z">
              <w:r>
                <w:rPr>
                  <w:rFonts w:ascii="仿宋_GB2312" w:eastAsia="仿宋_GB2312" w:hAnsi="Arial Narrow"/>
                  <w:color w:val="000000"/>
                  <w:sz w:val="16"/>
                  <w:szCs w:val="16"/>
                </w:rPr>
                <w:t>二、营业利润（亏损以</w:t>
              </w:r>
              <w:r>
                <w:rPr>
                  <w:rFonts w:ascii="Arial Narrow" w:eastAsia="仿宋_GB2312" w:hAnsi="Arial Narrow"/>
                  <w:color w:val="000000"/>
                  <w:sz w:val="16"/>
                  <w:szCs w:val="16"/>
                </w:rPr>
                <w:t>“-”</w:t>
              </w:r>
              <w:r>
                <w:rPr>
                  <w:rFonts w:ascii="仿宋_GB2312" w:eastAsia="仿宋_GB2312" w:hAnsi="Arial Narrow"/>
                  <w:color w:val="000000"/>
                  <w:sz w:val="16"/>
                  <w:szCs w:val="16"/>
                </w:rPr>
                <w:t>号填列）</w:t>
              </w:r>
            </w:ins>
          </w:p>
        </w:tc>
        <w:tc>
          <w:tcPr>
            <w:tcW w:w="2035" w:type="dxa"/>
            <w:gridSpan w:val="2"/>
            <w:tcBorders>
              <w:top w:val="single" w:sz="4" w:space="0" w:color="auto"/>
              <w:left w:val="single" w:sz="4" w:space="0" w:color="auto"/>
              <w:bottom w:val="single" w:sz="4" w:space="0" w:color="auto"/>
              <w:right w:val="single" w:sz="4" w:space="0" w:color="auto"/>
            </w:tcBorders>
            <w:tcPrChange w:id="1801" w:author="作者" w:date="2024-07-05T11:58:00Z">
              <w:tcPr>
                <w:tcW w:w="2035" w:type="dxa"/>
                <w:tcBorders>
                  <w:top w:val="single" w:sz="4" w:space="0" w:color="auto"/>
                  <w:left w:val="single" w:sz="4" w:space="0" w:color="auto"/>
                  <w:bottom w:val="single" w:sz="4" w:space="0" w:color="auto"/>
                  <w:right w:val="single" w:sz="4" w:space="0" w:color="auto"/>
                </w:tcBorders>
              </w:tcPr>
            </w:tcPrChange>
          </w:tcPr>
          <w:p w14:paraId="4A535375" w14:textId="0C6CB628" w:rsidR="00CE58A0" w:rsidRPr="00DF18C3" w:rsidRDefault="00CE58A0" w:rsidP="00CE58A0">
            <w:pPr>
              <w:spacing w:before="0" w:after="0"/>
              <w:ind w:left="0" w:right="0"/>
              <w:jc w:val="right"/>
              <w:textAlignment w:val="center"/>
              <w:rPr>
                <w:ins w:id="1802" w:author="admin" w:date="2024-07-03T14:28:00Z"/>
                <w:rFonts w:ascii="Arial Narrow" w:hAnsi="Arial Narrow"/>
                <w:sz w:val="18"/>
                <w:szCs w:val="18"/>
              </w:rPr>
            </w:pPr>
            <w:ins w:id="1803" w:author="作者" w:date="2024-07-05T11:58:00Z">
              <w:r w:rsidRPr="00DF18C3">
                <w:rPr>
                  <w:rFonts w:ascii="Arial Narrow" w:hAnsi="Arial Narrow"/>
                  <w:sz w:val="18"/>
                  <w:szCs w:val="18"/>
                </w:rPr>
                <w:t>29,231,802.62</w:t>
              </w:r>
            </w:ins>
            <w:ins w:id="1804" w:author="admin" w:date="2024-07-03T14:30:00Z">
              <w:del w:id="1805" w:author="作者" w:date="2024-07-05T11:58:00Z">
                <w:r w:rsidRPr="00DF18C3" w:rsidDel="00C20E37">
                  <w:rPr>
                    <w:rFonts w:ascii="Arial Narrow" w:hAnsi="Arial Narrow"/>
                    <w:sz w:val="18"/>
                    <w:szCs w:val="18"/>
                  </w:rPr>
                  <w:delText>37,838,916.5</w:delText>
                </w:r>
              </w:del>
              <w:del w:id="1806" w:author="作者" w:date="2024-07-04T11:52:00Z">
                <w:r w:rsidRPr="00DF18C3" w:rsidDel="00BA5A47">
                  <w:rPr>
                    <w:rFonts w:ascii="Arial Narrow" w:hAnsi="Arial Narrow"/>
                    <w:sz w:val="18"/>
                    <w:szCs w:val="18"/>
                  </w:rPr>
                  <w:delText>0</w:delText>
                </w:r>
              </w:del>
              <w:del w:id="1807" w:author="作者" w:date="2024-07-05T11:58:00Z">
                <w:r w:rsidRPr="00DF18C3" w:rsidDel="00C20E37">
                  <w:rPr>
                    <w:rFonts w:ascii="Arial Narrow" w:hAnsi="Arial Narrow"/>
                    <w:sz w:val="18"/>
                    <w:szCs w:val="18"/>
                  </w:rPr>
                  <w:delText xml:space="preserve"> </w:delText>
                </w:r>
              </w:del>
            </w:ins>
          </w:p>
        </w:tc>
        <w:tc>
          <w:tcPr>
            <w:tcW w:w="2035" w:type="dxa"/>
            <w:tcBorders>
              <w:top w:val="single" w:sz="4" w:space="0" w:color="auto"/>
              <w:left w:val="single" w:sz="4" w:space="0" w:color="auto"/>
              <w:bottom w:val="single" w:sz="4" w:space="0" w:color="auto"/>
              <w:right w:val="single" w:sz="4" w:space="0" w:color="auto"/>
            </w:tcBorders>
            <w:tcPrChange w:id="1808" w:author="作者" w:date="2024-07-05T11:58:00Z">
              <w:tcPr>
                <w:tcW w:w="2035" w:type="dxa"/>
                <w:tcBorders>
                  <w:top w:val="single" w:sz="4" w:space="0" w:color="auto"/>
                  <w:left w:val="single" w:sz="4" w:space="0" w:color="auto"/>
                  <w:bottom w:val="single" w:sz="4" w:space="0" w:color="auto"/>
                  <w:right w:val="single" w:sz="4" w:space="0" w:color="auto"/>
                </w:tcBorders>
              </w:tcPr>
            </w:tcPrChange>
          </w:tcPr>
          <w:p w14:paraId="79B594E1" w14:textId="06473F88" w:rsidR="00CE58A0" w:rsidRPr="00DF18C3" w:rsidRDefault="00CE58A0" w:rsidP="00CE58A0">
            <w:pPr>
              <w:spacing w:before="0" w:after="0"/>
              <w:ind w:left="0" w:right="0"/>
              <w:jc w:val="right"/>
              <w:textAlignment w:val="center"/>
              <w:rPr>
                <w:ins w:id="1809" w:author="admin" w:date="2024-07-03T14:28:00Z"/>
                <w:rFonts w:ascii="Arial Narrow" w:hAnsi="Arial Narrow"/>
                <w:sz w:val="18"/>
                <w:szCs w:val="18"/>
              </w:rPr>
            </w:pPr>
            <w:ins w:id="1810" w:author="作者" w:date="2024-07-05T11:58:00Z">
              <w:r w:rsidRPr="00DF18C3">
                <w:rPr>
                  <w:rFonts w:ascii="Arial Narrow" w:hAnsi="Arial Narrow"/>
                  <w:sz w:val="18"/>
                  <w:szCs w:val="18"/>
                </w:rPr>
                <w:t>12,932,308.46</w:t>
              </w:r>
            </w:ins>
            <w:ins w:id="1811" w:author="admin" w:date="2024-07-03T14:30:00Z">
              <w:del w:id="1812" w:author="作者" w:date="2024-07-05T11:58:00Z">
                <w:r w:rsidRPr="00DF18C3" w:rsidDel="00C20E37">
                  <w:rPr>
                    <w:rFonts w:ascii="Arial Narrow" w:hAnsi="Arial Narrow"/>
                    <w:sz w:val="18"/>
                    <w:szCs w:val="18"/>
                  </w:rPr>
                  <w:delText xml:space="preserve">18,820,936.88 </w:delText>
                </w:r>
              </w:del>
            </w:ins>
          </w:p>
        </w:tc>
        <w:tc>
          <w:tcPr>
            <w:tcW w:w="2035" w:type="dxa"/>
            <w:tcBorders>
              <w:top w:val="single" w:sz="4" w:space="0" w:color="auto"/>
              <w:left w:val="single" w:sz="4" w:space="0" w:color="auto"/>
              <w:bottom w:val="single" w:sz="4" w:space="0" w:color="auto"/>
              <w:right w:val="single" w:sz="4" w:space="0" w:color="auto"/>
            </w:tcBorders>
            <w:tcPrChange w:id="1813" w:author="作者" w:date="2024-07-05T11:58:00Z">
              <w:tcPr>
                <w:tcW w:w="2035" w:type="dxa"/>
                <w:tcBorders>
                  <w:top w:val="single" w:sz="4" w:space="0" w:color="auto"/>
                  <w:left w:val="single" w:sz="4" w:space="0" w:color="auto"/>
                  <w:bottom w:val="single" w:sz="4" w:space="0" w:color="auto"/>
                  <w:right w:val="single" w:sz="4" w:space="0" w:color="auto"/>
                </w:tcBorders>
              </w:tcPr>
            </w:tcPrChange>
          </w:tcPr>
          <w:p w14:paraId="461D72B9" w14:textId="4630ECF8" w:rsidR="00CE58A0" w:rsidRPr="00DF18C3" w:rsidRDefault="00CE58A0" w:rsidP="00CE58A0">
            <w:pPr>
              <w:spacing w:before="0" w:after="0"/>
              <w:ind w:left="0" w:right="0"/>
              <w:jc w:val="right"/>
              <w:textAlignment w:val="center"/>
              <w:rPr>
                <w:ins w:id="1814" w:author="admin" w:date="2024-07-03T14:28:00Z"/>
                <w:rFonts w:ascii="Arial Narrow" w:hAnsi="Arial Narrow"/>
                <w:sz w:val="18"/>
                <w:szCs w:val="18"/>
              </w:rPr>
            </w:pPr>
            <w:ins w:id="1815" w:author="作者" w:date="2024-07-05T11:58:00Z">
              <w:r w:rsidRPr="00DF18C3">
                <w:rPr>
                  <w:rFonts w:ascii="Arial Narrow" w:hAnsi="Arial Narrow"/>
                  <w:sz w:val="18"/>
                  <w:szCs w:val="18"/>
                </w:rPr>
                <w:t>-21,155,356.43</w:t>
              </w:r>
            </w:ins>
            <w:ins w:id="1816" w:author="admin" w:date="2024-07-03T14:30:00Z">
              <w:del w:id="1817" w:author="作者" w:date="2024-07-05T11:58:00Z">
                <w:r w:rsidRPr="00DF18C3" w:rsidDel="00C20E37">
                  <w:rPr>
                    <w:rFonts w:ascii="Arial Narrow" w:hAnsi="Arial Narrow"/>
                    <w:sz w:val="18"/>
                    <w:szCs w:val="18"/>
                  </w:rPr>
                  <w:delText>-21,847,932.6</w:delText>
                </w:r>
              </w:del>
              <w:del w:id="1818" w:author="作者" w:date="2024-07-04T11:52:00Z">
                <w:r w:rsidRPr="00DF18C3" w:rsidDel="00BA5A47">
                  <w:rPr>
                    <w:rFonts w:ascii="Arial Narrow" w:hAnsi="Arial Narrow"/>
                    <w:sz w:val="18"/>
                    <w:szCs w:val="18"/>
                  </w:rPr>
                  <w:delText>8</w:delText>
                </w:r>
              </w:del>
              <w:del w:id="1819" w:author="作者" w:date="2024-07-05T11:58:00Z">
                <w:r w:rsidRPr="00DF18C3" w:rsidDel="00C20E37">
                  <w:rPr>
                    <w:rFonts w:ascii="Arial Narrow" w:hAnsi="Arial Narrow"/>
                    <w:sz w:val="18"/>
                    <w:szCs w:val="18"/>
                  </w:rPr>
                  <w:delText xml:space="preserve"> </w:delText>
                </w:r>
              </w:del>
            </w:ins>
          </w:p>
        </w:tc>
        <w:tc>
          <w:tcPr>
            <w:tcW w:w="2035" w:type="dxa"/>
            <w:gridSpan w:val="2"/>
            <w:tcBorders>
              <w:top w:val="single" w:sz="4" w:space="0" w:color="auto"/>
              <w:left w:val="single" w:sz="4" w:space="0" w:color="auto"/>
              <w:bottom w:val="single" w:sz="4" w:space="0" w:color="auto"/>
              <w:right w:val="single" w:sz="4" w:space="0" w:color="auto"/>
            </w:tcBorders>
            <w:tcPrChange w:id="1820" w:author="作者" w:date="2024-07-05T11:58:00Z">
              <w:tcPr>
                <w:tcW w:w="2035" w:type="dxa"/>
                <w:tcBorders>
                  <w:top w:val="single" w:sz="4" w:space="0" w:color="auto"/>
                  <w:left w:val="single" w:sz="4" w:space="0" w:color="auto"/>
                  <w:bottom w:val="single" w:sz="4" w:space="0" w:color="auto"/>
                  <w:right w:val="single" w:sz="4" w:space="0" w:color="auto"/>
                </w:tcBorders>
              </w:tcPr>
            </w:tcPrChange>
          </w:tcPr>
          <w:p w14:paraId="72C70E20" w14:textId="35ACD9EE" w:rsidR="00CE58A0" w:rsidRPr="00DF18C3" w:rsidRDefault="00CE58A0" w:rsidP="00CE58A0">
            <w:pPr>
              <w:spacing w:before="0" w:after="0"/>
              <w:ind w:left="0" w:right="0"/>
              <w:jc w:val="right"/>
              <w:textAlignment w:val="center"/>
              <w:rPr>
                <w:ins w:id="1821" w:author="admin" w:date="2024-07-03T14:28:00Z"/>
                <w:rFonts w:ascii="Arial Narrow" w:hAnsi="Arial Narrow"/>
                <w:sz w:val="18"/>
                <w:szCs w:val="18"/>
              </w:rPr>
            </w:pPr>
            <w:ins w:id="1822" w:author="作者" w:date="2024-07-05T11:58:00Z">
              <w:r w:rsidRPr="00DF18C3">
                <w:rPr>
                  <w:rFonts w:ascii="Arial Narrow" w:hAnsi="Arial Narrow"/>
                  <w:sz w:val="18"/>
                  <w:szCs w:val="18"/>
                </w:rPr>
                <w:t>-19,072,855.78</w:t>
              </w:r>
            </w:ins>
            <w:ins w:id="1823" w:author="admin" w:date="2024-07-03T15:34:00Z">
              <w:del w:id="1824" w:author="作者" w:date="2024-07-05T11:58:00Z">
                <w:r w:rsidRPr="00DF18C3" w:rsidDel="00C20E37">
                  <w:rPr>
                    <w:rFonts w:ascii="Arial Narrow" w:hAnsi="Arial Narrow"/>
                    <w:sz w:val="18"/>
                    <w:szCs w:val="18"/>
                  </w:rPr>
                  <w:delText>-33,662,129.04</w:delText>
                </w:r>
              </w:del>
            </w:ins>
          </w:p>
        </w:tc>
        <w:tc>
          <w:tcPr>
            <w:tcW w:w="2035" w:type="dxa"/>
            <w:tcBorders>
              <w:top w:val="single" w:sz="4" w:space="0" w:color="auto"/>
              <w:left w:val="single" w:sz="4" w:space="0" w:color="auto"/>
              <w:bottom w:val="single" w:sz="4" w:space="0" w:color="auto"/>
              <w:right w:val="single" w:sz="4" w:space="0" w:color="auto"/>
            </w:tcBorders>
            <w:tcPrChange w:id="1825" w:author="作者" w:date="2024-07-05T11:58:00Z">
              <w:tcPr>
                <w:tcW w:w="2035" w:type="dxa"/>
                <w:tcBorders>
                  <w:top w:val="single" w:sz="4" w:space="0" w:color="auto"/>
                  <w:left w:val="single" w:sz="4" w:space="0" w:color="auto"/>
                  <w:bottom w:val="single" w:sz="4" w:space="0" w:color="auto"/>
                  <w:right w:val="single" w:sz="4" w:space="0" w:color="auto"/>
                </w:tcBorders>
              </w:tcPr>
            </w:tcPrChange>
          </w:tcPr>
          <w:p w14:paraId="1B8D6685" w14:textId="7168AB58" w:rsidR="00CE58A0" w:rsidRPr="00CE58A0" w:rsidRDefault="00CE58A0" w:rsidP="00CE58A0">
            <w:pPr>
              <w:spacing w:before="0" w:after="0"/>
              <w:ind w:left="0" w:right="0"/>
              <w:jc w:val="right"/>
              <w:textAlignment w:val="center"/>
              <w:rPr>
                <w:ins w:id="1826" w:author="admin" w:date="2024-07-03T14:28:00Z"/>
                <w:rFonts w:ascii="Arial Narrow" w:hAnsi="Arial Narrow"/>
                <w:sz w:val="18"/>
                <w:szCs w:val="18"/>
              </w:rPr>
            </w:pPr>
            <w:ins w:id="1827" w:author="作者" w:date="2024-07-05T12:12:00Z">
              <w:r w:rsidRPr="00CE58A0">
                <w:rPr>
                  <w:rFonts w:ascii="Arial Narrow" w:hAnsi="Arial Narrow"/>
                  <w:sz w:val="18"/>
                  <w:szCs w:val="18"/>
                </w:rPr>
                <w:t xml:space="preserve">1,935,898.87 </w:t>
              </w:r>
            </w:ins>
            <w:ins w:id="1828" w:author="admin" w:date="2024-07-03T14:35:00Z">
              <w:del w:id="1829" w:author="作者" w:date="2024-07-05T11:58:00Z">
                <w:r w:rsidRPr="00CE58A0" w:rsidDel="00C20E37">
                  <w:rPr>
                    <w:rFonts w:ascii="Arial Narrow" w:hAnsi="Arial Narrow"/>
                    <w:sz w:val="18"/>
                    <w:szCs w:val="18"/>
                  </w:rPr>
                  <w:delText>1,149,791.68</w:delText>
                </w:r>
              </w:del>
            </w:ins>
          </w:p>
        </w:tc>
      </w:tr>
      <w:tr w:rsidR="00CE58A0" w14:paraId="22998F60" w14:textId="77777777" w:rsidTr="2DD37415">
        <w:tblPrEx>
          <w:tblW w:w="138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1830" w:author="作者" w:date="2024-07-05T11:58:00Z">
            <w:tblPrEx>
              <w:tblW w:w="138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trHeight w:val="283"/>
          <w:ins w:id="1831" w:author="admin" w:date="2024-07-03T14:28:00Z"/>
          <w:trPrChange w:id="1832" w:author="作者" w:date="2024-07-05T11:58:00Z">
            <w:trPr>
              <w:gridAfter w:val="0"/>
              <w:trHeight w:val="283"/>
            </w:trPr>
          </w:trPrChange>
        </w:trPr>
        <w:tc>
          <w:tcPr>
            <w:tcW w:w="3690" w:type="dxa"/>
            <w:tcBorders>
              <w:top w:val="single" w:sz="4" w:space="0" w:color="auto"/>
              <w:left w:val="single" w:sz="4" w:space="0" w:color="auto"/>
              <w:bottom w:val="single" w:sz="4" w:space="0" w:color="auto"/>
              <w:right w:val="single" w:sz="4" w:space="0" w:color="auto"/>
            </w:tcBorders>
            <w:vAlign w:val="center"/>
            <w:tcPrChange w:id="1833" w:author="作者" w:date="2024-07-05T11:58:00Z">
              <w:tcPr>
                <w:tcW w:w="3690" w:type="dxa"/>
                <w:tcBorders>
                  <w:top w:val="single" w:sz="4" w:space="0" w:color="auto"/>
                  <w:left w:val="single" w:sz="4" w:space="0" w:color="auto"/>
                  <w:bottom w:val="single" w:sz="4" w:space="0" w:color="auto"/>
                  <w:right w:val="single" w:sz="4" w:space="0" w:color="auto"/>
                </w:tcBorders>
                <w:vAlign w:val="center"/>
              </w:tcPr>
            </w:tcPrChange>
          </w:tcPr>
          <w:p w14:paraId="6FE55D68" w14:textId="33931223" w:rsidR="00CE58A0" w:rsidDel="00017F8D" w:rsidRDefault="00CE58A0" w:rsidP="00CE58A0">
            <w:pPr>
              <w:spacing w:before="0" w:after="0"/>
              <w:ind w:left="0" w:right="0" w:firstLineChars="100" w:firstLine="160"/>
              <w:jc w:val="left"/>
              <w:rPr>
                <w:ins w:id="1834" w:author="admin" w:date="2024-07-03T14:28:00Z"/>
                <w:rFonts w:ascii="仿宋_GB2312" w:eastAsia="仿宋_GB2312" w:hAnsi="Arial Narrow"/>
                <w:color w:val="000000"/>
                <w:sz w:val="16"/>
                <w:szCs w:val="16"/>
              </w:rPr>
            </w:pPr>
            <w:ins w:id="1835" w:author="admin" w:date="2024-07-03T14:28:00Z">
              <w:r>
                <w:rPr>
                  <w:rFonts w:ascii="仿宋_GB2312" w:eastAsia="仿宋_GB2312" w:hAnsi="Arial Narrow" w:hint="eastAsia"/>
                  <w:color w:val="000000"/>
                  <w:sz w:val="16"/>
                  <w:szCs w:val="16"/>
                </w:rPr>
                <w:t>加：营业外收入</w:t>
              </w:r>
            </w:ins>
          </w:p>
        </w:tc>
        <w:tc>
          <w:tcPr>
            <w:tcW w:w="2035" w:type="dxa"/>
            <w:gridSpan w:val="2"/>
            <w:tcBorders>
              <w:top w:val="single" w:sz="4" w:space="0" w:color="auto"/>
              <w:left w:val="single" w:sz="4" w:space="0" w:color="auto"/>
              <w:bottom w:val="single" w:sz="4" w:space="0" w:color="auto"/>
              <w:right w:val="single" w:sz="4" w:space="0" w:color="auto"/>
            </w:tcBorders>
            <w:tcPrChange w:id="1836" w:author="作者" w:date="2024-07-05T11:58:00Z">
              <w:tcPr>
                <w:tcW w:w="2035" w:type="dxa"/>
                <w:tcBorders>
                  <w:top w:val="single" w:sz="4" w:space="0" w:color="auto"/>
                  <w:left w:val="single" w:sz="4" w:space="0" w:color="auto"/>
                  <w:bottom w:val="single" w:sz="4" w:space="0" w:color="auto"/>
                  <w:right w:val="single" w:sz="4" w:space="0" w:color="auto"/>
                </w:tcBorders>
                <w:vAlign w:val="center"/>
              </w:tcPr>
            </w:tcPrChange>
          </w:tcPr>
          <w:p w14:paraId="4D3D4030" w14:textId="5702333B" w:rsidR="00CE58A0" w:rsidRPr="00DF18C3" w:rsidRDefault="00CE58A0" w:rsidP="00CE58A0">
            <w:pPr>
              <w:spacing w:before="0" w:after="0"/>
              <w:ind w:left="0" w:right="0"/>
              <w:jc w:val="right"/>
              <w:textAlignment w:val="center"/>
              <w:rPr>
                <w:ins w:id="1837" w:author="admin" w:date="2024-07-03T14:28:00Z"/>
                <w:rFonts w:ascii="Arial Narrow" w:hAnsi="Arial Narrow"/>
                <w:sz w:val="18"/>
                <w:szCs w:val="18"/>
              </w:rPr>
            </w:pPr>
            <w:ins w:id="1838" w:author="作者" w:date="2024-07-05T11:58:00Z">
              <w:r w:rsidRPr="00DF18C3">
                <w:rPr>
                  <w:rFonts w:ascii="Arial Narrow" w:hAnsi="Arial Narrow"/>
                  <w:sz w:val="18"/>
                  <w:szCs w:val="18"/>
                </w:rPr>
                <w:t>738,168.22</w:t>
              </w:r>
            </w:ins>
            <w:ins w:id="1839" w:author="admin" w:date="2024-07-03T14:38:00Z">
              <w:del w:id="1840" w:author="作者" w:date="2024-07-05T11:58:00Z">
                <w:r w:rsidRPr="00DF18C3" w:rsidDel="00C20E37">
                  <w:rPr>
                    <w:rFonts w:ascii="Arial Narrow" w:hAnsi="Arial Narrow"/>
                    <w:sz w:val="18"/>
                    <w:szCs w:val="18"/>
                  </w:rPr>
                  <w:delText>691,576.63</w:delText>
                </w:r>
              </w:del>
            </w:ins>
          </w:p>
        </w:tc>
        <w:tc>
          <w:tcPr>
            <w:tcW w:w="2035" w:type="dxa"/>
            <w:tcBorders>
              <w:top w:val="single" w:sz="4" w:space="0" w:color="auto"/>
              <w:left w:val="single" w:sz="4" w:space="0" w:color="auto"/>
              <w:bottom w:val="single" w:sz="4" w:space="0" w:color="auto"/>
              <w:right w:val="single" w:sz="4" w:space="0" w:color="auto"/>
            </w:tcBorders>
            <w:tcPrChange w:id="1841" w:author="作者" w:date="2024-07-05T11:58:00Z">
              <w:tcPr>
                <w:tcW w:w="2035" w:type="dxa"/>
                <w:tcBorders>
                  <w:top w:val="single" w:sz="4" w:space="0" w:color="auto"/>
                  <w:left w:val="single" w:sz="4" w:space="0" w:color="auto"/>
                  <w:bottom w:val="single" w:sz="4" w:space="0" w:color="auto"/>
                  <w:right w:val="single" w:sz="4" w:space="0" w:color="auto"/>
                </w:tcBorders>
              </w:tcPr>
            </w:tcPrChange>
          </w:tcPr>
          <w:p w14:paraId="41D4505F" w14:textId="2868DE0D" w:rsidR="00CE58A0" w:rsidRPr="00DF18C3" w:rsidRDefault="00CE58A0" w:rsidP="00CE58A0">
            <w:pPr>
              <w:spacing w:before="0" w:after="0"/>
              <w:ind w:left="0" w:right="0"/>
              <w:jc w:val="right"/>
              <w:textAlignment w:val="center"/>
              <w:rPr>
                <w:ins w:id="1842" w:author="admin" w:date="2024-07-03T14:28:00Z"/>
                <w:rFonts w:ascii="Arial Narrow" w:hAnsi="Arial Narrow"/>
                <w:sz w:val="18"/>
                <w:szCs w:val="18"/>
              </w:rPr>
            </w:pPr>
            <w:ins w:id="1843" w:author="作者" w:date="2024-07-05T11:58:00Z">
              <w:r w:rsidRPr="00DF18C3">
                <w:rPr>
                  <w:rFonts w:ascii="Arial Narrow" w:hAnsi="Arial Narrow"/>
                  <w:sz w:val="18"/>
                  <w:szCs w:val="18"/>
                </w:rPr>
                <w:t>773,318.96</w:t>
              </w:r>
            </w:ins>
            <w:ins w:id="1844" w:author="admin" w:date="2024-07-03T14:38:00Z">
              <w:del w:id="1845" w:author="作者" w:date="2024-07-05T11:58:00Z">
                <w:r w:rsidRPr="00DF18C3" w:rsidDel="00C20E37">
                  <w:rPr>
                    <w:rFonts w:ascii="Arial Narrow" w:hAnsi="Arial Narrow"/>
                    <w:sz w:val="18"/>
                    <w:szCs w:val="18"/>
                  </w:rPr>
                  <w:delText>830,161.62</w:delText>
                </w:r>
              </w:del>
            </w:ins>
          </w:p>
        </w:tc>
        <w:tc>
          <w:tcPr>
            <w:tcW w:w="2035" w:type="dxa"/>
            <w:tcBorders>
              <w:top w:val="single" w:sz="4" w:space="0" w:color="auto"/>
              <w:left w:val="single" w:sz="4" w:space="0" w:color="auto"/>
              <w:bottom w:val="single" w:sz="4" w:space="0" w:color="auto"/>
              <w:right w:val="single" w:sz="4" w:space="0" w:color="auto"/>
            </w:tcBorders>
            <w:tcPrChange w:id="1846" w:author="作者" w:date="2024-07-05T11:58:00Z">
              <w:tcPr>
                <w:tcW w:w="2035" w:type="dxa"/>
                <w:tcBorders>
                  <w:top w:val="single" w:sz="4" w:space="0" w:color="auto"/>
                  <w:left w:val="single" w:sz="4" w:space="0" w:color="auto"/>
                  <w:bottom w:val="single" w:sz="4" w:space="0" w:color="auto"/>
                  <w:right w:val="single" w:sz="4" w:space="0" w:color="auto"/>
                </w:tcBorders>
              </w:tcPr>
            </w:tcPrChange>
          </w:tcPr>
          <w:p w14:paraId="091C2BAD" w14:textId="66F8F329" w:rsidR="00CE58A0" w:rsidRPr="00DF18C3" w:rsidRDefault="00CE58A0" w:rsidP="00CE58A0">
            <w:pPr>
              <w:spacing w:before="0" w:after="0"/>
              <w:ind w:left="0" w:right="0"/>
              <w:jc w:val="right"/>
              <w:textAlignment w:val="center"/>
              <w:rPr>
                <w:ins w:id="1847" w:author="admin" w:date="2024-07-03T14:28:00Z"/>
                <w:rFonts w:ascii="Arial Narrow" w:hAnsi="Arial Narrow"/>
                <w:sz w:val="18"/>
                <w:szCs w:val="18"/>
              </w:rPr>
            </w:pPr>
            <w:ins w:id="1848" w:author="作者" w:date="2024-07-05T11:58:00Z">
              <w:r w:rsidRPr="00DF18C3">
                <w:rPr>
                  <w:rFonts w:ascii="Arial Narrow" w:hAnsi="Arial Narrow"/>
                  <w:sz w:val="18"/>
                  <w:szCs w:val="18"/>
                </w:rPr>
                <w:t>654,469.81</w:t>
              </w:r>
            </w:ins>
            <w:ins w:id="1849" w:author="admin" w:date="2024-07-03T14:38:00Z">
              <w:del w:id="1850" w:author="作者" w:date="2024-07-05T11:58:00Z">
                <w:r w:rsidRPr="00DF18C3" w:rsidDel="00C20E37">
                  <w:rPr>
                    <w:rFonts w:ascii="Arial Narrow" w:hAnsi="Arial Narrow"/>
                    <w:sz w:val="18"/>
                    <w:szCs w:val="18"/>
                  </w:rPr>
                  <w:delText>894,277.39</w:delText>
                </w:r>
              </w:del>
            </w:ins>
          </w:p>
        </w:tc>
        <w:tc>
          <w:tcPr>
            <w:tcW w:w="2035" w:type="dxa"/>
            <w:gridSpan w:val="2"/>
            <w:tcBorders>
              <w:top w:val="single" w:sz="4" w:space="0" w:color="auto"/>
              <w:left w:val="single" w:sz="4" w:space="0" w:color="auto"/>
              <w:bottom w:val="single" w:sz="4" w:space="0" w:color="auto"/>
              <w:right w:val="single" w:sz="4" w:space="0" w:color="auto"/>
            </w:tcBorders>
            <w:tcPrChange w:id="1851" w:author="作者" w:date="2024-07-05T11:58:00Z">
              <w:tcPr>
                <w:tcW w:w="2035" w:type="dxa"/>
                <w:tcBorders>
                  <w:top w:val="single" w:sz="4" w:space="0" w:color="auto"/>
                  <w:left w:val="single" w:sz="4" w:space="0" w:color="auto"/>
                  <w:bottom w:val="single" w:sz="4" w:space="0" w:color="auto"/>
                  <w:right w:val="single" w:sz="4" w:space="0" w:color="auto"/>
                </w:tcBorders>
              </w:tcPr>
            </w:tcPrChange>
          </w:tcPr>
          <w:p w14:paraId="18C43330" w14:textId="35D1C143" w:rsidR="00CE58A0" w:rsidRPr="00DF18C3" w:rsidRDefault="00CE58A0" w:rsidP="00CE58A0">
            <w:pPr>
              <w:spacing w:before="0" w:after="0"/>
              <w:ind w:left="0" w:right="0"/>
              <w:jc w:val="right"/>
              <w:textAlignment w:val="center"/>
              <w:rPr>
                <w:ins w:id="1852" w:author="admin" w:date="2024-07-03T14:28:00Z"/>
                <w:rFonts w:ascii="Arial Narrow" w:hAnsi="Arial Narrow"/>
                <w:sz w:val="18"/>
                <w:szCs w:val="18"/>
              </w:rPr>
            </w:pPr>
            <w:ins w:id="1853" w:author="作者" w:date="2024-07-05T11:58:00Z">
              <w:r w:rsidRPr="00DF18C3">
                <w:rPr>
                  <w:rFonts w:ascii="Arial Narrow" w:hAnsi="Arial Narrow"/>
                  <w:sz w:val="18"/>
                  <w:szCs w:val="18"/>
                </w:rPr>
                <w:t>1,853,838.90</w:t>
              </w:r>
            </w:ins>
            <w:ins w:id="1854" w:author="admin" w:date="2024-07-03T15:35:00Z">
              <w:del w:id="1855" w:author="作者" w:date="2024-07-05T11:58:00Z">
                <w:r w:rsidRPr="00DF18C3" w:rsidDel="00C20E37">
                  <w:rPr>
                    <w:rFonts w:ascii="Arial Narrow" w:hAnsi="Arial Narrow"/>
                    <w:sz w:val="18"/>
                    <w:szCs w:val="18"/>
                  </w:rPr>
                  <w:delText>2,389,887.44</w:delText>
                </w:r>
              </w:del>
            </w:ins>
          </w:p>
        </w:tc>
        <w:tc>
          <w:tcPr>
            <w:tcW w:w="2035" w:type="dxa"/>
            <w:tcBorders>
              <w:top w:val="single" w:sz="4" w:space="0" w:color="auto"/>
              <w:left w:val="single" w:sz="4" w:space="0" w:color="auto"/>
              <w:bottom w:val="single" w:sz="4" w:space="0" w:color="auto"/>
              <w:right w:val="single" w:sz="4" w:space="0" w:color="auto"/>
            </w:tcBorders>
            <w:tcPrChange w:id="1856" w:author="作者" w:date="2024-07-05T11:58:00Z">
              <w:tcPr>
                <w:tcW w:w="2035" w:type="dxa"/>
                <w:tcBorders>
                  <w:top w:val="single" w:sz="4" w:space="0" w:color="auto"/>
                  <w:left w:val="single" w:sz="4" w:space="0" w:color="auto"/>
                  <w:bottom w:val="single" w:sz="4" w:space="0" w:color="auto"/>
                  <w:right w:val="single" w:sz="4" w:space="0" w:color="auto"/>
                </w:tcBorders>
              </w:tcPr>
            </w:tcPrChange>
          </w:tcPr>
          <w:p w14:paraId="400889C1" w14:textId="3DB6B636" w:rsidR="00CE58A0" w:rsidRPr="00CE58A0" w:rsidRDefault="00CE58A0" w:rsidP="00CE58A0">
            <w:pPr>
              <w:spacing w:before="0" w:after="0"/>
              <w:ind w:left="0" w:right="0"/>
              <w:jc w:val="right"/>
              <w:textAlignment w:val="center"/>
              <w:rPr>
                <w:ins w:id="1857" w:author="admin" w:date="2024-07-03T14:28:00Z"/>
                <w:rFonts w:ascii="Arial Narrow" w:hAnsi="Arial Narrow"/>
                <w:sz w:val="18"/>
                <w:szCs w:val="18"/>
              </w:rPr>
            </w:pPr>
            <w:ins w:id="1858" w:author="作者" w:date="2024-07-05T12:12:00Z">
              <w:r w:rsidRPr="00CE58A0">
                <w:rPr>
                  <w:rFonts w:ascii="Arial Narrow" w:hAnsi="Arial Narrow"/>
                  <w:sz w:val="18"/>
                  <w:szCs w:val="18"/>
                </w:rPr>
                <w:t xml:space="preserve">4,019,795.89 </w:t>
              </w:r>
            </w:ins>
            <w:ins w:id="1859" w:author="admin" w:date="2024-07-03T14:49:00Z">
              <w:del w:id="1860" w:author="作者" w:date="2024-07-05T11:58:00Z">
                <w:r w:rsidRPr="00CE58A0" w:rsidDel="00C20E37">
                  <w:rPr>
                    <w:rFonts w:ascii="Arial Narrow" w:hAnsi="Arial Narrow"/>
                    <w:sz w:val="18"/>
                    <w:szCs w:val="18"/>
                  </w:rPr>
                  <w:delText xml:space="preserve">4,805,903.08 </w:delText>
                </w:r>
              </w:del>
            </w:ins>
          </w:p>
        </w:tc>
      </w:tr>
      <w:tr w:rsidR="00CE58A0" w14:paraId="3615FDF3" w14:textId="77777777" w:rsidTr="2DD37415">
        <w:tblPrEx>
          <w:tblW w:w="138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1861" w:author="作者" w:date="2024-07-05T11:58:00Z">
            <w:tblPrEx>
              <w:tblW w:w="138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trHeight w:val="283"/>
          <w:ins w:id="1862" w:author="admin" w:date="2024-07-03T14:28:00Z"/>
          <w:trPrChange w:id="1863" w:author="作者" w:date="2024-07-05T11:58:00Z">
            <w:trPr>
              <w:gridAfter w:val="0"/>
              <w:trHeight w:val="283"/>
            </w:trPr>
          </w:trPrChange>
        </w:trPr>
        <w:tc>
          <w:tcPr>
            <w:tcW w:w="3690" w:type="dxa"/>
            <w:tcBorders>
              <w:top w:val="single" w:sz="4" w:space="0" w:color="auto"/>
              <w:left w:val="single" w:sz="4" w:space="0" w:color="auto"/>
              <w:bottom w:val="single" w:sz="4" w:space="0" w:color="auto"/>
              <w:right w:val="single" w:sz="4" w:space="0" w:color="auto"/>
            </w:tcBorders>
            <w:vAlign w:val="center"/>
            <w:tcPrChange w:id="1864" w:author="作者" w:date="2024-07-05T11:58:00Z">
              <w:tcPr>
                <w:tcW w:w="3690" w:type="dxa"/>
                <w:tcBorders>
                  <w:top w:val="single" w:sz="4" w:space="0" w:color="auto"/>
                  <w:left w:val="single" w:sz="4" w:space="0" w:color="auto"/>
                  <w:bottom w:val="single" w:sz="4" w:space="0" w:color="auto"/>
                  <w:right w:val="single" w:sz="4" w:space="0" w:color="auto"/>
                </w:tcBorders>
                <w:vAlign w:val="center"/>
              </w:tcPr>
            </w:tcPrChange>
          </w:tcPr>
          <w:p w14:paraId="781E1CAE" w14:textId="717B6D74" w:rsidR="00CE58A0" w:rsidDel="00017F8D" w:rsidRDefault="00CE58A0" w:rsidP="00CE58A0">
            <w:pPr>
              <w:spacing w:before="0" w:after="0"/>
              <w:ind w:left="0" w:right="0" w:firstLineChars="100" w:firstLine="160"/>
              <w:jc w:val="left"/>
              <w:rPr>
                <w:ins w:id="1865" w:author="admin" w:date="2024-07-03T14:28:00Z"/>
                <w:rFonts w:ascii="仿宋_GB2312" w:eastAsia="仿宋_GB2312" w:hAnsi="Arial Narrow"/>
                <w:color w:val="000000"/>
                <w:sz w:val="16"/>
                <w:szCs w:val="16"/>
              </w:rPr>
            </w:pPr>
            <w:ins w:id="1866" w:author="admin" w:date="2024-07-03T14:28:00Z">
              <w:r>
                <w:rPr>
                  <w:rFonts w:ascii="仿宋_GB2312" w:eastAsia="仿宋_GB2312" w:hAnsi="Arial Narrow" w:hint="eastAsia"/>
                  <w:color w:val="000000"/>
                  <w:sz w:val="16"/>
                  <w:szCs w:val="16"/>
                </w:rPr>
                <w:t>减：营业外支出</w:t>
              </w:r>
            </w:ins>
          </w:p>
        </w:tc>
        <w:tc>
          <w:tcPr>
            <w:tcW w:w="2035" w:type="dxa"/>
            <w:gridSpan w:val="2"/>
            <w:tcBorders>
              <w:top w:val="single" w:sz="4" w:space="0" w:color="auto"/>
              <w:left w:val="single" w:sz="4" w:space="0" w:color="auto"/>
              <w:bottom w:val="single" w:sz="4" w:space="0" w:color="auto"/>
              <w:right w:val="single" w:sz="4" w:space="0" w:color="auto"/>
            </w:tcBorders>
            <w:tcPrChange w:id="1867" w:author="作者" w:date="2024-07-05T11:58:00Z">
              <w:tcPr>
                <w:tcW w:w="2035" w:type="dxa"/>
                <w:tcBorders>
                  <w:top w:val="single" w:sz="4" w:space="0" w:color="auto"/>
                  <w:left w:val="single" w:sz="4" w:space="0" w:color="auto"/>
                  <w:bottom w:val="single" w:sz="4" w:space="0" w:color="auto"/>
                  <w:right w:val="single" w:sz="4" w:space="0" w:color="auto"/>
                </w:tcBorders>
                <w:vAlign w:val="center"/>
              </w:tcPr>
            </w:tcPrChange>
          </w:tcPr>
          <w:p w14:paraId="363F3201" w14:textId="721FADC3" w:rsidR="00CE58A0" w:rsidRPr="00DF18C3" w:rsidRDefault="00CE58A0" w:rsidP="00CE58A0">
            <w:pPr>
              <w:spacing w:before="0" w:after="0"/>
              <w:ind w:left="0" w:right="0"/>
              <w:jc w:val="right"/>
              <w:textAlignment w:val="center"/>
              <w:rPr>
                <w:ins w:id="1868" w:author="admin" w:date="2024-07-03T14:28:00Z"/>
                <w:rFonts w:ascii="Arial Narrow" w:hAnsi="Arial Narrow"/>
                <w:sz w:val="18"/>
                <w:szCs w:val="18"/>
              </w:rPr>
            </w:pPr>
            <w:ins w:id="1869" w:author="作者" w:date="2024-07-05T11:58:00Z">
              <w:r w:rsidRPr="00DF18C3">
                <w:rPr>
                  <w:rFonts w:ascii="Arial Narrow" w:hAnsi="Arial Narrow"/>
                  <w:sz w:val="18"/>
                  <w:szCs w:val="18"/>
                </w:rPr>
                <w:t>241,930.03</w:t>
              </w:r>
            </w:ins>
            <w:ins w:id="1870" w:author="admin" w:date="2024-07-03T14:38:00Z">
              <w:del w:id="1871" w:author="作者" w:date="2024-07-05T11:58:00Z">
                <w:r w:rsidRPr="00DF18C3" w:rsidDel="00C20E37">
                  <w:rPr>
                    <w:rFonts w:ascii="Arial Narrow" w:hAnsi="Arial Narrow"/>
                    <w:sz w:val="18"/>
                    <w:szCs w:val="18"/>
                  </w:rPr>
                  <w:delText>189,584.90</w:delText>
                </w:r>
              </w:del>
            </w:ins>
          </w:p>
        </w:tc>
        <w:tc>
          <w:tcPr>
            <w:tcW w:w="2035" w:type="dxa"/>
            <w:tcBorders>
              <w:top w:val="single" w:sz="4" w:space="0" w:color="auto"/>
              <w:left w:val="single" w:sz="4" w:space="0" w:color="auto"/>
              <w:bottom w:val="single" w:sz="4" w:space="0" w:color="auto"/>
              <w:right w:val="single" w:sz="4" w:space="0" w:color="auto"/>
            </w:tcBorders>
            <w:tcPrChange w:id="1872" w:author="作者" w:date="2024-07-05T11:58:00Z">
              <w:tcPr>
                <w:tcW w:w="2035" w:type="dxa"/>
                <w:tcBorders>
                  <w:top w:val="single" w:sz="4" w:space="0" w:color="auto"/>
                  <w:left w:val="single" w:sz="4" w:space="0" w:color="auto"/>
                  <w:bottom w:val="single" w:sz="4" w:space="0" w:color="auto"/>
                  <w:right w:val="single" w:sz="4" w:space="0" w:color="auto"/>
                </w:tcBorders>
              </w:tcPr>
            </w:tcPrChange>
          </w:tcPr>
          <w:p w14:paraId="316E0E55" w14:textId="4DE34835" w:rsidR="00CE58A0" w:rsidRPr="00DF18C3" w:rsidRDefault="00CE58A0" w:rsidP="00CE58A0">
            <w:pPr>
              <w:spacing w:before="0" w:after="0"/>
              <w:ind w:left="0" w:right="0"/>
              <w:jc w:val="right"/>
              <w:textAlignment w:val="center"/>
              <w:rPr>
                <w:ins w:id="1873" w:author="admin" w:date="2024-07-03T14:28:00Z"/>
                <w:rFonts w:ascii="Arial Narrow" w:hAnsi="Arial Narrow"/>
                <w:sz w:val="18"/>
                <w:szCs w:val="18"/>
              </w:rPr>
            </w:pPr>
            <w:ins w:id="1874" w:author="作者" w:date="2024-07-05T11:58:00Z">
              <w:r w:rsidRPr="00DF18C3">
                <w:rPr>
                  <w:rFonts w:ascii="Arial Narrow" w:hAnsi="Arial Narrow"/>
                  <w:sz w:val="18"/>
                  <w:szCs w:val="18"/>
                </w:rPr>
                <w:t>253,450.47</w:t>
              </w:r>
            </w:ins>
            <w:ins w:id="1875" w:author="admin" w:date="2024-07-03T14:38:00Z">
              <w:del w:id="1876" w:author="作者" w:date="2024-07-05T11:58:00Z">
                <w:r w:rsidRPr="00DF18C3" w:rsidDel="00C20E37">
                  <w:rPr>
                    <w:rFonts w:ascii="Arial Narrow" w:hAnsi="Arial Narrow"/>
                    <w:sz w:val="18"/>
                    <w:szCs w:val="18"/>
                  </w:rPr>
                  <w:delText>227,575.80</w:delText>
                </w:r>
              </w:del>
            </w:ins>
          </w:p>
        </w:tc>
        <w:tc>
          <w:tcPr>
            <w:tcW w:w="2035" w:type="dxa"/>
            <w:tcBorders>
              <w:top w:val="single" w:sz="4" w:space="0" w:color="auto"/>
              <w:left w:val="single" w:sz="4" w:space="0" w:color="auto"/>
              <w:bottom w:val="single" w:sz="4" w:space="0" w:color="auto"/>
              <w:right w:val="single" w:sz="4" w:space="0" w:color="auto"/>
            </w:tcBorders>
            <w:tcPrChange w:id="1877" w:author="作者" w:date="2024-07-05T11:58:00Z">
              <w:tcPr>
                <w:tcW w:w="2035" w:type="dxa"/>
                <w:tcBorders>
                  <w:top w:val="single" w:sz="4" w:space="0" w:color="auto"/>
                  <w:left w:val="single" w:sz="4" w:space="0" w:color="auto"/>
                  <w:bottom w:val="single" w:sz="4" w:space="0" w:color="auto"/>
                  <w:right w:val="single" w:sz="4" w:space="0" w:color="auto"/>
                </w:tcBorders>
              </w:tcPr>
            </w:tcPrChange>
          </w:tcPr>
          <w:p w14:paraId="66288EAB" w14:textId="3677ED91" w:rsidR="00CE58A0" w:rsidRPr="00DF18C3" w:rsidRDefault="00CE58A0" w:rsidP="00CE58A0">
            <w:pPr>
              <w:spacing w:before="0" w:after="0"/>
              <w:ind w:left="0" w:right="0"/>
              <w:jc w:val="right"/>
              <w:textAlignment w:val="center"/>
              <w:rPr>
                <w:ins w:id="1878" w:author="admin" w:date="2024-07-03T14:28:00Z"/>
                <w:rFonts w:ascii="Arial Narrow" w:hAnsi="Arial Narrow"/>
                <w:sz w:val="18"/>
                <w:szCs w:val="18"/>
              </w:rPr>
            </w:pPr>
            <w:ins w:id="1879" w:author="作者" w:date="2024-07-05T11:58:00Z">
              <w:r w:rsidRPr="00DF18C3">
                <w:rPr>
                  <w:rFonts w:ascii="Arial Narrow" w:hAnsi="Arial Narrow"/>
                  <w:sz w:val="18"/>
                  <w:szCs w:val="18"/>
                </w:rPr>
                <w:t>214,498.40</w:t>
              </w:r>
            </w:ins>
            <w:ins w:id="1880" w:author="admin" w:date="2024-07-03T14:39:00Z">
              <w:del w:id="1881" w:author="作者" w:date="2024-07-05T11:58:00Z">
                <w:r w:rsidRPr="00DF18C3" w:rsidDel="00C20E37">
                  <w:rPr>
                    <w:rFonts w:ascii="Arial Narrow" w:hAnsi="Arial Narrow"/>
                    <w:sz w:val="18"/>
                    <w:szCs w:val="18"/>
                  </w:rPr>
                  <w:delText>245,152.14</w:delText>
                </w:r>
              </w:del>
            </w:ins>
          </w:p>
        </w:tc>
        <w:tc>
          <w:tcPr>
            <w:tcW w:w="2035" w:type="dxa"/>
            <w:gridSpan w:val="2"/>
            <w:tcBorders>
              <w:top w:val="single" w:sz="4" w:space="0" w:color="auto"/>
              <w:left w:val="single" w:sz="4" w:space="0" w:color="auto"/>
              <w:bottom w:val="single" w:sz="4" w:space="0" w:color="auto"/>
              <w:right w:val="single" w:sz="4" w:space="0" w:color="auto"/>
            </w:tcBorders>
            <w:tcPrChange w:id="1882" w:author="作者" w:date="2024-07-05T11:58:00Z">
              <w:tcPr>
                <w:tcW w:w="2035" w:type="dxa"/>
                <w:tcBorders>
                  <w:top w:val="single" w:sz="4" w:space="0" w:color="auto"/>
                  <w:left w:val="single" w:sz="4" w:space="0" w:color="auto"/>
                  <w:bottom w:val="single" w:sz="4" w:space="0" w:color="auto"/>
                  <w:right w:val="single" w:sz="4" w:space="0" w:color="auto"/>
                </w:tcBorders>
              </w:tcPr>
            </w:tcPrChange>
          </w:tcPr>
          <w:p w14:paraId="3CF63460" w14:textId="3B20833C" w:rsidR="00CE58A0" w:rsidRPr="00DF18C3" w:rsidRDefault="00CE58A0" w:rsidP="00CE58A0">
            <w:pPr>
              <w:spacing w:before="0" w:after="0"/>
              <w:ind w:left="0" w:right="0"/>
              <w:jc w:val="right"/>
              <w:textAlignment w:val="center"/>
              <w:rPr>
                <w:ins w:id="1883" w:author="admin" w:date="2024-07-03T14:28:00Z"/>
                <w:rFonts w:ascii="Arial Narrow" w:hAnsi="Arial Narrow"/>
                <w:sz w:val="18"/>
                <w:szCs w:val="18"/>
              </w:rPr>
            </w:pPr>
            <w:ins w:id="1884" w:author="作者" w:date="2024-07-05T11:58:00Z">
              <w:r w:rsidRPr="00DF18C3">
                <w:rPr>
                  <w:rFonts w:ascii="Arial Narrow" w:hAnsi="Arial Narrow"/>
                  <w:sz w:val="18"/>
                  <w:szCs w:val="18"/>
                </w:rPr>
                <w:t>607,584.13</w:t>
              </w:r>
            </w:ins>
            <w:ins w:id="1885" w:author="admin" w:date="2024-07-03T15:35:00Z">
              <w:del w:id="1886" w:author="作者" w:date="2024-07-05T11:58:00Z">
                <w:r w:rsidRPr="00DF18C3" w:rsidDel="00C20E37">
                  <w:rPr>
                    <w:rFonts w:ascii="Arial Narrow" w:hAnsi="Arial Narrow"/>
                    <w:sz w:val="18"/>
                    <w:szCs w:val="18"/>
                  </w:rPr>
                  <w:delText>655,150.19</w:delText>
                </w:r>
              </w:del>
            </w:ins>
          </w:p>
        </w:tc>
        <w:tc>
          <w:tcPr>
            <w:tcW w:w="2035" w:type="dxa"/>
            <w:tcBorders>
              <w:top w:val="single" w:sz="4" w:space="0" w:color="auto"/>
              <w:left w:val="single" w:sz="4" w:space="0" w:color="auto"/>
              <w:bottom w:val="single" w:sz="4" w:space="0" w:color="auto"/>
              <w:right w:val="single" w:sz="4" w:space="0" w:color="auto"/>
            </w:tcBorders>
            <w:tcPrChange w:id="1887" w:author="作者" w:date="2024-07-05T11:58:00Z">
              <w:tcPr>
                <w:tcW w:w="2035" w:type="dxa"/>
                <w:tcBorders>
                  <w:top w:val="single" w:sz="4" w:space="0" w:color="auto"/>
                  <w:left w:val="single" w:sz="4" w:space="0" w:color="auto"/>
                  <w:bottom w:val="single" w:sz="4" w:space="0" w:color="auto"/>
                  <w:right w:val="single" w:sz="4" w:space="0" w:color="auto"/>
                </w:tcBorders>
              </w:tcPr>
            </w:tcPrChange>
          </w:tcPr>
          <w:p w14:paraId="6D06B9E2" w14:textId="2F97F595" w:rsidR="00CE58A0" w:rsidRPr="00CE58A0" w:rsidRDefault="00CE58A0" w:rsidP="00CE58A0">
            <w:pPr>
              <w:spacing w:before="0" w:after="0"/>
              <w:ind w:left="0" w:right="0"/>
              <w:jc w:val="right"/>
              <w:textAlignment w:val="center"/>
              <w:rPr>
                <w:ins w:id="1888" w:author="admin" w:date="2024-07-03T14:28:00Z"/>
                <w:rFonts w:ascii="Arial Narrow" w:hAnsi="Arial Narrow"/>
                <w:sz w:val="18"/>
                <w:szCs w:val="18"/>
              </w:rPr>
            </w:pPr>
            <w:ins w:id="1889" w:author="作者" w:date="2024-07-05T12:12:00Z">
              <w:r w:rsidRPr="00CE58A0">
                <w:rPr>
                  <w:rFonts w:ascii="Arial Narrow" w:hAnsi="Arial Narrow"/>
                  <w:sz w:val="18"/>
                  <w:szCs w:val="18"/>
                </w:rPr>
                <w:t xml:space="preserve">1,317,463.03 </w:t>
              </w:r>
            </w:ins>
            <w:ins w:id="1890" w:author="admin" w:date="2024-07-03T14:49:00Z">
              <w:del w:id="1891" w:author="作者" w:date="2024-07-05T11:58:00Z">
                <w:r w:rsidRPr="00CE58A0" w:rsidDel="00C20E37">
                  <w:rPr>
                    <w:rFonts w:ascii="Arial Narrow" w:hAnsi="Arial Narrow"/>
                    <w:sz w:val="18"/>
                    <w:szCs w:val="18"/>
                  </w:rPr>
                  <w:delText xml:space="preserve">1,317,463.03 </w:delText>
                </w:r>
              </w:del>
            </w:ins>
          </w:p>
        </w:tc>
      </w:tr>
      <w:tr w:rsidR="00CE58A0" w14:paraId="31083DF2" w14:textId="77777777" w:rsidTr="2DD37415">
        <w:tblPrEx>
          <w:tblW w:w="138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1892" w:author="作者" w:date="2024-07-05T11:58:00Z">
            <w:tblPrEx>
              <w:tblW w:w="138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trHeight w:val="283"/>
          <w:ins w:id="1893" w:author="admin" w:date="2024-07-03T14:28:00Z"/>
          <w:trPrChange w:id="1894" w:author="作者" w:date="2024-07-05T11:58:00Z">
            <w:trPr>
              <w:gridAfter w:val="0"/>
              <w:trHeight w:val="283"/>
            </w:trPr>
          </w:trPrChange>
        </w:trPr>
        <w:tc>
          <w:tcPr>
            <w:tcW w:w="3690" w:type="dxa"/>
            <w:tcBorders>
              <w:top w:val="single" w:sz="4" w:space="0" w:color="auto"/>
              <w:left w:val="single" w:sz="4" w:space="0" w:color="auto"/>
              <w:bottom w:val="single" w:sz="4" w:space="0" w:color="auto"/>
              <w:right w:val="single" w:sz="4" w:space="0" w:color="auto"/>
            </w:tcBorders>
            <w:vAlign w:val="center"/>
            <w:tcPrChange w:id="1895" w:author="作者" w:date="2024-07-05T11:58:00Z">
              <w:tcPr>
                <w:tcW w:w="3690" w:type="dxa"/>
                <w:tcBorders>
                  <w:top w:val="single" w:sz="4" w:space="0" w:color="auto"/>
                  <w:left w:val="single" w:sz="4" w:space="0" w:color="auto"/>
                  <w:bottom w:val="single" w:sz="4" w:space="0" w:color="auto"/>
                  <w:right w:val="single" w:sz="4" w:space="0" w:color="auto"/>
                </w:tcBorders>
                <w:vAlign w:val="center"/>
              </w:tcPr>
            </w:tcPrChange>
          </w:tcPr>
          <w:p w14:paraId="04BC2E05" w14:textId="6206C111" w:rsidR="00CE58A0" w:rsidDel="00017F8D" w:rsidRDefault="00CE58A0" w:rsidP="00CE58A0">
            <w:pPr>
              <w:spacing w:before="0" w:after="0"/>
              <w:ind w:left="0" w:right="0" w:firstLineChars="100" w:firstLine="160"/>
              <w:jc w:val="left"/>
              <w:rPr>
                <w:ins w:id="1896" w:author="admin" w:date="2024-07-03T14:28:00Z"/>
                <w:rFonts w:ascii="仿宋_GB2312" w:eastAsia="仿宋_GB2312" w:hAnsi="Arial Narrow"/>
                <w:color w:val="000000"/>
                <w:sz w:val="16"/>
                <w:szCs w:val="16"/>
              </w:rPr>
            </w:pPr>
            <w:ins w:id="1897" w:author="admin" w:date="2024-07-03T14:28:00Z">
              <w:r>
                <w:rPr>
                  <w:rFonts w:ascii="仿宋_GB2312" w:eastAsia="仿宋_GB2312" w:hAnsi="Arial Narrow" w:hint="eastAsia"/>
                  <w:color w:val="000000"/>
                  <w:sz w:val="16"/>
                  <w:szCs w:val="16"/>
                </w:rPr>
                <w:t>其中：非流动资产处置损失</w:t>
              </w:r>
            </w:ins>
          </w:p>
        </w:tc>
        <w:tc>
          <w:tcPr>
            <w:tcW w:w="2035" w:type="dxa"/>
            <w:gridSpan w:val="2"/>
            <w:tcBorders>
              <w:top w:val="single" w:sz="4" w:space="0" w:color="auto"/>
              <w:left w:val="single" w:sz="4" w:space="0" w:color="auto"/>
              <w:bottom w:val="single" w:sz="4" w:space="0" w:color="auto"/>
              <w:right w:val="single" w:sz="4" w:space="0" w:color="auto"/>
            </w:tcBorders>
            <w:tcPrChange w:id="1898" w:author="作者" w:date="2024-07-05T11:58:00Z">
              <w:tcPr>
                <w:tcW w:w="2035" w:type="dxa"/>
                <w:tcBorders>
                  <w:top w:val="single" w:sz="4" w:space="0" w:color="auto"/>
                  <w:left w:val="single" w:sz="4" w:space="0" w:color="auto"/>
                  <w:bottom w:val="single" w:sz="4" w:space="0" w:color="auto"/>
                  <w:right w:val="single" w:sz="4" w:space="0" w:color="auto"/>
                </w:tcBorders>
                <w:vAlign w:val="center"/>
              </w:tcPr>
            </w:tcPrChange>
          </w:tcPr>
          <w:p w14:paraId="423E2805" w14:textId="58934A7B" w:rsidR="00CE58A0" w:rsidRPr="00DF18C3" w:rsidRDefault="00CE58A0" w:rsidP="00CE58A0">
            <w:pPr>
              <w:spacing w:before="0" w:after="0"/>
              <w:ind w:left="0" w:right="0"/>
              <w:jc w:val="right"/>
              <w:textAlignment w:val="center"/>
              <w:rPr>
                <w:ins w:id="1899" w:author="admin" w:date="2024-07-03T14:28:00Z"/>
                <w:rFonts w:ascii="Arial Narrow" w:hAnsi="Arial Narrow"/>
                <w:sz w:val="18"/>
                <w:szCs w:val="18"/>
              </w:rPr>
            </w:pPr>
            <w:ins w:id="1900" w:author="作者" w:date="2024-07-05T11:58:00Z">
              <w:r w:rsidRPr="00292B5E">
                <w:rPr>
                  <w:rFonts w:ascii="Arial Narrow" w:hAnsi="Arial Narrow"/>
                  <w:sz w:val="18"/>
                  <w:szCs w:val="18"/>
                </w:rPr>
                <w:t>0.00</w:t>
              </w:r>
            </w:ins>
            <w:ins w:id="1901" w:author="admin" w:date="2024-07-03T14:48:00Z">
              <w:del w:id="1902" w:author="作者" w:date="2024-07-05T11:58:00Z">
                <w:r w:rsidRPr="00DF18C3" w:rsidDel="00C20E37">
                  <w:rPr>
                    <w:rFonts w:ascii="Arial Narrow" w:hAnsi="Arial Narrow"/>
                    <w:sz w:val="18"/>
                    <w:szCs w:val="18"/>
                  </w:rPr>
                  <w:delText>0.00</w:delText>
                </w:r>
              </w:del>
            </w:ins>
          </w:p>
        </w:tc>
        <w:tc>
          <w:tcPr>
            <w:tcW w:w="2035" w:type="dxa"/>
            <w:tcBorders>
              <w:top w:val="single" w:sz="4" w:space="0" w:color="auto"/>
              <w:left w:val="single" w:sz="4" w:space="0" w:color="auto"/>
              <w:bottom w:val="single" w:sz="4" w:space="0" w:color="auto"/>
              <w:right w:val="single" w:sz="4" w:space="0" w:color="auto"/>
            </w:tcBorders>
            <w:tcPrChange w:id="1903" w:author="作者" w:date="2024-07-05T11:58:00Z">
              <w:tcPr>
                <w:tcW w:w="2035" w:type="dxa"/>
                <w:tcBorders>
                  <w:top w:val="single" w:sz="4" w:space="0" w:color="auto"/>
                  <w:left w:val="single" w:sz="4" w:space="0" w:color="auto"/>
                  <w:bottom w:val="single" w:sz="4" w:space="0" w:color="auto"/>
                  <w:right w:val="single" w:sz="4" w:space="0" w:color="auto"/>
                </w:tcBorders>
              </w:tcPr>
            </w:tcPrChange>
          </w:tcPr>
          <w:p w14:paraId="6592161D" w14:textId="1CD0A1B0" w:rsidR="00CE58A0" w:rsidRPr="00DF18C3" w:rsidRDefault="00CE58A0" w:rsidP="00CE58A0">
            <w:pPr>
              <w:spacing w:before="0" w:after="0"/>
              <w:ind w:left="0" w:right="0"/>
              <w:jc w:val="right"/>
              <w:textAlignment w:val="center"/>
              <w:rPr>
                <w:ins w:id="1904" w:author="admin" w:date="2024-07-03T14:28:00Z"/>
                <w:rFonts w:ascii="Arial Narrow" w:hAnsi="Arial Narrow"/>
                <w:sz w:val="18"/>
                <w:szCs w:val="18"/>
              </w:rPr>
            </w:pPr>
            <w:ins w:id="1905" w:author="作者" w:date="2024-07-05T11:58:00Z">
              <w:r w:rsidRPr="00292B5E">
                <w:rPr>
                  <w:rFonts w:ascii="Arial Narrow" w:hAnsi="Arial Narrow"/>
                  <w:sz w:val="18"/>
                  <w:szCs w:val="18"/>
                </w:rPr>
                <w:t>0.00</w:t>
              </w:r>
            </w:ins>
            <w:ins w:id="1906" w:author="admin" w:date="2024-07-03T14:48:00Z">
              <w:del w:id="1907" w:author="作者" w:date="2024-07-05T11:58:00Z">
                <w:r w:rsidRPr="00DF18C3" w:rsidDel="00C20E37">
                  <w:rPr>
                    <w:rFonts w:ascii="Arial Narrow" w:hAnsi="Arial Narrow"/>
                    <w:sz w:val="18"/>
                    <w:szCs w:val="18"/>
                  </w:rPr>
                  <w:delText>0.00</w:delText>
                </w:r>
              </w:del>
            </w:ins>
          </w:p>
        </w:tc>
        <w:tc>
          <w:tcPr>
            <w:tcW w:w="2035" w:type="dxa"/>
            <w:tcBorders>
              <w:top w:val="single" w:sz="4" w:space="0" w:color="auto"/>
              <w:left w:val="single" w:sz="4" w:space="0" w:color="auto"/>
              <w:bottom w:val="single" w:sz="4" w:space="0" w:color="auto"/>
              <w:right w:val="single" w:sz="4" w:space="0" w:color="auto"/>
            </w:tcBorders>
            <w:tcPrChange w:id="1908" w:author="作者" w:date="2024-07-05T11:58:00Z">
              <w:tcPr>
                <w:tcW w:w="2035" w:type="dxa"/>
                <w:tcBorders>
                  <w:top w:val="single" w:sz="4" w:space="0" w:color="auto"/>
                  <w:left w:val="single" w:sz="4" w:space="0" w:color="auto"/>
                  <w:bottom w:val="single" w:sz="4" w:space="0" w:color="auto"/>
                  <w:right w:val="single" w:sz="4" w:space="0" w:color="auto"/>
                </w:tcBorders>
              </w:tcPr>
            </w:tcPrChange>
          </w:tcPr>
          <w:p w14:paraId="30674F9F" w14:textId="0A0B6CD9" w:rsidR="00CE58A0" w:rsidRPr="00DF18C3" w:rsidRDefault="00CE58A0" w:rsidP="00CE58A0">
            <w:pPr>
              <w:spacing w:before="0" w:after="0"/>
              <w:ind w:left="0" w:right="0"/>
              <w:jc w:val="right"/>
              <w:textAlignment w:val="center"/>
              <w:rPr>
                <w:ins w:id="1909" w:author="admin" w:date="2024-07-03T14:28:00Z"/>
                <w:rFonts w:ascii="Arial Narrow" w:hAnsi="Arial Narrow"/>
                <w:sz w:val="18"/>
                <w:szCs w:val="18"/>
              </w:rPr>
            </w:pPr>
            <w:ins w:id="1910" w:author="作者" w:date="2024-07-05T11:58:00Z">
              <w:r w:rsidRPr="00292B5E">
                <w:rPr>
                  <w:rFonts w:ascii="Arial Narrow" w:hAnsi="Arial Narrow"/>
                  <w:sz w:val="18"/>
                  <w:szCs w:val="18"/>
                </w:rPr>
                <w:t>0.00</w:t>
              </w:r>
            </w:ins>
            <w:ins w:id="1911" w:author="admin" w:date="2024-07-03T14:48:00Z">
              <w:del w:id="1912" w:author="作者" w:date="2024-07-05T11:58:00Z">
                <w:r w:rsidRPr="00DF18C3" w:rsidDel="00C20E37">
                  <w:rPr>
                    <w:rFonts w:ascii="Arial Narrow" w:hAnsi="Arial Narrow"/>
                    <w:sz w:val="18"/>
                    <w:szCs w:val="18"/>
                  </w:rPr>
                  <w:delText>0.00</w:delText>
                </w:r>
              </w:del>
            </w:ins>
          </w:p>
        </w:tc>
        <w:tc>
          <w:tcPr>
            <w:tcW w:w="2035" w:type="dxa"/>
            <w:gridSpan w:val="2"/>
            <w:tcBorders>
              <w:top w:val="single" w:sz="4" w:space="0" w:color="auto"/>
              <w:left w:val="single" w:sz="4" w:space="0" w:color="auto"/>
              <w:bottom w:val="single" w:sz="4" w:space="0" w:color="auto"/>
              <w:right w:val="single" w:sz="4" w:space="0" w:color="auto"/>
            </w:tcBorders>
            <w:tcPrChange w:id="1913" w:author="作者" w:date="2024-07-05T11:58:00Z">
              <w:tcPr>
                <w:tcW w:w="2035" w:type="dxa"/>
                <w:tcBorders>
                  <w:top w:val="single" w:sz="4" w:space="0" w:color="auto"/>
                  <w:left w:val="single" w:sz="4" w:space="0" w:color="auto"/>
                  <w:bottom w:val="single" w:sz="4" w:space="0" w:color="auto"/>
                  <w:right w:val="single" w:sz="4" w:space="0" w:color="auto"/>
                </w:tcBorders>
              </w:tcPr>
            </w:tcPrChange>
          </w:tcPr>
          <w:p w14:paraId="06664E9F" w14:textId="179AE017" w:rsidR="00CE58A0" w:rsidRPr="00DF18C3" w:rsidRDefault="00CE58A0" w:rsidP="00CE58A0">
            <w:pPr>
              <w:spacing w:before="0" w:after="0"/>
              <w:ind w:left="0" w:right="0"/>
              <w:jc w:val="right"/>
              <w:textAlignment w:val="center"/>
              <w:rPr>
                <w:ins w:id="1914" w:author="admin" w:date="2024-07-03T14:28:00Z"/>
                <w:rFonts w:ascii="Arial Narrow" w:hAnsi="Arial Narrow"/>
                <w:sz w:val="18"/>
                <w:szCs w:val="18"/>
              </w:rPr>
            </w:pPr>
            <w:ins w:id="1915" w:author="作者" w:date="2024-07-05T11:58:00Z">
              <w:r w:rsidRPr="00292B5E">
                <w:rPr>
                  <w:rFonts w:ascii="Arial Narrow" w:hAnsi="Arial Narrow"/>
                  <w:sz w:val="18"/>
                  <w:szCs w:val="18"/>
                </w:rPr>
                <w:t>0.00</w:t>
              </w:r>
            </w:ins>
            <w:ins w:id="1916" w:author="admin" w:date="2024-07-03T15:35:00Z">
              <w:del w:id="1917" w:author="作者" w:date="2024-07-05T11:58:00Z">
                <w:r w:rsidRPr="00DF18C3" w:rsidDel="00C20E37">
                  <w:rPr>
                    <w:rFonts w:ascii="Arial Narrow" w:hAnsi="Arial Narrow"/>
                    <w:sz w:val="18"/>
                    <w:szCs w:val="18"/>
                  </w:rPr>
                  <w:delText xml:space="preserve">0.00 </w:delText>
                </w:r>
              </w:del>
            </w:ins>
          </w:p>
        </w:tc>
        <w:tc>
          <w:tcPr>
            <w:tcW w:w="2035" w:type="dxa"/>
            <w:tcBorders>
              <w:top w:val="single" w:sz="4" w:space="0" w:color="auto"/>
              <w:left w:val="single" w:sz="4" w:space="0" w:color="auto"/>
              <w:bottom w:val="single" w:sz="4" w:space="0" w:color="auto"/>
              <w:right w:val="single" w:sz="4" w:space="0" w:color="auto"/>
            </w:tcBorders>
            <w:tcPrChange w:id="1918" w:author="作者" w:date="2024-07-05T11:58:00Z">
              <w:tcPr>
                <w:tcW w:w="2035" w:type="dxa"/>
                <w:tcBorders>
                  <w:top w:val="single" w:sz="4" w:space="0" w:color="auto"/>
                  <w:left w:val="single" w:sz="4" w:space="0" w:color="auto"/>
                  <w:bottom w:val="single" w:sz="4" w:space="0" w:color="auto"/>
                  <w:right w:val="single" w:sz="4" w:space="0" w:color="auto"/>
                </w:tcBorders>
              </w:tcPr>
            </w:tcPrChange>
          </w:tcPr>
          <w:p w14:paraId="246AD208" w14:textId="5FAB514E" w:rsidR="00CE58A0" w:rsidRPr="00CE58A0" w:rsidRDefault="00CE58A0" w:rsidP="00CE58A0">
            <w:pPr>
              <w:spacing w:before="0" w:after="0"/>
              <w:ind w:left="0" w:right="0"/>
              <w:jc w:val="right"/>
              <w:textAlignment w:val="center"/>
              <w:rPr>
                <w:ins w:id="1919" w:author="admin" w:date="2024-07-03T14:28:00Z"/>
                <w:rFonts w:ascii="Arial Narrow" w:hAnsi="Arial Narrow"/>
                <w:sz w:val="18"/>
                <w:szCs w:val="18"/>
              </w:rPr>
            </w:pPr>
            <w:ins w:id="1920" w:author="作者" w:date="2024-07-05T12:12:00Z">
              <w:r w:rsidRPr="00CE58A0">
                <w:rPr>
                  <w:rFonts w:ascii="Arial Narrow" w:hAnsi="Arial Narrow"/>
                  <w:sz w:val="18"/>
                  <w:szCs w:val="18"/>
                </w:rPr>
                <w:t xml:space="preserve">0.00 </w:t>
              </w:r>
            </w:ins>
            <w:ins w:id="1921" w:author="admin" w:date="2024-07-03T14:49:00Z">
              <w:del w:id="1922" w:author="作者" w:date="2024-07-05T11:58:00Z">
                <w:r w:rsidRPr="00CE58A0" w:rsidDel="00C20E37">
                  <w:rPr>
                    <w:rFonts w:ascii="Arial Narrow" w:hAnsi="Arial Narrow"/>
                    <w:sz w:val="18"/>
                    <w:szCs w:val="18"/>
                  </w:rPr>
                  <w:delText>0.00</w:delText>
                </w:r>
              </w:del>
            </w:ins>
          </w:p>
        </w:tc>
      </w:tr>
      <w:tr w:rsidR="00CE58A0" w14:paraId="150D9EB5" w14:textId="77777777" w:rsidTr="2DD37415">
        <w:tblPrEx>
          <w:tblW w:w="138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1923" w:author="作者" w:date="2024-07-05T11:58:00Z">
            <w:tblPrEx>
              <w:tblW w:w="138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trHeight w:val="283"/>
          <w:trPrChange w:id="1924" w:author="作者" w:date="2024-07-05T11:58:00Z">
            <w:trPr>
              <w:gridAfter w:val="0"/>
              <w:trHeight w:val="283"/>
            </w:trPr>
          </w:trPrChange>
        </w:trPr>
        <w:tc>
          <w:tcPr>
            <w:tcW w:w="3690" w:type="dxa"/>
            <w:tcBorders>
              <w:top w:val="single" w:sz="4" w:space="0" w:color="auto"/>
              <w:left w:val="single" w:sz="4" w:space="0" w:color="auto"/>
              <w:bottom w:val="single" w:sz="4" w:space="0" w:color="auto"/>
              <w:right w:val="single" w:sz="4" w:space="0" w:color="auto"/>
            </w:tcBorders>
            <w:vAlign w:val="center"/>
            <w:tcPrChange w:id="1925" w:author="作者" w:date="2024-07-05T11:58:00Z">
              <w:tcPr>
                <w:tcW w:w="3690" w:type="dxa"/>
                <w:tcBorders>
                  <w:top w:val="single" w:sz="4" w:space="0" w:color="auto"/>
                  <w:left w:val="single" w:sz="4" w:space="0" w:color="auto"/>
                  <w:bottom w:val="single" w:sz="4" w:space="0" w:color="auto"/>
                  <w:right w:val="single" w:sz="4" w:space="0" w:color="auto"/>
                </w:tcBorders>
                <w:vAlign w:val="center"/>
              </w:tcPr>
            </w:tcPrChange>
          </w:tcPr>
          <w:p w14:paraId="1209A0A4" w14:textId="705ABC0B" w:rsidR="00CE58A0" w:rsidRDefault="00CE58A0" w:rsidP="00CE58A0">
            <w:pPr>
              <w:spacing w:before="0" w:after="0"/>
              <w:ind w:left="0" w:right="0"/>
              <w:jc w:val="left"/>
              <w:rPr>
                <w:rFonts w:ascii="Arial Narrow" w:eastAsia="仿宋_GB2312" w:hAnsi="Arial Narrow"/>
                <w:color w:val="000000"/>
                <w:sz w:val="16"/>
                <w:szCs w:val="16"/>
              </w:rPr>
            </w:pPr>
            <w:ins w:id="1926" w:author="admin" w:date="2024-07-03T14:28:00Z">
              <w:r>
                <w:rPr>
                  <w:rFonts w:ascii="仿宋_GB2312" w:eastAsia="仿宋_GB2312" w:hAnsi="Arial Narrow" w:hint="eastAsia"/>
                  <w:color w:val="000000"/>
                  <w:sz w:val="16"/>
                  <w:szCs w:val="16"/>
                </w:rPr>
                <w:lastRenderedPageBreak/>
                <w:t>三、利润总额</w:t>
              </w:r>
            </w:ins>
            <w:del w:id="1927" w:author="admin" w:date="2024-07-03T14:28:00Z">
              <w:r w:rsidDel="00017F8D">
                <w:rPr>
                  <w:rFonts w:ascii="仿宋_GB2312" w:eastAsia="仿宋_GB2312" w:hAnsi="Arial Narrow"/>
                  <w:color w:val="000000"/>
                  <w:sz w:val="16"/>
                  <w:szCs w:val="16"/>
                </w:rPr>
                <w:delText>二、营业利润（亏损以</w:delText>
              </w:r>
              <w:r w:rsidDel="00017F8D">
                <w:rPr>
                  <w:rFonts w:ascii="Arial Narrow" w:eastAsia="仿宋_GB2312" w:hAnsi="Arial Narrow"/>
                  <w:color w:val="000000"/>
                  <w:sz w:val="16"/>
                  <w:szCs w:val="16"/>
                </w:rPr>
                <w:delText>“-”</w:delText>
              </w:r>
              <w:r w:rsidDel="00017F8D">
                <w:rPr>
                  <w:rFonts w:ascii="仿宋_GB2312" w:eastAsia="仿宋_GB2312" w:hAnsi="Arial Narrow"/>
                  <w:color w:val="000000"/>
                  <w:sz w:val="16"/>
                  <w:szCs w:val="16"/>
                </w:rPr>
                <w:delText>号填列）</w:delText>
              </w:r>
            </w:del>
          </w:p>
        </w:tc>
        <w:tc>
          <w:tcPr>
            <w:tcW w:w="2035" w:type="dxa"/>
            <w:gridSpan w:val="2"/>
            <w:tcBorders>
              <w:top w:val="single" w:sz="4" w:space="0" w:color="auto"/>
              <w:left w:val="single" w:sz="4" w:space="0" w:color="auto"/>
              <w:bottom w:val="single" w:sz="4" w:space="0" w:color="auto"/>
              <w:right w:val="single" w:sz="4" w:space="0" w:color="auto"/>
            </w:tcBorders>
            <w:tcPrChange w:id="1928" w:author="作者" w:date="2024-07-05T11:58:00Z">
              <w:tcPr>
                <w:tcW w:w="2035" w:type="dxa"/>
                <w:tcBorders>
                  <w:top w:val="single" w:sz="4" w:space="0" w:color="auto"/>
                  <w:left w:val="single" w:sz="4" w:space="0" w:color="auto"/>
                  <w:bottom w:val="single" w:sz="4" w:space="0" w:color="auto"/>
                  <w:right w:val="single" w:sz="4" w:space="0" w:color="auto"/>
                </w:tcBorders>
                <w:vAlign w:val="center"/>
              </w:tcPr>
            </w:tcPrChange>
          </w:tcPr>
          <w:p w14:paraId="16646FF9" w14:textId="064FE73B" w:rsidR="00CE58A0" w:rsidRPr="00DF18C3" w:rsidRDefault="00CE58A0" w:rsidP="00CE58A0">
            <w:pPr>
              <w:spacing w:before="0" w:after="0"/>
              <w:ind w:left="0" w:right="0"/>
              <w:jc w:val="right"/>
              <w:textAlignment w:val="center"/>
              <w:rPr>
                <w:rFonts w:ascii="Arial Narrow" w:hAnsi="Arial Narrow"/>
                <w:sz w:val="18"/>
                <w:szCs w:val="18"/>
              </w:rPr>
            </w:pPr>
            <w:ins w:id="1929" w:author="作者" w:date="2024-07-05T11:58:00Z">
              <w:r w:rsidRPr="00DF18C3">
                <w:rPr>
                  <w:rFonts w:ascii="Arial Narrow" w:hAnsi="Arial Narrow"/>
                  <w:sz w:val="18"/>
                  <w:szCs w:val="18"/>
                </w:rPr>
                <w:t>29,728,040.81</w:t>
              </w:r>
            </w:ins>
            <w:ins w:id="1930" w:author="admin" w:date="2024-07-03T14:39:00Z">
              <w:del w:id="1931" w:author="作者" w:date="2024-07-05T11:58:00Z">
                <w:r w:rsidRPr="00DF18C3" w:rsidDel="00C20E37">
                  <w:rPr>
                    <w:rFonts w:ascii="Arial Narrow" w:hAnsi="Arial Narrow"/>
                    <w:sz w:val="18"/>
                    <w:szCs w:val="18"/>
                  </w:rPr>
                  <w:delText>38,340,908.24</w:delText>
                </w:r>
              </w:del>
            </w:ins>
            <w:del w:id="1932" w:author="作者" w:date="2024-07-05T11:58:00Z">
              <w:r w:rsidRPr="00DF18C3" w:rsidDel="00C20E37">
                <w:rPr>
                  <w:rFonts w:ascii="Arial Narrow" w:hAnsi="Arial Narrow"/>
                  <w:sz w:val="18"/>
                  <w:szCs w:val="18"/>
                </w:rPr>
                <w:delText xml:space="preserve">-601,706.87 </w:delText>
              </w:r>
            </w:del>
          </w:p>
        </w:tc>
        <w:tc>
          <w:tcPr>
            <w:tcW w:w="2035" w:type="dxa"/>
            <w:tcBorders>
              <w:top w:val="single" w:sz="4" w:space="0" w:color="auto"/>
              <w:left w:val="single" w:sz="4" w:space="0" w:color="auto"/>
              <w:bottom w:val="single" w:sz="4" w:space="0" w:color="auto"/>
              <w:right w:val="single" w:sz="4" w:space="0" w:color="auto"/>
            </w:tcBorders>
            <w:tcPrChange w:id="1933" w:author="作者" w:date="2024-07-05T11:58:00Z">
              <w:tcPr>
                <w:tcW w:w="2035" w:type="dxa"/>
                <w:tcBorders>
                  <w:top w:val="single" w:sz="4" w:space="0" w:color="auto"/>
                  <w:left w:val="single" w:sz="4" w:space="0" w:color="auto"/>
                  <w:bottom w:val="single" w:sz="4" w:space="0" w:color="auto"/>
                  <w:right w:val="single" w:sz="4" w:space="0" w:color="auto"/>
                </w:tcBorders>
              </w:tcPr>
            </w:tcPrChange>
          </w:tcPr>
          <w:p w14:paraId="2628665F" w14:textId="4CB0558C" w:rsidR="00CE58A0" w:rsidRPr="00DF18C3" w:rsidRDefault="00CE58A0" w:rsidP="00CE58A0">
            <w:pPr>
              <w:spacing w:before="0" w:after="0"/>
              <w:ind w:left="0" w:right="0"/>
              <w:jc w:val="right"/>
              <w:textAlignment w:val="center"/>
              <w:rPr>
                <w:rFonts w:ascii="Arial Narrow" w:hAnsi="Arial Narrow"/>
                <w:sz w:val="18"/>
                <w:szCs w:val="18"/>
              </w:rPr>
            </w:pPr>
            <w:ins w:id="1934" w:author="作者" w:date="2024-07-05T11:58:00Z">
              <w:r w:rsidRPr="00DF18C3">
                <w:rPr>
                  <w:rFonts w:ascii="Arial Narrow" w:hAnsi="Arial Narrow"/>
                  <w:sz w:val="18"/>
                  <w:szCs w:val="18"/>
                </w:rPr>
                <w:t>13,452,176.95</w:t>
              </w:r>
            </w:ins>
            <w:ins w:id="1935" w:author="admin" w:date="2024-07-03T14:39:00Z">
              <w:del w:id="1936" w:author="作者" w:date="2024-07-05T11:58:00Z">
                <w:r w:rsidRPr="00DF18C3" w:rsidDel="00C20E37">
                  <w:rPr>
                    <w:rFonts w:ascii="Arial Narrow" w:hAnsi="Arial Narrow"/>
                    <w:sz w:val="18"/>
                    <w:szCs w:val="18"/>
                  </w:rPr>
                  <w:delText>19,423,522.70</w:delText>
                </w:r>
              </w:del>
            </w:ins>
            <w:del w:id="1937" w:author="作者" w:date="2024-07-05T11:58:00Z">
              <w:r w:rsidRPr="00DF18C3" w:rsidDel="00C20E37">
                <w:rPr>
                  <w:rFonts w:ascii="Arial Narrow" w:hAnsi="Arial Narrow"/>
                  <w:sz w:val="18"/>
                  <w:szCs w:val="18"/>
                </w:rPr>
                <w:delText xml:space="preserve">0.00 </w:delText>
              </w:r>
            </w:del>
          </w:p>
        </w:tc>
        <w:tc>
          <w:tcPr>
            <w:tcW w:w="2035" w:type="dxa"/>
            <w:tcBorders>
              <w:top w:val="single" w:sz="4" w:space="0" w:color="auto"/>
              <w:left w:val="single" w:sz="4" w:space="0" w:color="auto"/>
              <w:bottom w:val="single" w:sz="4" w:space="0" w:color="auto"/>
              <w:right w:val="single" w:sz="4" w:space="0" w:color="auto"/>
            </w:tcBorders>
            <w:tcPrChange w:id="1938" w:author="作者" w:date="2024-07-05T11:58:00Z">
              <w:tcPr>
                <w:tcW w:w="2035" w:type="dxa"/>
                <w:tcBorders>
                  <w:top w:val="single" w:sz="4" w:space="0" w:color="auto"/>
                  <w:left w:val="single" w:sz="4" w:space="0" w:color="auto"/>
                  <w:bottom w:val="single" w:sz="4" w:space="0" w:color="auto"/>
                  <w:right w:val="single" w:sz="4" w:space="0" w:color="auto"/>
                </w:tcBorders>
              </w:tcPr>
            </w:tcPrChange>
          </w:tcPr>
          <w:p w14:paraId="76EC05DA" w14:textId="369EF70A" w:rsidR="00CE58A0" w:rsidRPr="00DF18C3" w:rsidRDefault="00CE58A0" w:rsidP="00CE58A0">
            <w:pPr>
              <w:spacing w:before="0" w:after="0"/>
              <w:ind w:left="0" w:right="0"/>
              <w:jc w:val="right"/>
              <w:textAlignment w:val="center"/>
              <w:rPr>
                <w:rFonts w:ascii="Arial Narrow" w:hAnsi="Arial Narrow"/>
                <w:sz w:val="18"/>
                <w:szCs w:val="18"/>
              </w:rPr>
            </w:pPr>
            <w:ins w:id="1939" w:author="作者" w:date="2024-07-05T11:58:00Z">
              <w:r w:rsidRPr="00DF18C3">
                <w:rPr>
                  <w:rFonts w:ascii="Arial Narrow" w:hAnsi="Arial Narrow"/>
                  <w:sz w:val="18"/>
                  <w:szCs w:val="18"/>
                </w:rPr>
                <w:t>-20,715,385.02</w:t>
              </w:r>
            </w:ins>
            <w:ins w:id="1940" w:author="admin" w:date="2024-07-03T14:39:00Z">
              <w:del w:id="1941" w:author="作者" w:date="2024-07-05T11:58:00Z">
                <w:r w:rsidRPr="00DF18C3" w:rsidDel="00C20E37">
                  <w:rPr>
                    <w:rFonts w:ascii="Arial Narrow" w:hAnsi="Arial Narrow"/>
                    <w:sz w:val="18"/>
                    <w:szCs w:val="18"/>
                  </w:rPr>
                  <w:delText>-21,198,807.42</w:delText>
                </w:r>
              </w:del>
            </w:ins>
            <w:del w:id="1942" w:author="作者" w:date="2024-07-05T11:58:00Z">
              <w:r w:rsidRPr="00DF18C3" w:rsidDel="00C20E37">
                <w:rPr>
                  <w:rFonts w:ascii="Arial Narrow" w:hAnsi="Arial Narrow"/>
                  <w:sz w:val="18"/>
                  <w:szCs w:val="18"/>
                </w:rPr>
                <w:delText>724,828.78</w:delText>
              </w:r>
            </w:del>
          </w:p>
        </w:tc>
        <w:tc>
          <w:tcPr>
            <w:tcW w:w="2035" w:type="dxa"/>
            <w:gridSpan w:val="2"/>
            <w:tcBorders>
              <w:top w:val="single" w:sz="4" w:space="0" w:color="auto"/>
              <w:left w:val="single" w:sz="4" w:space="0" w:color="auto"/>
              <w:bottom w:val="single" w:sz="4" w:space="0" w:color="auto"/>
              <w:right w:val="single" w:sz="4" w:space="0" w:color="auto"/>
            </w:tcBorders>
            <w:tcPrChange w:id="1943" w:author="作者" w:date="2024-07-05T11:58:00Z">
              <w:tcPr>
                <w:tcW w:w="2035" w:type="dxa"/>
                <w:tcBorders>
                  <w:top w:val="single" w:sz="4" w:space="0" w:color="auto"/>
                  <w:left w:val="single" w:sz="4" w:space="0" w:color="auto"/>
                  <w:bottom w:val="single" w:sz="4" w:space="0" w:color="auto"/>
                  <w:right w:val="single" w:sz="4" w:space="0" w:color="auto"/>
                </w:tcBorders>
              </w:tcPr>
            </w:tcPrChange>
          </w:tcPr>
          <w:p w14:paraId="57A97700" w14:textId="60AC9FF3" w:rsidR="00CE58A0" w:rsidRPr="00DF18C3" w:rsidRDefault="00CE58A0" w:rsidP="00CE58A0">
            <w:pPr>
              <w:spacing w:before="0" w:after="0"/>
              <w:ind w:left="0" w:right="0"/>
              <w:jc w:val="right"/>
              <w:textAlignment w:val="center"/>
              <w:rPr>
                <w:rFonts w:ascii="Arial Narrow" w:hAnsi="Arial Narrow"/>
                <w:sz w:val="18"/>
                <w:szCs w:val="18"/>
              </w:rPr>
            </w:pPr>
            <w:ins w:id="1944" w:author="作者" w:date="2024-07-05T11:58:00Z">
              <w:r w:rsidRPr="00DF18C3">
                <w:rPr>
                  <w:rFonts w:ascii="Arial Narrow" w:hAnsi="Arial Narrow"/>
                  <w:sz w:val="18"/>
                  <w:szCs w:val="18"/>
                </w:rPr>
                <w:t>-17,826,601.01</w:t>
              </w:r>
            </w:ins>
            <w:ins w:id="1945" w:author="admin" w:date="2024-07-03T15:35:00Z">
              <w:del w:id="1946" w:author="作者" w:date="2024-07-05T11:58:00Z">
                <w:r w:rsidRPr="00DF18C3" w:rsidDel="00C20E37">
                  <w:rPr>
                    <w:rFonts w:ascii="Arial Narrow" w:hAnsi="Arial Narrow"/>
                    <w:sz w:val="18"/>
                    <w:szCs w:val="18"/>
                  </w:rPr>
                  <w:delText>-31,927,391.79</w:delText>
                </w:r>
              </w:del>
            </w:ins>
            <w:del w:id="1947" w:author="作者" w:date="2024-07-05T11:58:00Z">
              <w:r w:rsidRPr="00DF18C3" w:rsidDel="00C20E37">
                <w:rPr>
                  <w:rFonts w:ascii="Arial Narrow" w:hAnsi="Arial Narrow"/>
                  <w:sz w:val="18"/>
                  <w:szCs w:val="18"/>
                </w:rPr>
                <w:delText>223,748.62</w:delText>
              </w:r>
            </w:del>
          </w:p>
        </w:tc>
        <w:tc>
          <w:tcPr>
            <w:tcW w:w="2035" w:type="dxa"/>
            <w:tcBorders>
              <w:top w:val="single" w:sz="4" w:space="0" w:color="auto"/>
              <w:left w:val="single" w:sz="4" w:space="0" w:color="auto"/>
              <w:bottom w:val="single" w:sz="4" w:space="0" w:color="auto"/>
              <w:right w:val="single" w:sz="4" w:space="0" w:color="auto"/>
            </w:tcBorders>
            <w:tcPrChange w:id="1948" w:author="作者" w:date="2024-07-05T11:58:00Z">
              <w:tcPr>
                <w:tcW w:w="2035" w:type="dxa"/>
                <w:tcBorders>
                  <w:top w:val="single" w:sz="4" w:space="0" w:color="auto"/>
                  <w:left w:val="single" w:sz="4" w:space="0" w:color="auto"/>
                  <w:bottom w:val="single" w:sz="4" w:space="0" w:color="auto"/>
                  <w:right w:val="single" w:sz="4" w:space="0" w:color="auto"/>
                </w:tcBorders>
              </w:tcPr>
            </w:tcPrChange>
          </w:tcPr>
          <w:p w14:paraId="1B47301E" w14:textId="22FF3A86" w:rsidR="00CE58A0" w:rsidRPr="00CE58A0" w:rsidRDefault="00CE58A0" w:rsidP="00CE58A0">
            <w:pPr>
              <w:spacing w:before="0" w:after="0"/>
              <w:ind w:left="0" w:right="0"/>
              <w:jc w:val="right"/>
              <w:textAlignment w:val="center"/>
              <w:rPr>
                <w:rFonts w:ascii="Arial Narrow" w:hAnsi="Arial Narrow"/>
                <w:sz w:val="18"/>
                <w:szCs w:val="18"/>
              </w:rPr>
            </w:pPr>
            <w:ins w:id="1949" w:author="作者" w:date="2024-07-05T12:12:00Z">
              <w:r w:rsidRPr="00CE58A0">
                <w:rPr>
                  <w:rFonts w:ascii="Arial Narrow" w:hAnsi="Arial Narrow"/>
                  <w:sz w:val="18"/>
                  <w:szCs w:val="18"/>
                </w:rPr>
                <w:t xml:space="preserve">4,638,231.73 </w:t>
              </w:r>
            </w:ins>
            <w:ins w:id="1950" w:author="admin" w:date="2024-07-03T14:49:00Z">
              <w:del w:id="1951" w:author="作者" w:date="2024-07-05T11:58:00Z">
                <w:r w:rsidRPr="00CE58A0" w:rsidDel="00C20E37">
                  <w:rPr>
                    <w:rFonts w:ascii="Arial Narrow" w:hAnsi="Arial Narrow"/>
                    <w:sz w:val="18"/>
                    <w:szCs w:val="18"/>
                  </w:rPr>
                  <w:delText xml:space="preserve">4,638,231.73 </w:delText>
                </w:r>
              </w:del>
            </w:ins>
            <w:del w:id="1952" w:author="作者" w:date="2024-07-05T11:58:00Z">
              <w:r w:rsidRPr="00CE58A0" w:rsidDel="00C20E37">
                <w:rPr>
                  <w:rFonts w:ascii="Arial Narrow" w:hAnsi="Arial Narrow"/>
                  <w:sz w:val="18"/>
                  <w:szCs w:val="18"/>
                </w:rPr>
                <w:delText>346,870.53</w:delText>
              </w:r>
            </w:del>
          </w:p>
        </w:tc>
      </w:tr>
      <w:tr w:rsidR="00CE58A0" w14:paraId="39E8A914" w14:textId="77777777" w:rsidTr="2DD37415">
        <w:tblPrEx>
          <w:tblW w:w="138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1953" w:author="作者" w:date="2024-07-05T11:58:00Z">
            <w:tblPrEx>
              <w:tblW w:w="138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trHeight w:val="283"/>
          <w:ins w:id="1954" w:author="admin" w:date="2024-07-03T14:28:00Z"/>
          <w:trPrChange w:id="1955" w:author="作者" w:date="2024-07-05T11:58:00Z">
            <w:trPr>
              <w:gridAfter w:val="0"/>
              <w:trHeight w:val="283"/>
            </w:trPr>
          </w:trPrChange>
        </w:trPr>
        <w:tc>
          <w:tcPr>
            <w:tcW w:w="3690" w:type="dxa"/>
            <w:tcBorders>
              <w:top w:val="single" w:sz="4" w:space="0" w:color="auto"/>
              <w:left w:val="single" w:sz="4" w:space="0" w:color="auto"/>
              <w:bottom w:val="single" w:sz="4" w:space="0" w:color="auto"/>
              <w:right w:val="single" w:sz="4" w:space="0" w:color="auto"/>
            </w:tcBorders>
            <w:vAlign w:val="center"/>
            <w:tcPrChange w:id="1956" w:author="作者" w:date="2024-07-05T11:58:00Z">
              <w:tcPr>
                <w:tcW w:w="3690" w:type="dxa"/>
                <w:tcBorders>
                  <w:top w:val="single" w:sz="4" w:space="0" w:color="auto"/>
                  <w:left w:val="single" w:sz="4" w:space="0" w:color="auto"/>
                  <w:bottom w:val="single" w:sz="4" w:space="0" w:color="auto"/>
                  <w:right w:val="single" w:sz="4" w:space="0" w:color="auto"/>
                </w:tcBorders>
                <w:vAlign w:val="center"/>
              </w:tcPr>
            </w:tcPrChange>
          </w:tcPr>
          <w:p w14:paraId="7C34933C" w14:textId="6CC24210" w:rsidR="00CE58A0" w:rsidDel="00017F8D" w:rsidRDefault="00CE58A0" w:rsidP="00CE58A0">
            <w:pPr>
              <w:spacing w:before="0" w:after="0"/>
              <w:ind w:left="0" w:right="0" w:firstLineChars="100" w:firstLine="160"/>
              <w:jc w:val="left"/>
              <w:rPr>
                <w:ins w:id="1957" w:author="admin" w:date="2024-07-03T14:28:00Z"/>
                <w:rFonts w:ascii="仿宋_GB2312" w:eastAsia="仿宋_GB2312" w:hAnsi="Arial Narrow"/>
                <w:color w:val="000000"/>
                <w:sz w:val="16"/>
                <w:szCs w:val="16"/>
              </w:rPr>
            </w:pPr>
            <w:ins w:id="1958" w:author="admin" w:date="2024-07-03T14:28:00Z">
              <w:r>
                <w:rPr>
                  <w:rFonts w:ascii="仿宋_GB2312" w:eastAsia="仿宋_GB2312" w:hAnsi="Arial Narrow" w:hint="eastAsia"/>
                  <w:color w:val="000000"/>
                  <w:sz w:val="16"/>
                  <w:szCs w:val="16"/>
                </w:rPr>
                <w:t>减：所得税费用</w:t>
              </w:r>
            </w:ins>
          </w:p>
        </w:tc>
        <w:tc>
          <w:tcPr>
            <w:tcW w:w="2035" w:type="dxa"/>
            <w:gridSpan w:val="2"/>
            <w:tcBorders>
              <w:top w:val="single" w:sz="4" w:space="0" w:color="auto"/>
              <w:left w:val="single" w:sz="4" w:space="0" w:color="auto"/>
              <w:bottom w:val="single" w:sz="4" w:space="0" w:color="auto"/>
              <w:right w:val="single" w:sz="4" w:space="0" w:color="auto"/>
            </w:tcBorders>
            <w:tcPrChange w:id="1959" w:author="作者" w:date="2024-07-05T11:58:00Z">
              <w:tcPr>
                <w:tcW w:w="2035" w:type="dxa"/>
                <w:tcBorders>
                  <w:top w:val="single" w:sz="4" w:space="0" w:color="auto"/>
                  <w:left w:val="single" w:sz="4" w:space="0" w:color="auto"/>
                  <w:bottom w:val="single" w:sz="4" w:space="0" w:color="auto"/>
                  <w:right w:val="single" w:sz="4" w:space="0" w:color="auto"/>
                </w:tcBorders>
                <w:vAlign w:val="center"/>
              </w:tcPr>
            </w:tcPrChange>
          </w:tcPr>
          <w:p w14:paraId="08016574" w14:textId="4B13E0DB" w:rsidR="00CE58A0" w:rsidRPr="00DF18C3" w:rsidDel="00017F8D" w:rsidRDefault="00CE58A0" w:rsidP="00CE58A0">
            <w:pPr>
              <w:spacing w:before="0" w:after="0"/>
              <w:ind w:left="0" w:right="0"/>
              <w:jc w:val="right"/>
              <w:textAlignment w:val="center"/>
              <w:rPr>
                <w:ins w:id="1960" w:author="admin" w:date="2024-07-03T14:28:00Z"/>
                <w:rFonts w:ascii="Arial Narrow" w:hAnsi="Arial Narrow"/>
                <w:sz w:val="18"/>
                <w:szCs w:val="18"/>
              </w:rPr>
            </w:pPr>
            <w:ins w:id="1961" w:author="作者" w:date="2024-07-05T11:58:00Z">
              <w:r w:rsidRPr="00DF18C3">
                <w:rPr>
                  <w:rFonts w:ascii="Arial Narrow" w:hAnsi="Arial Narrow"/>
                  <w:sz w:val="18"/>
                  <w:szCs w:val="18"/>
                </w:rPr>
                <w:t>-1,067,330.49</w:t>
              </w:r>
            </w:ins>
            <w:ins w:id="1962" w:author="admin" w:date="2024-07-03T14:39:00Z">
              <w:del w:id="1963" w:author="作者" w:date="2024-07-05T11:58:00Z">
                <w:r w:rsidRPr="00DF18C3" w:rsidDel="00C20E37">
                  <w:rPr>
                    <w:rFonts w:ascii="Arial Narrow" w:hAnsi="Arial Narrow"/>
                    <w:sz w:val="18"/>
                    <w:szCs w:val="18"/>
                  </w:rPr>
                  <w:delText>-836,397.78</w:delText>
                </w:r>
              </w:del>
            </w:ins>
          </w:p>
        </w:tc>
        <w:tc>
          <w:tcPr>
            <w:tcW w:w="2035" w:type="dxa"/>
            <w:tcBorders>
              <w:top w:val="single" w:sz="4" w:space="0" w:color="auto"/>
              <w:left w:val="single" w:sz="4" w:space="0" w:color="auto"/>
              <w:bottom w:val="single" w:sz="4" w:space="0" w:color="auto"/>
              <w:right w:val="single" w:sz="4" w:space="0" w:color="auto"/>
            </w:tcBorders>
            <w:tcPrChange w:id="1964" w:author="作者" w:date="2024-07-05T11:58:00Z">
              <w:tcPr>
                <w:tcW w:w="2035" w:type="dxa"/>
                <w:tcBorders>
                  <w:top w:val="single" w:sz="4" w:space="0" w:color="auto"/>
                  <w:left w:val="single" w:sz="4" w:space="0" w:color="auto"/>
                  <w:bottom w:val="single" w:sz="4" w:space="0" w:color="auto"/>
                  <w:right w:val="single" w:sz="4" w:space="0" w:color="auto"/>
                </w:tcBorders>
              </w:tcPr>
            </w:tcPrChange>
          </w:tcPr>
          <w:p w14:paraId="389DC1F9" w14:textId="02520B3F" w:rsidR="00CE58A0" w:rsidRPr="00DF18C3" w:rsidDel="00017F8D" w:rsidRDefault="00CE58A0" w:rsidP="00CE58A0">
            <w:pPr>
              <w:spacing w:before="0" w:after="0"/>
              <w:ind w:left="0" w:right="0"/>
              <w:jc w:val="right"/>
              <w:textAlignment w:val="center"/>
              <w:rPr>
                <w:ins w:id="1965" w:author="admin" w:date="2024-07-03T14:28:00Z"/>
                <w:rFonts w:ascii="Arial Narrow" w:hAnsi="Arial Narrow"/>
                <w:sz w:val="18"/>
                <w:szCs w:val="18"/>
              </w:rPr>
            </w:pPr>
            <w:ins w:id="1966" w:author="作者" w:date="2024-07-05T11:58:00Z">
              <w:r w:rsidRPr="00DF18C3">
                <w:rPr>
                  <w:rFonts w:ascii="Arial Narrow" w:hAnsi="Arial Narrow"/>
                  <w:sz w:val="18"/>
                  <w:szCs w:val="18"/>
                </w:rPr>
                <w:t>-1,118,155.56</w:t>
              </w:r>
            </w:ins>
            <w:ins w:id="1967" w:author="admin" w:date="2024-07-03T14:39:00Z">
              <w:del w:id="1968" w:author="作者" w:date="2024-07-05T11:58:00Z">
                <w:r w:rsidRPr="00DF18C3" w:rsidDel="00C20E37">
                  <w:rPr>
                    <w:rFonts w:ascii="Arial Narrow" w:hAnsi="Arial Narrow"/>
                    <w:sz w:val="18"/>
                    <w:szCs w:val="18"/>
                  </w:rPr>
                  <w:delText>-1,004,003.48</w:delText>
                </w:r>
              </w:del>
            </w:ins>
          </w:p>
        </w:tc>
        <w:tc>
          <w:tcPr>
            <w:tcW w:w="2035" w:type="dxa"/>
            <w:tcBorders>
              <w:top w:val="single" w:sz="4" w:space="0" w:color="auto"/>
              <w:left w:val="single" w:sz="4" w:space="0" w:color="auto"/>
              <w:bottom w:val="single" w:sz="4" w:space="0" w:color="auto"/>
              <w:right w:val="single" w:sz="4" w:space="0" w:color="auto"/>
            </w:tcBorders>
            <w:tcPrChange w:id="1969" w:author="作者" w:date="2024-07-05T11:58:00Z">
              <w:tcPr>
                <w:tcW w:w="2035" w:type="dxa"/>
                <w:tcBorders>
                  <w:top w:val="single" w:sz="4" w:space="0" w:color="auto"/>
                  <w:left w:val="single" w:sz="4" w:space="0" w:color="auto"/>
                  <w:bottom w:val="single" w:sz="4" w:space="0" w:color="auto"/>
                  <w:right w:val="single" w:sz="4" w:space="0" w:color="auto"/>
                </w:tcBorders>
              </w:tcPr>
            </w:tcPrChange>
          </w:tcPr>
          <w:p w14:paraId="17273517" w14:textId="54C83B4E" w:rsidR="00CE58A0" w:rsidRPr="00DF18C3" w:rsidDel="00017F8D" w:rsidRDefault="00CE58A0" w:rsidP="00CE58A0">
            <w:pPr>
              <w:spacing w:before="0" w:after="0"/>
              <w:ind w:left="0" w:right="0"/>
              <w:jc w:val="right"/>
              <w:textAlignment w:val="center"/>
              <w:rPr>
                <w:ins w:id="1970" w:author="admin" w:date="2024-07-03T14:28:00Z"/>
                <w:rFonts w:ascii="Arial Narrow" w:hAnsi="Arial Narrow"/>
                <w:sz w:val="18"/>
                <w:szCs w:val="18"/>
              </w:rPr>
            </w:pPr>
            <w:ins w:id="1971" w:author="作者" w:date="2024-07-05T11:58:00Z">
              <w:r w:rsidRPr="00DF18C3">
                <w:rPr>
                  <w:rFonts w:ascii="Arial Narrow" w:hAnsi="Arial Narrow"/>
                  <w:sz w:val="18"/>
                  <w:szCs w:val="18"/>
                </w:rPr>
                <w:t>-946,309.48</w:t>
              </w:r>
            </w:ins>
            <w:ins w:id="1972" w:author="admin" w:date="2024-07-03T14:39:00Z">
              <w:del w:id="1973" w:author="作者" w:date="2024-07-05T11:58:00Z">
                <w:r w:rsidRPr="00DF18C3" w:rsidDel="00C20E37">
                  <w:rPr>
                    <w:rFonts w:ascii="Arial Narrow" w:hAnsi="Arial Narrow"/>
                    <w:sz w:val="18"/>
                    <w:szCs w:val="18"/>
                  </w:rPr>
                  <w:delText>-1,081,545.55</w:delText>
                </w:r>
              </w:del>
            </w:ins>
          </w:p>
        </w:tc>
        <w:tc>
          <w:tcPr>
            <w:tcW w:w="2035" w:type="dxa"/>
            <w:gridSpan w:val="2"/>
            <w:tcBorders>
              <w:top w:val="single" w:sz="4" w:space="0" w:color="auto"/>
              <w:left w:val="single" w:sz="4" w:space="0" w:color="auto"/>
              <w:bottom w:val="single" w:sz="4" w:space="0" w:color="auto"/>
              <w:right w:val="single" w:sz="4" w:space="0" w:color="auto"/>
            </w:tcBorders>
            <w:tcPrChange w:id="1974" w:author="作者" w:date="2024-07-05T11:58:00Z">
              <w:tcPr>
                <w:tcW w:w="2035" w:type="dxa"/>
                <w:tcBorders>
                  <w:top w:val="single" w:sz="4" w:space="0" w:color="auto"/>
                  <w:left w:val="single" w:sz="4" w:space="0" w:color="auto"/>
                  <w:bottom w:val="single" w:sz="4" w:space="0" w:color="auto"/>
                  <w:right w:val="single" w:sz="4" w:space="0" w:color="auto"/>
                </w:tcBorders>
              </w:tcPr>
            </w:tcPrChange>
          </w:tcPr>
          <w:p w14:paraId="562C7FB5" w14:textId="00F72842" w:rsidR="00CE58A0" w:rsidRPr="00DF18C3" w:rsidDel="00017F8D" w:rsidRDefault="00CE58A0" w:rsidP="00CE58A0">
            <w:pPr>
              <w:spacing w:before="0" w:after="0"/>
              <w:ind w:left="0" w:right="0"/>
              <w:jc w:val="right"/>
              <w:textAlignment w:val="center"/>
              <w:rPr>
                <w:ins w:id="1975" w:author="admin" w:date="2024-07-03T14:28:00Z"/>
                <w:rFonts w:ascii="Arial Narrow" w:hAnsi="Arial Narrow"/>
                <w:sz w:val="18"/>
                <w:szCs w:val="18"/>
              </w:rPr>
            </w:pPr>
            <w:ins w:id="1976" w:author="作者" w:date="2024-07-05T11:58:00Z">
              <w:r w:rsidRPr="00DF18C3">
                <w:rPr>
                  <w:rFonts w:ascii="Arial Narrow" w:hAnsi="Arial Narrow"/>
                  <w:sz w:val="18"/>
                  <w:szCs w:val="18"/>
                </w:rPr>
                <w:t>-2,680,498.46</w:t>
              </w:r>
            </w:ins>
            <w:ins w:id="1977" w:author="admin" w:date="2024-07-03T15:35:00Z">
              <w:del w:id="1978" w:author="作者" w:date="2024-07-05T11:58:00Z">
                <w:r w:rsidRPr="00DF18C3" w:rsidDel="00C20E37">
                  <w:rPr>
                    <w:rFonts w:ascii="Arial Narrow" w:hAnsi="Arial Narrow"/>
                    <w:sz w:val="18"/>
                    <w:szCs w:val="18"/>
                  </w:rPr>
                  <w:delText>-2,890,347.18</w:delText>
                </w:r>
              </w:del>
            </w:ins>
          </w:p>
        </w:tc>
        <w:tc>
          <w:tcPr>
            <w:tcW w:w="2035" w:type="dxa"/>
            <w:tcBorders>
              <w:top w:val="single" w:sz="4" w:space="0" w:color="auto"/>
              <w:left w:val="single" w:sz="4" w:space="0" w:color="auto"/>
              <w:bottom w:val="single" w:sz="4" w:space="0" w:color="auto"/>
              <w:right w:val="single" w:sz="4" w:space="0" w:color="auto"/>
            </w:tcBorders>
            <w:tcPrChange w:id="1979" w:author="作者" w:date="2024-07-05T11:58:00Z">
              <w:tcPr>
                <w:tcW w:w="2035" w:type="dxa"/>
                <w:tcBorders>
                  <w:top w:val="single" w:sz="4" w:space="0" w:color="auto"/>
                  <w:left w:val="single" w:sz="4" w:space="0" w:color="auto"/>
                  <w:bottom w:val="single" w:sz="4" w:space="0" w:color="auto"/>
                  <w:right w:val="single" w:sz="4" w:space="0" w:color="auto"/>
                </w:tcBorders>
              </w:tcPr>
            </w:tcPrChange>
          </w:tcPr>
          <w:p w14:paraId="2BD8DED0" w14:textId="05EFB385" w:rsidR="00CE58A0" w:rsidRPr="00CE58A0" w:rsidDel="00017F8D" w:rsidRDefault="00CE58A0" w:rsidP="00CE58A0">
            <w:pPr>
              <w:spacing w:before="0" w:after="0"/>
              <w:ind w:left="0" w:right="0"/>
              <w:jc w:val="right"/>
              <w:textAlignment w:val="center"/>
              <w:rPr>
                <w:ins w:id="1980" w:author="admin" w:date="2024-07-03T14:28:00Z"/>
                <w:rFonts w:ascii="Arial Narrow" w:hAnsi="Arial Narrow"/>
                <w:sz w:val="18"/>
                <w:szCs w:val="18"/>
              </w:rPr>
            </w:pPr>
            <w:ins w:id="1981" w:author="作者" w:date="2024-07-05T12:12:00Z">
              <w:r w:rsidRPr="00CE58A0">
                <w:rPr>
                  <w:rFonts w:ascii="Arial Narrow" w:hAnsi="Arial Narrow"/>
                  <w:sz w:val="18"/>
                  <w:szCs w:val="18"/>
                </w:rPr>
                <w:t xml:space="preserve">-5,812,293.99 </w:t>
              </w:r>
            </w:ins>
            <w:ins w:id="1982" w:author="admin" w:date="2024-07-03T14:49:00Z">
              <w:del w:id="1983" w:author="作者" w:date="2024-07-05T11:58:00Z">
                <w:r w:rsidRPr="00CE58A0" w:rsidDel="00C20E37">
                  <w:rPr>
                    <w:rFonts w:ascii="Arial Narrow" w:hAnsi="Arial Narrow"/>
                    <w:sz w:val="18"/>
                    <w:szCs w:val="18"/>
                  </w:rPr>
                  <w:delText xml:space="preserve">-5,812,293.99 </w:delText>
                </w:r>
              </w:del>
            </w:ins>
          </w:p>
        </w:tc>
      </w:tr>
      <w:tr w:rsidR="00CE58A0" w14:paraId="2C428EC0" w14:textId="77777777" w:rsidTr="2DD37415">
        <w:tblPrEx>
          <w:tblW w:w="138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1984" w:author="作者" w:date="2024-07-05T11:58:00Z">
            <w:tblPrEx>
              <w:tblW w:w="138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trHeight w:val="283"/>
          <w:ins w:id="1985" w:author="admin" w:date="2024-07-03T14:28:00Z"/>
          <w:trPrChange w:id="1986" w:author="作者" w:date="2024-07-05T11:58:00Z">
            <w:trPr>
              <w:gridAfter w:val="0"/>
              <w:trHeight w:val="283"/>
            </w:trPr>
          </w:trPrChange>
        </w:trPr>
        <w:tc>
          <w:tcPr>
            <w:tcW w:w="3690" w:type="dxa"/>
            <w:tcBorders>
              <w:top w:val="single" w:sz="4" w:space="0" w:color="auto"/>
              <w:left w:val="single" w:sz="4" w:space="0" w:color="auto"/>
              <w:bottom w:val="single" w:sz="4" w:space="0" w:color="auto"/>
              <w:right w:val="single" w:sz="4" w:space="0" w:color="auto"/>
            </w:tcBorders>
            <w:vAlign w:val="center"/>
            <w:tcPrChange w:id="1987" w:author="作者" w:date="2024-07-05T11:58:00Z">
              <w:tcPr>
                <w:tcW w:w="3690" w:type="dxa"/>
                <w:tcBorders>
                  <w:top w:val="single" w:sz="4" w:space="0" w:color="auto"/>
                  <w:left w:val="single" w:sz="4" w:space="0" w:color="auto"/>
                  <w:bottom w:val="single" w:sz="4" w:space="0" w:color="auto"/>
                  <w:right w:val="single" w:sz="4" w:space="0" w:color="auto"/>
                </w:tcBorders>
                <w:vAlign w:val="center"/>
              </w:tcPr>
            </w:tcPrChange>
          </w:tcPr>
          <w:p w14:paraId="3C8A3FDA" w14:textId="11E6B95E" w:rsidR="00CE58A0" w:rsidRDefault="00CE58A0" w:rsidP="00CE58A0">
            <w:pPr>
              <w:spacing w:before="0" w:after="0"/>
              <w:ind w:left="0" w:right="0"/>
              <w:jc w:val="left"/>
              <w:rPr>
                <w:ins w:id="1988" w:author="admin" w:date="2024-07-03T14:28:00Z"/>
                <w:rFonts w:ascii="仿宋_GB2312" w:eastAsia="仿宋_GB2312" w:hAnsi="Arial Narrow"/>
                <w:color w:val="000000"/>
                <w:sz w:val="16"/>
                <w:szCs w:val="16"/>
              </w:rPr>
            </w:pPr>
            <w:ins w:id="1989" w:author="admin" w:date="2024-07-03T14:28:00Z">
              <w:r>
                <w:rPr>
                  <w:rFonts w:ascii="仿宋_GB2312" w:eastAsia="仿宋_GB2312" w:hAnsi="Arial Narrow" w:hint="eastAsia"/>
                  <w:color w:val="000000"/>
                  <w:sz w:val="16"/>
                  <w:szCs w:val="16"/>
                </w:rPr>
                <w:t>四、净利润</w:t>
              </w:r>
            </w:ins>
          </w:p>
        </w:tc>
        <w:tc>
          <w:tcPr>
            <w:tcW w:w="2035" w:type="dxa"/>
            <w:gridSpan w:val="2"/>
            <w:tcBorders>
              <w:top w:val="single" w:sz="4" w:space="0" w:color="auto"/>
              <w:left w:val="single" w:sz="4" w:space="0" w:color="auto"/>
              <w:bottom w:val="single" w:sz="4" w:space="0" w:color="auto"/>
              <w:right w:val="single" w:sz="4" w:space="0" w:color="auto"/>
            </w:tcBorders>
            <w:tcPrChange w:id="1990" w:author="作者" w:date="2024-07-05T11:58:00Z">
              <w:tcPr>
                <w:tcW w:w="2035" w:type="dxa"/>
                <w:tcBorders>
                  <w:top w:val="single" w:sz="4" w:space="0" w:color="auto"/>
                  <w:left w:val="single" w:sz="4" w:space="0" w:color="auto"/>
                  <w:bottom w:val="single" w:sz="4" w:space="0" w:color="auto"/>
                  <w:right w:val="single" w:sz="4" w:space="0" w:color="auto"/>
                </w:tcBorders>
                <w:vAlign w:val="center"/>
              </w:tcPr>
            </w:tcPrChange>
          </w:tcPr>
          <w:p w14:paraId="1EC05A53" w14:textId="5D736C69" w:rsidR="00CE58A0" w:rsidRPr="00DF18C3" w:rsidRDefault="00CE58A0" w:rsidP="00CE58A0">
            <w:pPr>
              <w:spacing w:before="0" w:after="0"/>
              <w:ind w:left="0" w:right="0"/>
              <w:jc w:val="right"/>
              <w:textAlignment w:val="center"/>
              <w:rPr>
                <w:ins w:id="1991" w:author="admin" w:date="2024-07-03T14:28:00Z"/>
                <w:rFonts w:ascii="Arial Narrow" w:hAnsi="Arial Narrow"/>
                <w:sz w:val="18"/>
                <w:szCs w:val="18"/>
              </w:rPr>
            </w:pPr>
            <w:ins w:id="1992" w:author="作者" w:date="2024-07-05T11:58:00Z">
              <w:r w:rsidRPr="00DF18C3">
                <w:rPr>
                  <w:rFonts w:ascii="Arial Narrow" w:hAnsi="Arial Narrow"/>
                  <w:sz w:val="18"/>
                  <w:szCs w:val="18"/>
                </w:rPr>
                <w:t>30,795,371.30</w:t>
              </w:r>
            </w:ins>
            <w:ins w:id="1993" w:author="admin" w:date="2024-07-03T14:39:00Z">
              <w:del w:id="1994" w:author="作者" w:date="2024-07-05T11:58:00Z">
                <w:r w:rsidRPr="00DF18C3" w:rsidDel="00C20E37">
                  <w:rPr>
                    <w:rFonts w:ascii="Arial Narrow" w:hAnsi="Arial Narrow"/>
                    <w:sz w:val="18"/>
                    <w:szCs w:val="18"/>
                  </w:rPr>
                  <w:delText>39,177,306.02</w:delText>
                </w:r>
              </w:del>
            </w:ins>
          </w:p>
        </w:tc>
        <w:tc>
          <w:tcPr>
            <w:tcW w:w="2035" w:type="dxa"/>
            <w:tcBorders>
              <w:top w:val="single" w:sz="4" w:space="0" w:color="auto"/>
              <w:left w:val="single" w:sz="4" w:space="0" w:color="auto"/>
              <w:bottom w:val="single" w:sz="4" w:space="0" w:color="auto"/>
              <w:right w:val="single" w:sz="4" w:space="0" w:color="auto"/>
            </w:tcBorders>
            <w:tcPrChange w:id="1995" w:author="作者" w:date="2024-07-05T11:58:00Z">
              <w:tcPr>
                <w:tcW w:w="2035" w:type="dxa"/>
                <w:tcBorders>
                  <w:top w:val="single" w:sz="4" w:space="0" w:color="auto"/>
                  <w:left w:val="single" w:sz="4" w:space="0" w:color="auto"/>
                  <w:bottom w:val="single" w:sz="4" w:space="0" w:color="auto"/>
                  <w:right w:val="single" w:sz="4" w:space="0" w:color="auto"/>
                </w:tcBorders>
              </w:tcPr>
            </w:tcPrChange>
          </w:tcPr>
          <w:p w14:paraId="5455EA9B" w14:textId="5E5D631D" w:rsidR="00CE58A0" w:rsidRPr="00DF18C3" w:rsidRDefault="00CE58A0" w:rsidP="00CE58A0">
            <w:pPr>
              <w:spacing w:before="0" w:after="0"/>
              <w:ind w:left="0" w:right="0"/>
              <w:jc w:val="right"/>
              <w:textAlignment w:val="center"/>
              <w:rPr>
                <w:ins w:id="1996" w:author="admin" w:date="2024-07-03T14:28:00Z"/>
                <w:rFonts w:ascii="Arial Narrow" w:hAnsi="Arial Narrow"/>
                <w:sz w:val="18"/>
                <w:szCs w:val="18"/>
              </w:rPr>
            </w:pPr>
            <w:ins w:id="1997" w:author="作者" w:date="2024-07-05T11:58:00Z">
              <w:r w:rsidRPr="00DF18C3">
                <w:rPr>
                  <w:rFonts w:ascii="Arial Narrow" w:hAnsi="Arial Narrow"/>
                  <w:sz w:val="18"/>
                  <w:szCs w:val="18"/>
                </w:rPr>
                <w:t>14,570,332.51</w:t>
              </w:r>
            </w:ins>
            <w:ins w:id="1998" w:author="admin" w:date="2024-07-03T14:39:00Z">
              <w:del w:id="1999" w:author="作者" w:date="2024-07-05T11:58:00Z">
                <w:r w:rsidRPr="00DF18C3" w:rsidDel="00C20E37">
                  <w:rPr>
                    <w:rFonts w:ascii="Arial Narrow" w:hAnsi="Arial Narrow"/>
                    <w:sz w:val="18"/>
                    <w:szCs w:val="18"/>
                  </w:rPr>
                  <w:delText>20,427,526.18</w:delText>
                </w:r>
              </w:del>
            </w:ins>
          </w:p>
        </w:tc>
        <w:tc>
          <w:tcPr>
            <w:tcW w:w="2035" w:type="dxa"/>
            <w:tcBorders>
              <w:top w:val="single" w:sz="4" w:space="0" w:color="auto"/>
              <w:left w:val="single" w:sz="4" w:space="0" w:color="auto"/>
              <w:bottom w:val="single" w:sz="4" w:space="0" w:color="auto"/>
              <w:right w:val="single" w:sz="4" w:space="0" w:color="auto"/>
            </w:tcBorders>
            <w:tcPrChange w:id="2000" w:author="作者" w:date="2024-07-05T11:58:00Z">
              <w:tcPr>
                <w:tcW w:w="2035" w:type="dxa"/>
                <w:tcBorders>
                  <w:top w:val="single" w:sz="4" w:space="0" w:color="auto"/>
                  <w:left w:val="single" w:sz="4" w:space="0" w:color="auto"/>
                  <w:bottom w:val="single" w:sz="4" w:space="0" w:color="auto"/>
                  <w:right w:val="single" w:sz="4" w:space="0" w:color="auto"/>
                </w:tcBorders>
              </w:tcPr>
            </w:tcPrChange>
          </w:tcPr>
          <w:p w14:paraId="7F162EF2" w14:textId="66638032" w:rsidR="00CE58A0" w:rsidRPr="00DF18C3" w:rsidRDefault="00CE58A0" w:rsidP="00CE58A0">
            <w:pPr>
              <w:spacing w:before="0" w:after="0"/>
              <w:ind w:left="0" w:right="0"/>
              <w:jc w:val="right"/>
              <w:textAlignment w:val="center"/>
              <w:rPr>
                <w:ins w:id="2001" w:author="admin" w:date="2024-07-03T14:28:00Z"/>
                <w:rFonts w:ascii="Arial Narrow" w:hAnsi="Arial Narrow"/>
                <w:sz w:val="18"/>
                <w:szCs w:val="18"/>
              </w:rPr>
            </w:pPr>
            <w:ins w:id="2002" w:author="作者" w:date="2024-07-05T11:58:00Z">
              <w:r w:rsidRPr="00DF18C3">
                <w:rPr>
                  <w:rFonts w:ascii="Arial Narrow" w:hAnsi="Arial Narrow"/>
                  <w:sz w:val="18"/>
                  <w:szCs w:val="18"/>
                </w:rPr>
                <w:t>-19,769,075.54</w:t>
              </w:r>
            </w:ins>
            <w:ins w:id="2003" w:author="admin" w:date="2024-07-03T14:40:00Z">
              <w:del w:id="2004" w:author="作者" w:date="2024-07-05T11:58:00Z">
                <w:r w:rsidRPr="00DF18C3" w:rsidDel="00C20E37">
                  <w:rPr>
                    <w:rFonts w:ascii="Arial Narrow" w:hAnsi="Arial Narrow"/>
                    <w:sz w:val="18"/>
                    <w:szCs w:val="18"/>
                  </w:rPr>
                  <w:delText>-20,117,261.87</w:delText>
                </w:r>
              </w:del>
            </w:ins>
          </w:p>
        </w:tc>
        <w:tc>
          <w:tcPr>
            <w:tcW w:w="2035" w:type="dxa"/>
            <w:gridSpan w:val="2"/>
            <w:tcBorders>
              <w:top w:val="single" w:sz="4" w:space="0" w:color="auto"/>
              <w:left w:val="single" w:sz="4" w:space="0" w:color="auto"/>
              <w:bottom w:val="single" w:sz="4" w:space="0" w:color="auto"/>
              <w:right w:val="single" w:sz="4" w:space="0" w:color="auto"/>
            </w:tcBorders>
            <w:tcPrChange w:id="2005" w:author="作者" w:date="2024-07-05T11:58:00Z">
              <w:tcPr>
                <w:tcW w:w="2035" w:type="dxa"/>
                <w:tcBorders>
                  <w:top w:val="single" w:sz="4" w:space="0" w:color="auto"/>
                  <w:left w:val="single" w:sz="4" w:space="0" w:color="auto"/>
                  <w:bottom w:val="single" w:sz="4" w:space="0" w:color="auto"/>
                  <w:right w:val="single" w:sz="4" w:space="0" w:color="auto"/>
                </w:tcBorders>
              </w:tcPr>
            </w:tcPrChange>
          </w:tcPr>
          <w:p w14:paraId="1113F6AC" w14:textId="557E7237" w:rsidR="00CE58A0" w:rsidRPr="00DF18C3" w:rsidRDefault="00CE58A0" w:rsidP="00CE58A0">
            <w:pPr>
              <w:spacing w:before="0" w:after="0"/>
              <w:ind w:left="0" w:right="0"/>
              <w:jc w:val="right"/>
              <w:textAlignment w:val="center"/>
              <w:rPr>
                <w:ins w:id="2006" w:author="admin" w:date="2024-07-03T14:28:00Z"/>
                <w:rFonts w:ascii="Arial Narrow" w:hAnsi="Arial Narrow"/>
                <w:sz w:val="18"/>
                <w:szCs w:val="18"/>
              </w:rPr>
            </w:pPr>
            <w:ins w:id="2007" w:author="作者" w:date="2024-07-05T11:58:00Z">
              <w:r w:rsidRPr="00DF18C3">
                <w:rPr>
                  <w:rFonts w:ascii="Arial Narrow" w:hAnsi="Arial Narrow"/>
                  <w:sz w:val="18"/>
                  <w:szCs w:val="18"/>
                </w:rPr>
                <w:t>-15,146,102.55</w:t>
              </w:r>
            </w:ins>
            <w:ins w:id="2008" w:author="admin" w:date="2024-07-03T15:35:00Z">
              <w:del w:id="2009" w:author="作者" w:date="2024-07-05T11:58:00Z">
                <w:r w:rsidRPr="00DF18C3" w:rsidDel="00C20E37">
                  <w:rPr>
                    <w:rFonts w:ascii="Arial Narrow" w:hAnsi="Arial Narrow"/>
                    <w:sz w:val="18"/>
                    <w:szCs w:val="18"/>
                  </w:rPr>
                  <w:delText>-29,037,044.61</w:delText>
                </w:r>
              </w:del>
            </w:ins>
          </w:p>
        </w:tc>
        <w:tc>
          <w:tcPr>
            <w:tcW w:w="2035" w:type="dxa"/>
            <w:tcBorders>
              <w:top w:val="single" w:sz="4" w:space="0" w:color="auto"/>
              <w:left w:val="single" w:sz="4" w:space="0" w:color="auto"/>
              <w:bottom w:val="single" w:sz="4" w:space="0" w:color="auto"/>
              <w:right w:val="single" w:sz="4" w:space="0" w:color="auto"/>
            </w:tcBorders>
            <w:tcPrChange w:id="2010" w:author="作者" w:date="2024-07-05T11:58:00Z">
              <w:tcPr>
                <w:tcW w:w="2035" w:type="dxa"/>
                <w:tcBorders>
                  <w:top w:val="single" w:sz="4" w:space="0" w:color="auto"/>
                  <w:left w:val="single" w:sz="4" w:space="0" w:color="auto"/>
                  <w:bottom w:val="single" w:sz="4" w:space="0" w:color="auto"/>
                  <w:right w:val="single" w:sz="4" w:space="0" w:color="auto"/>
                </w:tcBorders>
              </w:tcPr>
            </w:tcPrChange>
          </w:tcPr>
          <w:p w14:paraId="5FE9ED54" w14:textId="7C79D794" w:rsidR="00CE58A0" w:rsidRPr="00CE58A0" w:rsidRDefault="00CE58A0" w:rsidP="00CE58A0">
            <w:pPr>
              <w:spacing w:before="0" w:after="0"/>
              <w:ind w:left="0" w:right="0"/>
              <w:jc w:val="right"/>
              <w:textAlignment w:val="center"/>
              <w:rPr>
                <w:ins w:id="2011" w:author="admin" w:date="2024-07-03T14:28:00Z"/>
                <w:rFonts w:ascii="Arial Narrow" w:hAnsi="Arial Narrow"/>
                <w:sz w:val="18"/>
                <w:szCs w:val="18"/>
              </w:rPr>
            </w:pPr>
            <w:ins w:id="2012" w:author="作者" w:date="2024-07-05T12:12:00Z">
              <w:r w:rsidRPr="00CE58A0">
                <w:rPr>
                  <w:rFonts w:ascii="Arial Narrow" w:hAnsi="Arial Narrow"/>
                  <w:sz w:val="18"/>
                  <w:szCs w:val="18"/>
                </w:rPr>
                <w:t xml:space="preserve">10,450,525.72 </w:t>
              </w:r>
            </w:ins>
            <w:ins w:id="2013" w:author="admin" w:date="2024-07-03T14:49:00Z">
              <w:del w:id="2014" w:author="作者" w:date="2024-07-05T11:58:00Z">
                <w:r w:rsidRPr="00CE58A0" w:rsidDel="00C20E37">
                  <w:rPr>
                    <w:rFonts w:ascii="Arial Narrow" w:hAnsi="Arial Narrow"/>
                    <w:sz w:val="18"/>
                    <w:szCs w:val="18"/>
                  </w:rPr>
                  <w:delText xml:space="preserve">10,450,525.72 </w:delText>
                </w:r>
              </w:del>
            </w:ins>
          </w:p>
        </w:tc>
      </w:tr>
      <w:tr w:rsidR="0004168C" w:rsidDel="00017F8D" w14:paraId="7B2A060C" w14:textId="3CA48CDA" w:rsidTr="2DD37415">
        <w:trPr>
          <w:gridAfter w:val="2"/>
          <w:wAfter w:w="3343" w:type="dxa"/>
          <w:trHeight w:val="283"/>
          <w:del w:id="2015" w:author="admin" w:date="2024-07-03T14:29:00Z"/>
        </w:trPr>
        <w:tc>
          <w:tcPr>
            <w:tcW w:w="3690" w:type="dxa"/>
            <w:tcBorders>
              <w:top w:val="single" w:sz="4" w:space="0" w:color="auto"/>
              <w:left w:val="single" w:sz="4" w:space="0" w:color="auto"/>
              <w:bottom w:val="single" w:sz="4" w:space="0" w:color="auto"/>
              <w:right w:val="single" w:sz="4" w:space="0" w:color="auto"/>
            </w:tcBorders>
            <w:vAlign w:val="center"/>
          </w:tcPr>
          <w:p w14:paraId="468E34E2" w14:textId="61B1B1D6" w:rsidR="0004168C" w:rsidDel="00017F8D" w:rsidRDefault="0004168C" w:rsidP="00017F8D">
            <w:pPr>
              <w:spacing w:before="0" w:after="0"/>
              <w:ind w:left="0" w:right="0"/>
              <w:jc w:val="left"/>
              <w:rPr>
                <w:del w:id="2016" w:author="admin" w:date="2024-07-03T14:29:00Z"/>
                <w:rFonts w:ascii="Arial Narrow" w:eastAsia="仿宋_GB2312" w:hAnsi="Arial Narrow"/>
                <w:color w:val="000000"/>
                <w:sz w:val="16"/>
                <w:szCs w:val="16"/>
              </w:rPr>
            </w:pPr>
            <w:del w:id="2017" w:author="admin" w:date="2024-07-03T14:29:00Z">
              <w:r w:rsidDel="00017F8D">
                <w:rPr>
                  <w:rFonts w:ascii="Arial Narrow" w:eastAsia="仿宋_GB2312" w:hAnsi="Arial Narrow"/>
                  <w:color w:val="000000"/>
                  <w:sz w:val="16"/>
                  <w:szCs w:val="16"/>
                </w:rPr>
                <w:delText xml:space="preserve">  </w:delText>
              </w:r>
              <w:r w:rsidDel="00017F8D">
                <w:rPr>
                  <w:rFonts w:ascii="仿宋_GB2312" w:eastAsia="仿宋_GB2312" w:hAnsi="Arial Narrow" w:hint="eastAsia"/>
                  <w:color w:val="000000"/>
                  <w:sz w:val="16"/>
                  <w:szCs w:val="16"/>
                </w:rPr>
                <w:delText>加：营业外收入</w:delText>
              </w:r>
            </w:del>
          </w:p>
        </w:tc>
        <w:tc>
          <w:tcPr>
            <w:tcW w:w="1726" w:type="dxa"/>
            <w:tcBorders>
              <w:top w:val="single" w:sz="4" w:space="0" w:color="auto"/>
              <w:left w:val="single" w:sz="4" w:space="0" w:color="auto"/>
              <w:bottom w:val="single" w:sz="4" w:space="0" w:color="auto"/>
              <w:right w:val="single" w:sz="4" w:space="0" w:color="auto"/>
            </w:tcBorders>
            <w:vAlign w:val="center"/>
          </w:tcPr>
          <w:p w14:paraId="588FA59B" w14:textId="1A8CE686" w:rsidR="0004168C" w:rsidDel="00017F8D" w:rsidRDefault="0004168C" w:rsidP="00017F8D">
            <w:pPr>
              <w:spacing w:before="0" w:after="0"/>
              <w:ind w:left="0" w:right="0"/>
              <w:jc w:val="right"/>
              <w:textAlignment w:val="center"/>
              <w:rPr>
                <w:del w:id="2018" w:author="admin" w:date="2024-07-03T14:29:00Z"/>
                <w:rFonts w:ascii="Arial Narrow" w:hAnsi="Arial Narrow"/>
                <w:sz w:val="16"/>
                <w:szCs w:val="16"/>
              </w:rPr>
            </w:pPr>
            <w:del w:id="2019" w:author="admin" w:date="2024-07-03T14:29:00Z">
              <w:r w:rsidDel="00017F8D">
                <w:rPr>
                  <w:rFonts w:ascii="Arial Narrow" w:hAnsi="Arial Narrow"/>
                  <w:sz w:val="16"/>
                  <w:szCs w:val="16"/>
                </w:rPr>
                <w:delText xml:space="preserve">0.00 </w:delText>
              </w:r>
            </w:del>
          </w:p>
        </w:tc>
        <w:tc>
          <w:tcPr>
            <w:tcW w:w="2344" w:type="dxa"/>
            <w:gridSpan w:val="2"/>
            <w:tcBorders>
              <w:top w:val="single" w:sz="4" w:space="0" w:color="auto"/>
              <w:left w:val="single" w:sz="4" w:space="0" w:color="auto"/>
              <w:bottom w:val="single" w:sz="4" w:space="0" w:color="auto"/>
              <w:right w:val="single" w:sz="4" w:space="0" w:color="auto"/>
            </w:tcBorders>
          </w:tcPr>
          <w:p w14:paraId="19D10D8B" w14:textId="4FDFE2C0" w:rsidR="0004168C" w:rsidDel="00017F8D" w:rsidRDefault="0004168C" w:rsidP="00017F8D">
            <w:pPr>
              <w:spacing w:before="0" w:after="0"/>
              <w:ind w:left="0" w:right="0"/>
              <w:jc w:val="right"/>
              <w:textAlignment w:val="center"/>
              <w:rPr>
                <w:del w:id="2020" w:author="admin" w:date="2024-07-03T14:29:00Z"/>
                <w:rFonts w:ascii="Arial Narrow" w:hAnsi="Arial Narrow"/>
                <w:sz w:val="16"/>
                <w:szCs w:val="16"/>
              </w:rPr>
            </w:pPr>
            <w:del w:id="2021" w:author="admin" w:date="2024-07-03T14:29:00Z">
              <w:r w:rsidDel="00017F8D">
                <w:rPr>
                  <w:rFonts w:ascii="Arial Narrow" w:hAnsi="Arial Narrow"/>
                  <w:sz w:val="16"/>
                  <w:szCs w:val="16"/>
                </w:rPr>
                <w:delText xml:space="preserve">0.00 </w:delText>
              </w:r>
            </w:del>
          </w:p>
        </w:tc>
        <w:tc>
          <w:tcPr>
            <w:tcW w:w="2035" w:type="dxa"/>
            <w:tcBorders>
              <w:top w:val="single" w:sz="4" w:space="0" w:color="auto"/>
              <w:left w:val="single" w:sz="4" w:space="0" w:color="auto"/>
              <w:bottom w:val="single" w:sz="4" w:space="0" w:color="auto"/>
              <w:right w:val="single" w:sz="4" w:space="0" w:color="auto"/>
            </w:tcBorders>
          </w:tcPr>
          <w:p w14:paraId="040145FF" w14:textId="44E36E83" w:rsidR="0004168C" w:rsidDel="00017F8D" w:rsidRDefault="0004168C" w:rsidP="00017F8D">
            <w:pPr>
              <w:spacing w:before="0" w:after="0"/>
              <w:ind w:left="0" w:right="0"/>
              <w:jc w:val="right"/>
              <w:textAlignment w:val="center"/>
              <w:rPr>
                <w:del w:id="2022" w:author="admin" w:date="2024-07-03T14:29:00Z"/>
                <w:rFonts w:ascii="Arial Narrow" w:hAnsi="Arial Narrow"/>
                <w:sz w:val="16"/>
                <w:szCs w:val="16"/>
              </w:rPr>
            </w:pPr>
            <w:del w:id="2023" w:author="admin" w:date="2024-07-03T14:29:00Z">
              <w:r w:rsidDel="00017F8D">
                <w:rPr>
                  <w:rFonts w:ascii="Arial Narrow" w:hAnsi="Arial Narrow"/>
                  <w:sz w:val="16"/>
                  <w:szCs w:val="16"/>
                </w:rPr>
                <w:delText xml:space="preserve">0.00 </w:delText>
              </w:r>
            </w:del>
          </w:p>
        </w:tc>
        <w:tc>
          <w:tcPr>
            <w:tcW w:w="727" w:type="dxa"/>
            <w:tcBorders>
              <w:top w:val="single" w:sz="4" w:space="0" w:color="auto"/>
              <w:left w:val="single" w:sz="4" w:space="0" w:color="auto"/>
              <w:bottom w:val="single" w:sz="4" w:space="0" w:color="auto"/>
              <w:right w:val="single" w:sz="4" w:space="0" w:color="auto"/>
            </w:tcBorders>
          </w:tcPr>
          <w:p w14:paraId="3FE6F977" w14:textId="57BCE899" w:rsidR="0004168C" w:rsidDel="00017F8D" w:rsidRDefault="0004168C" w:rsidP="00017F8D">
            <w:pPr>
              <w:spacing w:before="0" w:after="0"/>
              <w:ind w:left="0" w:right="0"/>
              <w:jc w:val="right"/>
              <w:textAlignment w:val="center"/>
              <w:rPr>
                <w:del w:id="2024" w:author="admin" w:date="2024-07-03T14:29:00Z"/>
                <w:rFonts w:ascii="Arial Narrow" w:hAnsi="Arial Narrow"/>
                <w:sz w:val="16"/>
                <w:szCs w:val="16"/>
              </w:rPr>
            </w:pPr>
            <w:del w:id="2025" w:author="admin" w:date="2024-07-03T14:29:00Z">
              <w:r w:rsidDel="00017F8D">
                <w:rPr>
                  <w:rFonts w:ascii="Arial Narrow" w:hAnsi="Arial Narrow"/>
                  <w:sz w:val="16"/>
                  <w:szCs w:val="16"/>
                </w:rPr>
                <w:delText>223,967.91</w:delText>
              </w:r>
            </w:del>
          </w:p>
        </w:tc>
      </w:tr>
      <w:tr w:rsidR="0004168C" w:rsidDel="00017F8D" w14:paraId="063166F4" w14:textId="356EECB7" w:rsidTr="2DD37415">
        <w:trPr>
          <w:gridAfter w:val="2"/>
          <w:wAfter w:w="3343" w:type="dxa"/>
          <w:trHeight w:val="283"/>
          <w:del w:id="2026" w:author="admin" w:date="2024-07-03T14:29:00Z"/>
        </w:trPr>
        <w:tc>
          <w:tcPr>
            <w:tcW w:w="3690" w:type="dxa"/>
            <w:tcBorders>
              <w:top w:val="single" w:sz="4" w:space="0" w:color="auto"/>
              <w:left w:val="single" w:sz="4" w:space="0" w:color="auto"/>
              <w:bottom w:val="single" w:sz="4" w:space="0" w:color="auto"/>
              <w:right w:val="single" w:sz="4" w:space="0" w:color="auto"/>
            </w:tcBorders>
            <w:vAlign w:val="center"/>
          </w:tcPr>
          <w:p w14:paraId="1636E6B5" w14:textId="67476B4E" w:rsidR="0004168C" w:rsidDel="00017F8D" w:rsidRDefault="0004168C" w:rsidP="00017F8D">
            <w:pPr>
              <w:spacing w:before="0" w:after="0"/>
              <w:ind w:left="0" w:right="0"/>
              <w:jc w:val="left"/>
              <w:rPr>
                <w:del w:id="2027" w:author="admin" w:date="2024-07-03T14:29:00Z"/>
                <w:rFonts w:ascii="Arial Narrow" w:eastAsia="仿宋_GB2312" w:hAnsi="Arial Narrow"/>
                <w:color w:val="000000"/>
                <w:sz w:val="16"/>
                <w:szCs w:val="16"/>
              </w:rPr>
            </w:pPr>
            <w:del w:id="2028" w:author="admin" w:date="2024-07-03T14:29:00Z">
              <w:r w:rsidDel="00017F8D">
                <w:rPr>
                  <w:rFonts w:ascii="Arial Narrow" w:eastAsia="仿宋_GB2312" w:hAnsi="Arial Narrow"/>
                  <w:color w:val="000000"/>
                  <w:sz w:val="16"/>
                  <w:szCs w:val="16"/>
                </w:rPr>
                <w:delText xml:space="preserve">  </w:delText>
              </w:r>
              <w:r w:rsidDel="00017F8D">
                <w:rPr>
                  <w:rFonts w:ascii="仿宋_GB2312" w:eastAsia="仿宋_GB2312" w:hAnsi="Arial Narrow" w:hint="eastAsia"/>
                  <w:color w:val="000000"/>
                  <w:sz w:val="16"/>
                  <w:szCs w:val="16"/>
                </w:rPr>
                <w:delText>减：营业外支出</w:delText>
              </w:r>
            </w:del>
          </w:p>
        </w:tc>
        <w:tc>
          <w:tcPr>
            <w:tcW w:w="1726" w:type="dxa"/>
            <w:tcBorders>
              <w:top w:val="single" w:sz="4" w:space="0" w:color="auto"/>
              <w:left w:val="single" w:sz="4" w:space="0" w:color="auto"/>
              <w:bottom w:val="single" w:sz="4" w:space="0" w:color="auto"/>
              <w:right w:val="single" w:sz="4" w:space="0" w:color="auto"/>
            </w:tcBorders>
            <w:vAlign w:val="center"/>
          </w:tcPr>
          <w:p w14:paraId="533D7A68" w14:textId="4006F870" w:rsidR="0004168C" w:rsidDel="00017F8D" w:rsidRDefault="0004168C" w:rsidP="00017F8D">
            <w:pPr>
              <w:spacing w:before="0" w:after="0"/>
              <w:ind w:left="0" w:right="0"/>
              <w:jc w:val="right"/>
              <w:textAlignment w:val="center"/>
              <w:rPr>
                <w:del w:id="2029" w:author="admin" w:date="2024-07-03T14:29:00Z"/>
                <w:rFonts w:ascii="Arial Narrow" w:hAnsi="Arial Narrow"/>
                <w:sz w:val="16"/>
                <w:szCs w:val="16"/>
              </w:rPr>
            </w:pPr>
            <w:del w:id="2030" w:author="admin" w:date="2024-07-03T14:29:00Z">
              <w:r w:rsidDel="00017F8D">
                <w:rPr>
                  <w:rFonts w:ascii="Arial Narrow" w:hAnsi="Arial Narrow"/>
                  <w:sz w:val="16"/>
                  <w:szCs w:val="16"/>
                </w:rPr>
                <w:delText xml:space="preserve">0.00 </w:delText>
              </w:r>
            </w:del>
          </w:p>
        </w:tc>
        <w:tc>
          <w:tcPr>
            <w:tcW w:w="2344" w:type="dxa"/>
            <w:gridSpan w:val="2"/>
            <w:tcBorders>
              <w:top w:val="single" w:sz="4" w:space="0" w:color="auto"/>
              <w:left w:val="single" w:sz="4" w:space="0" w:color="auto"/>
              <w:bottom w:val="single" w:sz="4" w:space="0" w:color="auto"/>
              <w:right w:val="single" w:sz="4" w:space="0" w:color="auto"/>
            </w:tcBorders>
          </w:tcPr>
          <w:p w14:paraId="788DBAA6" w14:textId="4EEEAE4A" w:rsidR="0004168C" w:rsidDel="00017F8D" w:rsidRDefault="0004168C" w:rsidP="00017F8D">
            <w:pPr>
              <w:spacing w:before="0" w:after="0"/>
              <w:ind w:left="0" w:right="0"/>
              <w:jc w:val="right"/>
              <w:textAlignment w:val="center"/>
              <w:rPr>
                <w:del w:id="2031" w:author="admin" w:date="2024-07-03T14:29:00Z"/>
                <w:rFonts w:ascii="Arial Narrow" w:hAnsi="Arial Narrow"/>
                <w:sz w:val="16"/>
                <w:szCs w:val="16"/>
              </w:rPr>
            </w:pPr>
            <w:del w:id="2032" w:author="admin" w:date="2024-07-03T14:29:00Z">
              <w:r w:rsidDel="00017F8D">
                <w:rPr>
                  <w:rFonts w:ascii="Arial Narrow" w:hAnsi="Arial Narrow"/>
                  <w:sz w:val="16"/>
                  <w:szCs w:val="16"/>
                </w:rPr>
                <w:delText xml:space="preserve">0.00 </w:delText>
              </w:r>
            </w:del>
          </w:p>
        </w:tc>
        <w:tc>
          <w:tcPr>
            <w:tcW w:w="2035" w:type="dxa"/>
            <w:tcBorders>
              <w:top w:val="single" w:sz="4" w:space="0" w:color="auto"/>
              <w:left w:val="single" w:sz="4" w:space="0" w:color="auto"/>
              <w:bottom w:val="single" w:sz="4" w:space="0" w:color="auto"/>
              <w:right w:val="single" w:sz="4" w:space="0" w:color="auto"/>
            </w:tcBorders>
          </w:tcPr>
          <w:p w14:paraId="703E6E75" w14:textId="045421FE" w:rsidR="0004168C" w:rsidDel="00017F8D" w:rsidRDefault="0004168C" w:rsidP="00017F8D">
            <w:pPr>
              <w:spacing w:before="0" w:after="0"/>
              <w:ind w:left="0" w:right="0"/>
              <w:jc w:val="right"/>
              <w:textAlignment w:val="center"/>
              <w:rPr>
                <w:del w:id="2033" w:author="admin" w:date="2024-07-03T14:29:00Z"/>
                <w:rFonts w:ascii="Arial Narrow" w:hAnsi="Arial Narrow"/>
                <w:sz w:val="16"/>
                <w:szCs w:val="16"/>
              </w:rPr>
            </w:pPr>
            <w:del w:id="2034" w:author="admin" w:date="2024-07-03T14:29:00Z">
              <w:r w:rsidDel="00017F8D">
                <w:rPr>
                  <w:rFonts w:ascii="Arial Narrow" w:hAnsi="Arial Narrow"/>
                  <w:sz w:val="16"/>
                  <w:szCs w:val="16"/>
                </w:rPr>
                <w:delText xml:space="preserve">0.00 </w:delText>
              </w:r>
            </w:del>
          </w:p>
        </w:tc>
        <w:tc>
          <w:tcPr>
            <w:tcW w:w="727" w:type="dxa"/>
            <w:tcBorders>
              <w:top w:val="single" w:sz="4" w:space="0" w:color="auto"/>
              <w:left w:val="single" w:sz="4" w:space="0" w:color="auto"/>
              <w:bottom w:val="single" w:sz="4" w:space="0" w:color="auto"/>
              <w:right w:val="single" w:sz="4" w:space="0" w:color="auto"/>
            </w:tcBorders>
          </w:tcPr>
          <w:p w14:paraId="26207DF5" w14:textId="26D1F91B" w:rsidR="0004168C" w:rsidDel="00017F8D" w:rsidRDefault="0004168C" w:rsidP="00017F8D">
            <w:pPr>
              <w:spacing w:before="0" w:after="0"/>
              <w:ind w:left="0" w:right="0"/>
              <w:jc w:val="right"/>
              <w:textAlignment w:val="center"/>
              <w:rPr>
                <w:del w:id="2035" w:author="admin" w:date="2024-07-03T14:29:00Z"/>
                <w:rFonts w:ascii="Arial Narrow" w:hAnsi="Arial Narrow"/>
                <w:sz w:val="16"/>
                <w:szCs w:val="16"/>
              </w:rPr>
            </w:pPr>
            <w:del w:id="2036" w:author="admin" w:date="2024-07-03T14:29:00Z">
              <w:r w:rsidDel="00017F8D">
                <w:rPr>
                  <w:rFonts w:ascii="Arial Narrow" w:hAnsi="Arial Narrow"/>
                  <w:sz w:val="16"/>
                  <w:szCs w:val="16"/>
                </w:rPr>
                <w:delText>45,442.76</w:delText>
              </w:r>
            </w:del>
          </w:p>
        </w:tc>
      </w:tr>
      <w:tr w:rsidR="0004168C" w:rsidDel="00017F8D" w14:paraId="0F85941A" w14:textId="0E845D44" w:rsidTr="2DD37415">
        <w:trPr>
          <w:gridAfter w:val="2"/>
          <w:wAfter w:w="3343" w:type="dxa"/>
          <w:trHeight w:val="283"/>
          <w:del w:id="2037" w:author="admin" w:date="2024-07-03T14:29:00Z"/>
        </w:trPr>
        <w:tc>
          <w:tcPr>
            <w:tcW w:w="3690" w:type="dxa"/>
            <w:tcBorders>
              <w:top w:val="single" w:sz="4" w:space="0" w:color="auto"/>
              <w:left w:val="single" w:sz="4" w:space="0" w:color="auto"/>
              <w:bottom w:val="single" w:sz="4" w:space="0" w:color="auto"/>
              <w:right w:val="single" w:sz="4" w:space="0" w:color="auto"/>
            </w:tcBorders>
            <w:vAlign w:val="center"/>
          </w:tcPr>
          <w:p w14:paraId="30476500" w14:textId="569C1910" w:rsidR="0004168C" w:rsidDel="00017F8D" w:rsidRDefault="0004168C" w:rsidP="00017F8D">
            <w:pPr>
              <w:spacing w:before="0" w:after="0"/>
              <w:ind w:left="0" w:right="0"/>
              <w:jc w:val="left"/>
              <w:rPr>
                <w:del w:id="2038" w:author="admin" w:date="2024-07-03T14:29:00Z"/>
                <w:rFonts w:ascii="Arial Narrow" w:eastAsia="仿宋_GB2312" w:hAnsi="Arial Narrow"/>
                <w:color w:val="000000"/>
                <w:sz w:val="16"/>
                <w:szCs w:val="16"/>
              </w:rPr>
            </w:pPr>
            <w:del w:id="2039" w:author="admin" w:date="2024-07-03T14:29:00Z">
              <w:r w:rsidDel="00017F8D">
                <w:rPr>
                  <w:rFonts w:ascii="Arial Narrow" w:eastAsia="仿宋_GB2312" w:hAnsi="Arial Narrow"/>
                  <w:color w:val="000000"/>
                  <w:sz w:val="16"/>
                  <w:szCs w:val="16"/>
                </w:rPr>
                <w:delText xml:space="preserve">  </w:delText>
              </w:r>
              <w:r w:rsidDel="00017F8D">
                <w:rPr>
                  <w:rFonts w:ascii="仿宋_GB2312" w:eastAsia="仿宋_GB2312" w:hAnsi="Arial Narrow" w:hint="eastAsia"/>
                  <w:color w:val="000000"/>
                  <w:sz w:val="16"/>
                  <w:szCs w:val="16"/>
                </w:rPr>
                <w:delText>其中：非流动资产处置损失</w:delText>
              </w:r>
            </w:del>
          </w:p>
        </w:tc>
        <w:tc>
          <w:tcPr>
            <w:tcW w:w="1726" w:type="dxa"/>
            <w:tcBorders>
              <w:top w:val="single" w:sz="4" w:space="0" w:color="auto"/>
              <w:left w:val="single" w:sz="4" w:space="0" w:color="auto"/>
              <w:bottom w:val="single" w:sz="4" w:space="0" w:color="auto"/>
              <w:right w:val="single" w:sz="4" w:space="0" w:color="auto"/>
            </w:tcBorders>
            <w:vAlign w:val="center"/>
          </w:tcPr>
          <w:p w14:paraId="3DFA79FB" w14:textId="191CBBB2" w:rsidR="0004168C" w:rsidDel="00017F8D" w:rsidRDefault="0004168C" w:rsidP="00017F8D">
            <w:pPr>
              <w:spacing w:before="0" w:after="0"/>
              <w:ind w:left="0" w:right="0"/>
              <w:jc w:val="right"/>
              <w:textAlignment w:val="center"/>
              <w:rPr>
                <w:del w:id="2040" w:author="admin" w:date="2024-07-03T14:29:00Z"/>
                <w:rFonts w:ascii="Arial Narrow" w:hAnsi="Arial Narrow"/>
                <w:sz w:val="16"/>
                <w:szCs w:val="16"/>
              </w:rPr>
            </w:pPr>
            <w:del w:id="2041" w:author="admin" w:date="2024-07-03T14:29:00Z">
              <w:r w:rsidDel="00017F8D">
                <w:rPr>
                  <w:rFonts w:ascii="Arial Narrow" w:hAnsi="Arial Narrow"/>
                  <w:sz w:val="16"/>
                  <w:szCs w:val="16"/>
                </w:rPr>
                <w:delText xml:space="preserve">0.00   </w:delText>
              </w:r>
            </w:del>
          </w:p>
        </w:tc>
        <w:tc>
          <w:tcPr>
            <w:tcW w:w="2344" w:type="dxa"/>
            <w:gridSpan w:val="2"/>
            <w:tcBorders>
              <w:top w:val="single" w:sz="4" w:space="0" w:color="auto"/>
              <w:left w:val="single" w:sz="4" w:space="0" w:color="auto"/>
              <w:bottom w:val="single" w:sz="4" w:space="0" w:color="auto"/>
              <w:right w:val="single" w:sz="4" w:space="0" w:color="auto"/>
            </w:tcBorders>
            <w:vAlign w:val="center"/>
          </w:tcPr>
          <w:p w14:paraId="4D2668E0" w14:textId="45D5EBE0" w:rsidR="0004168C" w:rsidDel="00017F8D" w:rsidRDefault="0004168C" w:rsidP="00017F8D">
            <w:pPr>
              <w:spacing w:before="0" w:after="0"/>
              <w:ind w:left="0" w:right="0"/>
              <w:jc w:val="right"/>
              <w:textAlignment w:val="center"/>
              <w:rPr>
                <w:del w:id="2042" w:author="admin" w:date="2024-07-03T14:29:00Z"/>
                <w:rFonts w:ascii="Arial Narrow" w:hAnsi="Arial Narrow"/>
                <w:sz w:val="16"/>
                <w:szCs w:val="16"/>
              </w:rPr>
            </w:pPr>
            <w:del w:id="2043" w:author="admin" w:date="2024-07-03T14:29:00Z">
              <w:r w:rsidDel="00017F8D">
                <w:rPr>
                  <w:rFonts w:ascii="Arial Narrow" w:hAnsi="Arial Narrow"/>
                  <w:sz w:val="16"/>
                  <w:szCs w:val="16"/>
                </w:rPr>
                <w:delText xml:space="preserve">0.00   </w:delText>
              </w:r>
            </w:del>
          </w:p>
        </w:tc>
        <w:tc>
          <w:tcPr>
            <w:tcW w:w="2035" w:type="dxa"/>
            <w:tcBorders>
              <w:top w:val="single" w:sz="4" w:space="0" w:color="auto"/>
              <w:left w:val="single" w:sz="4" w:space="0" w:color="auto"/>
              <w:bottom w:val="single" w:sz="4" w:space="0" w:color="auto"/>
              <w:right w:val="single" w:sz="4" w:space="0" w:color="auto"/>
            </w:tcBorders>
          </w:tcPr>
          <w:p w14:paraId="55923948" w14:textId="784B2603" w:rsidR="0004168C" w:rsidDel="00017F8D" w:rsidRDefault="0004168C" w:rsidP="00017F8D">
            <w:pPr>
              <w:spacing w:before="0" w:after="0"/>
              <w:ind w:left="0" w:right="0"/>
              <w:jc w:val="right"/>
              <w:textAlignment w:val="center"/>
              <w:rPr>
                <w:del w:id="2044" w:author="admin" w:date="2024-07-03T14:29:00Z"/>
                <w:rFonts w:ascii="Arial Narrow" w:hAnsi="Arial Narrow"/>
                <w:sz w:val="16"/>
                <w:szCs w:val="16"/>
              </w:rPr>
            </w:pPr>
            <w:del w:id="2045" w:author="admin" w:date="2024-07-03T14:29:00Z">
              <w:r w:rsidDel="00017F8D">
                <w:rPr>
                  <w:rFonts w:ascii="Arial Narrow" w:hAnsi="Arial Narrow"/>
                  <w:sz w:val="16"/>
                  <w:szCs w:val="16"/>
                </w:rPr>
                <w:delText xml:space="preserve">0.00 </w:delText>
              </w:r>
            </w:del>
          </w:p>
        </w:tc>
        <w:tc>
          <w:tcPr>
            <w:tcW w:w="727" w:type="dxa"/>
            <w:tcBorders>
              <w:top w:val="single" w:sz="4" w:space="0" w:color="auto"/>
              <w:left w:val="single" w:sz="4" w:space="0" w:color="auto"/>
              <w:bottom w:val="single" w:sz="4" w:space="0" w:color="auto"/>
              <w:right w:val="single" w:sz="4" w:space="0" w:color="auto"/>
            </w:tcBorders>
          </w:tcPr>
          <w:p w14:paraId="65AC6C2D" w14:textId="32335900" w:rsidR="0004168C" w:rsidDel="00017F8D" w:rsidRDefault="0004168C" w:rsidP="00017F8D">
            <w:pPr>
              <w:spacing w:before="0" w:after="0"/>
              <w:ind w:left="0" w:right="0"/>
              <w:jc w:val="right"/>
              <w:textAlignment w:val="center"/>
              <w:rPr>
                <w:del w:id="2046" w:author="admin" w:date="2024-07-03T14:29:00Z"/>
                <w:rFonts w:ascii="Arial Narrow" w:hAnsi="Arial Narrow"/>
                <w:sz w:val="16"/>
                <w:szCs w:val="16"/>
              </w:rPr>
            </w:pPr>
            <w:del w:id="2047" w:author="admin" w:date="2024-07-03T14:29:00Z">
              <w:r w:rsidDel="00017F8D">
                <w:rPr>
                  <w:rFonts w:ascii="Arial Narrow" w:hAnsi="Arial Narrow"/>
                  <w:sz w:val="16"/>
                  <w:szCs w:val="16"/>
                </w:rPr>
                <w:delText xml:space="preserve">0.00 </w:delText>
              </w:r>
            </w:del>
          </w:p>
        </w:tc>
      </w:tr>
      <w:tr w:rsidR="0004168C" w:rsidDel="00017F8D" w14:paraId="0F53BE2C" w14:textId="2CFF030D" w:rsidTr="2DD37415">
        <w:trPr>
          <w:gridAfter w:val="2"/>
          <w:wAfter w:w="3343" w:type="dxa"/>
          <w:trHeight w:val="283"/>
          <w:del w:id="2048" w:author="admin" w:date="2024-07-03T14:29:00Z"/>
        </w:trPr>
        <w:tc>
          <w:tcPr>
            <w:tcW w:w="3690" w:type="dxa"/>
            <w:tcBorders>
              <w:top w:val="single" w:sz="4" w:space="0" w:color="auto"/>
              <w:left w:val="single" w:sz="4" w:space="0" w:color="auto"/>
              <w:bottom w:val="single" w:sz="4" w:space="0" w:color="auto"/>
              <w:right w:val="single" w:sz="4" w:space="0" w:color="auto"/>
            </w:tcBorders>
            <w:vAlign w:val="center"/>
          </w:tcPr>
          <w:p w14:paraId="128F647E" w14:textId="5C9B6F4F" w:rsidR="0004168C" w:rsidDel="00017F8D" w:rsidRDefault="0004168C" w:rsidP="00017F8D">
            <w:pPr>
              <w:spacing w:before="0" w:after="0"/>
              <w:ind w:left="0" w:right="0"/>
              <w:jc w:val="left"/>
              <w:rPr>
                <w:del w:id="2049" w:author="admin" w:date="2024-07-03T14:29:00Z"/>
                <w:rFonts w:ascii="Arial Narrow" w:eastAsia="仿宋_GB2312" w:hAnsi="Arial Narrow"/>
                <w:color w:val="000000"/>
                <w:sz w:val="16"/>
                <w:szCs w:val="16"/>
              </w:rPr>
            </w:pPr>
            <w:del w:id="2050" w:author="admin" w:date="2024-07-03T14:29:00Z">
              <w:r w:rsidDel="00017F8D">
                <w:rPr>
                  <w:rFonts w:ascii="仿宋_GB2312" w:eastAsia="仿宋_GB2312" w:hAnsi="Arial Narrow" w:hint="eastAsia"/>
                  <w:color w:val="000000"/>
                  <w:sz w:val="16"/>
                  <w:szCs w:val="16"/>
                </w:rPr>
                <w:delText>三、利润总额</w:delText>
              </w:r>
            </w:del>
          </w:p>
        </w:tc>
        <w:tc>
          <w:tcPr>
            <w:tcW w:w="1726" w:type="dxa"/>
            <w:tcBorders>
              <w:top w:val="single" w:sz="4" w:space="0" w:color="auto"/>
              <w:left w:val="single" w:sz="4" w:space="0" w:color="auto"/>
              <w:bottom w:val="single" w:sz="4" w:space="0" w:color="auto"/>
              <w:right w:val="single" w:sz="4" w:space="0" w:color="auto"/>
            </w:tcBorders>
            <w:vAlign w:val="center"/>
          </w:tcPr>
          <w:p w14:paraId="220EEE59" w14:textId="67363FC8" w:rsidR="0004168C" w:rsidDel="00017F8D" w:rsidRDefault="0004168C" w:rsidP="00017F8D">
            <w:pPr>
              <w:spacing w:before="0" w:after="0"/>
              <w:ind w:left="0" w:right="0"/>
              <w:jc w:val="right"/>
              <w:textAlignment w:val="center"/>
              <w:rPr>
                <w:del w:id="2051" w:author="admin" w:date="2024-07-03T14:29:00Z"/>
                <w:rFonts w:ascii="Arial Narrow" w:hAnsi="Arial Narrow"/>
                <w:sz w:val="16"/>
                <w:szCs w:val="16"/>
              </w:rPr>
            </w:pPr>
            <w:del w:id="2052" w:author="admin" w:date="2024-07-03T14:29:00Z">
              <w:r w:rsidDel="00017F8D">
                <w:rPr>
                  <w:rFonts w:ascii="Arial Narrow" w:hAnsi="Arial Narrow"/>
                  <w:sz w:val="16"/>
                  <w:szCs w:val="16"/>
                </w:rPr>
                <w:delText xml:space="preserve">-601,706.87 </w:delText>
              </w:r>
            </w:del>
          </w:p>
        </w:tc>
        <w:tc>
          <w:tcPr>
            <w:tcW w:w="2344" w:type="dxa"/>
            <w:gridSpan w:val="2"/>
            <w:tcBorders>
              <w:top w:val="single" w:sz="4" w:space="0" w:color="auto"/>
              <w:left w:val="single" w:sz="4" w:space="0" w:color="auto"/>
              <w:bottom w:val="single" w:sz="4" w:space="0" w:color="auto"/>
              <w:right w:val="single" w:sz="4" w:space="0" w:color="auto"/>
            </w:tcBorders>
            <w:vAlign w:val="center"/>
          </w:tcPr>
          <w:p w14:paraId="31DA8521" w14:textId="70F0E163" w:rsidR="0004168C" w:rsidDel="00017F8D" w:rsidRDefault="0004168C" w:rsidP="00017F8D">
            <w:pPr>
              <w:spacing w:before="0" w:after="0"/>
              <w:ind w:left="0" w:right="0"/>
              <w:jc w:val="right"/>
              <w:textAlignment w:val="center"/>
              <w:rPr>
                <w:del w:id="2053" w:author="admin" w:date="2024-07-03T14:29:00Z"/>
                <w:rFonts w:ascii="Arial Narrow" w:hAnsi="Arial Narrow"/>
                <w:sz w:val="16"/>
                <w:szCs w:val="16"/>
              </w:rPr>
            </w:pPr>
            <w:del w:id="2054" w:author="admin" w:date="2024-07-03T14:29:00Z">
              <w:r w:rsidDel="00017F8D">
                <w:rPr>
                  <w:rFonts w:ascii="Arial Narrow" w:hAnsi="Arial Narrow"/>
                  <w:sz w:val="16"/>
                  <w:szCs w:val="16"/>
                </w:rPr>
                <w:delText>0.00</w:delText>
              </w:r>
            </w:del>
          </w:p>
        </w:tc>
        <w:tc>
          <w:tcPr>
            <w:tcW w:w="2035" w:type="dxa"/>
            <w:tcBorders>
              <w:top w:val="single" w:sz="4" w:space="0" w:color="auto"/>
              <w:left w:val="single" w:sz="4" w:space="0" w:color="auto"/>
              <w:bottom w:val="single" w:sz="4" w:space="0" w:color="auto"/>
              <w:right w:val="single" w:sz="4" w:space="0" w:color="auto"/>
            </w:tcBorders>
          </w:tcPr>
          <w:p w14:paraId="273210B1" w14:textId="7421192E" w:rsidR="0004168C" w:rsidDel="00017F8D" w:rsidRDefault="0004168C" w:rsidP="00017F8D">
            <w:pPr>
              <w:spacing w:before="0" w:after="0"/>
              <w:ind w:left="0" w:right="0"/>
              <w:jc w:val="right"/>
              <w:textAlignment w:val="center"/>
              <w:rPr>
                <w:del w:id="2055" w:author="admin" w:date="2024-07-03T14:29:00Z"/>
                <w:rFonts w:ascii="Arial Narrow" w:hAnsi="Arial Narrow"/>
                <w:sz w:val="16"/>
                <w:szCs w:val="16"/>
              </w:rPr>
            </w:pPr>
            <w:del w:id="2056" w:author="admin" w:date="2024-07-03T14:29:00Z">
              <w:r w:rsidDel="00017F8D">
                <w:rPr>
                  <w:rFonts w:ascii="Arial Narrow" w:hAnsi="Arial Narrow"/>
                  <w:sz w:val="16"/>
                  <w:szCs w:val="16"/>
                </w:rPr>
                <w:delText>724,828.78</w:delText>
              </w:r>
            </w:del>
          </w:p>
        </w:tc>
        <w:tc>
          <w:tcPr>
            <w:tcW w:w="727" w:type="dxa"/>
            <w:tcBorders>
              <w:top w:val="single" w:sz="4" w:space="0" w:color="auto"/>
              <w:left w:val="single" w:sz="4" w:space="0" w:color="auto"/>
              <w:bottom w:val="single" w:sz="4" w:space="0" w:color="auto"/>
              <w:right w:val="single" w:sz="4" w:space="0" w:color="auto"/>
            </w:tcBorders>
          </w:tcPr>
          <w:p w14:paraId="46B717A3" w14:textId="2A06B3EE" w:rsidR="0004168C" w:rsidDel="00017F8D" w:rsidRDefault="0004168C" w:rsidP="00017F8D">
            <w:pPr>
              <w:spacing w:before="0" w:after="0"/>
              <w:ind w:left="0" w:right="0"/>
              <w:jc w:val="right"/>
              <w:textAlignment w:val="center"/>
              <w:rPr>
                <w:del w:id="2057" w:author="admin" w:date="2024-07-03T14:29:00Z"/>
                <w:rFonts w:ascii="Arial Narrow" w:hAnsi="Arial Narrow"/>
                <w:sz w:val="16"/>
                <w:szCs w:val="16"/>
              </w:rPr>
            </w:pPr>
            <w:del w:id="2058" w:author="admin" w:date="2024-07-03T14:29:00Z">
              <w:r w:rsidDel="00017F8D">
                <w:rPr>
                  <w:rFonts w:ascii="Arial Narrow" w:hAnsi="Arial Narrow"/>
                  <w:sz w:val="16"/>
                  <w:szCs w:val="16"/>
                </w:rPr>
                <w:delText>402,273.77</w:delText>
              </w:r>
            </w:del>
          </w:p>
        </w:tc>
      </w:tr>
      <w:tr w:rsidR="0004168C" w:rsidDel="00017F8D" w14:paraId="39B831EA" w14:textId="4C3E6AF7" w:rsidTr="2DD37415">
        <w:trPr>
          <w:gridAfter w:val="2"/>
          <w:wAfter w:w="3343" w:type="dxa"/>
          <w:trHeight w:val="283"/>
          <w:del w:id="2059" w:author="admin" w:date="2024-07-03T14:29:00Z"/>
        </w:trPr>
        <w:tc>
          <w:tcPr>
            <w:tcW w:w="3690" w:type="dxa"/>
            <w:tcBorders>
              <w:top w:val="single" w:sz="4" w:space="0" w:color="auto"/>
              <w:left w:val="single" w:sz="4" w:space="0" w:color="auto"/>
              <w:bottom w:val="single" w:sz="4" w:space="0" w:color="auto"/>
              <w:right w:val="single" w:sz="4" w:space="0" w:color="auto"/>
            </w:tcBorders>
            <w:vAlign w:val="center"/>
          </w:tcPr>
          <w:p w14:paraId="1AB353DC" w14:textId="0F1C5494" w:rsidR="0004168C" w:rsidDel="00017F8D" w:rsidRDefault="0004168C" w:rsidP="00017F8D">
            <w:pPr>
              <w:spacing w:before="0" w:after="0"/>
              <w:ind w:left="0" w:right="0"/>
              <w:jc w:val="left"/>
              <w:rPr>
                <w:del w:id="2060" w:author="admin" w:date="2024-07-03T14:29:00Z"/>
                <w:rFonts w:ascii="Arial Narrow" w:eastAsia="仿宋_GB2312" w:hAnsi="Arial Narrow"/>
                <w:color w:val="000000"/>
                <w:sz w:val="16"/>
                <w:szCs w:val="16"/>
              </w:rPr>
            </w:pPr>
            <w:del w:id="2061" w:author="admin" w:date="2024-07-03T14:29:00Z">
              <w:r w:rsidDel="00017F8D">
                <w:rPr>
                  <w:rFonts w:ascii="Arial Narrow" w:eastAsia="仿宋_GB2312" w:hAnsi="Arial Narrow"/>
                  <w:color w:val="000000"/>
                  <w:sz w:val="16"/>
                  <w:szCs w:val="16"/>
                </w:rPr>
                <w:delText xml:space="preserve">  </w:delText>
              </w:r>
              <w:r w:rsidDel="00017F8D">
                <w:rPr>
                  <w:rFonts w:ascii="仿宋_GB2312" w:eastAsia="仿宋_GB2312" w:hAnsi="Arial Narrow" w:hint="eastAsia"/>
                  <w:color w:val="000000"/>
                  <w:sz w:val="16"/>
                  <w:szCs w:val="16"/>
                </w:rPr>
                <w:delText>减：所得税费用</w:delText>
              </w:r>
            </w:del>
          </w:p>
        </w:tc>
        <w:tc>
          <w:tcPr>
            <w:tcW w:w="1726" w:type="dxa"/>
            <w:tcBorders>
              <w:top w:val="single" w:sz="4" w:space="0" w:color="auto"/>
              <w:left w:val="single" w:sz="4" w:space="0" w:color="auto"/>
              <w:bottom w:val="single" w:sz="4" w:space="0" w:color="auto"/>
              <w:right w:val="single" w:sz="4" w:space="0" w:color="auto"/>
            </w:tcBorders>
            <w:vAlign w:val="center"/>
          </w:tcPr>
          <w:p w14:paraId="6CA4E966" w14:textId="1A9A2878" w:rsidR="0004168C" w:rsidDel="00017F8D" w:rsidRDefault="0004168C" w:rsidP="00017F8D">
            <w:pPr>
              <w:spacing w:before="0" w:after="0"/>
              <w:ind w:left="0" w:right="0"/>
              <w:jc w:val="right"/>
              <w:textAlignment w:val="center"/>
              <w:rPr>
                <w:del w:id="2062" w:author="admin" w:date="2024-07-03T14:29:00Z"/>
                <w:rFonts w:ascii="Arial Narrow" w:hAnsi="Arial Narrow"/>
                <w:sz w:val="16"/>
                <w:szCs w:val="16"/>
              </w:rPr>
            </w:pPr>
            <w:del w:id="2063" w:author="admin" w:date="2024-07-03T14:29:00Z">
              <w:r w:rsidDel="00017F8D">
                <w:rPr>
                  <w:rFonts w:ascii="Arial Narrow" w:hAnsi="Arial Narrow"/>
                  <w:sz w:val="16"/>
                  <w:szCs w:val="16"/>
                </w:rPr>
                <w:delText xml:space="preserve">0.00 </w:delText>
              </w:r>
            </w:del>
          </w:p>
        </w:tc>
        <w:tc>
          <w:tcPr>
            <w:tcW w:w="2344" w:type="dxa"/>
            <w:gridSpan w:val="2"/>
            <w:tcBorders>
              <w:top w:val="single" w:sz="4" w:space="0" w:color="auto"/>
              <w:left w:val="single" w:sz="4" w:space="0" w:color="auto"/>
              <w:bottom w:val="single" w:sz="4" w:space="0" w:color="auto"/>
              <w:right w:val="single" w:sz="4" w:space="0" w:color="auto"/>
            </w:tcBorders>
            <w:vAlign w:val="center"/>
          </w:tcPr>
          <w:p w14:paraId="0D9ADD07" w14:textId="10839F66" w:rsidR="0004168C" w:rsidDel="00017F8D" w:rsidRDefault="0004168C" w:rsidP="00017F8D">
            <w:pPr>
              <w:spacing w:before="0" w:after="0"/>
              <w:ind w:left="0" w:right="0"/>
              <w:jc w:val="right"/>
              <w:textAlignment w:val="center"/>
              <w:rPr>
                <w:del w:id="2064" w:author="admin" w:date="2024-07-03T14:29:00Z"/>
                <w:rFonts w:ascii="Arial Narrow" w:hAnsi="Arial Narrow"/>
                <w:sz w:val="16"/>
                <w:szCs w:val="16"/>
              </w:rPr>
            </w:pPr>
            <w:del w:id="2065" w:author="admin" w:date="2024-07-03T14:29:00Z">
              <w:r w:rsidDel="00017F8D">
                <w:rPr>
                  <w:rFonts w:ascii="Arial Narrow" w:hAnsi="Arial Narrow"/>
                  <w:sz w:val="16"/>
                  <w:szCs w:val="16"/>
                </w:rPr>
                <w:delText xml:space="preserve"> 0.00 </w:delText>
              </w:r>
            </w:del>
          </w:p>
        </w:tc>
        <w:tc>
          <w:tcPr>
            <w:tcW w:w="2035" w:type="dxa"/>
            <w:tcBorders>
              <w:top w:val="single" w:sz="4" w:space="0" w:color="auto"/>
              <w:left w:val="single" w:sz="4" w:space="0" w:color="auto"/>
              <w:bottom w:val="single" w:sz="4" w:space="0" w:color="auto"/>
              <w:right w:val="single" w:sz="4" w:space="0" w:color="auto"/>
            </w:tcBorders>
          </w:tcPr>
          <w:p w14:paraId="091E0979" w14:textId="63AA70D5" w:rsidR="0004168C" w:rsidDel="00017F8D" w:rsidRDefault="0004168C" w:rsidP="00017F8D">
            <w:pPr>
              <w:spacing w:before="0" w:after="0"/>
              <w:ind w:left="0" w:right="0"/>
              <w:jc w:val="right"/>
              <w:textAlignment w:val="center"/>
              <w:rPr>
                <w:del w:id="2066" w:author="admin" w:date="2024-07-03T14:29:00Z"/>
                <w:rFonts w:ascii="Arial Narrow" w:hAnsi="Arial Narrow"/>
                <w:sz w:val="16"/>
                <w:szCs w:val="16"/>
              </w:rPr>
            </w:pPr>
            <w:del w:id="2067" w:author="admin" w:date="2024-07-03T14:29:00Z">
              <w:r w:rsidDel="00017F8D">
                <w:rPr>
                  <w:rFonts w:ascii="Arial Narrow" w:hAnsi="Arial Narrow"/>
                  <w:sz w:val="16"/>
                  <w:szCs w:val="16"/>
                </w:rPr>
                <w:delText xml:space="preserve">0.00 </w:delText>
              </w:r>
            </w:del>
          </w:p>
        </w:tc>
        <w:tc>
          <w:tcPr>
            <w:tcW w:w="727" w:type="dxa"/>
            <w:tcBorders>
              <w:top w:val="single" w:sz="4" w:space="0" w:color="auto"/>
              <w:left w:val="single" w:sz="4" w:space="0" w:color="auto"/>
              <w:bottom w:val="single" w:sz="4" w:space="0" w:color="auto"/>
              <w:right w:val="single" w:sz="4" w:space="0" w:color="auto"/>
            </w:tcBorders>
          </w:tcPr>
          <w:p w14:paraId="605E15B6" w14:textId="456373A7" w:rsidR="0004168C" w:rsidDel="00017F8D" w:rsidRDefault="0004168C" w:rsidP="00017F8D">
            <w:pPr>
              <w:spacing w:before="0" w:after="0"/>
              <w:ind w:left="0" w:right="0"/>
              <w:jc w:val="right"/>
              <w:textAlignment w:val="center"/>
              <w:rPr>
                <w:del w:id="2068" w:author="admin" w:date="2024-07-03T14:29:00Z"/>
                <w:rFonts w:ascii="Arial Narrow" w:hAnsi="Arial Narrow"/>
                <w:sz w:val="16"/>
                <w:szCs w:val="16"/>
              </w:rPr>
            </w:pPr>
            <w:del w:id="2069" w:author="admin" w:date="2024-07-03T14:29:00Z">
              <w:r w:rsidDel="00017F8D">
                <w:rPr>
                  <w:rFonts w:ascii="Arial Narrow" w:hAnsi="Arial Narrow"/>
                  <w:sz w:val="16"/>
                  <w:szCs w:val="16"/>
                </w:rPr>
                <w:delText xml:space="preserve">0.00 </w:delText>
              </w:r>
            </w:del>
          </w:p>
        </w:tc>
      </w:tr>
      <w:tr w:rsidR="0004168C" w:rsidDel="00017F8D" w14:paraId="7902E2DD" w14:textId="46DAA519" w:rsidTr="2DD37415">
        <w:trPr>
          <w:gridAfter w:val="2"/>
          <w:wAfter w:w="3343" w:type="dxa"/>
          <w:trHeight w:val="283"/>
          <w:del w:id="2070" w:author="admin" w:date="2024-07-03T14:29:00Z"/>
        </w:trPr>
        <w:tc>
          <w:tcPr>
            <w:tcW w:w="3690" w:type="dxa"/>
            <w:tcBorders>
              <w:top w:val="single" w:sz="4" w:space="0" w:color="auto"/>
              <w:left w:val="single" w:sz="4" w:space="0" w:color="auto"/>
              <w:bottom w:val="single" w:sz="4" w:space="0" w:color="auto"/>
              <w:right w:val="single" w:sz="4" w:space="0" w:color="auto"/>
            </w:tcBorders>
            <w:vAlign w:val="center"/>
          </w:tcPr>
          <w:p w14:paraId="6A5FBAFE" w14:textId="6BBB656A" w:rsidR="0004168C" w:rsidDel="00017F8D" w:rsidRDefault="0004168C" w:rsidP="00017F8D">
            <w:pPr>
              <w:spacing w:before="0" w:after="0"/>
              <w:ind w:left="0" w:right="0"/>
              <w:jc w:val="left"/>
              <w:rPr>
                <w:del w:id="2071" w:author="admin" w:date="2024-07-03T14:29:00Z"/>
                <w:rFonts w:ascii="Arial Narrow" w:eastAsia="仿宋_GB2312" w:hAnsi="Arial Narrow"/>
                <w:color w:val="000000"/>
                <w:sz w:val="16"/>
                <w:szCs w:val="16"/>
              </w:rPr>
            </w:pPr>
            <w:del w:id="2072" w:author="admin" w:date="2024-07-03T14:29:00Z">
              <w:r w:rsidDel="00017F8D">
                <w:rPr>
                  <w:rFonts w:ascii="仿宋_GB2312" w:eastAsia="仿宋_GB2312" w:hAnsi="Arial Narrow" w:hint="eastAsia"/>
                  <w:color w:val="000000"/>
                  <w:sz w:val="16"/>
                  <w:szCs w:val="16"/>
                </w:rPr>
                <w:delText>四、净利润</w:delText>
              </w:r>
            </w:del>
          </w:p>
        </w:tc>
        <w:tc>
          <w:tcPr>
            <w:tcW w:w="1726" w:type="dxa"/>
            <w:tcBorders>
              <w:top w:val="single" w:sz="4" w:space="0" w:color="auto"/>
              <w:left w:val="single" w:sz="4" w:space="0" w:color="auto"/>
              <w:bottom w:val="single" w:sz="4" w:space="0" w:color="auto"/>
              <w:right w:val="single" w:sz="4" w:space="0" w:color="auto"/>
            </w:tcBorders>
            <w:vAlign w:val="center"/>
          </w:tcPr>
          <w:p w14:paraId="75958C12" w14:textId="05C0A314" w:rsidR="0004168C" w:rsidDel="00017F8D" w:rsidRDefault="0004168C" w:rsidP="00017F8D">
            <w:pPr>
              <w:spacing w:before="0" w:after="0"/>
              <w:ind w:left="0" w:right="0"/>
              <w:jc w:val="right"/>
              <w:textAlignment w:val="center"/>
              <w:rPr>
                <w:del w:id="2073" w:author="admin" w:date="2024-07-03T14:29:00Z"/>
                <w:rFonts w:ascii="Arial Narrow" w:hAnsi="Arial Narrow"/>
                <w:sz w:val="16"/>
                <w:szCs w:val="16"/>
              </w:rPr>
            </w:pPr>
            <w:del w:id="2074" w:author="admin" w:date="2024-07-03T14:29:00Z">
              <w:r w:rsidDel="00017F8D">
                <w:rPr>
                  <w:rFonts w:ascii="Arial Narrow" w:hAnsi="Arial Narrow"/>
                  <w:sz w:val="16"/>
                  <w:szCs w:val="16"/>
                </w:rPr>
                <w:delText xml:space="preserve">-601,706.87 </w:delText>
              </w:r>
            </w:del>
          </w:p>
        </w:tc>
        <w:tc>
          <w:tcPr>
            <w:tcW w:w="2344" w:type="dxa"/>
            <w:gridSpan w:val="2"/>
            <w:tcBorders>
              <w:top w:val="single" w:sz="4" w:space="0" w:color="auto"/>
              <w:left w:val="single" w:sz="4" w:space="0" w:color="auto"/>
              <w:bottom w:val="single" w:sz="4" w:space="0" w:color="auto"/>
              <w:right w:val="single" w:sz="4" w:space="0" w:color="auto"/>
            </w:tcBorders>
            <w:vAlign w:val="center"/>
          </w:tcPr>
          <w:p w14:paraId="052B7AAA" w14:textId="1F4CFF46" w:rsidR="0004168C" w:rsidDel="00017F8D" w:rsidRDefault="0004168C" w:rsidP="00017F8D">
            <w:pPr>
              <w:spacing w:before="0" w:after="0"/>
              <w:ind w:left="0" w:right="0"/>
              <w:jc w:val="right"/>
              <w:textAlignment w:val="center"/>
              <w:rPr>
                <w:del w:id="2075" w:author="admin" w:date="2024-07-03T14:29:00Z"/>
                <w:rFonts w:ascii="Arial Narrow" w:hAnsi="Arial Narrow"/>
                <w:sz w:val="16"/>
                <w:szCs w:val="16"/>
              </w:rPr>
            </w:pPr>
            <w:del w:id="2076" w:author="admin" w:date="2024-07-03T14:29:00Z">
              <w:r w:rsidDel="00017F8D">
                <w:rPr>
                  <w:rFonts w:ascii="Arial Narrow" w:hAnsi="Arial Narrow"/>
                  <w:sz w:val="16"/>
                  <w:szCs w:val="16"/>
                </w:rPr>
                <w:delText xml:space="preserve">0.00 </w:delText>
              </w:r>
            </w:del>
          </w:p>
        </w:tc>
        <w:tc>
          <w:tcPr>
            <w:tcW w:w="2035" w:type="dxa"/>
            <w:tcBorders>
              <w:top w:val="single" w:sz="4" w:space="0" w:color="auto"/>
              <w:left w:val="single" w:sz="4" w:space="0" w:color="auto"/>
              <w:bottom w:val="single" w:sz="4" w:space="0" w:color="auto"/>
              <w:right w:val="single" w:sz="4" w:space="0" w:color="auto"/>
            </w:tcBorders>
          </w:tcPr>
          <w:p w14:paraId="700D836D" w14:textId="12700611" w:rsidR="0004168C" w:rsidDel="00017F8D" w:rsidRDefault="0004168C" w:rsidP="00017F8D">
            <w:pPr>
              <w:spacing w:before="0" w:after="0"/>
              <w:ind w:left="0" w:right="0"/>
              <w:jc w:val="right"/>
              <w:textAlignment w:val="center"/>
              <w:rPr>
                <w:del w:id="2077" w:author="admin" w:date="2024-07-03T14:29:00Z"/>
                <w:rFonts w:ascii="Arial Narrow" w:hAnsi="Arial Narrow"/>
                <w:sz w:val="16"/>
                <w:szCs w:val="16"/>
              </w:rPr>
            </w:pPr>
            <w:del w:id="2078" w:author="admin" w:date="2024-07-03T14:29:00Z">
              <w:r w:rsidDel="00017F8D">
                <w:rPr>
                  <w:rFonts w:ascii="Arial Narrow" w:hAnsi="Arial Narrow"/>
                  <w:sz w:val="16"/>
                  <w:szCs w:val="16"/>
                </w:rPr>
                <w:delText>724,828.78</w:delText>
              </w:r>
            </w:del>
          </w:p>
        </w:tc>
        <w:tc>
          <w:tcPr>
            <w:tcW w:w="727" w:type="dxa"/>
            <w:tcBorders>
              <w:top w:val="single" w:sz="4" w:space="0" w:color="auto"/>
              <w:left w:val="single" w:sz="4" w:space="0" w:color="auto"/>
              <w:bottom w:val="single" w:sz="4" w:space="0" w:color="auto"/>
              <w:right w:val="single" w:sz="4" w:space="0" w:color="auto"/>
            </w:tcBorders>
          </w:tcPr>
          <w:p w14:paraId="5177EB3A" w14:textId="5B471305" w:rsidR="0004168C" w:rsidDel="00017F8D" w:rsidRDefault="0004168C" w:rsidP="00017F8D">
            <w:pPr>
              <w:spacing w:before="0" w:after="0"/>
              <w:ind w:left="0" w:right="0"/>
              <w:jc w:val="right"/>
              <w:textAlignment w:val="center"/>
              <w:rPr>
                <w:del w:id="2079" w:author="admin" w:date="2024-07-03T14:29:00Z"/>
                <w:rFonts w:ascii="Arial Narrow" w:hAnsi="Arial Narrow"/>
                <w:sz w:val="16"/>
                <w:szCs w:val="16"/>
              </w:rPr>
            </w:pPr>
            <w:del w:id="2080" w:author="admin" w:date="2024-07-03T14:29:00Z">
              <w:r w:rsidDel="00017F8D">
                <w:rPr>
                  <w:rFonts w:ascii="Arial Narrow" w:hAnsi="Arial Narrow"/>
                  <w:sz w:val="16"/>
                  <w:szCs w:val="16"/>
                </w:rPr>
                <w:delText>402,273.77</w:delText>
              </w:r>
            </w:del>
          </w:p>
        </w:tc>
      </w:tr>
    </w:tbl>
    <w:p w14:paraId="7EC64320" w14:textId="77777777" w:rsidR="00AA4CA3" w:rsidRDefault="00AA4CA3">
      <w:pPr>
        <w:spacing w:beforeLines="50" w:before="163" w:afterLines="50" w:after="163" w:line="360" w:lineRule="auto"/>
        <w:ind w:firstLineChars="200" w:firstLine="440"/>
        <w:rPr>
          <w:rFonts w:ascii="Arial Narrow" w:eastAsia="仿宋_GB2312" w:hAnsi="Arial Narrow" w:cs="Arial Unicode MS"/>
          <w:sz w:val="22"/>
          <w:szCs w:val="22"/>
        </w:rPr>
      </w:pPr>
    </w:p>
    <w:p w14:paraId="258F6007" w14:textId="77777777" w:rsidR="00AA4CA3" w:rsidRDefault="00AA4CA3">
      <w:pPr>
        <w:spacing w:beforeLines="50" w:before="163" w:afterLines="50" w:after="163" w:line="360" w:lineRule="auto"/>
        <w:ind w:firstLineChars="200" w:firstLine="440"/>
        <w:rPr>
          <w:rFonts w:ascii="Arial Narrow" w:eastAsia="仿宋_GB2312" w:hAnsi="Arial Narrow" w:cs="Arial Unicode MS"/>
          <w:sz w:val="22"/>
          <w:szCs w:val="22"/>
        </w:rPr>
        <w:sectPr w:rsidR="00AA4CA3">
          <w:headerReference w:type="even" r:id="rId37"/>
          <w:footerReference w:type="default" r:id="rId38"/>
          <w:headerReference w:type="first" r:id="rId39"/>
          <w:pgSz w:w="16838" w:h="11906" w:orient="landscape"/>
          <w:pgMar w:top="1800" w:right="1440" w:bottom="1800" w:left="1440" w:header="851" w:footer="992" w:gutter="0"/>
          <w:cols w:space="720"/>
          <w:docGrid w:type="lines" w:linePitch="326"/>
        </w:sectPr>
      </w:pPr>
    </w:p>
    <w:p w14:paraId="0863A9D7" w14:textId="14D3903E" w:rsidR="00AA4CA3" w:rsidRDefault="00F2093E">
      <w:pPr>
        <w:pStyle w:val="ListParagraph1"/>
        <w:spacing w:before="100" w:beforeAutospacing="1" w:after="100" w:afterAutospacing="1"/>
        <w:ind w:left="0" w:right="0" w:firstLineChars="0" w:firstLine="0"/>
        <w:outlineLvl w:val="0"/>
        <w:rPr>
          <w:rFonts w:ascii="Arial Narrow" w:eastAsia="仿宋_GB2312" w:hAnsi="Arial Narrow" w:cs="Arial Unicode MS"/>
          <w:color w:val="4F6228" w:themeColor="accent3" w:themeShade="80"/>
          <w:sz w:val="28"/>
          <w:szCs w:val="22"/>
        </w:rPr>
      </w:pPr>
      <w:bookmarkStart w:id="2081" w:name="_Toc15449"/>
      <w:bookmarkStart w:id="2082" w:name="_Toc110439139"/>
      <w:bookmarkStart w:id="2083" w:name="_Toc15982"/>
      <w:bookmarkStart w:id="2084" w:name="_Toc522015263"/>
      <w:bookmarkStart w:id="2085" w:name="_Toc2768"/>
      <w:bookmarkStart w:id="2086" w:name="_Toc171076033"/>
      <w:r>
        <w:rPr>
          <w:rFonts w:ascii="Arial Narrow" w:eastAsia="仿宋_GB2312" w:hAnsi="Arial Narrow" w:cs="Arial Unicode MS"/>
          <w:color w:val="4F6228" w:themeColor="accent3" w:themeShade="80"/>
          <w:sz w:val="28"/>
          <w:szCs w:val="22"/>
        </w:rPr>
        <w:lastRenderedPageBreak/>
        <w:t>附件</w:t>
      </w:r>
      <w:r>
        <w:rPr>
          <w:rFonts w:ascii="Arial Narrow" w:eastAsia="仿宋_GB2312" w:hAnsi="Arial Narrow" w:cs="Arial Unicode MS"/>
          <w:color w:val="4F6228" w:themeColor="accent3" w:themeShade="80"/>
          <w:sz w:val="28"/>
          <w:szCs w:val="22"/>
        </w:rPr>
        <w:t>3</w:t>
      </w:r>
      <w:r>
        <w:rPr>
          <w:rFonts w:ascii="Arial Narrow" w:eastAsia="仿宋_GB2312" w:hAnsi="Arial Narrow" w:cs="Arial Unicode MS"/>
          <w:color w:val="4F6228" w:themeColor="accent3" w:themeShade="80"/>
          <w:sz w:val="28"/>
          <w:szCs w:val="22"/>
        </w:rPr>
        <w:t>被选可比公司的业务简介</w:t>
      </w:r>
      <w:bookmarkEnd w:id="2081"/>
      <w:bookmarkEnd w:id="2082"/>
      <w:bookmarkEnd w:id="2083"/>
      <w:bookmarkEnd w:id="2084"/>
      <w:bookmarkEnd w:id="2085"/>
      <w:bookmarkEnd w:id="2086"/>
    </w:p>
    <w:p w14:paraId="7277408B" w14:textId="77777777" w:rsidR="00AA4CA3" w:rsidRDefault="00F2093E">
      <w:pPr>
        <w:rPr>
          <w:rFonts w:ascii="Arial Narrow" w:eastAsia="仿宋_GB2312" w:hAnsi="Arial Narrow" w:cs="楷体"/>
          <w:b/>
          <w:bCs/>
          <w:i/>
          <w:color w:val="002060"/>
          <w:sz w:val="22"/>
          <w:szCs w:val="22"/>
        </w:rPr>
      </w:pPr>
      <w:r>
        <w:rPr>
          <w:rFonts w:ascii="Arial Narrow" w:eastAsia="仿宋_GB2312" w:hAnsi="Arial Narrow" w:cs="楷体" w:hint="eastAsia"/>
          <w:b/>
          <w:bCs/>
          <w:i/>
          <w:color w:val="002060"/>
          <w:sz w:val="22"/>
          <w:szCs w:val="22"/>
        </w:rPr>
        <w:t>SUNWODA ELECTRONIC CO.,LTD</w:t>
      </w:r>
      <w:r>
        <w:rPr>
          <w:rFonts w:ascii="Arial Narrow" w:eastAsia="仿宋_GB2312" w:hAnsi="Arial Narrow" w:cs="楷体"/>
          <w:b/>
          <w:bCs/>
          <w:i/>
          <w:color w:val="002060"/>
          <w:sz w:val="22"/>
          <w:szCs w:val="22"/>
        </w:rPr>
        <w:t xml:space="preserve"> </w:t>
      </w:r>
      <w:r>
        <w:rPr>
          <w:rFonts w:ascii="Arial Narrow" w:eastAsia="仿宋_GB2312" w:hAnsi="Arial Narrow" w:cs="楷体" w:hint="eastAsia"/>
          <w:b/>
          <w:bCs/>
          <w:i/>
          <w:color w:val="002060"/>
          <w:sz w:val="22"/>
          <w:szCs w:val="22"/>
        </w:rPr>
        <w:t>欣旺达电子股份有限公司（中国）</w:t>
      </w:r>
    </w:p>
    <w:p w14:paraId="63F4117A" w14:textId="77777777" w:rsidR="00AA4CA3" w:rsidRDefault="00F2093E">
      <w:pPr>
        <w:spacing w:beforeLines="50" w:before="163" w:afterLines="50" w:after="163" w:line="360" w:lineRule="auto"/>
        <w:ind w:firstLineChars="200" w:firstLine="440"/>
        <w:rPr>
          <w:rFonts w:ascii="Arial Narrow" w:eastAsia="仿宋_GB2312" w:hAnsi="Arial Narrow" w:cs="Arial Unicode MS"/>
          <w:sz w:val="22"/>
          <w:szCs w:val="22"/>
        </w:rPr>
      </w:pPr>
      <w:r>
        <w:rPr>
          <w:rFonts w:ascii="Arial Narrow" w:eastAsia="仿宋_GB2312" w:hAnsi="Arial Narrow" w:cs="Arial Unicode MS" w:hint="eastAsia"/>
          <w:sz w:val="22"/>
          <w:szCs w:val="22"/>
        </w:rPr>
        <w:t>该公司是国内锂能源领域设计能力最强、配套能力最完善、产品系列最多的新能源企业之一。涉及手机数码领域：手机电池、数码产品电池、移动电源、笔记本电脑电池、结构件等；电</w:t>
      </w:r>
      <w:r>
        <w:rPr>
          <w:rFonts w:ascii="Arial Narrow" w:eastAsia="仿宋_GB2312" w:hAnsi="Arial Narrow" w:cs="Arial Unicode MS" w:hint="eastAsia"/>
          <w:sz w:val="22"/>
          <w:szCs w:val="22"/>
        </w:rPr>
        <w:t>333</w:t>
      </w:r>
      <w:r>
        <w:rPr>
          <w:rFonts w:ascii="Arial Narrow" w:eastAsia="仿宋_GB2312" w:hAnsi="Arial Narrow" w:cs="Arial Unicode MS" w:hint="eastAsia"/>
          <w:sz w:val="22"/>
          <w:szCs w:val="22"/>
        </w:rPr>
        <w:t>动车领域：电动汽车电池管理系统、电动车控制器、电动自行车电池、电动汽车电池模组；储能系统领域：分布式储能、智能电网、家庭储能、储能电站、通讯后备电源、充放电设备；智能制造领域：一体化的智能制造自动化整体解决方案。</w:t>
      </w:r>
    </w:p>
    <w:p w14:paraId="254F4E43" w14:textId="77777777" w:rsidR="00AA4CA3" w:rsidRDefault="00F2093E">
      <w:pPr>
        <w:rPr>
          <w:rFonts w:ascii="Arial Narrow" w:eastAsia="仿宋_GB2312" w:hAnsi="Arial Narrow" w:cs="楷体"/>
          <w:b/>
          <w:bCs/>
          <w:i/>
          <w:color w:val="002060"/>
          <w:sz w:val="22"/>
          <w:szCs w:val="22"/>
        </w:rPr>
      </w:pPr>
      <w:r>
        <w:rPr>
          <w:rFonts w:ascii="Arial Narrow" w:eastAsia="仿宋_GB2312" w:hAnsi="Arial Narrow" w:cs="楷体" w:hint="eastAsia"/>
          <w:b/>
          <w:bCs/>
          <w:i/>
          <w:color w:val="002060"/>
          <w:sz w:val="22"/>
          <w:szCs w:val="22"/>
        </w:rPr>
        <w:t xml:space="preserve">SHENZHEN DESAY BATTERY TECHNOLOGY CO., LTD. </w:t>
      </w:r>
      <w:r>
        <w:rPr>
          <w:rFonts w:ascii="Arial Narrow" w:eastAsia="仿宋_GB2312" w:hAnsi="Arial Narrow" w:cs="楷体" w:hint="eastAsia"/>
          <w:b/>
          <w:bCs/>
          <w:i/>
          <w:color w:val="002060"/>
          <w:sz w:val="22"/>
          <w:szCs w:val="22"/>
        </w:rPr>
        <w:t>深圳市德赛电池科技股份有限公司（中国）</w:t>
      </w:r>
    </w:p>
    <w:p w14:paraId="6E7A2B1E" w14:textId="77777777" w:rsidR="00AA4CA3" w:rsidRDefault="00F2093E">
      <w:pPr>
        <w:spacing w:beforeLines="50" w:before="163" w:afterLines="50" w:after="163" w:line="360" w:lineRule="auto"/>
        <w:ind w:firstLineChars="200" w:firstLine="440"/>
        <w:rPr>
          <w:rFonts w:ascii="Arial Narrow" w:eastAsia="仿宋_GB2312" w:hAnsi="Arial Narrow" w:cs="Arial Unicode MS"/>
          <w:b/>
          <w:bCs/>
          <w:i/>
          <w:color w:val="009CDE"/>
          <w:sz w:val="22"/>
          <w:szCs w:val="22"/>
        </w:rPr>
      </w:pPr>
      <w:r>
        <w:rPr>
          <w:rFonts w:ascii="Arial Narrow" w:eastAsia="仿宋_GB2312" w:hAnsi="Arial Narrow" w:cs="Arial Unicode MS" w:hint="eastAsia"/>
          <w:sz w:val="22"/>
          <w:szCs w:val="22"/>
        </w:rPr>
        <w:t>该公司位于中国，主要从事各种电池的生产和销售。公司成立于</w:t>
      </w:r>
      <w:r>
        <w:rPr>
          <w:rFonts w:ascii="Arial Narrow" w:eastAsia="仿宋_GB2312" w:hAnsi="Arial Narrow" w:cs="Arial Unicode MS" w:hint="eastAsia"/>
          <w:sz w:val="22"/>
          <w:szCs w:val="22"/>
        </w:rPr>
        <w:t>1995</w:t>
      </w:r>
      <w:r>
        <w:rPr>
          <w:rFonts w:ascii="Arial Narrow" w:eastAsia="仿宋_GB2312" w:hAnsi="Arial Narrow" w:cs="Arial Unicode MS" w:hint="eastAsia"/>
          <w:sz w:val="22"/>
          <w:szCs w:val="22"/>
        </w:rPr>
        <w:t>年，前身为深圳市世盛企业有限公司。公司注册总部位于广东省深圳市。公司提供无汞碱性锰电池、锂电池以及手机电池等</w:t>
      </w:r>
      <w:r>
        <w:rPr>
          <w:rFonts w:ascii="Arial Narrow" w:eastAsia="仿宋_GB2312" w:hAnsi="Arial Narrow" w:cs="Arial Unicode MS" w:hint="eastAsia"/>
          <w:sz w:val="22"/>
          <w:szCs w:val="22"/>
        </w:rPr>
        <w:t>500</w:t>
      </w:r>
      <w:r>
        <w:rPr>
          <w:rFonts w:ascii="Arial Narrow" w:eastAsia="仿宋_GB2312" w:hAnsi="Arial Narrow" w:cs="Arial Unicode MS" w:hint="eastAsia"/>
          <w:sz w:val="22"/>
          <w:szCs w:val="22"/>
        </w:rPr>
        <w:t>多种电池。此外，它还提供充电器和适配器。该公司以</w:t>
      </w:r>
      <w:proofErr w:type="spellStart"/>
      <w:r>
        <w:rPr>
          <w:rFonts w:ascii="Arial Narrow" w:eastAsia="仿宋_GB2312" w:hAnsi="Arial Narrow" w:cs="Arial Unicode MS" w:hint="eastAsia"/>
          <w:sz w:val="22"/>
          <w:szCs w:val="22"/>
        </w:rPr>
        <w:t>Desay</w:t>
      </w:r>
      <w:proofErr w:type="spellEnd"/>
      <w:r>
        <w:rPr>
          <w:rFonts w:ascii="Arial Narrow" w:eastAsia="仿宋_GB2312" w:hAnsi="Arial Narrow" w:cs="Arial Unicode MS" w:hint="eastAsia"/>
          <w:sz w:val="22"/>
          <w:szCs w:val="22"/>
        </w:rPr>
        <w:t>品牌销售其电池产品</w:t>
      </w:r>
      <w:r>
        <w:rPr>
          <w:rFonts w:ascii="Arial Narrow" w:eastAsia="仿宋_GB2312" w:hAnsi="Arial Narrow" w:cs="Arial Unicode MS" w:hint="eastAsia"/>
          <w:sz w:val="22"/>
          <w:szCs w:val="22"/>
        </w:rPr>
        <w:t>;</w:t>
      </w:r>
      <w:r>
        <w:rPr>
          <w:rFonts w:ascii="Arial Narrow" w:eastAsia="仿宋_GB2312" w:hAnsi="Arial Narrow" w:cs="Arial Unicode MS" w:hint="eastAsia"/>
          <w:sz w:val="22"/>
          <w:szCs w:val="22"/>
        </w:rPr>
        <w:t>并在国内和海外市场销售。</w:t>
      </w:r>
    </w:p>
    <w:p w14:paraId="5FD50260" w14:textId="77777777" w:rsidR="00AA4CA3" w:rsidRDefault="00F2093E">
      <w:pPr>
        <w:rPr>
          <w:rFonts w:ascii="Arial Narrow" w:eastAsia="仿宋_GB2312" w:hAnsi="Arial Narrow" w:cs="楷体"/>
          <w:b/>
          <w:bCs/>
          <w:i/>
          <w:color w:val="002060"/>
          <w:sz w:val="22"/>
          <w:szCs w:val="22"/>
        </w:rPr>
      </w:pPr>
      <w:r>
        <w:rPr>
          <w:rFonts w:ascii="Arial Narrow" w:eastAsia="仿宋_GB2312" w:hAnsi="Arial Narrow" w:cs="楷体" w:hint="eastAsia"/>
          <w:b/>
          <w:bCs/>
          <w:i/>
          <w:color w:val="002060"/>
          <w:sz w:val="22"/>
          <w:szCs w:val="22"/>
        </w:rPr>
        <w:t xml:space="preserve">EVE ENERGY CO., LTD. </w:t>
      </w:r>
      <w:r>
        <w:rPr>
          <w:rFonts w:ascii="Arial Narrow" w:eastAsia="仿宋_GB2312" w:hAnsi="Arial Narrow" w:cs="楷体" w:hint="eastAsia"/>
          <w:b/>
          <w:bCs/>
          <w:i/>
          <w:color w:val="002060"/>
          <w:sz w:val="22"/>
          <w:szCs w:val="22"/>
        </w:rPr>
        <w:t>惠州亿纬锂能股份有限公司</w:t>
      </w:r>
      <w:r>
        <w:rPr>
          <w:rFonts w:ascii="Arial Narrow" w:eastAsia="仿宋_GB2312" w:hAnsi="Arial Narrow" w:cs="楷体"/>
          <w:b/>
          <w:bCs/>
          <w:i/>
          <w:color w:val="002060"/>
          <w:sz w:val="22"/>
          <w:szCs w:val="22"/>
        </w:rPr>
        <w:t>（</w:t>
      </w:r>
      <w:r>
        <w:rPr>
          <w:rFonts w:ascii="Arial Narrow" w:eastAsia="仿宋_GB2312" w:hAnsi="Arial Narrow" w:cs="楷体" w:hint="eastAsia"/>
          <w:b/>
          <w:bCs/>
          <w:i/>
          <w:color w:val="002060"/>
          <w:sz w:val="22"/>
          <w:szCs w:val="22"/>
        </w:rPr>
        <w:t>中国</w:t>
      </w:r>
      <w:r>
        <w:rPr>
          <w:rFonts w:ascii="Arial Narrow" w:eastAsia="仿宋_GB2312" w:hAnsi="Arial Narrow" w:cs="楷体"/>
          <w:b/>
          <w:bCs/>
          <w:i/>
          <w:color w:val="002060"/>
          <w:sz w:val="22"/>
          <w:szCs w:val="22"/>
        </w:rPr>
        <w:t>）</w:t>
      </w:r>
    </w:p>
    <w:p w14:paraId="09C90D0C" w14:textId="7F6AAF81" w:rsidR="00AA4CA3" w:rsidRDefault="00F2093E">
      <w:pPr>
        <w:spacing w:beforeLines="50" w:before="163" w:afterLines="50" w:after="163" w:line="360" w:lineRule="auto"/>
        <w:ind w:firstLineChars="200" w:firstLine="440"/>
        <w:rPr>
          <w:rFonts w:ascii="Arial Narrow" w:eastAsia="仿宋_GB2312" w:hAnsi="Arial Narrow" w:cs="Arial Unicode MS"/>
          <w:sz w:val="22"/>
          <w:szCs w:val="22"/>
        </w:rPr>
      </w:pPr>
      <w:r>
        <w:rPr>
          <w:rFonts w:ascii="Arial Narrow" w:eastAsia="仿宋_GB2312" w:hAnsi="Arial Narrow" w:cs="Arial Unicode MS" w:hint="eastAsia"/>
          <w:sz w:val="22"/>
          <w:szCs w:val="22"/>
        </w:rPr>
        <w:t>该公司成立于</w:t>
      </w:r>
      <w:r>
        <w:rPr>
          <w:rFonts w:ascii="Arial Narrow" w:eastAsia="仿宋_GB2312" w:hAnsi="Arial Narrow" w:cs="Arial Unicode MS" w:hint="eastAsia"/>
          <w:sz w:val="22"/>
          <w:szCs w:val="22"/>
        </w:rPr>
        <w:t>2001</w:t>
      </w:r>
      <w:r>
        <w:rPr>
          <w:rFonts w:ascii="Arial Narrow" w:eastAsia="仿宋_GB2312" w:hAnsi="Arial Narrow" w:cs="Arial Unicode MS" w:hint="eastAsia"/>
          <w:sz w:val="22"/>
          <w:szCs w:val="22"/>
        </w:rPr>
        <w:t>年，历经</w:t>
      </w:r>
      <w:r>
        <w:rPr>
          <w:rFonts w:ascii="Arial Narrow" w:eastAsia="仿宋_GB2312" w:hAnsi="Arial Narrow" w:cs="Arial Unicode MS" w:hint="eastAsia"/>
          <w:sz w:val="22"/>
          <w:szCs w:val="22"/>
        </w:rPr>
        <w:t>23</w:t>
      </w:r>
      <w:r>
        <w:rPr>
          <w:rFonts w:ascii="Arial Narrow" w:eastAsia="仿宋_GB2312" w:hAnsi="Arial Narrow" w:cs="Arial Unicode MS" w:hint="eastAsia"/>
          <w:sz w:val="22"/>
          <w:szCs w:val="22"/>
        </w:rPr>
        <w:t>年快速发展，已成为具有全球竞争力的锂电池平台公司，同时拥有消费电池、动力电池、储能电池核心技术和全面解决方案，产品广泛应用于物联网、能源互联网领域。</w:t>
      </w:r>
    </w:p>
    <w:p w14:paraId="0106359E" w14:textId="77777777" w:rsidR="00AA4CA3" w:rsidRDefault="00F2093E">
      <w:pPr>
        <w:spacing w:beforeLines="50" w:before="163" w:afterLines="50" w:after="163"/>
        <w:ind w:left="0"/>
        <w:rPr>
          <w:rFonts w:ascii="Arial Narrow" w:eastAsia="仿宋_GB2312" w:hAnsi="Arial Narrow" w:cs="楷体"/>
          <w:b/>
          <w:bCs/>
          <w:i/>
          <w:color w:val="002060"/>
          <w:sz w:val="22"/>
          <w:szCs w:val="22"/>
        </w:rPr>
      </w:pPr>
      <w:r>
        <w:rPr>
          <w:rFonts w:ascii="Arial Narrow" w:eastAsia="仿宋_GB2312" w:hAnsi="Arial Narrow" w:cs="楷体" w:hint="eastAsia"/>
          <w:b/>
          <w:bCs/>
          <w:i/>
          <w:color w:val="002060"/>
          <w:sz w:val="22"/>
          <w:szCs w:val="22"/>
        </w:rPr>
        <w:t>SHENZHEN TOPBAND CO.,LTD.</w:t>
      </w:r>
      <w:r>
        <w:rPr>
          <w:rFonts w:ascii="Arial Narrow" w:eastAsia="仿宋_GB2312" w:hAnsi="Arial Narrow" w:cs="楷体"/>
          <w:b/>
          <w:bCs/>
          <w:i/>
          <w:color w:val="002060"/>
          <w:sz w:val="22"/>
          <w:szCs w:val="22"/>
        </w:rPr>
        <w:t xml:space="preserve"> </w:t>
      </w:r>
      <w:r>
        <w:rPr>
          <w:rFonts w:ascii="Arial Narrow" w:eastAsia="仿宋_GB2312" w:hAnsi="Arial Narrow" w:cs="楷体" w:hint="eastAsia"/>
          <w:b/>
          <w:bCs/>
          <w:i/>
          <w:color w:val="002060"/>
          <w:sz w:val="22"/>
          <w:szCs w:val="22"/>
        </w:rPr>
        <w:t>深圳拓邦股份有限公司（中国）</w:t>
      </w:r>
    </w:p>
    <w:p w14:paraId="6643A0F9" w14:textId="78D3092E" w:rsidR="00AA4CA3" w:rsidRDefault="00F2093E">
      <w:pPr>
        <w:spacing w:beforeLines="50" w:before="163" w:afterLines="50" w:after="163" w:line="360" w:lineRule="auto"/>
        <w:ind w:firstLineChars="200" w:firstLine="440"/>
        <w:rPr>
          <w:rFonts w:ascii="Arial Narrow" w:eastAsia="仿宋_GB2312" w:hAnsi="Arial Narrow" w:cs="Arial Unicode MS"/>
          <w:sz w:val="22"/>
          <w:szCs w:val="22"/>
        </w:rPr>
      </w:pPr>
      <w:r>
        <w:rPr>
          <w:rFonts w:ascii="Arial Narrow" w:eastAsia="仿宋_GB2312" w:hAnsi="Arial Narrow" w:cs="Arial Unicode MS" w:hint="eastAsia"/>
          <w:sz w:val="22"/>
          <w:szCs w:val="22"/>
        </w:rPr>
        <w:t>本公司主要从事电子产品、电器照明、各类电池、电力自动化设备、电机及智能控制器的研发、生产和销售，根据行业客户的需求，综合利用“四电一网”核心技术，提供定制化的产品和综合解决方案。本公司的产品广泛应用于电动二三轮、家庭储能、</w:t>
      </w:r>
      <w:r>
        <w:rPr>
          <w:rFonts w:ascii="Arial Narrow" w:eastAsia="仿宋_GB2312" w:hAnsi="Arial Narrow" w:cs="Arial Unicode MS" w:hint="eastAsia"/>
          <w:sz w:val="22"/>
          <w:szCs w:val="22"/>
        </w:rPr>
        <w:t>3</w:t>
      </w:r>
      <w:r>
        <w:rPr>
          <w:rFonts w:ascii="Arial Narrow" w:eastAsia="仿宋_GB2312" w:hAnsi="Arial Narrow" w:cs="Arial Unicode MS"/>
          <w:sz w:val="22"/>
          <w:szCs w:val="22"/>
        </w:rPr>
        <w:t>C</w:t>
      </w:r>
      <w:r>
        <w:rPr>
          <w:rFonts w:ascii="Arial Narrow" w:eastAsia="仿宋_GB2312" w:hAnsi="Arial Narrow" w:cs="Arial Unicode MS" w:hint="eastAsia"/>
          <w:sz w:val="22"/>
          <w:szCs w:val="22"/>
        </w:rPr>
        <w:t>产品及信基站、数据机房、公安监控等场所。</w:t>
      </w:r>
    </w:p>
    <w:p w14:paraId="4B836199" w14:textId="77777777" w:rsidR="00AA4CA3" w:rsidRDefault="00AA4CA3">
      <w:pPr>
        <w:spacing w:beforeLines="50" w:before="163" w:afterLines="50" w:after="163" w:line="360" w:lineRule="auto"/>
        <w:ind w:firstLineChars="200" w:firstLine="440"/>
        <w:rPr>
          <w:rFonts w:ascii="Arial Narrow" w:eastAsia="仿宋_GB2312" w:hAnsi="Arial Narrow" w:cs="Arial Unicode MS"/>
          <w:sz w:val="22"/>
          <w:szCs w:val="22"/>
        </w:rPr>
      </w:pPr>
    </w:p>
    <w:p w14:paraId="0A441A87" w14:textId="77777777" w:rsidR="00AA4CA3" w:rsidRDefault="00F2093E">
      <w:pPr>
        <w:rPr>
          <w:rFonts w:ascii="Arial Narrow" w:eastAsia="仿宋_GB2312" w:hAnsi="Arial Narrow" w:cs="楷体"/>
          <w:b/>
          <w:bCs/>
          <w:i/>
          <w:color w:val="002060"/>
          <w:sz w:val="22"/>
          <w:szCs w:val="22"/>
        </w:rPr>
      </w:pPr>
      <w:r>
        <w:rPr>
          <w:rFonts w:ascii="Arial Narrow" w:eastAsia="仿宋_GB2312" w:hAnsi="Arial Narrow" w:cs="楷体" w:hint="eastAsia"/>
          <w:b/>
          <w:bCs/>
          <w:i/>
          <w:color w:val="002060"/>
          <w:sz w:val="22"/>
          <w:szCs w:val="22"/>
        </w:rPr>
        <w:lastRenderedPageBreak/>
        <w:t xml:space="preserve">DYNAPACK INTERNATIONAL TECHNOLOGY CORPORATION </w:t>
      </w:r>
      <w:r>
        <w:rPr>
          <w:rFonts w:ascii="Arial Narrow" w:eastAsia="仿宋_GB2312" w:hAnsi="Arial Narrow" w:cs="楷体" w:hint="eastAsia"/>
          <w:b/>
          <w:bCs/>
          <w:i/>
          <w:color w:val="002060"/>
          <w:sz w:val="22"/>
          <w:szCs w:val="22"/>
        </w:rPr>
        <w:t>顺达科技股份有限公司（中国台湾）</w:t>
      </w:r>
    </w:p>
    <w:p w14:paraId="71BA6EC1" w14:textId="77777777" w:rsidR="00AA4CA3" w:rsidRDefault="00F2093E">
      <w:pPr>
        <w:spacing w:beforeLines="50" w:before="163" w:afterLines="50" w:after="163" w:line="360" w:lineRule="auto"/>
        <w:ind w:firstLineChars="200" w:firstLine="440"/>
        <w:rPr>
          <w:rFonts w:ascii="Arial Narrow" w:eastAsia="仿宋_GB2312" w:hAnsi="Arial Narrow" w:cs="Arial Unicode MS"/>
          <w:sz w:val="22"/>
          <w:szCs w:val="22"/>
        </w:rPr>
      </w:pPr>
      <w:r>
        <w:rPr>
          <w:rFonts w:ascii="Arial Narrow" w:eastAsia="仿宋_GB2312" w:hAnsi="Arial Narrow" w:cs="Arial Unicode MS" w:hint="eastAsia"/>
          <w:sz w:val="22"/>
          <w:szCs w:val="22"/>
        </w:rPr>
        <w:t>该公司主要从事笔记本电脑、手机、智能手机、液晶电视、数码相机、</w:t>
      </w:r>
      <w:r>
        <w:rPr>
          <w:rFonts w:ascii="Arial Narrow" w:eastAsia="仿宋_GB2312" w:hAnsi="Arial Narrow" w:cs="Arial Unicode MS" w:hint="eastAsia"/>
          <w:sz w:val="22"/>
          <w:szCs w:val="22"/>
        </w:rPr>
        <w:t>DVD</w:t>
      </w:r>
      <w:r>
        <w:rPr>
          <w:rFonts w:ascii="Arial Narrow" w:eastAsia="仿宋_GB2312" w:hAnsi="Arial Narrow" w:cs="Arial Unicode MS" w:hint="eastAsia"/>
          <w:sz w:val="22"/>
          <w:szCs w:val="22"/>
        </w:rPr>
        <w:t>播放器等消费电子产品的电池包的设计、制造和销售。公司成立于</w:t>
      </w:r>
      <w:r>
        <w:rPr>
          <w:rFonts w:ascii="Arial Narrow" w:eastAsia="仿宋_GB2312" w:hAnsi="Arial Narrow" w:cs="Arial Unicode MS" w:hint="eastAsia"/>
          <w:sz w:val="22"/>
          <w:szCs w:val="22"/>
        </w:rPr>
        <w:t>1998</w:t>
      </w:r>
      <w:r>
        <w:rPr>
          <w:rFonts w:ascii="Arial Narrow" w:eastAsia="仿宋_GB2312" w:hAnsi="Arial Narrow" w:cs="Arial Unicode MS" w:hint="eastAsia"/>
          <w:sz w:val="22"/>
          <w:szCs w:val="22"/>
        </w:rPr>
        <w:t>年</w:t>
      </w:r>
      <w:r>
        <w:rPr>
          <w:rFonts w:ascii="Arial Narrow" w:eastAsia="仿宋_GB2312" w:hAnsi="Arial Narrow" w:cs="Arial Unicode MS" w:hint="eastAsia"/>
          <w:sz w:val="22"/>
          <w:szCs w:val="22"/>
        </w:rPr>
        <w:t>7</w:t>
      </w:r>
      <w:r>
        <w:rPr>
          <w:rFonts w:ascii="Arial Narrow" w:eastAsia="仿宋_GB2312" w:hAnsi="Arial Narrow" w:cs="Arial Unicode MS" w:hint="eastAsia"/>
          <w:sz w:val="22"/>
          <w:szCs w:val="22"/>
        </w:rPr>
        <w:t>月，前身为华大科技有限公司。</w:t>
      </w:r>
    </w:p>
    <w:p w14:paraId="1837C76B" w14:textId="77777777" w:rsidR="00AA4CA3" w:rsidRDefault="00F2093E">
      <w:pPr>
        <w:rPr>
          <w:rFonts w:ascii="Arial Narrow" w:eastAsia="仿宋_GB2312" w:hAnsi="Arial Narrow" w:cs="楷体"/>
          <w:b/>
          <w:bCs/>
          <w:i/>
          <w:color w:val="002060"/>
          <w:sz w:val="22"/>
          <w:szCs w:val="22"/>
        </w:rPr>
      </w:pPr>
      <w:r>
        <w:rPr>
          <w:rFonts w:ascii="Arial Narrow" w:eastAsia="仿宋_GB2312" w:hAnsi="Arial Narrow" w:cs="楷体" w:hint="eastAsia"/>
          <w:b/>
          <w:bCs/>
          <w:i/>
          <w:color w:val="002060"/>
          <w:sz w:val="22"/>
          <w:szCs w:val="22"/>
        </w:rPr>
        <w:t>GUANGZHOU GREAT POWER ENERGY &amp; TECHNOLOGY CO.,LTD.</w:t>
      </w:r>
      <w:r>
        <w:rPr>
          <w:rFonts w:ascii="Arial Narrow" w:eastAsia="仿宋_GB2312" w:hAnsi="Arial Narrow" w:cs="楷体"/>
          <w:b/>
          <w:bCs/>
          <w:i/>
          <w:color w:val="002060"/>
          <w:sz w:val="22"/>
          <w:szCs w:val="22"/>
        </w:rPr>
        <w:t xml:space="preserve"> </w:t>
      </w:r>
      <w:r>
        <w:rPr>
          <w:rFonts w:ascii="Arial Narrow" w:eastAsia="仿宋_GB2312" w:hAnsi="Arial Narrow" w:cs="楷体" w:hint="eastAsia"/>
          <w:b/>
          <w:bCs/>
          <w:i/>
          <w:color w:val="002060"/>
          <w:sz w:val="22"/>
          <w:szCs w:val="22"/>
        </w:rPr>
        <w:t>广州鹏辉能源科技股份有限公司</w:t>
      </w:r>
      <w:r>
        <w:rPr>
          <w:rFonts w:ascii="Arial Narrow" w:eastAsia="仿宋_GB2312" w:hAnsi="Arial Narrow" w:cs="楷体"/>
          <w:b/>
          <w:bCs/>
          <w:i/>
          <w:color w:val="002060"/>
          <w:sz w:val="22"/>
          <w:szCs w:val="22"/>
        </w:rPr>
        <w:t>（</w:t>
      </w:r>
      <w:r>
        <w:rPr>
          <w:rFonts w:ascii="Arial Narrow" w:eastAsia="仿宋_GB2312" w:hAnsi="Arial Narrow" w:cs="楷体" w:hint="eastAsia"/>
          <w:b/>
          <w:bCs/>
          <w:i/>
          <w:color w:val="002060"/>
          <w:sz w:val="22"/>
          <w:szCs w:val="22"/>
        </w:rPr>
        <w:t>中国</w:t>
      </w:r>
      <w:r>
        <w:rPr>
          <w:rFonts w:ascii="Arial Narrow" w:eastAsia="仿宋_GB2312" w:hAnsi="Arial Narrow" w:cs="楷体"/>
          <w:b/>
          <w:bCs/>
          <w:i/>
          <w:color w:val="002060"/>
          <w:sz w:val="22"/>
          <w:szCs w:val="22"/>
        </w:rPr>
        <w:t>）</w:t>
      </w:r>
    </w:p>
    <w:p w14:paraId="2EEA1D87" w14:textId="77777777" w:rsidR="00AA4CA3" w:rsidRDefault="00F2093E">
      <w:pPr>
        <w:spacing w:beforeLines="50" w:before="163" w:afterLines="50" w:after="163" w:line="360" w:lineRule="auto"/>
        <w:ind w:firstLineChars="200" w:firstLine="440"/>
        <w:rPr>
          <w:rFonts w:ascii="Arial Narrow" w:eastAsia="仿宋_GB2312" w:hAnsi="Arial Narrow" w:cs="Arial Unicode MS"/>
          <w:sz w:val="22"/>
          <w:szCs w:val="22"/>
        </w:rPr>
      </w:pPr>
      <w:r>
        <w:rPr>
          <w:rFonts w:ascii="Arial Narrow" w:eastAsia="仿宋_GB2312" w:hAnsi="Arial Narrow" w:cs="Arial Unicode MS" w:hint="eastAsia"/>
          <w:sz w:val="22"/>
          <w:szCs w:val="22"/>
        </w:rPr>
        <w:t>该公司从事蓄电池的生产和销售。公司主要生产聚合物锂离子电池、锂离子电池、镍氢电池等二次可充电电池、铁锂电池、锰锂电池、锌空气电池等一次电池。其产品广泛应用于移动电源、飞机模型、新能源汽车动力电池、车辆启动电源、通信基站备用电源、风能储能及家用储能电池系统解决方案。公司率先实现规模化生产，拥有自主知识产权，多次获得行业重量级奖杯。</w:t>
      </w:r>
    </w:p>
    <w:p w14:paraId="667B8CB9" w14:textId="77777777" w:rsidR="00AA4CA3" w:rsidRDefault="00F2093E">
      <w:pPr>
        <w:rPr>
          <w:rFonts w:ascii="Arial Narrow" w:eastAsia="仿宋_GB2312" w:hAnsi="Arial Narrow" w:cs="楷体"/>
          <w:b/>
          <w:bCs/>
          <w:i/>
          <w:color w:val="002060"/>
          <w:sz w:val="22"/>
          <w:szCs w:val="22"/>
        </w:rPr>
      </w:pPr>
      <w:r>
        <w:rPr>
          <w:rFonts w:ascii="Arial Narrow" w:eastAsia="仿宋_GB2312" w:hAnsi="Arial Narrow" w:cs="楷体" w:hint="eastAsia"/>
          <w:b/>
          <w:bCs/>
          <w:i/>
          <w:color w:val="002060"/>
          <w:sz w:val="22"/>
          <w:szCs w:val="22"/>
        </w:rPr>
        <w:t>CELXPERT ENERGY CORPORATION</w:t>
      </w:r>
      <w:r>
        <w:rPr>
          <w:rFonts w:ascii="Arial Narrow" w:eastAsia="仿宋_GB2312" w:hAnsi="Arial Narrow" w:cs="楷体"/>
          <w:b/>
          <w:bCs/>
          <w:i/>
          <w:color w:val="002060"/>
          <w:sz w:val="22"/>
          <w:szCs w:val="22"/>
        </w:rPr>
        <w:t xml:space="preserve"> </w:t>
      </w:r>
      <w:r>
        <w:rPr>
          <w:rFonts w:ascii="Arial Narrow" w:eastAsia="仿宋_GB2312" w:hAnsi="Arial Narrow" w:cs="楷体" w:hint="eastAsia"/>
          <w:b/>
          <w:bCs/>
          <w:i/>
          <w:color w:val="002060"/>
          <w:sz w:val="22"/>
          <w:szCs w:val="22"/>
        </w:rPr>
        <w:t>加百裕工业股份有限公司</w:t>
      </w:r>
      <w:r>
        <w:rPr>
          <w:rFonts w:ascii="Arial Narrow" w:eastAsia="仿宋_GB2312" w:hAnsi="Arial Narrow" w:cs="楷体"/>
          <w:b/>
          <w:bCs/>
          <w:i/>
          <w:color w:val="002060"/>
          <w:sz w:val="22"/>
          <w:szCs w:val="22"/>
        </w:rPr>
        <w:t>（</w:t>
      </w:r>
      <w:r>
        <w:rPr>
          <w:rFonts w:ascii="Arial Narrow" w:eastAsia="仿宋_GB2312" w:hAnsi="Arial Narrow" w:cs="楷体" w:hint="eastAsia"/>
          <w:b/>
          <w:bCs/>
          <w:i/>
          <w:color w:val="002060"/>
          <w:sz w:val="22"/>
          <w:szCs w:val="22"/>
        </w:rPr>
        <w:t>中国台湾</w:t>
      </w:r>
      <w:r>
        <w:rPr>
          <w:rFonts w:ascii="Arial Narrow" w:eastAsia="仿宋_GB2312" w:hAnsi="Arial Narrow" w:cs="楷体"/>
          <w:b/>
          <w:bCs/>
          <w:i/>
          <w:color w:val="002060"/>
          <w:sz w:val="22"/>
          <w:szCs w:val="22"/>
        </w:rPr>
        <w:t>）</w:t>
      </w:r>
    </w:p>
    <w:p w14:paraId="2CD27664" w14:textId="77777777" w:rsidR="00AA4CA3" w:rsidRDefault="00F2093E">
      <w:pPr>
        <w:spacing w:beforeLines="50" w:before="163" w:afterLines="50" w:after="163" w:line="360" w:lineRule="auto"/>
        <w:ind w:firstLineChars="200" w:firstLine="440"/>
        <w:rPr>
          <w:rFonts w:ascii="Arial Narrow" w:eastAsia="仿宋_GB2312" w:hAnsi="Arial Narrow" w:cs="Arial Unicode MS"/>
          <w:sz w:val="22"/>
          <w:szCs w:val="22"/>
        </w:rPr>
      </w:pPr>
      <w:r>
        <w:rPr>
          <w:rFonts w:ascii="Arial Narrow" w:eastAsia="仿宋_GB2312" w:hAnsi="Arial Narrow" w:cs="Arial Unicode MS" w:hint="eastAsia"/>
          <w:sz w:val="22"/>
          <w:szCs w:val="22"/>
        </w:rPr>
        <w:t>该公司是一家台湾公司，从事生产和销售电池包、便携式和手持设备的电子设备和零件。该公司是台湾便携式和手持设备锂电池组的主要制造商之一。它为笔记本电脑、移动电话、个人数字助理</w:t>
      </w:r>
      <w:r>
        <w:rPr>
          <w:rFonts w:ascii="Arial Narrow" w:eastAsia="仿宋_GB2312" w:hAnsi="Arial Narrow" w:cs="Arial Unicode MS" w:hint="eastAsia"/>
          <w:sz w:val="22"/>
          <w:szCs w:val="22"/>
        </w:rPr>
        <w:t>(</w:t>
      </w:r>
      <w:proofErr w:type="spellStart"/>
      <w:r>
        <w:rPr>
          <w:rFonts w:ascii="Arial Narrow" w:eastAsia="仿宋_GB2312" w:hAnsi="Arial Narrow" w:cs="Arial Unicode MS" w:hint="eastAsia"/>
          <w:sz w:val="22"/>
          <w:szCs w:val="22"/>
        </w:rPr>
        <w:t>pda</w:t>
      </w:r>
      <w:proofErr w:type="spellEnd"/>
      <w:r>
        <w:rPr>
          <w:rFonts w:ascii="Arial Narrow" w:eastAsia="仿宋_GB2312" w:hAnsi="Arial Narrow" w:cs="Arial Unicode MS" w:hint="eastAsia"/>
          <w:sz w:val="22"/>
          <w:szCs w:val="22"/>
        </w:rPr>
        <w:t>)</w:t>
      </w:r>
      <w:r>
        <w:rPr>
          <w:rFonts w:ascii="Arial Narrow" w:eastAsia="仿宋_GB2312" w:hAnsi="Arial Narrow" w:cs="Arial Unicode MS" w:hint="eastAsia"/>
          <w:sz w:val="22"/>
          <w:szCs w:val="22"/>
        </w:rPr>
        <w:t>、宽带设备、</w:t>
      </w:r>
      <w:r>
        <w:rPr>
          <w:rFonts w:ascii="Arial Narrow" w:eastAsia="仿宋_GB2312" w:hAnsi="Arial Narrow" w:cs="Arial Unicode MS" w:hint="eastAsia"/>
          <w:sz w:val="22"/>
          <w:szCs w:val="22"/>
        </w:rPr>
        <w:t>DVD</w:t>
      </w:r>
      <w:r>
        <w:rPr>
          <w:rFonts w:ascii="Arial Narrow" w:eastAsia="仿宋_GB2312" w:hAnsi="Arial Narrow" w:cs="Arial Unicode MS" w:hint="eastAsia"/>
          <w:sz w:val="22"/>
          <w:szCs w:val="22"/>
        </w:rPr>
        <w:t>播放器等生产电池组。</w:t>
      </w:r>
    </w:p>
    <w:p w14:paraId="2114A45C" w14:textId="77777777" w:rsidR="00AA4CA3" w:rsidRDefault="00F2093E">
      <w:pPr>
        <w:spacing w:beforeLines="50" w:before="163" w:afterLines="50" w:after="163" w:line="360" w:lineRule="auto"/>
        <w:ind w:left="0"/>
        <w:rPr>
          <w:rFonts w:ascii="Arial Narrow" w:eastAsia="仿宋_GB2312" w:hAnsi="Arial Narrow" w:cs="楷体"/>
          <w:b/>
          <w:bCs/>
          <w:i/>
          <w:color w:val="002060"/>
          <w:sz w:val="22"/>
          <w:szCs w:val="22"/>
        </w:rPr>
      </w:pPr>
      <w:r>
        <w:rPr>
          <w:rFonts w:ascii="Arial Narrow" w:eastAsia="仿宋_GB2312" w:hAnsi="Arial Narrow" w:cs="楷体" w:hint="eastAsia"/>
          <w:b/>
          <w:bCs/>
          <w:i/>
          <w:color w:val="002060"/>
          <w:sz w:val="22"/>
          <w:szCs w:val="22"/>
        </w:rPr>
        <w:t xml:space="preserve">SHENZHEN CENTER POWER TECH CO., LTD </w:t>
      </w:r>
      <w:r>
        <w:rPr>
          <w:rFonts w:ascii="Arial Narrow" w:eastAsia="仿宋_GB2312" w:hAnsi="Arial Narrow" w:cs="楷体" w:hint="eastAsia"/>
          <w:b/>
          <w:bCs/>
          <w:i/>
          <w:color w:val="002060"/>
          <w:sz w:val="22"/>
          <w:szCs w:val="22"/>
        </w:rPr>
        <w:t>深圳市雄韬电源科技股份有限公司</w:t>
      </w:r>
      <w:r>
        <w:rPr>
          <w:rFonts w:ascii="Arial Narrow" w:eastAsia="仿宋_GB2312" w:hAnsi="Arial Narrow" w:cs="楷体"/>
          <w:b/>
          <w:bCs/>
          <w:i/>
          <w:color w:val="002060"/>
          <w:sz w:val="22"/>
          <w:szCs w:val="22"/>
        </w:rPr>
        <w:t>（</w:t>
      </w:r>
      <w:r>
        <w:rPr>
          <w:rFonts w:ascii="Arial Narrow" w:eastAsia="仿宋_GB2312" w:hAnsi="Arial Narrow" w:cs="楷体" w:hint="eastAsia"/>
          <w:b/>
          <w:bCs/>
          <w:i/>
          <w:color w:val="002060"/>
          <w:sz w:val="22"/>
          <w:szCs w:val="22"/>
        </w:rPr>
        <w:t>中国</w:t>
      </w:r>
      <w:r>
        <w:rPr>
          <w:rFonts w:ascii="Arial Narrow" w:eastAsia="仿宋_GB2312" w:hAnsi="Arial Narrow" w:cs="楷体"/>
          <w:b/>
          <w:bCs/>
          <w:i/>
          <w:color w:val="002060"/>
          <w:sz w:val="22"/>
          <w:szCs w:val="22"/>
        </w:rPr>
        <w:t>）</w:t>
      </w:r>
    </w:p>
    <w:p w14:paraId="2FF22295" w14:textId="77777777" w:rsidR="00AA4CA3" w:rsidRDefault="00F2093E">
      <w:pPr>
        <w:spacing w:beforeLines="50" w:before="163" w:afterLines="50" w:after="163" w:line="360" w:lineRule="auto"/>
        <w:ind w:firstLineChars="200" w:firstLine="440"/>
        <w:rPr>
          <w:rFonts w:ascii="Arial Narrow" w:eastAsia="仿宋_GB2312" w:hAnsi="Arial Narrow" w:cs="Arial Unicode MS"/>
          <w:sz w:val="22"/>
          <w:szCs w:val="22"/>
        </w:rPr>
      </w:pPr>
      <w:r>
        <w:rPr>
          <w:rFonts w:ascii="Arial Narrow" w:eastAsia="仿宋_GB2312" w:hAnsi="Arial Narrow" w:cs="Arial Unicode MS" w:hint="eastAsia"/>
          <w:sz w:val="22"/>
          <w:szCs w:val="22"/>
        </w:rPr>
        <w:t>该公司主要从事蓄电池的生产和批发分销。公司专业生产</w:t>
      </w:r>
      <w:r>
        <w:rPr>
          <w:rFonts w:ascii="Arial Narrow" w:eastAsia="仿宋_GB2312" w:hAnsi="Arial Narrow" w:cs="Arial Unicode MS" w:hint="eastAsia"/>
          <w:sz w:val="22"/>
          <w:szCs w:val="22"/>
        </w:rPr>
        <w:t>AGM</w:t>
      </w:r>
      <w:r>
        <w:rPr>
          <w:rFonts w:ascii="Arial Narrow" w:eastAsia="仿宋_GB2312" w:hAnsi="Arial Narrow" w:cs="Arial Unicode MS" w:hint="eastAsia"/>
          <w:sz w:val="22"/>
          <w:szCs w:val="22"/>
        </w:rPr>
        <w:t>系列、</w:t>
      </w:r>
      <w:r>
        <w:rPr>
          <w:rFonts w:ascii="Arial Narrow" w:eastAsia="仿宋_GB2312" w:hAnsi="Arial Narrow" w:cs="Arial Unicode MS" w:hint="eastAsia"/>
          <w:sz w:val="22"/>
          <w:szCs w:val="22"/>
        </w:rPr>
        <w:t>GEL</w:t>
      </w:r>
      <w:r>
        <w:rPr>
          <w:rFonts w:ascii="Arial Narrow" w:eastAsia="仿宋_GB2312" w:hAnsi="Arial Narrow" w:cs="Arial Unicode MS" w:hint="eastAsia"/>
          <w:sz w:val="22"/>
          <w:szCs w:val="22"/>
        </w:rPr>
        <w:t>系列、电信系列、深循环系列、电动汽车系列，适用于</w:t>
      </w:r>
      <w:r>
        <w:rPr>
          <w:rFonts w:ascii="Arial Narrow" w:eastAsia="仿宋_GB2312" w:hAnsi="Arial Narrow" w:cs="Arial Unicode MS" w:hint="eastAsia"/>
          <w:sz w:val="22"/>
          <w:szCs w:val="22"/>
        </w:rPr>
        <w:t>UPS</w:t>
      </w:r>
      <w:r>
        <w:rPr>
          <w:rFonts w:ascii="Arial Narrow" w:eastAsia="仿宋_GB2312" w:hAnsi="Arial Narrow" w:cs="Arial Unicode MS" w:hint="eastAsia"/>
          <w:sz w:val="22"/>
          <w:szCs w:val="22"/>
        </w:rPr>
        <w:t>、电信设备、应急照明系统、太阳能和风能系统、储能设备、船舶设备等特殊应用。它被认为是世界上最大的</w:t>
      </w:r>
      <w:r>
        <w:rPr>
          <w:rFonts w:ascii="Arial Narrow" w:eastAsia="仿宋_GB2312" w:hAnsi="Arial Narrow" w:cs="Arial Unicode MS" w:hint="eastAsia"/>
          <w:sz w:val="22"/>
          <w:szCs w:val="22"/>
        </w:rPr>
        <w:t>VRLA</w:t>
      </w:r>
      <w:r>
        <w:rPr>
          <w:rFonts w:ascii="Arial Narrow" w:eastAsia="仿宋_GB2312" w:hAnsi="Arial Narrow" w:cs="Arial Unicode MS" w:hint="eastAsia"/>
          <w:sz w:val="22"/>
          <w:szCs w:val="22"/>
        </w:rPr>
        <w:t>电池制造商之一，年生产能力超过</w:t>
      </w:r>
      <w:r>
        <w:rPr>
          <w:rFonts w:ascii="Arial Narrow" w:eastAsia="仿宋_GB2312" w:hAnsi="Arial Narrow" w:cs="Arial Unicode MS" w:hint="eastAsia"/>
          <w:sz w:val="22"/>
          <w:szCs w:val="22"/>
        </w:rPr>
        <w:t>200</w:t>
      </w:r>
      <w:r>
        <w:rPr>
          <w:rFonts w:ascii="Arial Narrow" w:eastAsia="仿宋_GB2312" w:hAnsi="Arial Narrow" w:cs="Arial Unicode MS" w:hint="eastAsia"/>
          <w:sz w:val="22"/>
          <w:szCs w:val="22"/>
        </w:rPr>
        <w:t>万</w:t>
      </w:r>
      <w:r>
        <w:rPr>
          <w:rFonts w:ascii="Arial Narrow" w:eastAsia="仿宋_GB2312" w:hAnsi="Arial Narrow" w:cs="Arial Unicode MS" w:hint="eastAsia"/>
          <w:sz w:val="22"/>
          <w:szCs w:val="22"/>
        </w:rPr>
        <w:t>KVAH</w:t>
      </w:r>
      <w:r>
        <w:rPr>
          <w:rFonts w:ascii="Arial Narrow" w:eastAsia="仿宋_GB2312" w:hAnsi="Arial Narrow" w:cs="Arial Unicode MS" w:hint="eastAsia"/>
          <w:sz w:val="22"/>
          <w:szCs w:val="22"/>
        </w:rPr>
        <w:t>，从</w:t>
      </w:r>
      <w:r>
        <w:rPr>
          <w:rFonts w:ascii="Arial Narrow" w:eastAsia="仿宋_GB2312" w:hAnsi="Arial Narrow" w:cs="Arial Unicode MS" w:hint="eastAsia"/>
          <w:sz w:val="22"/>
          <w:szCs w:val="22"/>
        </w:rPr>
        <w:t>0.3</w:t>
      </w:r>
      <w:r>
        <w:rPr>
          <w:rFonts w:ascii="Arial Narrow" w:eastAsia="仿宋_GB2312" w:hAnsi="Arial Narrow" w:cs="Arial Unicode MS" w:hint="eastAsia"/>
          <w:sz w:val="22"/>
          <w:szCs w:val="22"/>
        </w:rPr>
        <w:t>到</w:t>
      </w:r>
      <w:r>
        <w:rPr>
          <w:rFonts w:ascii="Arial Narrow" w:eastAsia="仿宋_GB2312" w:hAnsi="Arial Narrow" w:cs="Arial Unicode MS" w:hint="eastAsia"/>
          <w:sz w:val="22"/>
          <w:szCs w:val="22"/>
        </w:rPr>
        <w:t>3,000Ah</w:t>
      </w:r>
      <w:r>
        <w:rPr>
          <w:rFonts w:ascii="Arial Narrow" w:eastAsia="仿宋_GB2312" w:hAnsi="Arial Narrow" w:cs="Arial Unicode MS" w:hint="eastAsia"/>
          <w:sz w:val="22"/>
          <w:szCs w:val="22"/>
        </w:rPr>
        <w:t>电池，在</w:t>
      </w:r>
      <w:r>
        <w:rPr>
          <w:rFonts w:ascii="Arial Narrow" w:eastAsia="仿宋_GB2312" w:hAnsi="Arial Narrow" w:cs="Arial Unicode MS" w:hint="eastAsia"/>
          <w:sz w:val="22"/>
          <w:szCs w:val="22"/>
        </w:rPr>
        <w:t>18</w:t>
      </w:r>
      <w:r>
        <w:rPr>
          <w:rFonts w:ascii="Arial Narrow" w:eastAsia="仿宋_GB2312" w:hAnsi="Arial Narrow" w:cs="Arial Unicode MS" w:hint="eastAsia"/>
          <w:sz w:val="22"/>
          <w:szCs w:val="22"/>
        </w:rPr>
        <w:t>万平方米的中心电力产业园拥有</w:t>
      </w:r>
      <w:r>
        <w:rPr>
          <w:rFonts w:ascii="Arial Narrow" w:eastAsia="仿宋_GB2312" w:hAnsi="Arial Narrow" w:cs="Arial Unicode MS" w:hint="eastAsia"/>
          <w:sz w:val="22"/>
          <w:szCs w:val="22"/>
        </w:rPr>
        <w:t>14</w:t>
      </w:r>
      <w:r>
        <w:rPr>
          <w:rFonts w:ascii="Arial Narrow" w:eastAsia="仿宋_GB2312" w:hAnsi="Arial Narrow" w:cs="Arial Unicode MS" w:hint="eastAsia"/>
          <w:sz w:val="22"/>
          <w:szCs w:val="22"/>
        </w:rPr>
        <w:t>条生产线。</w:t>
      </w:r>
    </w:p>
    <w:p w14:paraId="77257AB4" w14:textId="77777777" w:rsidR="00AA4CA3" w:rsidRDefault="00F2093E">
      <w:pPr>
        <w:rPr>
          <w:rFonts w:ascii="Arial Narrow" w:eastAsia="仿宋_GB2312" w:hAnsi="Arial Narrow" w:cs="楷体"/>
          <w:b/>
          <w:bCs/>
          <w:i/>
          <w:color w:val="002060"/>
          <w:sz w:val="22"/>
          <w:szCs w:val="22"/>
        </w:rPr>
      </w:pPr>
      <w:r>
        <w:rPr>
          <w:rFonts w:ascii="Arial Narrow" w:eastAsia="仿宋_GB2312" w:hAnsi="Arial Narrow" w:cs="楷体" w:hint="eastAsia"/>
          <w:b/>
          <w:bCs/>
          <w:i/>
          <w:color w:val="002060"/>
          <w:sz w:val="22"/>
          <w:szCs w:val="22"/>
        </w:rPr>
        <w:t>PYLON TECHNOLOGIES CO.,LTD.</w:t>
      </w:r>
      <w:r>
        <w:rPr>
          <w:rFonts w:ascii="Arial Narrow" w:eastAsia="仿宋_GB2312" w:hAnsi="Arial Narrow" w:cs="楷体"/>
          <w:b/>
          <w:bCs/>
          <w:i/>
          <w:color w:val="002060"/>
          <w:sz w:val="22"/>
          <w:szCs w:val="22"/>
        </w:rPr>
        <w:t xml:space="preserve"> </w:t>
      </w:r>
      <w:r>
        <w:rPr>
          <w:rFonts w:ascii="Arial Narrow" w:eastAsia="仿宋_GB2312" w:hAnsi="Arial Narrow" w:cs="楷体" w:hint="eastAsia"/>
          <w:b/>
          <w:bCs/>
          <w:i/>
          <w:color w:val="002060"/>
          <w:sz w:val="22"/>
          <w:szCs w:val="22"/>
        </w:rPr>
        <w:t>上海派能能源科技股份有限公司</w:t>
      </w:r>
      <w:r>
        <w:rPr>
          <w:rFonts w:ascii="Arial Narrow" w:eastAsia="仿宋_GB2312" w:hAnsi="Arial Narrow" w:cs="楷体"/>
          <w:b/>
          <w:bCs/>
          <w:i/>
          <w:color w:val="002060"/>
          <w:sz w:val="22"/>
          <w:szCs w:val="22"/>
        </w:rPr>
        <w:t>（</w:t>
      </w:r>
      <w:r>
        <w:rPr>
          <w:rFonts w:ascii="Arial Narrow" w:eastAsia="仿宋_GB2312" w:hAnsi="Arial Narrow" w:cs="楷体" w:hint="eastAsia"/>
          <w:b/>
          <w:bCs/>
          <w:i/>
          <w:color w:val="002060"/>
          <w:sz w:val="22"/>
          <w:szCs w:val="22"/>
        </w:rPr>
        <w:t>中国</w:t>
      </w:r>
      <w:r>
        <w:rPr>
          <w:rFonts w:ascii="Arial Narrow" w:eastAsia="仿宋_GB2312" w:hAnsi="Arial Narrow" w:cs="楷体"/>
          <w:b/>
          <w:bCs/>
          <w:i/>
          <w:color w:val="002060"/>
          <w:sz w:val="22"/>
          <w:szCs w:val="22"/>
        </w:rPr>
        <w:t>）</w:t>
      </w:r>
    </w:p>
    <w:p w14:paraId="73E13DA7" w14:textId="77777777" w:rsidR="00AA4CA3" w:rsidRDefault="00F2093E">
      <w:pPr>
        <w:spacing w:beforeLines="50" w:before="163" w:afterLines="50" w:after="163" w:line="360" w:lineRule="auto"/>
        <w:ind w:firstLineChars="200" w:firstLine="440"/>
        <w:rPr>
          <w:rFonts w:ascii="Arial Narrow" w:eastAsia="仿宋_GB2312" w:hAnsi="Arial Narrow" w:cs="Arial Unicode MS"/>
          <w:sz w:val="22"/>
          <w:szCs w:val="22"/>
        </w:rPr>
      </w:pPr>
      <w:r>
        <w:rPr>
          <w:rFonts w:ascii="Arial Narrow" w:eastAsia="仿宋_GB2312" w:hAnsi="Arial Narrow" w:cs="Arial Unicode MS" w:hint="eastAsia"/>
          <w:sz w:val="22"/>
          <w:szCs w:val="22"/>
        </w:rPr>
        <w:t>该公司从事原电池和蓄电池的生产。公司专业生产镍氢电池、锂离子电池、锂聚合物电池和镍镉电池。产品包括大容量电池、低自放电电池、大功率电池、高温电池、宽温电池等，适用于消费类电子产品、无绳电话、遥控玩具、家用电器、应急灯等。</w:t>
      </w:r>
    </w:p>
    <w:p w14:paraId="23073006" w14:textId="77777777" w:rsidR="00AA4CA3" w:rsidRDefault="00F2093E">
      <w:pPr>
        <w:spacing w:beforeLines="50" w:before="163" w:afterLines="50" w:after="163"/>
        <w:ind w:left="0"/>
        <w:jc w:val="left"/>
        <w:rPr>
          <w:rFonts w:ascii="Arial Narrow" w:eastAsia="仿宋_GB2312" w:hAnsi="Arial Narrow" w:cs="楷体"/>
          <w:b/>
          <w:bCs/>
          <w:i/>
          <w:color w:val="002060"/>
          <w:sz w:val="22"/>
          <w:szCs w:val="22"/>
        </w:rPr>
      </w:pPr>
      <w:r>
        <w:rPr>
          <w:rFonts w:ascii="Arial Narrow" w:eastAsia="仿宋_GB2312" w:hAnsi="Arial Narrow" w:cs="楷体" w:hint="eastAsia"/>
          <w:b/>
          <w:bCs/>
          <w:i/>
          <w:color w:val="002060"/>
          <w:sz w:val="22"/>
          <w:szCs w:val="22"/>
        </w:rPr>
        <w:lastRenderedPageBreak/>
        <w:t>HANGZHOU SKYRICH POWER CO.,LTD</w:t>
      </w:r>
      <w:r>
        <w:rPr>
          <w:rFonts w:ascii="Arial Narrow" w:eastAsia="仿宋_GB2312" w:hAnsi="Arial Narrow" w:cs="楷体"/>
          <w:b/>
          <w:bCs/>
          <w:i/>
          <w:color w:val="002060"/>
          <w:sz w:val="22"/>
          <w:szCs w:val="22"/>
        </w:rPr>
        <w:t xml:space="preserve"> </w:t>
      </w:r>
      <w:r>
        <w:rPr>
          <w:rFonts w:ascii="Arial Narrow" w:eastAsia="仿宋_GB2312" w:hAnsi="Arial Narrow" w:cs="楷体" w:hint="eastAsia"/>
          <w:b/>
          <w:bCs/>
          <w:i/>
          <w:color w:val="002060"/>
          <w:sz w:val="22"/>
          <w:szCs w:val="22"/>
        </w:rPr>
        <w:t>杭州天丰电源股份有限公司（中国）</w:t>
      </w:r>
    </w:p>
    <w:p w14:paraId="65CA0F7F" w14:textId="77777777" w:rsidR="00AA4CA3" w:rsidRDefault="00F2093E">
      <w:pPr>
        <w:spacing w:beforeLines="50" w:before="163" w:afterLines="50" w:after="163" w:line="360" w:lineRule="auto"/>
        <w:ind w:left="0" w:firstLineChars="200" w:firstLine="440"/>
        <w:rPr>
          <w:rFonts w:ascii="Arial Narrow" w:eastAsia="仿宋_GB2312" w:hAnsi="Arial Narrow" w:cs="Arial Unicode MS"/>
          <w:sz w:val="22"/>
          <w:szCs w:val="22"/>
        </w:rPr>
      </w:pPr>
      <w:r>
        <w:rPr>
          <w:rFonts w:ascii="Arial Narrow" w:eastAsia="仿宋_GB2312" w:hAnsi="Arial Narrow" w:cs="Arial Unicode MS" w:hint="eastAsia"/>
          <w:sz w:val="22"/>
          <w:szCs w:val="22"/>
        </w:rPr>
        <w:t>该公司在中国从事锂聚合物电池的生产、销售和分销。公司成立于</w:t>
      </w:r>
      <w:r>
        <w:rPr>
          <w:rFonts w:ascii="Arial Narrow" w:eastAsia="仿宋_GB2312" w:hAnsi="Arial Narrow" w:cs="Arial Unicode MS" w:hint="eastAsia"/>
          <w:sz w:val="22"/>
          <w:szCs w:val="22"/>
        </w:rPr>
        <w:t>2000</w:t>
      </w:r>
      <w:r>
        <w:rPr>
          <w:rFonts w:ascii="Arial Narrow" w:eastAsia="仿宋_GB2312" w:hAnsi="Arial Narrow" w:cs="Arial Unicode MS" w:hint="eastAsia"/>
          <w:sz w:val="22"/>
          <w:szCs w:val="22"/>
        </w:rPr>
        <w:t>年，注册总部位于浙江省杭州市。公司拥有现代化的厂房，占地面积</w:t>
      </w:r>
      <w:r>
        <w:rPr>
          <w:rFonts w:ascii="Arial Narrow" w:eastAsia="仿宋_GB2312" w:hAnsi="Arial Narrow" w:cs="Arial Unicode MS" w:hint="eastAsia"/>
          <w:sz w:val="22"/>
          <w:szCs w:val="22"/>
        </w:rPr>
        <w:t>10000</w:t>
      </w:r>
      <w:r>
        <w:rPr>
          <w:rFonts w:ascii="Arial Narrow" w:eastAsia="仿宋_GB2312" w:hAnsi="Arial Narrow" w:cs="Arial Unicode MS" w:hint="eastAsia"/>
          <w:sz w:val="22"/>
          <w:szCs w:val="22"/>
        </w:rPr>
        <w:t>平方米，员工</w:t>
      </w:r>
      <w:r>
        <w:rPr>
          <w:rFonts w:ascii="Arial Narrow" w:eastAsia="仿宋_GB2312" w:hAnsi="Arial Narrow" w:cs="Arial Unicode MS" w:hint="eastAsia"/>
          <w:sz w:val="22"/>
          <w:szCs w:val="22"/>
        </w:rPr>
        <w:t>400</w:t>
      </w:r>
      <w:r>
        <w:rPr>
          <w:rFonts w:ascii="Arial Narrow" w:eastAsia="仿宋_GB2312" w:hAnsi="Arial Narrow" w:cs="Arial Unicode MS" w:hint="eastAsia"/>
          <w:sz w:val="22"/>
          <w:szCs w:val="22"/>
        </w:rPr>
        <w:t>余人。公司专业生产各种锂聚合物电池，主要应用于电动玩具、电动工具、电动自行车、摩托车和电动汽车。该公司的产品包括摩托车电池，哈雷戴维森电池，踏板车电池，多功能车电池，</w:t>
      </w:r>
      <w:r>
        <w:rPr>
          <w:rFonts w:ascii="Arial Narrow" w:eastAsia="仿宋_GB2312" w:hAnsi="Arial Narrow" w:cs="Arial Unicode MS" w:hint="eastAsia"/>
          <w:sz w:val="22"/>
          <w:szCs w:val="22"/>
        </w:rPr>
        <w:t>ATV</w:t>
      </w:r>
      <w:r>
        <w:rPr>
          <w:rFonts w:ascii="Arial Narrow" w:eastAsia="仿宋_GB2312" w:hAnsi="Arial Narrow" w:cs="Arial Unicode MS" w:hint="eastAsia"/>
          <w:sz w:val="22"/>
          <w:szCs w:val="22"/>
        </w:rPr>
        <w:t>电池，船舶电池，割草机，汽车电池，发电机电池，启动电池，船用电池和锂启动器。</w:t>
      </w:r>
    </w:p>
    <w:p w14:paraId="13C1799E" w14:textId="77777777" w:rsidR="00AA4CA3" w:rsidRDefault="00F2093E">
      <w:pPr>
        <w:spacing w:beforeLines="50" w:before="163" w:afterLines="50" w:after="163" w:line="360" w:lineRule="auto"/>
        <w:ind w:left="0"/>
        <w:jc w:val="left"/>
        <w:rPr>
          <w:rFonts w:ascii="Arial Narrow" w:eastAsia="仿宋_GB2312" w:hAnsi="Arial Narrow" w:cs="楷体"/>
          <w:b/>
          <w:bCs/>
          <w:i/>
          <w:color w:val="002060"/>
          <w:sz w:val="22"/>
          <w:szCs w:val="22"/>
        </w:rPr>
      </w:pPr>
      <w:r>
        <w:rPr>
          <w:rFonts w:ascii="Arial Narrow" w:eastAsia="仿宋_GB2312" w:hAnsi="Arial Narrow" w:cs="楷体"/>
          <w:b/>
          <w:bCs/>
          <w:i/>
          <w:color w:val="002060"/>
          <w:sz w:val="22"/>
          <w:szCs w:val="22"/>
        </w:rPr>
        <w:t>CALB CO., LTD.</w:t>
      </w:r>
      <w:r>
        <w:rPr>
          <w:rFonts w:hint="eastAsia"/>
        </w:rPr>
        <w:t xml:space="preserve"> </w:t>
      </w:r>
      <w:r>
        <w:rPr>
          <w:rFonts w:ascii="Arial Narrow" w:eastAsia="仿宋_GB2312" w:hAnsi="Arial Narrow" w:cs="楷体" w:hint="eastAsia"/>
          <w:b/>
          <w:bCs/>
          <w:i/>
          <w:color w:val="002060"/>
          <w:sz w:val="22"/>
          <w:szCs w:val="22"/>
        </w:rPr>
        <w:t>中创新航科技集团股份有限公司（中国）</w:t>
      </w:r>
    </w:p>
    <w:p w14:paraId="00636D42" w14:textId="77777777" w:rsidR="00AA4CA3" w:rsidRDefault="00F2093E">
      <w:pPr>
        <w:spacing w:beforeLines="50" w:before="163" w:afterLines="50" w:after="163" w:line="360" w:lineRule="auto"/>
        <w:ind w:left="0" w:firstLineChars="200" w:firstLine="440"/>
        <w:rPr>
          <w:rFonts w:ascii="Arial Narrow" w:eastAsia="仿宋_GB2312" w:hAnsi="Arial Narrow" w:cs="Arial Unicode MS"/>
          <w:sz w:val="22"/>
          <w:szCs w:val="22"/>
        </w:rPr>
      </w:pPr>
      <w:r>
        <w:rPr>
          <w:rFonts w:ascii="Arial Narrow" w:eastAsia="仿宋_GB2312" w:hAnsi="Arial Narrow" w:cs="Arial Unicode MS" w:hint="eastAsia"/>
          <w:sz w:val="22"/>
          <w:szCs w:val="22"/>
        </w:rPr>
        <w:t>该公司从事电池和蓄电池的生产，成立于</w:t>
      </w:r>
      <w:r>
        <w:rPr>
          <w:rFonts w:ascii="Arial Narrow" w:eastAsia="仿宋_GB2312" w:hAnsi="Arial Narrow" w:cs="Arial Unicode MS" w:hint="eastAsia"/>
          <w:sz w:val="22"/>
          <w:szCs w:val="22"/>
        </w:rPr>
        <w:t>2015</w:t>
      </w:r>
      <w:r>
        <w:rPr>
          <w:rFonts w:ascii="Arial Narrow" w:eastAsia="仿宋_GB2312" w:hAnsi="Arial Narrow" w:cs="Arial Unicode MS" w:hint="eastAsia"/>
          <w:sz w:val="22"/>
          <w:szCs w:val="22"/>
        </w:rPr>
        <w:t>年。公司总部位于中国常州市。是一家设计和制造电池和动力系统的领先公司，拥有先进的技术，可用于各种应用，使公用事业和工业客户在提高性能的同时降低对环境的影响。公司以全球视野快速发展，在中国电动汽车、储能、锂电池出口领域名列前茅，并进入美国、日本、韩国、台湾等全球市场。是</w:t>
      </w:r>
      <w:r>
        <w:rPr>
          <w:rFonts w:ascii="Arial Narrow" w:eastAsia="仿宋_GB2312" w:hAnsi="Arial Narrow" w:cs="Arial Unicode MS" w:hint="eastAsia"/>
          <w:sz w:val="22"/>
          <w:szCs w:val="22"/>
        </w:rPr>
        <w:t>ISO9001</w:t>
      </w:r>
      <w:r>
        <w:rPr>
          <w:rFonts w:ascii="Arial Narrow" w:eastAsia="仿宋_GB2312" w:hAnsi="Arial Narrow" w:cs="Arial Unicode MS" w:hint="eastAsia"/>
          <w:sz w:val="22"/>
          <w:szCs w:val="22"/>
        </w:rPr>
        <w:t>认证的锂离子电池和储能系统制造商。</w:t>
      </w:r>
    </w:p>
    <w:p w14:paraId="01631BB4" w14:textId="77777777" w:rsidR="00AA4CA3" w:rsidRDefault="00F2093E">
      <w:pPr>
        <w:spacing w:beforeLines="50" w:before="163" w:afterLines="50" w:after="163" w:line="360" w:lineRule="auto"/>
        <w:ind w:left="0"/>
        <w:jc w:val="left"/>
        <w:rPr>
          <w:rFonts w:ascii="Arial Narrow" w:eastAsia="仿宋_GB2312" w:hAnsi="Arial Narrow" w:cs="楷体"/>
          <w:b/>
          <w:bCs/>
          <w:i/>
          <w:color w:val="002060"/>
          <w:sz w:val="22"/>
          <w:szCs w:val="22"/>
        </w:rPr>
      </w:pPr>
      <w:r>
        <w:rPr>
          <w:rFonts w:ascii="Arial Narrow" w:eastAsia="仿宋_GB2312" w:hAnsi="Arial Narrow" w:cs="楷体"/>
          <w:b/>
          <w:bCs/>
          <w:i/>
          <w:color w:val="002060"/>
          <w:sz w:val="22"/>
          <w:szCs w:val="22"/>
        </w:rPr>
        <w:t>FORMOSA ELECTRONIC INDUSTRIES INC.</w:t>
      </w:r>
      <w:r>
        <w:rPr>
          <w:rFonts w:ascii="Arial Narrow" w:eastAsia="仿宋_GB2312" w:hAnsi="Arial Narrow" w:cs="楷体" w:hint="eastAsia"/>
          <w:b/>
          <w:bCs/>
          <w:i/>
          <w:color w:val="002060"/>
          <w:sz w:val="22"/>
          <w:szCs w:val="22"/>
        </w:rPr>
        <w:t xml:space="preserve"> </w:t>
      </w:r>
      <w:r>
        <w:rPr>
          <w:rFonts w:ascii="Arial Narrow" w:eastAsia="仿宋_GB2312" w:hAnsi="Arial Narrow" w:cs="楷体" w:hint="eastAsia"/>
          <w:b/>
          <w:bCs/>
          <w:i/>
          <w:color w:val="002060"/>
          <w:sz w:val="22"/>
          <w:szCs w:val="22"/>
        </w:rPr>
        <w:t>天宇工业股份有限公司</w:t>
      </w:r>
      <w:r>
        <w:rPr>
          <w:rFonts w:ascii="Arial Narrow" w:eastAsia="仿宋_GB2312" w:hAnsi="Arial Narrow" w:cs="楷体"/>
          <w:b/>
          <w:bCs/>
          <w:i/>
          <w:color w:val="002060"/>
          <w:sz w:val="22"/>
          <w:szCs w:val="22"/>
        </w:rPr>
        <w:t>（</w:t>
      </w:r>
      <w:r>
        <w:rPr>
          <w:rFonts w:ascii="Arial Narrow" w:eastAsia="仿宋_GB2312" w:hAnsi="Arial Narrow" w:cs="楷体" w:hint="eastAsia"/>
          <w:b/>
          <w:bCs/>
          <w:i/>
          <w:color w:val="002060"/>
          <w:sz w:val="22"/>
          <w:szCs w:val="22"/>
        </w:rPr>
        <w:t>中国台湾</w:t>
      </w:r>
      <w:r>
        <w:rPr>
          <w:rFonts w:ascii="Arial Narrow" w:eastAsia="仿宋_GB2312" w:hAnsi="Arial Narrow" w:cs="楷体"/>
          <w:b/>
          <w:bCs/>
          <w:i/>
          <w:color w:val="002060"/>
          <w:sz w:val="22"/>
          <w:szCs w:val="22"/>
        </w:rPr>
        <w:t>）</w:t>
      </w:r>
    </w:p>
    <w:p w14:paraId="099CF3BA" w14:textId="77777777" w:rsidR="00AA4CA3" w:rsidRDefault="00F2093E">
      <w:pPr>
        <w:spacing w:beforeLines="50" w:before="163" w:afterLines="50" w:after="163" w:line="360" w:lineRule="auto"/>
        <w:ind w:left="0" w:firstLineChars="200" w:firstLine="440"/>
        <w:rPr>
          <w:rFonts w:ascii="Arial Narrow" w:eastAsia="仿宋_GB2312" w:hAnsi="Arial Narrow" w:cs="Arial Unicode MS"/>
          <w:sz w:val="22"/>
          <w:szCs w:val="22"/>
        </w:rPr>
        <w:sectPr w:rsidR="00AA4CA3">
          <w:headerReference w:type="even" r:id="rId40"/>
          <w:footerReference w:type="default" r:id="rId41"/>
          <w:headerReference w:type="first" r:id="rId42"/>
          <w:pgSz w:w="11906" w:h="16838"/>
          <w:pgMar w:top="1440" w:right="1800" w:bottom="1440" w:left="1800" w:header="851" w:footer="992" w:gutter="0"/>
          <w:cols w:space="720"/>
          <w:docGrid w:type="lines" w:linePitch="326"/>
        </w:sectPr>
      </w:pPr>
      <w:r>
        <w:rPr>
          <w:rFonts w:ascii="Arial Narrow" w:eastAsia="仿宋_GB2312" w:hAnsi="Arial Narrow" w:cs="Arial Unicode MS" w:hint="eastAsia"/>
          <w:sz w:val="22"/>
          <w:szCs w:val="22"/>
        </w:rPr>
        <w:t>该公司创立于</w:t>
      </w:r>
      <w:r>
        <w:rPr>
          <w:rFonts w:ascii="Arial Narrow" w:eastAsia="仿宋_GB2312" w:hAnsi="Arial Narrow" w:cs="Arial Unicode MS" w:hint="eastAsia"/>
          <w:sz w:val="22"/>
          <w:szCs w:val="22"/>
        </w:rPr>
        <w:t>1</w:t>
      </w:r>
      <w:r>
        <w:rPr>
          <w:rFonts w:ascii="Arial Narrow" w:eastAsia="仿宋_GB2312" w:hAnsi="Arial Narrow" w:cs="Arial Unicode MS"/>
          <w:sz w:val="22"/>
          <w:szCs w:val="22"/>
        </w:rPr>
        <w:t>983</w:t>
      </w:r>
      <w:r>
        <w:rPr>
          <w:rFonts w:ascii="Arial Narrow" w:eastAsia="仿宋_GB2312" w:hAnsi="Arial Narrow" w:cs="Arial Unicode MS" w:hint="eastAsia"/>
          <w:sz w:val="22"/>
          <w:szCs w:val="22"/>
        </w:rPr>
        <w:t>年，专注于锂电池组的设计与制造。产品主要应用在手机、</w:t>
      </w:r>
      <w:r>
        <w:rPr>
          <w:rFonts w:ascii="Arial Narrow" w:eastAsia="仿宋_GB2312" w:hAnsi="Arial Narrow" w:cs="Arial Unicode MS"/>
          <w:sz w:val="22"/>
          <w:szCs w:val="22"/>
        </w:rPr>
        <w:t>NB</w:t>
      </w:r>
      <w:r>
        <w:rPr>
          <w:rFonts w:ascii="Arial Narrow" w:eastAsia="仿宋_GB2312" w:hAnsi="Arial Narrow" w:cs="Arial Unicode MS" w:hint="eastAsia"/>
          <w:sz w:val="22"/>
          <w:szCs w:val="22"/>
        </w:rPr>
        <w:t>、行动电源等</w:t>
      </w:r>
      <w:r>
        <w:rPr>
          <w:rFonts w:ascii="Arial Narrow" w:eastAsia="仿宋_GB2312" w:hAnsi="Arial Narrow" w:cs="Arial Unicode MS"/>
          <w:sz w:val="22"/>
          <w:szCs w:val="22"/>
        </w:rPr>
        <w:t>3C</w:t>
      </w:r>
      <w:r>
        <w:rPr>
          <w:rFonts w:ascii="Arial Narrow" w:eastAsia="仿宋_GB2312" w:hAnsi="Arial Narrow" w:cs="Arial Unicode MS" w:hint="eastAsia"/>
          <w:sz w:val="22"/>
          <w:szCs w:val="22"/>
        </w:rPr>
        <w:t>电子产品。自</w:t>
      </w:r>
      <w:r>
        <w:rPr>
          <w:rFonts w:ascii="Arial Narrow" w:eastAsia="仿宋_GB2312" w:hAnsi="Arial Narrow" w:cs="Arial Unicode MS"/>
          <w:sz w:val="22"/>
          <w:szCs w:val="22"/>
        </w:rPr>
        <w:t>2018</w:t>
      </w:r>
      <w:r>
        <w:rPr>
          <w:rFonts w:ascii="Arial Narrow" w:eastAsia="仿宋_GB2312" w:hAnsi="Arial Narrow" w:cs="Arial Unicode MS" w:hint="eastAsia"/>
          <w:sz w:val="22"/>
          <w:szCs w:val="22"/>
        </w:rPr>
        <w:t>年开始转型绿能产业，产品应用包括电动二轮车及储能系统。而「质量、安至、寿命、企业永续经营」是天宇工业营运策略及核心价值，尤其在储能系统产品更有消防安全控制、引流散熟、备援等相关专利，并取得多项安全规范认证。电池产业链中，天宇工业亦考虑到回收再利用的循环经济原则，与策略厂商合作采低碳回收的绿色化学制程，将各自专长分工于整个电池产业链中。在追求碳足迹、</w:t>
      </w:r>
      <w:r>
        <w:rPr>
          <w:rFonts w:ascii="Arial Narrow" w:eastAsia="仿宋_GB2312" w:hAnsi="Arial Narrow" w:cs="Arial Unicode MS"/>
          <w:sz w:val="22"/>
          <w:szCs w:val="22"/>
        </w:rPr>
        <w:t xml:space="preserve">ESG </w:t>
      </w:r>
      <w:r>
        <w:rPr>
          <w:rFonts w:ascii="Arial Narrow" w:eastAsia="仿宋_GB2312" w:hAnsi="Arial Narrow" w:cs="Arial Unicode MS" w:hint="eastAsia"/>
          <w:sz w:val="22"/>
          <w:szCs w:val="22"/>
        </w:rPr>
        <w:t>及循环经济方面落实发展，真正实现</w:t>
      </w:r>
      <w:r>
        <w:rPr>
          <w:rFonts w:ascii="Arial Narrow" w:eastAsia="仿宋_GB2312" w:hAnsi="Arial Narrow" w:cs="Arial Unicode MS"/>
          <w:sz w:val="22"/>
          <w:szCs w:val="22"/>
        </w:rPr>
        <w:t xml:space="preserve"> SDG12(Responsible Consumption and Production )</w:t>
      </w:r>
      <w:r>
        <w:rPr>
          <w:rFonts w:ascii="Arial Narrow" w:eastAsia="仿宋_GB2312" w:hAnsi="Arial Narrow" w:cs="Arial Unicode MS" w:hint="eastAsia"/>
          <w:sz w:val="22"/>
          <w:szCs w:val="22"/>
        </w:rPr>
        <w:t>责任、消费与生产。</w:t>
      </w:r>
    </w:p>
    <w:p w14:paraId="653ED938" w14:textId="77777777" w:rsidR="00AA4CA3" w:rsidRPr="007B4701" w:rsidRDefault="00F2093E">
      <w:pPr>
        <w:pStyle w:val="ListParagraph1"/>
        <w:spacing w:before="100" w:beforeAutospacing="1" w:after="100" w:afterAutospacing="1"/>
        <w:ind w:left="0" w:right="0" w:firstLineChars="0" w:firstLine="0"/>
        <w:outlineLvl w:val="0"/>
        <w:rPr>
          <w:rFonts w:ascii="Arial Narrow" w:eastAsia="仿宋_GB2312" w:hAnsi="Arial Narrow" w:cs="Arial Unicode MS"/>
          <w:color w:val="4F6228" w:themeColor="accent3" w:themeShade="80"/>
          <w:sz w:val="28"/>
          <w:szCs w:val="22"/>
        </w:rPr>
      </w:pPr>
      <w:bookmarkStart w:id="2087" w:name="_Toc110439140"/>
      <w:bookmarkStart w:id="2088" w:name="_Toc15912"/>
      <w:bookmarkStart w:id="2089" w:name="_Toc22915"/>
      <w:bookmarkStart w:id="2090" w:name="_Toc32342"/>
      <w:bookmarkStart w:id="2091" w:name="_Toc171076034"/>
      <w:bookmarkStart w:id="2092" w:name="_Toc522015265"/>
      <w:bookmarkStart w:id="2093" w:name="_Hlk418937229"/>
      <w:bookmarkStart w:id="2094" w:name="_Hlk418599089"/>
      <w:bookmarkStart w:id="2095" w:name="_Hlk417985670"/>
      <w:bookmarkEnd w:id="1409"/>
      <w:r w:rsidRPr="007B4701">
        <w:rPr>
          <w:rFonts w:ascii="Arial Narrow" w:eastAsia="仿宋_GB2312" w:hAnsi="Arial Narrow" w:cs="Arial Unicode MS"/>
          <w:color w:val="4F6228" w:themeColor="accent3" w:themeShade="80"/>
          <w:sz w:val="28"/>
          <w:szCs w:val="22"/>
        </w:rPr>
        <w:lastRenderedPageBreak/>
        <w:t>附件</w:t>
      </w:r>
      <w:r w:rsidRPr="007B4701">
        <w:rPr>
          <w:rFonts w:ascii="Arial Narrow" w:eastAsia="仿宋_GB2312" w:hAnsi="Arial Narrow" w:cs="Arial Unicode MS"/>
          <w:color w:val="4F6228" w:themeColor="accent3" w:themeShade="80"/>
          <w:sz w:val="28"/>
          <w:szCs w:val="22"/>
        </w:rPr>
        <w:t>4</w:t>
      </w:r>
      <w:r w:rsidRPr="007B4701">
        <w:rPr>
          <w:rFonts w:ascii="Arial Narrow" w:eastAsia="仿宋_GB2312" w:hAnsi="Arial Narrow" w:cs="Arial Unicode MS"/>
          <w:color w:val="4F6228" w:themeColor="accent3" w:themeShade="80"/>
          <w:sz w:val="28"/>
          <w:szCs w:val="22"/>
        </w:rPr>
        <w:t>被选可比公司完全成本加成率的计算</w:t>
      </w:r>
      <w:bookmarkEnd w:id="2087"/>
      <w:bookmarkEnd w:id="2088"/>
      <w:bookmarkEnd w:id="2089"/>
      <w:bookmarkEnd w:id="2090"/>
      <w:bookmarkEnd w:id="2091"/>
    </w:p>
    <w:p w14:paraId="37203174" w14:textId="77777777" w:rsidR="00AA4CA3" w:rsidRDefault="00F2093E">
      <w:pPr>
        <w:spacing w:after="0"/>
        <w:ind w:left="0"/>
        <w:rPr>
          <w:rFonts w:ascii="Arial Narrow" w:eastAsia="仿宋_GB2312" w:hAnsi="Arial Narrow" w:cs="楷体"/>
          <w:b/>
          <w:bCs/>
          <w:i/>
          <w:color w:val="002060"/>
          <w:sz w:val="22"/>
          <w:szCs w:val="22"/>
        </w:rPr>
      </w:pPr>
      <w:r>
        <w:rPr>
          <w:rFonts w:ascii="Arial Narrow" w:eastAsia="仿宋_GB2312" w:hAnsi="Arial Narrow" w:cs="楷体"/>
          <w:b/>
          <w:bCs/>
          <w:i/>
          <w:color w:val="002060"/>
          <w:sz w:val="22"/>
          <w:szCs w:val="22"/>
        </w:rPr>
        <w:t>可比公司</w:t>
      </w:r>
      <w:r>
        <w:rPr>
          <w:rFonts w:ascii="Arial Narrow" w:eastAsia="仿宋_GB2312" w:hAnsi="Arial Narrow" w:cs="楷体"/>
          <w:b/>
          <w:bCs/>
          <w:i/>
          <w:color w:val="002060"/>
          <w:sz w:val="22"/>
          <w:szCs w:val="22"/>
        </w:rPr>
        <w:t>2020-2022</w:t>
      </w:r>
      <w:r>
        <w:rPr>
          <w:rFonts w:ascii="Arial Narrow" w:eastAsia="仿宋_GB2312" w:hAnsi="Arial Narrow" w:cs="楷体"/>
          <w:b/>
          <w:bCs/>
          <w:i/>
          <w:color w:val="002060"/>
          <w:sz w:val="22"/>
          <w:szCs w:val="22"/>
        </w:rPr>
        <w:t>年度</w:t>
      </w:r>
      <w:r>
        <w:rPr>
          <w:rFonts w:ascii="Arial Narrow" w:eastAsia="仿宋_GB2312" w:hAnsi="Arial Narrow" w:cs="楷体" w:hint="eastAsia"/>
          <w:b/>
          <w:bCs/>
          <w:i/>
          <w:color w:val="002060"/>
          <w:sz w:val="22"/>
          <w:szCs w:val="22"/>
        </w:rPr>
        <w:t>加权</w:t>
      </w:r>
      <w:r>
        <w:rPr>
          <w:rFonts w:ascii="Arial Narrow" w:eastAsia="仿宋_GB2312" w:hAnsi="Arial Narrow" w:cs="楷体"/>
          <w:b/>
          <w:bCs/>
          <w:i/>
          <w:color w:val="002060"/>
          <w:sz w:val="22"/>
          <w:szCs w:val="22"/>
        </w:rPr>
        <w:t>平均财务数据完全成本加成率计算表</w:t>
      </w:r>
    </w:p>
    <w:p w14:paraId="69160F7F" w14:textId="77777777" w:rsidR="00AA4CA3" w:rsidRDefault="00F2093E">
      <w:pPr>
        <w:spacing w:after="0"/>
        <w:ind w:left="0"/>
        <w:jc w:val="right"/>
        <w:rPr>
          <w:rFonts w:ascii="Arial Narrow" w:eastAsia="仿宋_GB2312" w:hAnsi="Arial Narrow" w:cs="楷体"/>
          <w:iCs/>
          <w:sz w:val="22"/>
          <w:szCs w:val="22"/>
        </w:rPr>
      </w:pPr>
      <w:r>
        <w:rPr>
          <w:rFonts w:ascii="Arial Narrow" w:eastAsia="仿宋_GB2312" w:hAnsi="Arial Narrow" w:cs="楷体" w:hint="eastAsia"/>
          <w:iCs/>
          <w:sz w:val="20"/>
          <w:szCs w:val="20"/>
        </w:rPr>
        <w:t>货币单位：所属地本位币˙千元</w:t>
      </w:r>
    </w:p>
    <w:tbl>
      <w:tblPr>
        <w:tblW w:w="138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2835"/>
        <w:gridCol w:w="993"/>
        <w:gridCol w:w="850"/>
        <w:gridCol w:w="1531"/>
        <w:gridCol w:w="1531"/>
        <w:gridCol w:w="1531"/>
        <w:gridCol w:w="1531"/>
        <w:gridCol w:w="1531"/>
        <w:gridCol w:w="992"/>
      </w:tblGrid>
      <w:tr w:rsidR="00AA4CA3" w14:paraId="1E244704" w14:textId="77777777">
        <w:trPr>
          <w:trHeight w:val="652"/>
          <w:tblHeader/>
        </w:trPr>
        <w:tc>
          <w:tcPr>
            <w:tcW w:w="562" w:type="dxa"/>
            <w:shd w:val="clear" w:color="auto" w:fill="002060"/>
            <w:vAlign w:val="center"/>
          </w:tcPr>
          <w:p w14:paraId="0E5D6B9C" w14:textId="77777777" w:rsidR="00AA4CA3" w:rsidRDefault="00F2093E">
            <w:pPr>
              <w:spacing w:before="0" w:after="0"/>
              <w:ind w:left="0" w:right="0"/>
              <w:jc w:val="center"/>
              <w:rPr>
                <w:rFonts w:ascii="Arial Narrow" w:eastAsia="仿宋_GB2312" w:hAnsi="Arial Narrow"/>
                <w:b/>
                <w:color w:val="FFFFFF" w:themeColor="background1"/>
                <w:sz w:val="18"/>
                <w:szCs w:val="18"/>
              </w:rPr>
            </w:pPr>
            <w:r>
              <w:rPr>
                <w:rFonts w:ascii="Arial Narrow" w:eastAsia="仿宋_GB2312" w:hAnsi="Arial Narrow"/>
                <w:b/>
                <w:color w:val="FFFFFF" w:themeColor="background1"/>
                <w:sz w:val="18"/>
                <w:szCs w:val="18"/>
              </w:rPr>
              <w:t>序号</w:t>
            </w:r>
          </w:p>
        </w:tc>
        <w:tc>
          <w:tcPr>
            <w:tcW w:w="2835" w:type="dxa"/>
            <w:shd w:val="clear" w:color="auto" w:fill="002060"/>
            <w:vAlign w:val="center"/>
          </w:tcPr>
          <w:p w14:paraId="30F5E570" w14:textId="77777777" w:rsidR="00AA4CA3" w:rsidRDefault="00F2093E">
            <w:pPr>
              <w:spacing w:before="0" w:after="0"/>
              <w:ind w:left="0" w:right="0"/>
              <w:jc w:val="center"/>
              <w:rPr>
                <w:rFonts w:ascii="Arial Narrow" w:eastAsia="仿宋_GB2312" w:hAnsi="Arial Narrow"/>
                <w:b/>
                <w:color w:val="FFFFFF" w:themeColor="background1"/>
                <w:sz w:val="18"/>
                <w:szCs w:val="18"/>
              </w:rPr>
            </w:pPr>
            <w:r>
              <w:rPr>
                <w:rFonts w:ascii="Arial Narrow" w:eastAsia="仿宋_GB2312" w:hAnsi="Arial Narrow"/>
                <w:b/>
                <w:color w:val="FFFFFF" w:themeColor="background1"/>
                <w:sz w:val="18"/>
                <w:szCs w:val="18"/>
              </w:rPr>
              <w:t>名称</w:t>
            </w:r>
          </w:p>
        </w:tc>
        <w:tc>
          <w:tcPr>
            <w:tcW w:w="993" w:type="dxa"/>
            <w:shd w:val="clear" w:color="auto" w:fill="002060"/>
            <w:vAlign w:val="center"/>
          </w:tcPr>
          <w:p w14:paraId="646FC224" w14:textId="77777777" w:rsidR="00AA4CA3" w:rsidRDefault="00F2093E">
            <w:pPr>
              <w:spacing w:before="0" w:after="0"/>
              <w:ind w:left="0" w:right="0"/>
              <w:jc w:val="center"/>
              <w:rPr>
                <w:rFonts w:ascii="Arial Narrow" w:eastAsia="仿宋_GB2312" w:hAnsi="Arial Narrow"/>
                <w:b/>
                <w:color w:val="FFFFFF" w:themeColor="background1"/>
                <w:sz w:val="18"/>
                <w:szCs w:val="18"/>
              </w:rPr>
            </w:pPr>
            <w:r>
              <w:rPr>
                <w:rFonts w:ascii="Arial Narrow" w:eastAsia="仿宋_GB2312" w:hAnsi="Arial Narrow"/>
                <w:b/>
                <w:color w:val="FFFFFF" w:themeColor="background1"/>
                <w:sz w:val="18"/>
                <w:szCs w:val="18"/>
              </w:rPr>
              <w:t>所属地</w:t>
            </w:r>
          </w:p>
        </w:tc>
        <w:tc>
          <w:tcPr>
            <w:tcW w:w="850" w:type="dxa"/>
            <w:shd w:val="clear" w:color="auto" w:fill="002060"/>
            <w:vAlign w:val="center"/>
          </w:tcPr>
          <w:p w14:paraId="2E77D1B8" w14:textId="77777777" w:rsidR="00AA4CA3" w:rsidRDefault="00F2093E">
            <w:pPr>
              <w:spacing w:before="0" w:after="0"/>
              <w:ind w:left="0" w:right="0"/>
              <w:jc w:val="center"/>
              <w:rPr>
                <w:rFonts w:ascii="Arial Narrow" w:eastAsia="仿宋_GB2312" w:hAnsi="Arial Narrow"/>
                <w:b/>
                <w:color w:val="FFFFFF" w:themeColor="background1"/>
                <w:sz w:val="18"/>
                <w:szCs w:val="18"/>
              </w:rPr>
            </w:pPr>
            <w:r>
              <w:rPr>
                <w:rFonts w:ascii="Arial Narrow" w:eastAsia="仿宋_GB2312" w:hAnsi="Arial Narrow"/>
                <w:b/>
                <w:color w:val="FFFFFF" w:themeColor="background1"/>
                <w:sz w:val="18"/>
                <w:szCs w:val="18"/>
              </w:rPr>
              <w:t>SIC</w:t>
            </w:r>
            <w:r>
              <w:rPr>
                <w:rFonts w:ascii="Arial Narrow" w:eastAsia="仿宋_GB2312" w:hAnsi="Arial Narrow"/>
                <w:b/>
                <w:color w:val="FFFFFF" w:themeColor="background1"/>
                <w:sz w:val="18"/>
                <w:szCs w:val="18"/>
              </w:rPr>
              <w:t>代码</w:t>
            </w:r>
          </w:p>
        </w:tc>
        <w:tc>
          <w:tcPr>
            <w:tcW w:w="1531" w:type="dxa"/>
            <w:shd w:val="clear" w:color="auto" w:fill="002060"/>
            <w:vAlign w:val="center"/>
          </w:tcPr>
          <w:p w14:paraId="45B5563C" w14:textId="77777777" w:rsidR="00AA4CA3" w:rsidRDefault="00F2093E">
            <w:pPr>
              <w:spacing w:before="0" w:after="0"/>
              <w:ind w:left="0" w:right="0"/>
              <w:jc w:val="center"/>
              <w:rPr>
                <w:rFonts w:ascii="Arial Narrow" w:eastAsia="仿宋_GB2312" w:hAnsi="Arial Narrow"/>
                <w:b/>
                <w:color w:val="FFFFFF" w:themeColor="background1"/>
                <w:sz w:val="18"/>
                <w:szCs w:val="18"/>
              </w:rPr>
            </w:pPr>
            <w:r>
              <w:rPr>
                <w:rFonts w:ascii="Arial Narrow" w:eastAsia="仿宋_GB2312" w:hAnsi="Arial Narrow" w:hint="eastAsia"/>
                <w:b/>
                <w:color w:val="FFFFFF" w:themeColor="background1"/>
                <w:sz w:val="18"/>
                <w:szCs w:val="18"/>
              </w:rPr>
              <w:t>营业</w:t>
            </w:r>
            <w:r>
              <w:rPr>
                <w:rFonts w:ascii="Arial Narrow" w:eastAsia="仿宋_GB2312" w:hAnsi="Arial Narrow"/>
                <w:b/>
                <w:color w:val="FFFFFF" w:themeColor="background1"/>
                <w:sz w:val="18"/>
                <w:szCs w:val="18"/>
              </w:rPr>
              <w:t>收入</w:t>
            </w:r>
          </w:p>
        </w:tc>
        <w:tc>
          <w:tcPr>
            <w:tcW w:w="1531" w:type="dxa"/>
            <w:shd w:val="clear" w:color="auto" w:fill="002060"/>
            <w:vAlign w:val="center"/>
          </w:tcPr>
          <w:p w14:paraId="58BA2632" w14:textId="77777777" w:rsidR="00AA4CA3" w:rsidRDefault="00F2093E">
            <w:pPr>
              <w:spacing w:before="0" w:after="0"/>
              <w:ind w:left="0" w:right="0"/>
              <w:jc w:val="center"/>
              <w:rPr>
                <w:rFonts w:ascii="Arial Narrow" w:eastAsia="仿宋_GB2312" w:hAnsi="Arial Narrow"/>
                <w:b/>
                <w:color w:val="FFFFFF" w:themeColor="background1"/>
                <w:sz w:val="18"/>
                <w:szCs w:val="18"/>
              </w:rPr>
            </w:pPr>
            <w:r>
              <w:rPr>
                <w:rFonts w:ascii="Arial Narrow" w:eastAsia="仿宋_GB2312" w:hAnsi="Arial Narrow" w:hint="eastAsia"/>
                <w:b/>
                <w:color w:val="FFFFFF" w:themeColor="background1"/>
                <w:sz w:val="18"/>
                <w:szCs w:val="18"/>
              </w:rPr>
              <w:t>营业</w:t>
            </w:r>
            <w:r>
              <w:rPr>
                <w:rFonts w:ascii="Arial Narrow" w:eastAsia="仿宋_GB2312" w:hAnsi="Arial Narrow"/>
                <w:b/>
                <w:color w:val="FFFFFF" w:themeColor="background1"/>
                <w:sz w:val="18"/>
                <w:szCs w:val="18"/>
              </w:rPr>
              <w:t>成本</w:t>
            </w:r>
          </w:p>
        </w:tc>
        <w:tc>
          <w:tcPr>
            <w:tcW w:w="1531" w:type="dxa"/>
            <w:shd w:val="clear" w:color="auto" w:fill="002060"/>
            <w:vAlign w:val="center"/>
          </w:tcPr>
          <w:p w14:paraId="7858234D" w14:textId="77777777" w:rsidR="00AA4CA3" w:rsidRDefault="00F2093E">
            <w:pPr>
              <w:spacing w:before="0" w:after="0"/>
              <w:ind w:left="0" w:right="0"/>
              <w:jc w:val="center"/>
              <w:rPr>
                <w:rFonts w:ascii="Arial Narrow" w:eastAsia="仿宋_GB2312" w:hAnsi="Arial Narrow"/>
                <w:b/>
                <w:color w:val="FFFFFF" w:themeColor="background1"/>
                <w:sz w:val="18"/>
                <w:szCs w:val="18"/>
              </w:rPr>
            </w:pPr>
            <w:r>
              <w:rPr>
                <w:rFonts w:ascii="Arial Narrow" w:eastAsia="仿宋_GB2312" w:hAnsi="Arial Narrow"/>
                <w:b/>
                <w:color w:val="FFFFFF" w:themeColor="background1"/>
                <w:sz w:val="18"/>
                <w:szCs w:val="18"/>
              </w:rPr>
              <w:t>销售费用和管理费用</w:t>
            </w:r>
          </w:p>
        </w:tc>
        <w:tc>
          <w:tcPr>
            <w:tcW w:w="1531" w:type="dxa"/>
            <w:shd w:val="clear" w:color="auto" w:fill="002060"/>
            <w:vAlign w:val="center"/>
          </w:tcPr>
          <w:p w14:paraId="684F4AB0" w14:textId="77777777" w:rsidR="00AA4CA3" w:rsidRDefault="00F2093E">
            <w:pPr>
              <w:spacing w:before="0" w:after="0"/>
              <w:ind w:left="0" w:right="0"/>
              <w:jc w:val="center"/>
              <w:rPr>
                <w:rFonts w:ascii="Arial Narrow" w:eastAsia="仿宋_GB2312" w:hAnsi="Arial Narrow"/>
                <w:b/>
                <w:color w:val="FFFFFF" w:themeColor="background1"/>
                <w:sz w:val="18"/>
                <w:szCs w:val="18"/>
              </w:rPr>
            </w:pPr>
            <w:r>
              <w:rPr>
                <w:rFonts w:ascii="Arial Narrow" w:eastAsia="仿宋_GB2312" w:hAnsi="Arial Narrow"/>
                <w:b/>
                <w:color w:val="FFFFFF" w:themeColor="background1"/>
                <w:sz w:val="18"/>
                <w:szCs w:val="18"/>
              </w:rPr>
              <w:t>折旧和摊销</w:t>
            </w:r>
          </w:p>
        </w:tc>
        <w:tc>
          <w:tcPr>
            <w:tcW w:w="1531" w:type="dxa"/>
            <w:shd w:val="clear" w:color="auto" w:fill="002060"/>
            <w:vAlign w:val="center"/>
          </w:tcPr>
          <w:p w14:paraId="44F13CBF" w14:textId="77777777" w:rsidR="00AA4CA3" w:rsidRDefault="00F2093E">
            <w:pPr>
              <w:spacing w:before="0" w:after="0"/>
              <w:ind w:left="0" w:right="0"/>
              <w:jc w:val="center"/>
              <w:rPr>
                <w:rFonts w:ascii="Arial Narrow" w:eastAsia="仿宋_GB2312" w:hAnsi="Arial Narrow"/>
                <w:b/>
                <w:color w:val="FFFFFF" w:themeColor="background1"/>
                <w:sz w:val="18"/>
                <w:szCs w:val="18"/>
              </w:rPr>
            </w:pPr>
            <w:r>
              <w:rPr>
                <w:rFonts w:ascii="Arial Narrow" w:eastAsia="仿宋_GB2312" w:hAnsi="Arial Narrow"/>
                <w:b/>
                <w:color w:val="FFFFFF" w:themeColor="background1"/>
                <w:sz w:val="18"/>
                <w:szCs w:val="18"/>
              </w:rPr>
              <w:t>营业利润</w:t>
            </w:r>
          </w:p>
        </w:tc>
        <w:tc>
          <w:tcPr>
            <w:tcW w:w="992" w:type="dxa"/>
            <w:shd w:val="clear" w:color="auto" w:fill="002060"/>
            <w:vAlign w:val="center"/>
          </w:tcPr>
          <w:p w14:paraId="75B43A0F" w14:textId="77777777" w:rsidR="00AA4CA3" w:rsidRDefault="00F2093E">
            <w:pPr>
              <w:spacing w:before="0" w:after="0"/>
              <w:ind w:left="0" w:right="0"/>
              <w:jc w:val="center"/>
              <w:rPr>
                <w:rFonts w:ascii="Arial Narrow" w:eastAsia="仿宋_GB2312" w:hAnsi="Arial Narrow"/>
                <w:b/>
                <w:color w:val="FFFFFF" w:themeColor="background1"/>
                <w:sz w:val="18"/>
                <w:szCs w:val="18"/>
              </w:rPr>
            </w:pPr>
            <w:r>
              <w:rPr>
                <w:rFonts w:ascii="Arial Narrow" w:eastAsia="仿宋_GB2312" w:hAnsi="Arial Narrow"/>
                <w:b/>
                <w:color w:val="FFFFFF" w:themeColor="background1"/>
                <w:sz w:val="18"/>
                <w:szCs w:val="18"/>
              </w:rPr>
              <w:t>完全成本加成率</w:t>
            </w:r>
          </w:p>
        </w:tc>
      </w:tr>
      <w:tr w:rsidR="00AA4CA3" w14:paraId="18AA0719" w14:textId="77777777" w:rsidTr="003C6802">
        <w:trPr>
          <w:trHeight w:val="652"/>
        </w:trPr>
        <w:tc>
          <w:tcPr>
            <w:tcW w:w="562" w:type="dxa"/>
            <w:shd w:val="clear" w:color="000000" w:fill="FFFFFF"/>
            <w:vAlign w:val="center"/>
          </w:tcPr>
          <w:p w14:paraId="70C517C7" w14:textId="77777777" w:rsidR="00AA4CA3" w:rsidRDefault="00F2093E">
            <w:pPr>
              <w:spacing w:before="0" w:after="0"/>
              <w:ind w:left="0" w:right="0"/>
              <w:jc w:val="center"/>
              <w:rPr>
                <w:rFonts w:ascii="Arial Narrow" w:hAnsi="Arial Narrow"/>
                <w:sz w:val="18"/>
                <w:szCs w:val="18"/>
              </w:rPr>
            </w:pPr>
            <w:r>
              <w:rPr>
                <w:rFonts w:ascii="Arial Narrow" w:hAnsi="Arial Narrow"/>
                <w:sz w:val="18"/>
                <w:szCs w:val="18"/>
              </w:rPr>
              <w:t>1</w:t>
            </w:r>
          </w:p>
        </w:tc>
        <w:tc>
          <w:tcPr>
            <w:tcW w:w="2835" w:type="dxa"/>
            <w:shd w:val="clear" w:color="000000" w:fill="FFFFFF"/>
            <w:vAlign w:val="center"/>
          </w:tcPr>
          <w:p w14:paraId="542E1764" w14:textId="77777777" w:rsidR="00AA4CA3" w:rsidRDefault="00F2093E">
            <w:pPr>
              <w:spacing w:before="0" w:after="0"/>
              <w:ind w:left="0" w:right="0"/>
              <w:jc w:val="left"/>
              <w:rPr>
                <w:rFonts w:ascii="Arial Narrow" w:hAnsi="Arial Narrow"/>
                <w:sz w:val="18"/>
                <w:szCs w:val="18"/>
              </w:rPr>
            </w:pPr>
            <w:r>
              <w:rPr>
                <w:rFonts w:ascii="Arial Narrow" w:hAnsi="Arial Narrow" w:cs="Calibri"/>
                <w:color w:val="000000"/>
                <w:sz w:val="18"/>
                <w:szCs w:val="18"/>
              </w:rPr>
              <w:t>SUNWODA ELECTRONIC CO.,LTD</w:t>
            </w:r>
          </w:p>
        </w:tc>
        <w:tc>
          <w:tcPr>
            <w:tcW w:w="993" w:type="dxa"/>
            <w:shd w:val="clear" w:color="000000" w:fill="FFFFFF"/>
            <w:vAlign w:val="center"/>
          </w:tcPr>
          <w:p w14:paraId="074438F7" w14:textId="77777777" w:rsidR="00AA4CA3" w:rsidRDefault="00F2093E">
            <w:pPr>
              <w:spacing w:before="0" w:after="0"/>
              <w:ind w:left="0" w:right="0"/>
              <w:jc w:val="center"/>
              <w:rPr>
                <w:rFonts w:ascii="Arial Narrow" w:eastAsia="仿宋_GB2312" w:hAnsi="Arial Narrow"/>
                <w:color w:val="000000"/>
                <w:sz w:val="18"/>
                <w:szCs w:val="18"/>
              </w:rPr>
            </w:pPr>
            <w:r>
              <w:rPr>
                <w:rFonts w:ascii="Arial Narrow" w:eastAsia="仿宋_GB2312" w:hAnsi="Arial Narrow" w:hint="eastAsia"/>
                <w:color w:val="000000"/>
                <w:sz w:val="18"/>
                <w:szCs w:val="18"/>
              </w:rPr>
              <w:t>中国</w:t>
            </w:r>
          </w:p>
        </w:tc>
        <w:tc>
          <w:tcPr>
            <w:tcW w:w="850" w:type="dxa"/>
            <w:shd w:val="clear" w:color="000000" w:fill="FFFFFF"/>
            <w:vAlign w:val="center"/>
          </w:tcPr>
          <w:p w14:paraId="5F4A02D7" w14:textId="77777777" w:rsidR="00AA4CA3" w:rsidRDefault="00F2093E">
            <w:pPr>
              <w:spacing w:before="0" w:after="0"/>
              <w:ind w:left="0" w:right="0"/>
              <w:jc w:val="center"/>
              <w:rPr>
                <w:rFonts w:ascii="Arial Narrow" w:eastAsia="仿宋_GB2312" w:hAnsi="Arial Narrow"/>
                <w:color w:val="000000"/>
                <w:sz w:val="18"/>
                <w:szCs w:val="18"/>
              </w:rPr>
            </w:pPr>
            <w:r>
              <w:rPr>
                <w:rFonts w:ascii="Arial Narrow" w:eastAsia="仿宋_GB2312" w:hAnsi="Arial Narrow"/>
                <w:color w:val="000000"/>
                <w:sz w:val="18"/>
                <w:szCs w:val="18"/>
              </w:rPr>
              <w:t>3691</w:t>
            </w:r>
          </w:p>
        </w:tc>
        <w:tc>
          <w:tcPr>
            <w:tcW w:w="1531" w:type="dxa"/>
            <w:tcBorders>
              <w:top w:val="single" w:sz="4" w:space="0" w:color="000000"/>
              <w:left w:val="single" w:sz="8" w:space="0" w:color="000000"/>
              <w:bottom w:val="single" w:sz="4" w:space="0" w:color="000000"/>
              <w:right w:val="single" w:sz="4" w:space="0" w:color="000000"/>
            </w:tcBorders>
            <w:shd w:val="clear" w:color="auto" w:fill="FFFFFF"/>
            <w:vAlign w:val="center"/>
          </w:tcPr>
          <w:p w14:paraId="355BEB44" w14:textId="53142830" w:rsidR="00AA4CA3" w:rsidRDefault="00F2093E">
            <w:pPr>
              <w:spacing w:before="0" w:after="0"/>
              <w:ind w:left="0" w:right="0"/>
              <w:jc w:val="right"/>
              <w:rPr>
                <w:rFonts w:ascii="Arial Narrow" w:eastAsia="仿宋_GB2312" w:hAnsi="Arial Narrow"/>
                <w:color w:val="000000"/>
                <w:sz w:val="18"/>
                <w:szCs w:val="18"/>
              </w:rPr>
            </w:pPr>
            <w:r>
              <w:rPr>
                <w:rFonts w:ascii="Arial Narrow" w:eastAsia="仿宋_GB2312" w:hAnsi="Arial Narrow"/>
                <w:color w:val="000000"/>
                <w:sz w:val="18"/>
                <w:szCs w:val="18"/>
              </w:rPr>
              <w:t xml:space="preserve"> 39,286,544.33 </w:t>
            </w:r>
          </w:p>
        </w:tc>
        <w:tc>
          <w:tcPr>
            <w:tcW w:w="153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5D5E88" w14:textId="4756AAA7" w:rsidR="00AA4CA3" w:rsidRDefault="00F2093E">
            <w:pPr>
              <w:spacing w:before="0" w:after="0"/>
              <w:ind w:left="0" w:right="0"/>
              <w:jc w:val="right"/>
              <w:rPr>
                <w:rFonts w:ascii="Arial Narrow" w:eastAsia="仿宋_GB2312" w:hAnsi="Arial Narrow"/>
                <w:color w:val="000000"/>
                <w:sz w:val="18"/>
                <w:szCs w:val="18"/>
              </w:rPr>
            </w:pPr>
            <w:r>
              <w:rPr>
                <w:rFonts w:ascii="Arial Narrow" w:eastAsia="仿宋_GB2312" w:hAnsi="Arial Narrow"/>
                <w:color w:val="000000"/>
                <w:sz w:val="18"/>
                <w:szCs w:val="18"/>
              </w:rPr>
              <w:t xml:space="preserve"> -33,029,476.67 </w:t>
            </w:r>
          </w:p>
        </w:tc>
        <w:tc>
          <w:tcPr>
            <w:tcW w:w="153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003E2D" w14:textId="62DDB41D" w:rsidR="00AA4CA3" w:rsidRDefault="00F2093E">
            <w:pPr>
              <w:spacing w:before="0" w:after="0"/>
              <w:ind w:left="0" w:right="0"/>
              <w:jc w:val="right"/>
              <w:rPr>
                <w:rFonts w:ascii="Arial Narrow" w:eastAsia="仿宋_GB2312" w:hAnsi="Arial Narrow"/>
                <w:color w:val="000000"/>
                <w:sz w:val="18"/>
                <w:szCs w:val="18"/>
              </w:rPr>
            </w:pPr>
            <w:r>
              <w:rPr>
                <w:rFonts w:ascii="Arial Narrow" w:eastAsia="仿宋_GB2312" w:hAnsi="Arial Narrow"/>
                <w:color w:val="000000"/>
                <w:sz w:val="18"/>
                <w:szCs w:val="18"/>
              </w:rPr>
              <w:t xml:space="preserve"> -4,407,533.67 </w:t>
            </w:r>
          </w:p>
        </w:tc>
        <w:tc>
          <w:tcPr>
            <w:tcW w:w="153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5E3C15" w14:textId="6E53A881" w:rsidR="00AA4CA3" w:rsidRDefault="00F2093E">
            <w:pPr>
              <w:spacing w:before="0" w:after="0"/>
              <w:ind w:left="0" w:right="0"/>
              <w:jc w:val="right"/>
              <w:rPr>
                <w:rFonts w:ascii="Arial Narrow" w:eastAsia="仿宋_GB2312" w:hAnsi="Arial Narrow"/>
                <w:color w:val="000000"/>
                <w:sz w:val="18"/>
                <w:szCs w:val="18"/>
              </w:rPr>
            </w:pPr>
            <w:r>
              <w:rPr>
                <w:rFonts w:ascii="Arial Narrow" w:eastAsia="仿宋_GB2312" w:hAnsi="Arial Narrow"/>
                <w:color w:val="000000"/>
                <w:sz w:val="18"/>
                <w:szCs w:val="18"/>
              </w:rPr>
              <w:t xml:space="preserve"> -863,549.00 </w:t>
            </w:r>
          </w:p>
        </w:tc>
        <w:tc>
          <w:tcPr>
            <w:tcW w:w="153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933D5A9" w14:textId="1A745341" w:rsidR="00AA4CA3" w:rsidRDefault="00F2093E">
            <w:pPr>
              <w:spacing w:before="0" w:after="0"/>
              <w:ind w:left="0" w:right="0"/>
              <w:jc w:val="right"/>
              <w:rPr>
                <w:rFonts w:ascii="Arial Narrow" w:eastAsia="仿宋_GB2312" w:hAnsi="Arial Narrow"/>
                <w:color w:val="000000"/>
                <w:sz w:val="18"/>
                <w:szCs w:val="18"/>
              </w:rPr>
            </w:pPr>
            <w:r>
              <w:rPr>
                <w:rFonts w:ascii="Arial Narrow" w:eastAsia="仿宋_GB2312" w:hAnsi="Arial Narrow"/>
                <w:color w:val="000000"/>
                <w:sz w:val="18"/>
                <w:szCs w:val="18"/>
              </w:rPr>
              <w:t xml:space="preserve"> 985,985.00 </w:t>
            </w:r>
          </w:p>
        </w:tc>
        <w:tc>
          <w:tcPr>
            <w:tcW w:w="992" w:type="dxa"/>
            <w:tcBorders>
              <w:top w:val="single" w:sz="4" w:space="0" w:color="000000"/>
              <w:left w:val="single" w:sz="4" w:space="0" w:color="000000"/>
              <w:bottom w:val="single" w:sz="4" w:space="0" w:color="000000"/>
              <w:right w:val="single" w:sz="8" w:space="0" w:color="000000"/>
            </w:tcBorders>
            <w:shd w:val="clear" w:color="auto" w:fill="FFFFFF"/>
            <w:vAlign w:val="center"/>
          </w:tcPr>
          <w:p w14:paraId="74987AC0" w14:textId="77777777" w:rsidR="00AA4CA3" w:rsidRDefault="00F2093E">
            <w:pPr>
              <w:spacing w:before="0" w:after="0"/>
              <w:ind w:left="0" w:right="0"/>
              <w:jc w:val="right"/>
              <w:rPr>
                <w:rFonts w:ascii="Arial Narrow" w:eastAsia="仿宋_GB2312" w:hAnsi="Arial Narrow"/>
                <w:color w:val="000000"/>
                <w:sz w:val="18"/>
                <w:szCs w:val="18"/>
              </w:rPr>
            </w:pPr>
            <w:r>
              <w:rPr>
                <w:rFonts w:ascii="Arial Narrow" w:eastAsia="仿宋_GB2312" w:hAnsi="Arial Narrow"/>
                <w:color w:val="000000"/>
                <w:sz w:val="18"/>
                <w:szCs w:val="18"/>
              </w:rPr>
              <w:t>2.57%</w:t>
            </w:r>
          </w:p>
        </w:tc>
      </w:tr>
      <w:tr w:rsidR="00AA4CA3" w14:paraId="5D98D69C" w14:textId="77777777" w:rsidTr="003C6802">
        <w:trPr>
          <w:trHeight w:val="652"/>
        </w:trPr>
        <w:tc>
          <w:tcPr>
            <w:tcW w:w="562" w:type="dxa"/>
            <w:shd w:val="clear" w:color="000000" w:fill="FFFFFF"/>
            <w:vAlign w:val="center"/>
          </w:tcPr>
          <w:p w14:paraId="4DDEFA8F" w14:textId="77777777" w:rsidR="00AA4CA3" w:rsidRDefault="00F2093E">
            <w:pPr>
              <w:spacing w:before="0" w:after="0"/>
              <w:ind w:left="0" w:right="0"/>
              <w:jc w:val="center"/>
              <w:rPr>
                <w:rFonts w:ascii="Arial Narrow" w:hAnsi="Arial Narrow"/>
                <w:sz w:val="18"/>
                <w:szCs w:val="18"/>
              </w:rPr>
            </w:pPr>
            <w:r>
              <w:rPr>
                <w:rFonts w:ascii="Arial Narrow" w:hAnsi="Arial Narrow"/>
                <w:sz w:val="18"/>
                <w:szCs w:val="18"/>
              </w:rPr>
              <w:t>2</w:t>
            </w:r>
          </w:p>
        </w:tc>
        <w:tc>
          <w:tcPr>
            <w:tcW w:w="2835" w:type="dxa"/>
            <w:shd w:val="clear" w:color="000000" w:fill="FFFFFF"/>
            <w:vAlign w:val="center"/>
          </w:tcPr>
          <w:p w14:paraId="7E3F2DCA" w14:textId="77777777" w:rsidR="00AA4CA3" w:rsidRDefault="00F2093E">
            <w:pPr>
              <w:spacing w:before="0" w:after="0"/>
              <w:ind w:left="0" w:right="0"/>
              <w:jc w:val="left"/>
              <w:rPr>
                <w:rFonts w:ascii="Arial Narrow" w:hAnsi="Arial Narrow"/>
                <w:sz w:val="18"/>
                <w:szCs w:val="18"/>
              </w:rPr>
            </w:pPr>
            <w:r>
              <w:rPr>
                <w:rFonts w:ascii="Arial Narrow" w:hAnsi="Arial Narrow"/>
                <w:sz w:val="18"/>
                <w:szCs w:val="18"/>
              </w:rPr>
              <w:t>SHENZHEN DESAY BATTERY TECHNOLOGY CO., LTD.</w:t>
            </w:r>
          </w:p>
        </w:tc>
        <w:tc>
          <w:tcPr>
            <w:tcW w:w="993" w:type="dxa"/>
            <w:shd w:val="clear" w:color="000000" w:fill="FFFFFF"/>
            <w:vAlign w:val="center"/>
          </w:tcPr>
          <w:p w14:paraId="58CCA986" w14:textId="77777777" w:rsidR="00AA4CA3" w:rsidRDefault="00F2093E">
            <w:pPr>
              <w:spacing w:before="0" w:after="0"/>
              <w:ind w:left="0" w:right="0"/>
              <w:jc w:val="center"/>
              <w:rPr>
                <w:rFonts w:ascii="Arial Narrow" w:hAnsi="Arial Narrow"/>
                <w:sz w:val="18"/>
                <w:szCs w:val="18"/>
              </w:rPr>
            </w:pPr>
            <w:r>
              <w:rPr>
                <w:rFonts w:ascii="Arial Narrow" w:eastAsia="仿宋_GB2312" w:hAnsi="Arial Narrow" w:hint="eastAsia"/>
                <w:color w:val="000000"/>
                <w:sz w:val="18"/>
                <w:szCs w:val="18"/>
              </w:rPr>
              <w:t>中国</w:t>
            </w:r>
          </w:p>
        </w:tc>
        <w:tc>
          <w:tcPr>
            <w:tcW w:w="850" w:type="dxa"/>
            <w:shd w:val="clear" w:color="000000" w:fill="FFFFFF"/>
            <w:vAlign w:val="center"/>
          </w:tcPr>
          <w:p w14:paraId="3E905F5C" w14:textId="77777777" w:rsidR="00AA4CA3" w:rsidRDefault="00F2093E">
            <w:pPr>
              <w:spacing w:before="0" w:after="0"/>
              <w:ind w:left="0" w:right="0"/>
              <w:jc w:val="center"/>
              <w:rPr>
                <w:rFonts w:ascii="Arial Narrow" w:hAnsi="Arial Narrow"/>
                <w:sz w:val="18"/>
                <w:szCs w:val="18"/>
              </w:rPr>
            </w:pPr>
            <w:r>
              <w:rPr>
                <w:rFonts w:ascii="Arial Narrow" w:hAnsi="Arial Narrow"/>
                <w:sz w:val="18"/>
                <w:szCs w:val="18"/>
              </w:rPr>
              <w:t>3692</w:t>
            </w:r>
          </w:p>
        </w:tc>
        <w:tc>
          <w:tcPr>
            <w:tcW w:w="1531" w:type="dxa"/>
            <w:tcBorders>
              <w:top w:val="single" w:sz="4" w:space="0" w:color="000000"/>
              <w:left w:val="single" w:sz="8" w:space="0" w:color="000000"/>
              <w:bottom w:val="single" w:sz="4" w:space="0" w:color="000000"/>
              <w:right w:val="single" w:sz="4" w:space="0" w:color="000000"/>
            </w:tcBorders>
            <w:shd w:val="clear" w:color="auto" w:fill="FFFFFF"/>
            <w:vAlign w:val="center"/>
          </w:tcPr>
          <w:p w14:paraId="43A7128E" w14:textId="7BAA97C9" w:rsidR="00AA4CA3" w:rsidRDefault="00F2093E">
            <w:pPr>
              <w:spacing w:before="0" w:after="0"/>
              <w:ind w:left="0" w:right="0"/>
              <w:jc w:val="right"/>
              <w:rPr>
                <w:rFonts w:ascii="Arial Narrow" w:eastAsia="仿宋_GB2312" w:hAnsi="Arial Narrow"/>
                <w:color w:val="000000"/>
                <w:sz w:val="18"/>
                <w:szCs w:val="18"/>
              </w:rPr>
            </w:pPr>
            <w:r>
              <w:rPr>
                <w:rFonts w:ascii="Arial Narrow" w:eastAsia="仿宋_GB2312" w:hAnsi="Arial Narrow"/>
                <w:color w:val="000000"/>
                <w:sz w:val="18"/>
                <w:szCs w:val="18"/>
              </w:rPr>
              <w:t xml:space="preserve"> 20,057,368.33 </w:t>
            </w:r>
          </w:p>
        </w:tc>
        <w:tc>
          <w:tcPr>
            <w:tcW w:w="153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B7FAC05" w14:textId="5A8DFC8B" w:rsidR="00AA4CA3" w:rsidRDefault="00F2093E">
            <w:pPr>
              <w:spacing w:before="0" w:after="0"/>
              <w:ind w:left="0" w:right="0"/>
              <w:jc w:val="right"/>
              <w:rPr>
                <w:rFonts w:ascii="Arial Narrow" w:eastAsia="仿宋_GB2312" w:hAnsi="Arial Narrow"/>
                <w:color w:val="000000"/>
                <w:sz w:val="18"/>
                <w:szCs w:val="18"/>
              </w:rPr>
            </w:pPr>
            <w:r>
              <w:rPr>
                <w:rFonts w:ascii="Arial Narrow" w:eastAsia="仿宋_GB2312" w:hAnsi="Arial Narrow"/>
                <w:color w:val="000000"/>
                <w:sz w:val="18"/>
                <w:szCs w:val="18"/>
              </w:rPr>
              <w:t xml:space="preserve"> -17,987,089.67 </w:t>
            </w:r>
          </w:p>
        </w:tc>
        <w:tc>
          <w:tcPr>
            <w:tcW w:w="153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F7453C" w14:textId="141E4A86" w:rsidR="00AA4CA3" w:rsidRDefault="00F2093E">
            <w:pPr>
              <w:spacing w:before="0" w:after="0"/>
              <w:ind w:left="0" w:right="0"/>
              <w:jc w:val="right"/>
              <w:rPr>
                <w:rFonts w:ascii="Arial Narrow" w:eastAsia="仿宋_GB2312" w:hAnsi="Arial Narrow"/>
                <w:color w:val="000000"/>
                <w:sz w:val="18"/>
                <w:szCs w:val="18"/>
              </w:rPr>
            </w:pPr>
            <w:r>
              <w:rPr>
                <w:rFonts w:ascii="Arial Narrow" w:eastAsia="仿宋_GB2312" w:hAnsi="Arial Narrow"/>
                <w:color w:val="000000"/>
                <w:sz w:val="18"/>
                <w:szCs w:val="18"/>
              </w:rPr>
              <w:t xml:space="preserve"> -935,018.00 </w:t>
            </w:r>
          </w:p>
        </w:tc>
        <w:tc>
          <w:tcPr>
            <w:tcW w:w="153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827EDBC" w14:textId="691DAAFA" w:rsidR="00AA4CA3" w:rsidRDefault="00F2093E">
            <w:pPr>
              <w:spacing w:before="0" w:after="0"/>
              <w:ind w:left="0" w:right="0"/>
              <w:jc w:val="right"/>
              <w:rPr>
                <w:rFonts w:ascii="Arial Narrow" w:eastAsia="仿宋_GB2312" w:hAnsi="Arial Narrow"/>
                <w:color w:val="000000"/>
                <w:sz w:val="18"/>
                <w:szCs w:val="18"/>
              </w:rPr>
            </w:pPr>
            <w:r>
              <w:rPr>
                <w:rFonts w:ascii="Arial Narrow" w:eastAsia="仿宋_GB2312" w:hAnsi="Arial Narrow"/>
                <w:color w:val="000000"/>
                <w:sz w:val="18"/>
                <w:szCs w:val="18"/>
              </w:rPr>
              <w:t xml:space="preserve"> -260,513.00 </w:t>
            </w:r>
          </w:p>
        </w:tc>
        <w:tc>
          <w:tcPr>
            <w:tcW w:w="153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ED7FE2A" w14:textId="323530C8" w:rsidR="00AA4CA3" w:rsidRDefault="00F2093E">
            <w:pPr>
              <w:spacing w:before="0" w:after="0"/>
              <w:ind w:left="0" w:right="0"/>
              <w:jc w:val="right"/>
              <w:rPr>
                <w:rFonts w:ascii="Arial Narrow" w:eastAsia="仿宋_GB2312" w:hAnsi="Arial Narrow"/>
                <w:color w:val="000000"/>
                <w:sz w:val="18"/>
                <w:szCs w:val="18"/>
              </w:rPr>
            </w:pPr>
            <w:r>
              <w:rPr>
                <w:rFonts w:ascii="Arial Narrow" w:eastAsia="仿宋_GB2312" w:hAnsi="Arial Narrow"/>
                <w:color w:val="000000"/>
                <w:sz w:val="18"/>
                <w:szCs w:val="18"/>
              </w:rPr>
              <w:t xml:space="preserve"> 874,747.67 </w:t>
            </w:r>
          </w:p>
        </w:tc>
        <w:tc>
          <w:tcPr>
            <w:tcW w:w="992" w:type="dxa"/>
            <w:tcBorders>
              <w:top w:val="single" w:sz="4" w:space="0" w:color="000000"/>
              <w:left w:val="single" w:sz="4" w:space="0" w:color="000000"/>
              <w:bottom w:val="single" w:sz="4" w:space="0" w:color="000000"/>
              <w:right w:val="single" w:sz="8" w:space="0" w:color="000000"/>
            </w:tcBorders>
            <w:shd w:val="clear" w:color="auto" w:fill="FFFFFF"/>
            <w:vAlign w:val="center"/>
          </w:tcPr>
          <w:p w14:paraId="3F3E8C4A" w14:textId="77777777" w:rsidR="00AA4CA3" w:rsidRDefault="00F2093E">
            <w:pPr>
              <w:spacing w:before="0" w:after="0"/>
              <w:ind w:left="0" w:right="0"/>
              <w:jc w:val="right"/>
              <w:rPr>
                <w:rFonts w:ascii="Arial Narrow" w:hAnsi="Arial Narrow"/>
                <w:sz w:val="18"/>
                <w:szCs w:val="18"/>
              </w:rPr>
            </w:pPr>
            <w:r>
              <w:rPr>
                <w:rFonts w:ascii="Arial Narrow" w:hAnsi="Arial Narrow"/>
                <w:sz w:val="18"/>
                <w:szCs w:val="18"/>
              </w:rPr>
              <w:t>4.56%</w:t>
            </w:r>
          </w:p>
        </w:tc>
      </w:tr>
      <w:tr w:rsidR="00AA4CA3" w14:paraId="41D782F8" w14:textId="77777777" w:rsidTr="003C6802">
        <w:trPr>
          <w:trHeight w:val="652"/>
        </w:trPr>
        <w:tc>
          <w:tcPr>
            <w:tcW w:w="562" w:type="dxa"/>
            <w:shd w:val="clear" w:color="000000" w:fill="FFFFFF"/>
            <w:vAlign w:val="center"/>
          </w:tcPr>
          <w:p w14:paraId="4B6E15CF" w14:textId="77777777" w:rsidR="00AA4CA3" w:rsidRDefault="00F2093E">
            <w:pPr>
              <w:spacing w:before="0" w:after="0"/>
              <w:ind w:left="0" w:right="0"/>
              <w:jc w:val="center"/>
              <w:rPr>
                <w:rFonts w:ascii="Arial Narrow" w:hAnsi="Arial Narrow"/>
                <w:sz w:val="18"/>
                <w:szCs w:val="18"/>
              </w:rPr>
            </w:pPr>
            <w:r>
              <w:rPr>
                <w:rFonts w:ascii="Arial Narrow" w:hAnsi="Arial Narrow" w:hint="eastAsia"/>
                <w:sz w:val="18"/>
                <w:szCs w:val="18"/>
              </w:rPr>
              <w:t>3</w:t>
            </w:r>
          </w:p>
        </w:tc>
        <w:tc>
          <w:tcPr>
            <w:tcW w:w="2835" w:type="dxa"/>
            <w:shd w:val="clear" w:color="000000" w:fill="FFFFFF"/>
            <w:vAlign w:val="center"/>
          </w:tcPr>
          <w:p w14:paraId="594778B2" w14:textId="77777777" w:rsidR="00AA4CA3" w:rsidRDefault="00F2093E">
            <w:pPr>
              <w:spacing w:before="0" w:after="0"/>
              <w:ind w:left="0" w:right="0"/>
              <w:jc w:val="left"/>
              <w:rPr>
                <w:rFonts w:ascii="Arial Narrow" w:hAnsi="Arial Narrow"/>
                <w:sz w:val="18"/>
                <w:szCs w:val="18"/>
              </w:rPr>
            </w:pPr>
            <w:r>
              <w:rPr>
                <w:rFonts w:ascii="Arial Narrow" w:hAnsi="Arial Narrow" w:cs="Calibri"/>
                <w:color w:val="000000"/>
                <w:sz w:val="18"/>
                <w:szCs w:val="18"/>
              </w:rPr>
              <w:t>EVE ENERGY CO., LTD.</w:t>
            </w:r>
          </w:p>
        </w:tc>
        <w:tc>
          <w:tcPr>
            <w:tcW w:w="993" w:type="dxa"/>
            <w:shd w:val="clear" w:color="000000" w:fill="FFFFFF"/>
            <w:vAlign w:val="center"/>
          </w:tcPr>
          <w:p w14:paraId="25EE1DFB" w14:textId="77777777" w:rsidR="00AA4CA3" w:rsidRDefault="00F2093E">
            <w:pPr>
              <w:spacing w:before="0" w:after="0"/>
              <w:ind w:left="0" w:right="0"/>
              <w:jc w:val="center"/>
              <w:rPr>
                <w:rFonts w:ascii="Arial Narrow" w:eastAsia="仿宋_GB2312" w:hAnsi="Arial Narrow"/>
                <w:color w:val="000000"/>
                <w:sz w:val="18"/>
                <w:szCs w:val="18"/>
              </w:rPr>
            </w:pPr>
            <w:r>
              <w:rPr>
                <w:rFonts w:ascii="Arial Narrow" w:eastAsia="仿宋_GB2312" w:hAnsi="Arial Narrow" w:hint="eastAsia"/>
                <w:color w:val="000000"/>
                <w:sz w:val="18"/>
                <w:szCs w:val="18"/>
              </w:rPr>
              <w:t>中国</w:t>
            </w:r>
          </w:p>
        </w:tc>
        <w:tc>
          <w:tcPr>
            <w:tcW w:w="850" w:type="dxa"/>
            <w:shd w:val="clear" w:color="000000" w:fill="FFFFFF"/>
            <w:vAlign w:val="center"/>
          </w:tcPr>
          <w:p w14:paraId="3B00ED71" w14:textId="77777777" w:rsidR="00AA4CA3" w:rsidRDefault="00F2093E">
            <w:pPr>
              <w:spacing w:before="0" w:after="0"/>
              <w:ind w:left="0" w:right="0"/>
              <w:jc w:val="center"/>
              <w:rPr>
                <w:rFonts w:ascii="Arial Narrow" w:eastAsia="仿宋_GB2312" w:hAnsi="Arial Narrow"/>
                <w:color w:val="000000"/>
                <w:sz w:val="18"/>
                <w:szCs w:val="18"/>
              </w:rPr>
            </w:pPr>
            <w:r>
              <w:rPr>
                <w:rFonts w:ascii="Arial Narrow" w:eastAsia="仿宋_GB2312" w:hAnsi="Arial Narrow"/>
                <w:color w:val="000000"/>
                <w:sz w:val="18"/>
                <w:szCs w:val="18"/>
              </w:rPr>
              <w:t>3691</w:t>
            </w:r>
          </w:p>
        </w:tc>
        <w:tc>
          <w:tcPr>
            <w:tcW w:w="1531" w:type="dxa"/>
            <w:tcBorders>
              <w:top w:val="single" w:sz="4" w:space="0" w:color="000000"/>
              <w:left w:val="single" w:sz="8" w:space="0" w:color="000000"/>
              <w:bottom w:val="single" w:sz="4" w:space="0" w:color="000000"/>
              <w:right w:val="single" w:sz="4" w:space="0" w:color="000000"/>
            </w:tcBorders>
            <w:shd w:val="clear" w:color="auto" w:fill="FFFFFF"/>
            <w:vAlign w:val="center"/>
          </w:tcPr>
          <w:p w14:paraId="2DA1D7ED" w14:textId="3D9D3B14" w:rsidR="00AA4CA3" w:rsidRDefault="00F2093E">
            <w:pPr>
              <w:spacing w:before="0" w:after="0"/>
              <w:ind w:left="0" w:right="0"/>
              <w:jc w:val="right"/>
              <w:rPr>
                <w:rFonts w:ascii="Arial Narrow" w:eastAsia="仿宋_GB2312" w:hAnsi="Arial Narrow"/>
                <w:color w:val="000000"/>
                <w:sz w:val="18"/>
                <w:szCs w:val="18"/>
              </w:rPr>
            </w:pPr>
            <w:r>
              <w:rPr>
                <w:rFonts w:ascii="Arial Narrow" w:eastAsia="仿宋_GB2312" w:hAnsi="Arial Narrow"/>
                <w:color w:val="000000"/>
                <w:sz w:val="18"/>
                <w:szCs w:val="18"/>
              </w:rPr>
              <w:t xml:space="preserve"> 20,343,710.33 </w:t>
            </w:r>
          </w:p>
        </w:tc>
        <w:tc>
          <w:tcPr>
            <w:tcW w:w="153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E56AB4" w14:textId="53F0409C" w:rsidR="00AA4CA3" w:rsidRDefault="00F2093E">
            <w:pPr>
              <w:spacing w:before="0" w:after="0"/>
              <w:ind w:left="0" w:right="0"/>
              <w:jc w:val="right"/>
              <w:rPr>
                <w:rFonts w:ascii="Arial Narrow" w:eastAsia="仿宋_GB2312" w:hAnsi="Arial Narrow"/>
                <w:color w:val="000000"/>
                <w:sz w:val="18"/>
                <w:szCs w:val="18"/>
              </w:rPr>
            </w:pPr>
            <w:r>
              <w:rPr>
                <w:rFonts w:ascii="Arial Narrow" w:eastAsia="仿宋_GB2312" w:hAnsi="Arial Narrow"/>
                <w:color w:val="000000"/>
                <w:sz w:val="18"/>
                <w:szCs w:val="18"/>
              </w:rPr>
              <w:t xml:space="preserve"> -15,690,680.67 </w:t>
            </w:r>
          </w:p>
        </w:tc>
        <w:tc>
          <w:tcPr>
            <w:tcW w:w="153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03B396E" w14:textId="42EB926A" w:rsidR="00AA4CA3" w:rsidRDefault="00F2093E">
            <w:pPr>
              <w:spacing w:before="0" w:after="0"/>
              <w:ind w:left="0" w:right="0"/>
              <w:jc w:val="right"/>
              <w:rPr>
                <w:rFonts w:ascii="Arial Narrow" w:eastAsia="仿宋_GB2312" w:hAnsi="Arial Narrow"/>
                <w:color w:val="000000"/>
                <w:sz w:val="18"/>
                <w:szCs w:val="18"/>
              </w:rPr>
            </w:pPr>
            <w:r>
              <w:rPr>
                <w:rFonts w:ascii="Arial Narrow" w:eastAsia="仿宋_GB2312" w:hAnsi="Arial Narrow"/>
                <w:color w:val="000000"/>
                <w:sz w:val="18"/>
                <w:szCs w:val="18"/>
              </w:rPr>
              <w:t xml:space="preserve"> -2,522,753.67 </w:t>
            </w:r>
          </w:p>
        </w:tc>
        <w:tc>
          <w:tcPr>
            <w:tcW w:w="153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B171A16" w14:textId="625CBC01" w:rsidR="00AA4CA3" w:rsidRDefault="00F2093E">
            <w:pPr>
              <w:spacing w:before="0" w:after="0"/>
              <w:ind w:left="0" w:right="0"/>
              <w:jc w:val="right"/>
              <w:rPr>
                <w:rFonts w:ascii="Arial Narrow" w:eastAsia="仿宋_GB2312" w:hAnsi="Arial Narrow"/>
                <w:color w:val="000000"/>
                <w:sz w:val="18"/>
                <w:szCs w:val="18"/>
              </w:rPr>
            </w:pPr>
            <w:r>
              <w:rPr>
                <w:rFonts w:ascii="Arial Narrow" w:eastAsia="仿宋_GB2312" w:hAnsi="Arial Narrow"/>
                <w:color w:val="000000"/>
                <w:sz w:val="18"/>
                <w:szCs w:val="18"/>
              </w:rPr>
              <w:t xml:space="preserve"> -773,619.00 </w:t>
            </w:r>
          </w:p>
        </w:tc>
        <w:tc>
          <w:tcPr>
            <w:tcW w:w="153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05091C4" w14:textId="1AA567DA" w:rsidR="00AA4CA3" w:rsidRDefault="00F2093E">
            <w:pPr>
              <w:spacing w:before="0" w:after="0"/>
              <w:ind w:left="0" w:right="0"/>
              <w:jc w:val="right"/>
              <w:rPr>
                <w:rFonts w:ascii="Arial Narrow" w:eastAsia="仿宋_GB2312" w:hAnsi="Arial Narrow"/>
                <w:color w:val="000000"/>
                <w:sz w:val="18"/>
                <w:szCs w:val="18"/>
              </w:rPr>
            </w:pPr>
            <w:r>
              <w:rPr>
                <w:rFonts w:ascii="Arial Narrow" w:eastAsia="仿宋_GB2312" w:hAnsi="Arial Narrow"/>
                <w:color w:val="000000"/>
                <w:sz w:val="18"/>
                <w:szCs w:val="18"/>
              </w:rPr>
              <w:t xml:space="preserve"> 1,356,657.00 </w:t>
            </w:r>
          </w:p>
        </w:tc>
        <w:tc>
          <w:tcPr>
            <w:tcW w:w="992" w:type="dxa"/>
            <w:tcBorders>
              <w:top w:val="single" w:sz="4" w:space="0" w:color="000000"/>
              <w:left w:val="single" w:sz="4" w:space="0" w:color="000000"/>
              <w:bottom w:val="single" w:sz="4" w:space="0" w:color="000000"/>
              <w:right w:val="single" w:sz="8" w:space="0" w:color="000000"/>
            </w:tcBorders>
            <w:shd w:val="clear" w:color="auto" w:fill="FFFFFF"/>
            <w:vAlign w:val="center"/>
          </w:tcPr>
          <w:p w14:paraId="4DF4C287" w14:textId="77777777" w:rsidR="00AA4CA3" w:rsidRDefault="00F2093E">
            <w:pPr>
              <w:spacing w:before="0" w:after="0"/>
              <w:ind w:left="0" w:right="0"/>
              <w:jc w:val="right"/>
              <w:rPr>
                <w:rFonts w:ascii="Arial Narrow" w:eastAsia="仿宋_GB2312" w:hAnsi="Arial Narrow"/>
                <w:color w:val="000000"/>
                <w:sz w:val="18"/>
                <w:szCs w:val="18"/>
              </w:rPr>
            </w:pPr>
            <w:r>
              <w:rPr>
                <w:rFonts w:ascii="Arial Narrow" w:eastAsia="仿宋_GB2312" w:hAnsi="Arial Narrow"/>
                <w:color w:val="000000"/>
                <w:sz w:val="18"/>
                <w:szCs w:val="18"/>
              </w:rPr>
              <w:t>7.15%</w:t>
            </w:r>
          </w:p>
        </w:tc>
      </w:tr>
      <w:tr w:rsidR="00AA4CA3" w14:paraId="0A3C217B" w14:textId="77777777" w:rsidTr="003C6802">
        <w:trPr>
          <w:trHeight w:val="652"/>
        </w:trPr>
        <w:tc>
          <w:tcPr>
            <w:tcW w:w="562" w:type="dxa"/>
            <w:shd w:val="clear" w:color="000000" w:fill="FFFFFF"/>
            <w:vAlign w:val="center"/>
          </w:tcPr>
          <w:p w14:paraId="03C83A57" w14:textId="77777777" w:rsidR="00AA4CA3" w:rsidRDefault="00F2093E">
            <w:pPr>
              <w:spacing w:before="0" w:after="0"/>
              <w:ind w:left="0" w:right="0"/>
              <w:jc w:val="center"/>
              <w:rPr>
                <w:rFonts w:ascii="Arial Narrow" w:hAnsi="Arial Narrow"/>
                <w:sz w:val="18"/>
                <w:szCs w:val="18"/>
              </w:rPr>
            </w:pPr>
            <w:r>
              <w:rPr>
                <w:rFonts w:ascii="Arial Narrow" w:hAnsi="Arial Narrow"/>
                <w:sz w:val="18"/>
                <w:szCs w:val="18"/>
              </w:rPr>
              <w:t>4</w:t>
            </w:r>
          </w:p>
        </w:tc>
        <w:tc>
          <w:tcPr>
            <w:tcW w:w="2835" w:type="dxa"/>
            <w:shd w:val="clear" w:color="000000" w:fill="FFFFFF"/>
            <w:vAlign w:val="center"/>
          </w:tcPr>
          <w:p w14:paraId="3372D1B4" w14:textId="77777777" w:rsidR="00AA4CA3" w:rsidRDefault="00F2093E">
            <w:pPr>
              <w:spacing w:before="0" w:after="0"/>
              <w:ind w:left="0" w:right="0"/>
              <w:jc w:val="left"/>
              <w:rPr>
                <w:rFonts w:ascii="Arial Narrow" w:hAnsi="Arial Narrow"/>
                <w:sz w:val="18"/>
                <w:szCs w:val="18"/>
              </w:rPr>
            </w:pPr>
            <w:r>
              <w:rPr>
                <w:rFonts w:ascii="Arial Narrow" w:hAnsi="Arial Narrow" w:cs="Calibri"/>
                <w:color w:val="000000"/>
                <w:sz w:val="18"/>
                <w:szCs w:val="18"/>
              </w:rPr>
              <w:t>SHENZHEN TOPBAND CO.,LTD.</w:t>
            </w:r>
          </w:p>
        </w:tc>
        <w:tc>
          <w:tcPr>
            <w:tcW w:w="993" w:type="dxa"/>
            <w:shd w:val="clear" w:color="000000" w:fill="FFFFFF"/>
            <w:vAlign w:val="center"/>
          </w:tcPr>
          <w:p w14:paraId="56E3C5C6" w14:textId="77777777" w:rsidR="00AA4CA3" w:rsidRDefault="00F2093E">
            <w:pPr>
              <w:spacing w:before="0" w:after="0"/>
              <w:ind w:left="0" w:right="0"/>
              <w:jc w:val="center"/>
              <w:rPr>
                <w:rFonts w:ascii="Arial Narrow" w:eastAsia="仿宋_GB2312" w:hAnsi="Arial Narrow"/>
                <w:color w:val="000000"/>
                <w:sz w:val="18"/>
                <w:szCs w:val="18"/>
              </w:rPr>
            </w:pPr>
            <w:r>
              <w:rPr>
                <w:rFonts w:ascii="Arial Narrow" w:eastAsia="仿宋_GB2312" w:hAnsi="Arial Narrow" w:hint="eastAsia"/>
                <w:color w:val="000000"/>
                <w:sz w:val="18"/>
                <w:szCs w:val="18"/>
              </w:rPr>
              <w:t>中国</w:t>
            </w:r>
          </w:p>
        </w:tc>
        <w:tc>
          <w:tcPr>
            <w:tcW w:w="850" w:type="dxa"/>
            <w:shd w:val="clear" w:color="000000" w:fill="FFFFFF"/>
            <w:vAlign w:val="center"/>
          </w:tcPr>
          <w:p w14:paraId="7B271F88" w14:textId="77777777" w:rsidR="00AA4CA3" w:rsidRDefault="00F2093E">
            <w:pPr>
              <w:spacing w:before="0" w:after="0"/>
              <w:ind w:left="0" w:right="0"/>
              <w:jc w:val="center"/>
              <w:rPr>
                <w:rFonts w:ascii="Arial Narrow" w:hAnsi="Arial Narrow"/>
                <w:sz w:val="18"/>
                <w:szCs w:val="18"/>
              </w:rPr>
            </w:pPr>
            <w:r>
              <w:rPr>
                <w:rFonts w:ascii="Arial Narrow" w:eastAsia="仿宋_GB2312" w:hAnsi="Arial Narrow"/>
                <w:color w:val="000000"/>
                <w:sz w:val="18"/>
                <w:szCs w:val="18"/>
              </w:rPr>
              <w:t>3699</w:t>
            </w:r>
          </w:p>
        </w:tc>
        <w:tc>
          <w:tcPr>
            <w:tcW w:w="1531" w:type="dxa"/>
            <w:tcBorders>
              <w:top w:val="single" w:sz="4" w:space="0" w:color="000000"/>
              <w:left w:val="single" w:sz="8" w:space="0" w:color="000000"/>
              <w:bottom w:val="single" w:sz="4" w:space="0" w:color="000000"/>
              <w:right w:val="single" w:sz="4" w:space="0" w:color="000000"/>
            </w:tcBorders>
            <w:shd w:val="clear" w:color="auto" w:fill="FFFFFF"/>
            <w:vAlign w:val="center"/>
          </w:tcPr>
          <w:p w14:paraId="26F1A61C" w14:textId="568DE8D7" w:rsidR="00AA4CA3" w:rsidRDefault="00F2093E">
            <w:pPr>
              <w:spacing w:before="0" w:after="0"/>
              <w:ind w:left="0" w:right="0"/>
              <w:jc w:val="right"/>
              <w:rPr>
                <w:rFonts w:ascii="Arial Narrow" w:eastAsia="仿宋_GB2312" w:hAnsi="Arial Narrow"/>
                <w:color w:val="000000"/>
                <w:sz w:val="18"/>
                <w:szCs w:val="18"/>
              </w:rPr>
            </w:pPr>
            <w:r>
              <w:rPr>
                <w:rFonts w:ascii="Arial Narrow" w:eastAsia="仿宋_GB2312" w:hAnsi="Arial Narrow"/>
                <w:color w:val="000000"/>
                <w:sz w:val="18"/>
                <w:szCs w:val="18"/>
              </w:rPr>
              <w:t xml:space="preserve"> 7,317,962.67 </w:t>
            </w:r>
          </w:p>
        </w:tc>
        <w:tc>
          <w:tcPr>
            <w:tcW w:w="153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F7E43D6" w14:textId="1D2A675C" w:rsidR="00AA4CA3" w:rsidRDefault="00F2093E">
            <w:pPr>
              <w:spacing w:before="0" w:after="0"/>
              <w:ind w:left="0" w:right="0"/>
              <w:jc w:val="right"/>
              <w:rPr>
                <w:rFonts w:ascii="Arial Narrow" w:eastAsia="仿宋_GB2312" w:hAnsi="Arial Narrow"/>
                <w:color w:val="000000"/>
                <w:sz w:val="18"/>
                <w:szCs w:val="18"/>
              </w:rPr>
            </w:pPr>
            <w:r>
              <w:rPr>
                <w:rFonts w:ascii="Arial Narrow" w:eastAsia="仿宋_GB2312" w:hAnsi="Arial Narrow"/>
                <w:color w:val="000000"/>
                <w:sz w:val="18"/>
                <w:szCs w:val="18"/>
              </w:rPr>
              <w:t xml:space="preserve"> -5,640,511.33 </w:t>
            </w:r>
          </w:p>
        </w:tc>
        <w:tc>
          <w:tcPr>
            <w:tcW w:w="153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9FD1D0B" w14:textId="7ECBF36F" w:rsidR="00AA4CA3" w:rsidRDefault="00F2093E">
            <w:pPr>
              <w:spacing w:before="0" w:after="0"/>
              <w:ind w:left="0" w:right="0"/>
              <w:jc w:val="right"/>
              <w:rPr>
                <w:rFonts w:ascii="Arial Narrow" w:eastAsia="仿宋_GB2312" w:hAnsi="Arial Narrow"/>
                <w:color w:val="000000"/>
                <w:sz w:val="18"/>
                <w:szCs w:val="18"/>
              </w:rPr>
            </w:pPr>
            <w:r>
              <w:rPr>
                <w:rFonts w:ascii="Arial Narrow" w:eastAsia="仿宋_GB2312" w:hAnsi="Arial Narrow"/>
                <w:color w:val="000000"/>
                <w:sz w:val="18"/>
                <w:szCs w:val="18"/>
              </w:rPr>
              <w:t xml:space="preserve"> -936,538.33 </w:t>
            </w:r>
          </w:p>
        </w:tc>
        <w:tc>
          <w:tcPr>
            <w:tcW w:w="153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500099" w14:textId="7146E04F" w:rsidR="00AA4CA3" w:rsidRDefault="00F2093E">
            <w:pPr>
              <w:spacing w:before="0" w:after="0"/>
              <w:ind w:left="0" w:right="0"/>
              <w:jc w:val="right"/>
              <w:rPr>
                <w:rFonts w:ascii="Arial Narrow" w:eastAsia="仿宋_GB2312" w:hAnsi="Arial Narrow"/>
                <w:color w:val="000000"/>
                <w:sz w:val="18"/>
                <w:szCs w:val="18"/>
              </w:rPr>
            </w:pPr>
            <w:r>
              <w:rPr>
                <w:rFonts w:ascii="Arial Narrow" w:eastAsia="仿宋_GB2312" w:hAnsi="Arial Narrow"/>
                <w:color w:val="000000"/>
                <w:sz w:val="18"/>
                <w:szCs w:val="18"/>
              </w:rPr>
              <w:t xml:space="preserve"> -160,939.67 </w:t>
            </w:r>
          </w:p>
        </w:tc>
        <w:tc>
          <w:tcPr>
            <w:tcW w:w="153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E3399A4" w14:textId="4718219F" w:rsidR="00AA4CA3" w:rsidRDefault="00F2093E">
            <w:pPr>
              <w:spacing w:before="0" w:after="0"/>
              <w:ind w:left="0" w:right="0"/>
              <w:jc w:val="right"/>
              <w:rPr>
                <w:rFonts w:ascii="Arial Narrow" w:eastAsia="仿宋_GB2312" w:hAnsi="Arial Narrow"/>
                <w:color w:val="000000"/>
                <w:sz w:val="18"/>
                <w:szCs w:val="18"/>
              </w:rPr>
            </w:pPr>
            <w:r>
              <w:rPr>
                <w:rFonts w:ascii="Arial Narrow" w:eastAsia="仿宋_GB2312" w:hAnsi="Arial Narrow"/>
                <w:color w:val="000000"/>
                <w:sz w:val="18"/>
                <w:szCs w:val="18"/>
              </w:rPr>
              <w:t xml:space="preserve"> 579,973.33 </w:t>
            </w:r>
          </w:p>
        </w:tc>
        <w:tc>
          <w:tcPr>
            <w:tcW w:w="992" w:type="dxa"/>
            <w:tcBorders>
              <w:top w:val="single" w:sz="4" w:space="0" w:color="000000"/>
              <w:left w:val="single" w:sz="4" w:space="0" w:color="000000"/>
              <w:bottom w:val="single" w:sz="4" w:space="0" w:color="000000"/>
              <w:right w:val="single" w:sz="8" w:space="0" w:color="000000"/>
            </w:tcBorders>
            <w:shd w:val="clear" w:color="auto" w:fill="FFFFFF"/>
            <w:vAlign w:val="center"/>
          </w:tcPr>
          <w:p w14:paraId="0C99FAEE" w14:textId="77777777" w:rsidR="00AA4CA3" w:rsidRDefault="00F2093E">
            <w:pPr>
              <w:spacing w:before="0" w:after="0"/>
              <w:ind w:left="0" w:right="0"/>
              <w:jc w:val="right"/>
              <w:rPr>
                <w:rFonts w:ascii="Arial Narrow" w:eastAsia="仿宋_GB2312" w:hAnsi="Arial Narrow"/>
                <w:color w:val="000000"/>
                <w:sz w:val="18"/>
                <w:szCs w:val="18"/>
              </w:rPr>
            </w:pPr>
            <w:r>
              <w:rPr>
                <w:rFonts w:ascii="Arial Narrow" w:eastAsia="仿宋_GB2312" w:hAnsi="Arial Narrow"/>
                <w:color w:val="000000"/>
                <w:sz w:val="18"/>
                <w:szCs w:val="18"/>
              </w:rPr>
              <w:t>8.61%</w:t>
            </w:r>
          </w:p>
        </w:tc>
      </w:tr>
      <w:tr w:rsidR="00AA4CA3" w14:paraId="23DF6A03" w14:textId="77777777" w:rsidTr="003C6802">
        <w:trPr>
          <w:trHeight w:val="652"/>
        </w:trPr>
        <w:tc>
          <w:tcPr>
            <w:tcW w:w="562" w:type="dxa"/>
            <w:shd w:val="clear" w:color="000000" w:fill="FFFFFF"/>
            <w:vAlign w:val="center"/>
          </w:tcPr>
          <w:p w14:paraId="3FDD14D2" w14:textId="77777777" w:rsidR="00AA4CA3" w:rsidRDefault="00F2093E">
            <w:pPr>
              <w:spacing w:before="0" w:after="0"/>
              <w:ind w:left="0" w:right="0"/>
              <w:jc w:val="center"/>
              <w:rPr>
                <w:rFonts w:ascii="Arial Narrow" w:hAnsi="Arial Narrow"/>
                <w:sz w:val="18"/>
                <w:szCs w:val="18"/>
              </w:rPr>
            </w:pPr>
            <w:r>
              <w:rPr>
                <w:rFonts w:ascii="Arial Narrow" w:hAnsi="Arial Narrow"/>
                <w:sz w:val="18"/>
                <w:szCs w:val="18"/>
              </w:rPr>
              <w:t>5</w:t>
            </w:r>
          </w:p>
        </w:tc>
        <w:tc>
          <w:tcPr>
            <w:tcW w:w="2835" w:type="dxa"/>
            <w:shd w:val="clear" w:color="000000" w:fill="FFFFFF"/>
            <w:vAlign w:val="center"/>
          </w:tcPr>
          <w:p w14:paraId="1F748B6A" w14:textId="77777777" w:rsidR="00AA4CA3" w:rsidRDefault="00F2093E">
            <w:pPr>
              <w:spacing w:before="0" w:after="0"/>
              <w:ind w:left="0" w:right="0"/>
              <w:jc w:val="left"/>
              <w:rPr>
                <w:rFonts w:ascii="Arial Narrow" w:hAnsi="Arial Narrow"/>
                <w:sz w:val="18"/>
                <w:szCs w:val="18"/>
              </w:rPr>
            </w:pPr>
            <w:r>
              <w:rPr>
                <w:rFonts w:ascii="Arial Narrow" w:hAnsi="Arial Narrow" w:cs="Calibri"/>
                <w:color w:val="000000"/>
                <w:sz w:val="18"/>
                <w:szCs w:val="18"/>
              </w:rPr>
              <w:t>DYNAPACK INTERNATIONAL TECHNOLOGY CORPORATION</w:t>
            </w:r>
          </w:p>
        </w:tc>
        <w:tc>
          <w:tcPr>
            <w:tcW w:w="993" w:type="dxa"/>
            <w:shd w:val="clear" w:color="000000" w:fill="FFFFFF"/>
            <w:vAlign w:val="center"/>
          </w:tcPr>
          <w:p w14:paraId="55153427" w14:textId="77777777" w:rsidR="00AA4CA3" w:rsidRDefault="00F2093E">
            <w:pPr>
              <w:spacing w:before="0" w:after="0"/>
              <w:ind w:left="0" w:right="0"/>
              <w:jc w:val="center"/>
              <w:rPr>
                <w:rFonts w:ascii="Arial Narrow" w:eastAsia="仿宋_GB2312" w:hAnsi="Arial Narrow"/>
                <w:color w:val="000000"/>
                <w:sz w:val="18"/>
                <w:szCs w:val="18"/>
              </w:rPr>
            </w:pPr>
            <w:r>
              <w:rPr>
                <w:rFonts w:ascii="Arial Narrow" w:eastAsia="仿宋_GB2312" w:hAnsi="Arial Narrow" w:hint="eastAsia"/>
                <w:color w:val="000000"/>
                <w:sz w:val="18"/>
                <w:szCs w:val="18"/>
              </w:rPr>
              <w:t>中国台湾</w:t>
            </w:r>
          </w:p>
        </w:tc>
        <w:tc>
          <w:tcPr>
            <w:tcW w:w="850" w:type="dxa"/>
            <w:shd w:val="clear" w:color="000000" w:fill="FFFFFF"/>
            <w:vAlign w:val="center"/>
          </w:tcPr>
          <w:p w14:paraId="297EA36C" w14:textId="77777777" w:rsidR="00AA4CA3" w:rsidRDefault="00F2093E">
            <w:pPr>
              <w:spacing w:before="0" w:after="0"/>
              <w:ind w:left="0" w:right="0"/>
              <w:jc w:val="center"/>
              <w:rPr>
                <w:rFonts w:ascii="Arial Narrow" w:hAnsi="Arial Narrow"/>
                <w:sz w:val="18"/>
                <w:szCs w:val="18"/>
              </w:rPr>
            </w:pPr>
            <w:r>
              <w:rPr>
                <w:rFonts w:ascii="Arial Narrow" w:hAnsi="Arial Narrow"/>
                <w:sz w:val="18"/>
                <w:szCs w:val="18"/>
              </w:rPr>
              <w:t>3691</w:t>
            </w:r>
          </w:p>
        </w:tc>
        <w:tc>
          <w:tcPr>
            <w:tcW w:w="1531" w:type="dxa"/>
            <w:tcBorders>
              <w:top w:val="single" w:sz="4" w:space="0" w:color="000000"/>
              <w:left w:val="single" w:sz="8" w:space="0" w:color="000000"/>
              <w:bottom w:val="single" w:sz="4" w:space="0" w:color="000000"/>
              <w:right w:val="single" w:sz="4" w:space="0" w:color="000000"/>
            </w:tcBorders>
            <w:shd w:val="clear" w:color="auto" w:fill="FFFFFF"/>
            <w:vAlign w:val="center"/>
          </w:tcPr>
          <w:p w14:paraId="7A50253F" w14:textId="03CEB266" w:rsidR="00AA4CA3" w:rsidRDefault="00F2093E">
            <w:pPr>
              <w:spacing w:before="0" w:after="0"/>
              <w:ind w:left="0" w:right="0"/>
              <w:jc w:val="right"/>
              <w:rPr>
                <w:rFonts w:ascii="Arial Narrow" w:eastAsia="仿宋_GB2312" w:hAnsi="Arial Narrow"/>
                <w:color w:val="000000"/>
                <w:sz w:val="18"/>
                <w:szCs w:val="18"/>
              </w:rPr>
            </w:pPr>
            <w:r>
              <w:rPr>
                <w:rFonts w:ascii="Arial Narrow" w:eastAsia="仿宋_GB2312" w:hAnsi="Arial Narrow"/>
                <w:color w:val="000000"/>
                <w:sz w:val="18"/>
                <w:szCs w:val="18"/>
              </w:rPr>
              <w:t xml:space="preserve"> 19,729,936.33 </w:t>
            </w:r>
          </w:p>
        </w:tc>
        <w:tc>
          <w:tcPr>
            <w:tcW w:w="153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FB1D8DF" w14:textId="2B9E9A2B" w:rsidR="00AA4CA3" w:rsidRDefault="00F2093E">
            <w:pPr>
              <w:spacing w:before="0" w:after="0"/>
              <w:ind w:left="0" w:right="0"/>
              <w:jc w:val="right"/>
              <w:rPr>
                <w:rFonts w:ascii="Arial Narrow" w:eastAsia="仿宋_GB2312" w:hAnsi="Arial Narrow"/>
                <w:color w:val="000000"/>
                <w:sz w:val="18"/>
                <w:szCs w:val="18"/>
              </w:rPr>
            </w:pPr>
            <w:r>
              <w:rPr>
                <w:rFonts w:ascii="Arial Narrow" w:eastAsia="仿宋_GB2312" w:hAnsi="Arial Narrow"/>
                <w:color w:val="000000"/>
                <w:sz w:val="18"/>
                <w:szCs w:val="18"/>
              </w:rPr>
              <w:t xml:space="preserve"> -17,661,768.33 </w:t>
            </w:r>
          </w:p>
        </w:tc>
        <w:tc>
          <w:tcPr>
            <w:tcW w:w="153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4D9CDF0" w14:textId="7E8D366A" w:rsidR="00AA4CA3" w:rsidRDefault="00F2093E">
            <w:pPr>
              <w:spacing w:before="0" w:after="0"/>
              <w:ind w:left="0" w:right="0"/>
              <w:jc w:val="right"/>
              <w:rPr>
                <w:rFonts w:ascii="Arial Narrow" w:eastAsia="仿宋_GB2312" w:hAnsi="Arial Narrow"/>
                <w:color w:val="000000"/>
                <w:sz w:val="18"/>
                <w:szCs w:val="18"/>
              </w:rPr>
            </w:pPr>
            <w:r>
              <w:rPr>
                <w:rFonts w:ascii="Arial Narrow" w:eastAsia="仿宋_GB2312" w:hAnsi="Arial Narrow"/>
                <w:color w:val="000000"/>
                <w:sz w:val="18"/>
                <w:szCs w:val="18"/>
              </w:rPr>
              <w:t xml:space="preserve"> -778,636.67 </w:t>
            </w:r>
          </w:p>
        </w:tc>
        <w:tc>
          <w:tcPr>
            <w:tcW w:w="153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BE2B76" w14:textId="0A6D75B3" w:rsidR="00AA4CA3" w:rsidRDefault="00F2093E">
            <w:pPr>
              <w:spacing w:before="0" w:after="0"/>
              <w:ind w:left="0" w:right="0"/>
              <w:jc w:val="right"/>
              <w:rPr>
                <w:rFonts w:ascii="Arial Narrow" w:eastAsia="仿宋_GB2312" w:hAnsi="Arial Narrow"/>
                <w:color w:val="000000"/>
                <w:sz w:val="18"/>
                <w:szCs w:val="18"/>
              </w:rPr>
            </w:pPr>
            <w:r>
              <w:rPr>
                <w:rFonts w:ascii="Arial Narrow" w:eastAsia="仿宋_GB2312" w:hAnsi="Arial Narrow"/>
                <w:color w:val="000000"/>
                <w:sz w:val="18"/>
                <w:szCs w:val="18"/>
              </w:rPr>
              <w:t xml:space="preserve"> -267,039.33 </w:t>
            </w:r>
          </w:p>
        </w:tc>
        <w:tc>
          <w:tcPr>
            <w:tcW w:w="153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495F4FB" w14:textId="24490ACD" w:rsidR="00AA4CA3" w:rsidRDefault="00F2093E">
            <w:pPr>
              <w:spacing w:before="0" w:after="0"/>
              <w:ind w:left="0" w:right="0"/>
              <w:jc w:val="right"/>
              <w:rPr>
                <w:rFonts w:ascii="Arial Narrow" w:eastAsia="仿宋_GB2312" w:hAnsi="Arial Narrow"/>
                <w:color w:val="000000"/>
                <w:sz w:val="18"/>
                <w:szCs w:val="18"/>
              </w:rPr>
            </w:pPr>
            <w:r>
              <w:rPr>
                <w:rFonts w:ascii="Arial Narrow" w:eastAsia="仿宋_GB2312" w:hAnsi="Arial Narrow"/>
                <w:color w:val="000000"/>
                <w:sz w:val="18"/>
                <w:szCs w:val="18"/>
              </w:rPr>
              <w:t xml:space="preserve"> 1,022,492.00 </w:t>
            </w:r>
          </w:p>
        </w:tc>
        <w:tc>
          <w:tcPr>
            <w:tcW w:w="992" w:type="dxa"/>
            <w:tcBorders>
              <w:top w:val="single" w:sz="4" w:space="0" w:color="000000"/>
              <w:left w:val="single" w:sz="4" w:space="0" w:color="000000"/>
              <w:bottom w:val="single" w:sz="4" w:space="0" w:color="000000"/>
              <w:right w:val="single" w:sz="8" w:space="0" w:color="000000"/>
            </w:tcBorders>
            <w:shd w:val="clear" w:color="auto" w:fill="FFFFFF"/>
            <w:vAlign w:val="center"/>
          </w:tcPr>
          <w:p w14:paraId="17E413FC" w14:textId="77777777" w:rsidR="00AA4CA3" w:rsidRDefault="00F2093E">
            <w:pPr>
              <w:spacing w:before="0" w:after="0"/>
              <w:ind w:left="0" w:right="0"/>
              <w:jc w:val="right"/>
              <w:rPr>
                <w:rFonts w:ascii="Arial Narrow" w:eastAsia="仿宋_GB2312" w:hAnsi="Arial Narrow"/>
                <w:color w:val="000000"/>
                <w:sz w:val="18"/>
                <w:szCs w:val="18"/>
              </w:rPr>
            </w:pPr>
            <w:r>
              <w:rPr>
                <w:rFonts w:ascii="Arial Narrow" w:eastAsia="仿宋_GB2312" w:hAnsi="Arial Narrow"/>
                <w:color w:val="000000"/>
                <w:sz w:val="18"/>
                <w:szCs w:val="18"/>
              </w:rPr>
              <w:t>5.47%</w:t>
            </w:r>
          </w:p>
        </w:tc>
      </w:tr>
      <w:tr w:rsidR="00AA4CA3" w14:paraId="1B844EFC" w14:textId="77777777" w:rsidTr="003C6802">
        <w:trPr>
          <w:trHeight w:val="652"/>
        </w:trPr>
        <w:tc>
          <w:tcPr>
            <w:tcW w:w="562" w:type="dxa"/>
            <w:shd w:val="clear" w:color="000000" w:fill="FFFFFF"/>
            <w:vAlign w:val="center"/>
          </w:tcPr>
          <w:p w14:paraId="4CF2C929" w14:textId="77777777" w:rsidR="00AA4CA3" w:rsidRDefault="00F2093E">
            <w:pPr>
              <w:spacing w:before="0" w:after="0"/>
              <w:ind w:left="0" w:right="0"/>
              <w:jc w:val="center"/>
              <w:rPr>
                <w:rFonts w:ascii="Arial Narrow" w:hAnsi="Arial Narrow"/>
                <w:sz w:val="18"/>
                <w:szCs w:val="18"/>
              </w:rPr>
            </w:pPr>
            <w:r>
              <w:rPr>
                <w:rFonts w:ascii="Arial Narrow" w:hAnsi="Arial Narrow"/>
                <w:sz w:val="18"/>
                <w:szCs w:val="18"/>
              </w:rPr>
              <w:t>6</w:t>
            </w:r>
          </w:p>
        </w:tc>
        <w:tc>
          <w:tcPr>
            <w:tcW w:w="2835" w:type="dxa"/>
            <w:shd w:val="clear" w:color="000000" w:fill="FFFFFF"/>
            <w:vAlign w:val="center"/>
          </w:tcPr>
          <w:p w14:paraId="191BFC18" w14:textId="77777777" w:rsidR="00AA4CA3" w:rsidRDefault="00F2093E">
            <w:pPr>
              <w:spacing w:before="0" w:after="0"/>
              <w:ind w:left="0" w:right="0"/>
              <w:jc w:val="left"/>
              <w:rPr>
                <w:rFonts w:ascii="Arial Narrow" w:hAnsi="Arial Narrow"/>
                <w:sz w:val="18"/>
                <w:szCs w:val="18"/>
              </w:rPr>
            </w:pPr>
            <w:r>
              <w:rPr>
                <w:rFonts w:ascii="Arial Narrow" w:hAnsi="Arial Narrow" w:cs="Calibri"/>
                <w:color w:val="000000"/>
                <w:sz w:val="18"/>
                <w:szCs w:val="18"/>
              </w:rPr>
              <w:t>GUANGZHOU GREAT POWER ENERGY &amp; TECHNOLOGY CO.,LTD.</w:t>
            </w:r>
          </w:p>
        </w:tc>
        <w:tc>
          <w:tcPr>
            <w:tcW w:w="993" w:type="dxa"/>
            <w:shd w:val="clear" w:color="000000" w:fill="FFFFFF"/>
            <w:vAlign w:val="center"/>
          </w:tcPr>
          <w:p w14:paraId="61A2E229" w14:textId="77777777" w:rsidR="00AA4CA3" w:rsidRDefault="00F2093E">
            <w:pPr>
              <w:spacing w:before="0" w:after="0"/>
              <w:ind w:left="0" w:right="0"/>
              <w:jc w:val="center"/>
              <w:rPr>
                <w:rFonts w:ascii="Arial Narrow" w:eastAsia="仿宋_GB2312" w:hAnsi="Arial Narrow"/>
                <w:color w:val="000000"/>
                <w:sz w:val="18"/>
                <w:szCs w:val="18"/>
              </w:rPr>
            </w:pPr>
            <w:r>
              <w:rPr>
                <w:rFonts w:ascii="Arial Narrow" w:eastAsia="仿宋_GB2312" w:hAnsi="Arial Narrow" w:hint="eastAsia"/>
                <w:color w:val="000000"/>
                <w:sz w:val="18"/>
                <w:szCs w:val="18"/>
              </w:rPr>
              <w:t>中国</w:t>
            </w:r>
          </w:p>
        </w:tc>
        <w:tc>
          <w:tcPr>
            <w:tcW w:w="850" w:type="dxa"/>
            <w:shd w:val="clear" w:color="000000" w:fill="FFFFFF"/>
            <w:vAlign w:val="center"/>
          </w:tcPr>
          <w:p w14:paraId="40CB16A3" w14:textId="77777777" w:rsidR="00AA4CA3" w:rsidRDefault="00F2093E">
            <w:pPr>
              <w:spacing w:before="0" w:after="0"/>
              <w:ind w:left="0" w:right="0"/>
              <w:jc w:val="center"/>
              <w:rPr>
                <w:rFonts w:ascii="Arial Narrow" w:hAnsi="Arial Narrow"/>
                <w:sz w:val="18"/>
                <w:szCs w:val="18"/>
              </w:rPr>
            </w:pPr>
            <w:r>
              <w:rPr>
                <w:rFonts w:ascii="Arial Narrow" w:hAnsi="Arial Narrow"/>
                <w:sz w:val="18"/>
                <w:szCs w:val="18"/>
              </w:rPr>
              <w:t>3691</w:t>
            </w:r>
          </w:p>
        </w:tc>
        <w:tc>
          <w:tcPr>
            <w:tcW w:w="1531" w:type="dxa"/>
            <w:tcBorders>
              <w:top w:val="single" w:sz="4" w:space="0" w:color="000000"/>
              <w:left w:val="single" w:sz="8" w:space="0" w:color="000000"/>
              <w:bottom w:val="single" w:sz="4" w:space="0" w:color="000000"/>
              <w:right w:val="single" w:sz="4" w:space="0" w:color="000000"/>
            </w:tcBorders>
            <w:shd w:val="clear" w:color="auto" w:fill="FFFFFF"/>
            <w:vAlign w:val="center"/>
          </w:tcPr>
          <w:p w14:paraId="4A303997" w14:textId="21302BD9" w:rsidR="00AA4CA3" w:rsidRDefault="00F2093E">
            <w:pPr>
              <w:spacing w:before="0" w:after="0"/>
              <w:ind w:left="0" w:right="0"/>
              <w:jc w:val="right"/>
              <w:rPr>
                <w:rFonts w:ascii="Arial Narrow" w:eastAsia="仿宋_GB2312" w:hAnsi="Arial Narrow"/>
                <w:color w:val="000000"/>
                <w:sz w:val="18"/>
                <w:szCs w:val="18"/>
              </w:rPr>
            </w:pPr>
            <w:r>
              <w:rPr>
                <w:rFonts w:ascii="Arial Narrow" w:eastAsia="仿宋_GB2312" w:hAnsi="Arial Narrow"/>
                <w:color w:val="000000"/>
                <w:sz w:val="18"/>
                <w:szCs w:val="18"/>
              </w:rPr>
              <w:t xml:space="preserve"> 5,997,336.00 </w:t>
            </w:r>
          </w:p>
        </w:tc>
        <w:tc>
          <w:tcPr>
            <w:tcW w:w="153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1E2F8C" w14:textId="500EE159" w:rsidR="00AA4CA3" w:rsidRDefault="00F2093E">
            <w:pPr>
              <w:spacing w:before="0" w:after="0"/>
              <w:ind w:left="0" w:right="0"/>
              <w:jc w:val="right"/>
              <w:rPr>
                <w:rFonts w:ascii="Arial Narrow" w:eastAsia="仿宋_GB2312" w:hAnsi="Arial Narrow"/>
                <w:color w:val="000000"/>
                <w:sz w:val="18"/>
                <w:szCs w:val="18"/>
              </w:rPr>
            </w:pPr>
            <w:r>
              <w:rPr>
                <w:rFonts w:ascii="Arial Narrow" w:eastAsia="仿宋_GB2312" w:hAnsi="Arial Narrow"/>
                <w:color w:val="000000"/>
                <w:sz w:val="18"/>
                <w:szCs w:val="18"/>
              </w:rPr>
              <w:t xml:space="preserve"> -4,710,890.00 </w:t>
            </w:r>
          </w:p>
        </w:tc>
        <w:tc>
          <w:tcPr>
            <w:tcW w:w="153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C12D199" w14:textId="65E7F20A" w:rsidR="00AA4CA3" w:rsidRDefault="00F2093E">
            <w:pPr>
              <w:spacing w:before="0" w:after="0"/>
              <w:ind w:left="0" w:right="0"/>
              <w:jc w:val="right"/>
              <w:rPr>
                <w:rFonts w:ascii="Arial Narrow" w:eastAsia="仿宋_GB2312" w:hAnsi="Arial Narrow"/>
                <w:color w:val="000000"/>
                <w:sz w:val="18"/>
                <w:szCs w:val="18"/>
              </w:rPr>
            </w:pPr>
            <w:r>
              <w:rPr>
                <w:rFonts w:ascii="Arial Narrow" w:eastAsia="仿宋_GB2312" w:hAnsi="Arial Narrow"/>
                <w:color w:val="000000"/>
                <w:sz w:val="18"/>
                <w:szCs w:val="18"/>
              </w:rPr>
              <w:t xml:space="preserve"> -632,538.67 </w:t>
            </w:r>
          </w:p>
        </w:tc>
        <w:tc>
          <w:tcPr>
            <w:tcW w:w="153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8FF95DA" w14:textId="0E3D5A41" w:rsidR="00AA4CA3" w:rsidRDefault="00F2093E">
            <w:pPr>
              <w:spacing w:before="0" w:after="0"/>
              <w:ind w:left="0" w:right="0"/>
              <w:jc w:val="right"/>
              <w:rPr>
                <w:rFonts w:ascii="Arial Narrow" w:eastAsia="仿宋_GB2312" w:hAnsi="Arial Narrow"/>
                <w:color w:val="000000"/>
                <w:sz w:val="18"/>
                <w:szCs w:val="18"/>
              </w:rPr>
            </w:pPr>
            <w:r>
              <w:rPr>
                <w:rFonts w:ascii="Arial Narrow" w:eastAsia="仿宋_GB2312" w:hAnsi="Arial Narrow"/>
                <w:color w:val="000000"/>
                <w:sz w:val="18"/>
                <w:szCs w:val="18"/>
              </w:rPr>
              <w:t xml:space="preserve"> -339,977.67 </w:t>
            </w:r>
          </w:p>
        </w:tc>
        <w:tc>
          <w:tcPr>
            <w:tcW w:w="153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02499AC" w14:textId="62BC2350" w:rsidR="00AA4CA3" w:rsidRDefault="00F2093E">
            <w:pPr>
              <w:spacing w:before="0" w:after="0"/>
              <w:ind w:left="0" w:right="0"/>
              <w:jc w:val="right"/>
              <w:rPr>
                <w:rFonts w:ascii="Arial Narrow" w:eastAsia="仿宋_GB2312" w:hAnsi="Arial Narrow"/>
                <w:color w:val="000000"/>
                <w:sz w:val="18"/>
                <w:szCs w:val="18"/>
              </w:rPr>
            </w:pPr>
            <w:r>
              <w:rPr>
                <w:rFonts w:ascii="Arial Narrow" w:eastAsia="仿宋_GB2312" w:hAnsi="Arial Narrow"/>
                <w:color w:val="000000"/>
                <w:sz w:val="18"/>
                <w:szCs w:val="18"/>
              </w:rPr>
              <w:t xml:space="preserve"> 313,929.67 </w:t>
            </w:r>
          </w:p>
        </w:tc>
        <w:tc>
          <w:tcPr>
            <w:tcW w:w="992" w:type="dxa"/>
            <w:tcBorders>
              <w:top w:val="single" w:sz="4" w:space="0" w:color="000000"/>
              <w:left w:val="single" w:sz="4" w:space="0" w:color="000000"/>
              <w:bottom w:val="single" w:sz="4" w:space="0" w:color="000000"/>
              <w:right w:val="single" w:sz="8" w:space="0" w:color="000000"/>
            </w:tcBorders>
            <w:shd w:val="clear" w:color="auto" w:fill="FFFFFF"/>
            <w:vAlign w:val="center"/>
          </w:tcPr>
          <w:p w14:paraId="37282E48" w14:textId="77777777" w:rsidR="00AA4CA3" w:rsidRDefault="00F2093E">
            <w:pPr>
              <w:spacing w:before="0" w:after="0"/>
              <w:ind w:left="0" w:right="0"/>
              <w:jc w:val="right"/>
              <w:rPr>
                <w:rFonts w:ascii="Arial Narrow" w:eastAsia="仿宋_GB2312" w:hAnsi="Arial Narrow"/>
                <w:color w:val="000000"/>
                <w:sz w:val="18"/>
                <w:szCs w:val="18"/>
              </w:rPr>
            </w:pPr>
            <w:r>
              <w:rPr>
                <w:rFonts w:ascii="Arial Narrow" w:eastAsia="仿宋_GB2312" w:hAnsi="Arial Narrow"/>
                <w:color w:val="000000"/>
                <w:sz w:val="18"/>
                <w:szCs w:val="18"/>
              </w:rPr>
              <w:t>5.52%</w:t>
            </w:r>
          </w:p>
        </w:tc>
      </w:tr>
      <w:tr w:rsidR="00AA4CA3" w14:paraId="7E6F49EA" w14:textId="77777777" w:rsidTr="003C6802">
        <w:trPr>
          <w:trHeight w:val="652"/>
        </w:trPr>
        <w:tc>
          <w:tcPr>
            <w:tcW w:w="562" w:type="dxa"/>
            <w:shd w:val="clear" w:color="000000" w:fill="FFFFFF"/>
            <w:vAlign w:val="center"/>
          </w:tcPr>
          <w:p w14:paraId="3DD6D052" w14:textId="77777777" w:rsidR="00AA4CA3" w:rsidRDefault="00F2093E">
            <w:pPr>
              <w:spacing w:before="0" w:after="0"/>
              <w:ind w:left="0" w:right="0"/>
              <w:jc w:val="center"/>
              <w:rPr>
                <w:rFonts w:ascii="Arial Narrow" w:hAnsi="Arial Narrow"/>
                <w:sz w:val="18"/>
                <w:szCs w:val="18"/>
              </w:rPr>
            </w:pPr>
            <w:r>
              <w:rPr>
                <w:rFonts w:ascii="Arial Narrow" w:hAnsi="Arial Narrow"/>
                <w:sz w:val="18"/>
                <w:szCs w:val="18"/>
              </w:rPr>
              <w:t>7</w:t>
            </w:r>
          </w:p>
        </w:tc>
        <w:tc>
          <w:tcPr>
            <w:tcW w:w="2835" w:type="dxa"/>
            <w:shd w:val="clear" w:color="000000" w:fill="FFFFFF"/>
            <w:vAlign w:val="center"/>
          </w:tcPr>
          <w:p w14:paraId="7502AB29" w14:textId="77777777" w:rsidR="00AA4CA3" w:rsidRDefault="00F2093E">
            <w:pPr>
              <w:spacing w:before="0" w:after="0"/>
              <w:ind w:left="0" w:right="0"/>
              <w:jc w:val="left"/>
              <w:rPr>
                <w:rFonts w:ascii="Arial Narrow" w:hAnsi="Arial Narrow"/>
                <w:sz w:val="18"/>
                <w:szCs w:val="18"/>
              </w:rPr>
            </w:pPr>
            <w:r>
              <w:rPr>
                <w:rFonts w:ascii="Arial Narrow" w:hAnsi="Arial Narrow" w:cs="Calibri"/>
                <w:color w:val="000000"/>
                <w:sz w:val="18"/>
                <w:szCs w:val="18"/>
              </w:rPr>
              <w:t>CELXPERT ENERGY CORPORATION</w:t>
            </w:r>
          </w:p>
        </w:tc>
        <w:tc>
          <w:tcPr>
            <w:tcW w:w="993" w:type="dxa"/>
            <w:shd w:val="clear" w:color="000000" w:fill="FFFFFF"/>
            <w:vAlign w:val="center"/>
          </w:tcPr>
          <w:p w14:paraId="026D27C7" w14:textId="77777777" w:rsidR="00AA4CA3" w:rsidRDefault="00F2093E">
            <w:pPr>
              <w:spacing w:before="0" w:after="0"/>
              <w:ind w:left="0" w:right="0"/>
              <w:jc w:val="center"/>
              <w:rPr>
                <w:rFonts w:ascii="Arial Narrow" w:eastAsia="仿宋_GB2312" w:hAnsi="Arial Narrow"/>
                <w:color w:val="000000"/>
                <w:sz w:val="18"/>
                <w:szCs w:val="18"/>
              </w:rPr>
            </w:pPr>
            <w:r>
              <w:rPr>
                <w:rFonts w:ascii="Arial Narrow" w:eastAsia="仿宋_GB2312" w:hAnsi="Arial Narrow" w:hint="eastAsia"/>
                <w:color w:val="000000"/>
                <w:sz w:val="18"/>
                <w:szCs w:val="18"/>
              </w:rPr>
              <w:t>中国台湾</w:t>
            </w:r>
          </w:p>
        </w:tc>
        <w:tc>
          <w:tcPr>
            <w:tcW w:w="850" w:type="dxa"/>
            <w:shd w:val="clear" w:color="000000" w:fill="FFFFFF"/>
            <w:vAlign w:val="center"/>
          </w:tcPr>
          <w:p w14:paraId="309BB5B7" w14:textId="77777777" w:rsidR="00AA4CA3" w:rsidRDefault="00F2093E">
            <w:pPr>
              <w:spacing w:before="0" w:after="0"/>
              <w:ind w:left="0" w:right="0"/>
              <w:jc w:val="center"/>
              <w:rPr>
                <w:rFonts w:ascii="Arial Narrow" w:hAnsi="Arial Narrow"/>
                <w:sz w:val="18"/>
                <w:szCs w:val="18"/>
              </w:rPr>
            </w:pPr>
            <w:r>
              <w:rPr>
                <w:rFonts w:ascii="Arial Narrow" w:hAnsi="Arial Narrow"/>
                <w:sz w:val="18"/>
                <w:szCs w:val="18"/>
              </w:rPr>
              <w:t>3699</w:t>
            </w:r>
          </w:p>
        </w:tc>
        <w:tc>
          <w:tcPr>
            <w:tcW w:w="1531" w:type="dxa"/>
            <w:tcBorders>
              <w:top w:val="single" w:sz="4" w:space="0" w:color="000000"/>
              <w:left w:val="single" w:sz="8" w:space="0" w:color="000000"/>
              <w:bottom w:val="single" w:sz="4" w:space="0" w:color="000000"/>
              <w:right w:val="single" w:sz="4" w:space="0" w:color="000000"/>
            </w:tcBorders>
            <w:shd w:val="clear" w:color="auto" w:fill="FFFFFF"/>
            <w:vAlign w:val="center"/>
          </w:tcPr>
          <w:p w14:paraId="6096FEB4" w14:textId="66A39AA3" w:rsidR="00AA4CA3" w:rsidRDefault="00F2093E">
            <w:pPr>
              <w:spacing w:before="0" w:after="0"/>
              <w:ind w:left="0" w:right="0"/>
              <w:jc w:val="right"/>
              <w:rPr>
                <w:rFonts w:ascii="Arial Narrow" w:eastAsia="仿宋_GB2312" w:hAnsi="Arial Narrow"/>
                <w:color w:val="000000"/>
                <w:sz w:val="18"/>
                <w:szCs w:val="18"/>
              </w:rPr>
            </w:pPr>
            <w:r>
              <w:rPr>
                <w:rFonts w:ascii="Arial Narrow" w:eastAsia="仿宋_GB2312" w:hAnsi="Arial Narrow"/>
                <w:color w:val="000000"/>
                <w:sz w:val="18"/>
                <w:szCs w:val="18"/>
              </w:rPr>
              <w:t xml:space="preserve"> 12,407,058.33 </w:t>
            </w:r>
          </w:p>
        </w:tc>
        <w:tc>
          <w:tcPr>
            <w:tcW w:w="153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B62C57" w14:textId="2D70529B" w:rsidR="00AA4CA3" w:rsidRDefault="00F2093E">
            <w:pPr>
              <w:spacing w:before="0" w:after="0"/>
              <w:ind w:left="0" w:right="0"/>
              <w:jc w:val="right"/>
              <w:rPr>
                <w:rFonts w:ascii="Arial Narrow" w:eastAsia="仿宋_GB2312" w:hAnsi="Arial Narrow"/>
                <w:color w:val="000000"/>
                <w:sz w:val="18"/>
                <w:szCs w:val="18"/>
              </w:rPr>
            </w:pPr>
            <w:r>
              <w:rPr>
                <w:rFonts w:ascii="Arial Narrow" w:eastAsia="仿宋_GB2312" w:hAnsi="Arial Narrow"/>
                <w:color w:val="000000"/>
                <w:sz w:val="18"/>
                <w:szCs w:val="18"/>
              </w:rPr>
              <w:t xml:space="preserve"> -11,135,396.33 </w:t>
            </w:r>
          </w:p>
        </w:tc>
        <w:tc>
          <w:tcPr>
            <w:tcW w:w="153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6CFBD21" w14:textId="491DD3A8" w:rsidR="00AA4CA3" w:rsidRDefault="00F2093E">
            <w:pPr>
              <w:spacing w:before="0" w:after="0"/>
              <w:ind w:left="0" w:right="0"/>
              <w:jc w:val="right"/>
              <w:rPr>
                <w:rFonts w:ascii="Arial Narrow" w:eastAsia="仿宋_GB2312" w:hAnsi="Arial Narrow"/>
                <w:color w:val="000000"/>
                <w:sz w:val="18"/>
                <w:szCs w:val="18"/>
              </w:rPr>
            </w:pPr>
            <w:r>
              <w:rPr>
                <w:rFonts w:ascii="Arial Narrow" w:eastAsia="仿宋_GB2312" w:hAnsi="Arial Narrow"/>
                <w:color w:val="000000"/>
                <w:sz w:val="18"/>
                <w:szCs w:val="18"/>
              </w:rPr>
              <w:t xml:space="preserve"> -809,870.00 </w:t>
            </w:r>
          </w:p>
        </w:tc>
        <w:tc>
          <w:tcPr>
            <w:tcW w:w="153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A976551" w14:textId="184DBB96" w:rsidR="00AA4CA3" w:rsidRDefault="00F2093E">
            <w:pPr>
              <w:spacing w:before="0" w:after="0"/>
              <w:ind w:left="0" w:right="0"/>
              <w:jc w:val="right"/>
              <w:rPr>
                <w:rFonts w:ascii="Arial Narrow" w:eastAsia="仿宋_GB2312" w:hAnsi="Arial Narrow"/>
                <w:color w:val="000000"/>
                <w:sz w:val="18"/>
                <w:szCs w:val="18"/>
              </w:rPr>
            </w:pPr>
            <w:r>
              <w:rPr>
                <w:rFonts w:ascii="Arial Narrow" w:eastAsia="仿宋_GB2312" w:hAnsi="Arial Narrow"/>
                <w:color w:val="000000"/>
                <w:sz w:val="18"/>
                <w:szCs w:val="18"/>
              </w:rPr>
              <w:t xml:space="preserve"> -142,924.67 </w:t>
            </w:r>
          </w:p>
        </w:tc>
        <w:tc>
          <w:tcPr>
            <w:tcW w:w="153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16B574" w14:textId="79221E04" w:rsidR="00AA4CA3" w:rsidRDefault="00F2093E">
            <w:pPr>
              <w:spacing w:before="0" w:after="0"/>
              <w:ind w:left="0" w:right="0"/>
              <w:jc w:val="right"/>
              <w:rPr>
                <w:rFonts w:ascii="Arial Narrow" w:eastAsia="仿宋_GB2312" w:hAnsi="Arial Narrow"/>
                <w:color w:val="000000"/>
                <w:sz w:val="18"/>
                <w:szCs w:val="18"/>
              </w:rPr>
            </w:pPr>
            <w:r>
              <w:rPr>
                <w:rFonts w:ascii="Arial Narrow" w:eastAsia="仿宋_GB2312" w:hAnsi="Arial Narrow"/>
                <w:color w:val="000000"/>
                <w:sz w:val="18"/>
                <w:szCs w:val="18"/>
              </w:rPr>
              <w:t xml:space="preserve"> 318,867.33 </w:t>
            </w:r>
          </w:p>
        </w:tc>
        <w:tc>
          <w:tcPr>
            <w:tcW w:w="992" w:type="dxa"/>
            <w:tcBorders>
              <w:top w:val="single" w:sz="4" w:space="0" w:color="000000"/>
              <w:left w:val="single" w:sz="4" w:space="0" w:color="000000"/>
              <w:bottom w:val="single" w:sz="4" w:space="0" w:color="000000"/>
              <w:right w:val="single" w:sz="8" w:space="0" w:color="000000"/>
            </w:tcBorders>
            <w:shd w:val="clear" w:color="auto" w:fill="FFFFFF"/>
            <w:vAlign w:val="center"/>
          </w:tcPr>
          <w:p w14:paraId="6B3C2BF5" w14:textId="77777777" w:rsidR="00AA4CA3" w:rsidRDefault="00F2093E">
            <w:pPr>
              <w:spacing w:before="0" w:after="0"/>
              <w:ind w:left="0" w:right="0"/>
              <w:jc w:val="right"/>
              <w:rPr>
                <w:rFonts w:ascii="Arial Narrow" w:eastAsia="仿宋_GB2312" w:hAnsi="Arial Narrow"/>
                <w:color w:val="000000"/>
                <w:sz w:val="18"/>
                <w:szCs w:val="18"/>
              </w:rPr>
            </w:pPr>
            <w:r>
              <w:rPr>
                <w:rFonts w:ascii="Arial Narrow" w:eastAsia="仿宋_GB2312" w:hAnsi="Arial Narrow"/>
                <w:color w:val="000000"/>
                <w:sz w:val="18"/>
                <w:szCs w:val="18"/>
              </w:rPr>
              <w:t>2.64%</w:t>
            </w:r>
          </w:p>
        </w:tc>
      </w:tr>
      <w:tr w:rsidR="00AA4CA3" w14:paraId="762B559B" w14:textId="77777777" w:rsidTr="003C6802">
        <w:trPr>
          <w:trHeight w:val="652"/>
        </w:trPr>
        <w:tc>
          <w:tcPr>
            <w:tcW w:w="562" w:type="dxa"/>
            <w:shd w:val="clear" w:color="000000" w:fill="FFFFFF"/>
            <w:vAlign w:val="center"/>
          </w:tcPr>
          <w:p w14:paraId="0E739637" w14:textId="77777777" w:rsidR="00AA4CA3" w:rsidRDefault="00F2093E">
            <w:pPr>
              <w:spacing w:before="0" w:after="0"/>
              <w:ind w:left="0" w:right="0"/>
              <w:jc w:val="center"/>
              <w:rPr>
                <w:rFonts w:ascii="Arial Narrow" w:hAnsi="Arial Narrow"/>
                <w:sz w:val="18"/>
                <w:szCs w:val="18"/>
              </w:rPr>
            </w:pPr>
            <w:r>
              <w:rPr>
                <w:rFonts w:ascii="Arial Narrow" w:hAnsi="Arial Narrow"/>
                <w:sz w:val="18"/>
                <w:szCs w:val="18"/>
              </w:rPr>
              <w:t>8</w:t>
            </w:r>
          </w:p>
        </w:tc>
        <w:tc>
          <w:tcPr>
            <w:tcW w:w="2835" w:type="dxa"/>
            <w:shd w:val="clear" w:color="000000" w:fill="FFFFFF"/>
            <w:vAlign w:val="center"/>
          </w:tcPr>
          <w:p w14:paraId="0356675E" w14:textId="77777777" w:rsidR="00AA4CA3" w:rsidRDefault="00F2093E">
            <w:pPr>
              <w:spacing w:before="0" w:after="0"/>
              <w:ind w:left="0" w:right="0"/>
              <w:jc w:val="left"/>
              <w:rPr>
                <w:rFonts w:ascii="Arial Narrow" w:hAnsi="Arial Narrow"/>
                <w:sz w:val="18"/>
                <w:szCs w:val="18"/>
              </w:rPr>
            </w:pPr>
            <w:r>
              <w:rPr>
                <w:rFonts w:ascii="Arial Narrow" w:hAnsi="Arial Narrow" w:cs="Calibri"/>
                <w:color w:val="000000"/>
                <w:sz w:val="18"/>
                <w:szCs w:val="18"/>
              </w:rPr>
              <w:t>SHENZHEN CENTER POWER TECH CO., LTD</w:t>
            </w:r>
          </w:p>
        </w:tc>
        <w:tc>
          <w:tcPr>
            <w:tcW w:w="993" w:type="dxa"/>
            <w:shd w:val="clear" w:color="000000" w:fill="FFFFFF"/>
            <w:vAlign w:val="center"/>
          </w:tcPr>
          <w:p w14:paraId="24C83B25" w14:textId="77777777" w:rsidR="00AA4CA3" w:rsidRDefault="00F2093E">
            <w:pPr>
              <w:spacing w:before="0" w:after="0"/>
              <w:ind w:left="0" w:right="0"/>
              <w:jc w:val="center"/>
              <w:rPr>
                <w:rFonts w:ascii="Arial Narrow" w:eastAsia="仿宋_GB2312" w:hAnsi="Arial Narrow"/>
                <w:color w:val="000000"/>
                <w:sz w:val="18"/>
                <w:szCs w:val="18"/>
              </w:rPr>
            </w:pPr>
            <w:r>
              <w:rPr>
                <w:rFonts w:ascii="Arial Narrow" w:eastAsia="仿宋_GB2312" w:hAnsi="Arial Narrow" w:hint="eastAsia"/>
                <w:color w:val="000000"/>
                <w:sz w:val="18"/>
                <w:szCs w:val="18"/>
              </w:rPr>
              <w:t>中国</w:t>
            </w:r>
          </w:p>
        </w:tc>
        <w:tc>
          <w:tcPr>
            <w:tcW w:w="850" w:type="dxa"/>
            <w:shd w:val="clear" w:color="000000" w:fill="FFFFFF"/>
            <w:vAlign w:val="center"/>
          </w:tcPr>
          <w:p w14:paraId="3091C48C" w14:textId="77777777" w:rsidR="00AA4CA3" w:rsidRDefault="00F2093E">
            <w:pPr>
              <w:spacing w:before="0" w:after="0"/>
              <w:ind w:left="0" w:right="0"/>
              <w:jc w:val="center"/>
              <w:rPr>
                <w:rFonts w:ascii="Arial Narrow" w:hAnsi="Arial Narrow"/>
                <w:sz w:val="18"/>
                <w:szCs w:val="18"/>
              </w:rPr>
            </w:pPr>
            <w:r>
              <w:rPr>
                <w:rFonts w:ascii="Arial Narrow" w:hAnsi="Arial Narrow"/>
                <w:sz w:val="18"/>
                <w:szCs w:val="18"/>
              </w:rPr>
              <w:t>3691</w:t>
            </w:r>
          </w:p>
        </w:tc>
        <w:tc>
          <w:tcPr>
            <w:tcW w:w="1531" w:type="dxa"/>
            <w:tcBorders>
              <w:top w:val="single" w:sz="4" w:space="0" w:color="000000"/>
              <w:left w:val="single" w:sz="8" w:space="0" w:color="000000"/>
              <w:bottom w:val="single" w:sz="4" w:space="0" w:color="000000"/>
              <w:right w:val="single" w:sz="4" w:space="0" w:color="000000"/>
            </w:tcBorders>
            <w:shd w:val="clear" w:color="auto" w:fill="FFFFFF"/>
            <w:vAlign w:val="center"/>
          </w:tcPr>
          <w:p w14:paraId="632DFAFC" w14:textId="2CE665F5" w:rsidR="00AA4CA3" w:rsidRDefault="00F2093E">
            <w:pPr>
              <w:spacing w:before="0" w:after="0"/>
              <w:ind w:left="0" w:right="0"/>
              <w:jc w:val="right"/>
              <w:rPr>
                <w:rFonts w:ascii="Arial Narrow" w:eastAsia="仿宋_GB2312" w:hAnsi="Arial Narrow"/>
                <w:color w:val="000000"/>
                <w:sz w:val="18"/>
                <w:szCs w:val="18"/>
              </w:rPr>
            </w:pPr>
            <w:r>
              <w:rPr>
                <w:rFonts w:ascii="Arial Narrow" w:eastAsia="仿宋_GB2312" w:hAnsi="Arial Narrow"/>
                <w:color w:val="000000"/>
                <w:sz w:val="18"/>
                <w:szCs w:val="18"/>
              </w:rPr>
              <w:t xml:space="preserve"> 3,211,718.33 </w:t>
            </w:r>
          </w:p>
        </w:tc>
        <w:tc>
          <w:tcPr>
            <w:tcW w:w="153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602845D" w14:textId="1DE22E10" w:rsidR="00AA4CA3" w:rsidRDefault="00F2093E">
            <w:pPr>
              <w:spacing w:before="0" w:after="0"/>
              <w:ind w:left="0" w:right="0"/>
              <w:jc w:val="right"/>
              <w:rPr>
                <w:rFonts w:ascii="Arial Narrow" w:eastAsia="仿宋_GB2312" w:hAnsi="Arial Narrow"/>
                <w:color w:val="000000"/>
                <w:sz w:val="18"/>
                <w:szCs w:val="18"/>
              </w:rPr>
            </w:pPr>
            <w:r>
              <w:rPr>
                <w:rFonts w:ascii="Arial Narrow" w:eastAsia="仿宋_GB2312" w:hAnsi="Arial Narrow"/>
                <w:color w:val="000000"/>
                <w:sz w:val="18"/>
                <w:szCs w:val="18"/>
              </w:rPr>
              <w:t xml:space="preserve"> -2,670,210.33 </w:t>
            </w:r>
          </w:p>
        </w:tc>
        <w:tc>
          <w:tcPr>
            <w:tcW w:w="153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99CD66D" w14:textId="090DEF49" w:rsidR="00AA4CA3" w:rsidRDefault="00F2093E">
            <w:pPr>
              <w:spacing w:before="0" w:after="0"/>
              <w:ind w:left="0" w:right="0"/>
              <w:jc w:val="right"/>
              <w:rPr>
                <w:rFonts w:ascii="Arial Narrow" w:eastAsia="仿宋_GB2312" w:hAnsi="Arial Narrow"/>
                <w:color w:val="000000"/>
                <w:sz w:val="18"/>
                <w:szCs w:val="18"/>
              </w:rPr>
            </w:pPr>
            <w:r>
              <w:rPr>
                <w:rFonts w:ascii="Arial Narrow" w:eastAsia="仿宋_GB2312" w:hAnsi="Arial Narrow"/>
                <w:color w:val="000000"/>
                <w:sz w:val="18"/>
                <w:szCs w:val="18"/>
              </w:rPr>
              <w:t xml:space="preserve"> -381,892.33 </w:t>
            </w:r>
          </w:p>
        </w:tc>
        <w:tc>
          <w:tcPr>
            <w:tcW w:w="153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0DAEA23" w14:textId="76A18454" w:rsidR="00AA4CA3" w:rsidRDefault="00F2093E">
            <w:pPr>
              <w:spacing w:before="0" w:after="0"/>
              <w:ind w:left="0" w:right="0"/>
              <w:jc w:val="right"/>
              <w:rPr>
                <w:rFonts w:ascii="Arial Narrow" w:eastAsia="仿宋_GB2312" w:hAnsi="Arial Narrow"/>
                <w:color w:val="000000"/>
                <w:sz w:val="18"/>
                <w:szCs w:val="18"/>
              </w:rPr>
            </w:pPr>
            <w:r>
              <w:rPr>
                <w:rFonts w:ascii="Arial Narrow" w:eastAsia="仿宋_GB2312" w:hAnsi="Arial Narrow"/>
                <w:color w:val="000000"/>
                <w:sz w:val="18"/>
                <w:szCs w:val="18"/>
              </w:rPr>
              <w:t xml:space="preserve"> -138,708.33 </w:t>
            </w:r>
          </w:p>
        </w:tc>
        <w:tc>
          <w:tcPr>
            <w:tcW w:w="153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955390D" w14:textId="2D5E8F4A" w:rsidR="00AA4CA3" w:rsidRDefault="00F2093E">
            <w:pPr>
              <w:spacing w:before="0" w:after="0"/>
              <w:ind w:left="0" w:right="0"/>
              <w:jc w:val="right"/>
              <w:rPr>
                <w:rFonts w:ascii="Arial Narrow" w:eastAsia="仿宋_GB2312" w:hAnsi="Arial Narrow"/>
                <w:color w:val="000000"/>
                <w:sz w:val="18"/>
                <w:szCs w:val="18"/>
              </w:rPr>
            </w:pPr>
            <w:r>
              <w:rPr>
                <w:rFonts w:ascii="Arial Narrow" w:eastAsia="仿宋_GB2312" w:hAnsi="Arial Narrow"/>
                <w:color w:val="000000"/>
                <w:sz w:val="18"/>
                <w:szCs w:val="18"/>
              </w:rPr>
              <w:t xml:space="preserve"> 20,907.33 </w:t>
            </w:r>
          </w:p>
        </w:tc>
        <w:tc>
          <w:tcPr>
            <w:tcW w:w="992" w:type="dxa"/>
            <w:tcBorders>
              <w:top w:val="single" w:sz="4" w:space="0" w:color="000000"/>
              <w:left w:val="single" w:sz="4" w:space="0" w:color="000000"/>
              <w:bottom w:val="single" w:sz="4" w:space="0" w:color="000000"/>
              <w:right w:val="single" w:sz="8" w:space="0" w:color="000000"/>
            </w:tcBorders>
            <w:shd w:val="clear" w:color="auto" w:fill="FFFFFF"/>
            <w:vAlign w:val="center"/>
          </w:tcPr>
          <w:p w14:paraId="757A76C5" w14:textId="77777777" w:rsidR="00AA4CA3" w:rsidRDefault="00F2093E">
            <w:pPr>
              <w:spacing w:before="0" w:after="0"/>
              <w:ind w:left="0" w:right="0"/>
              <w:jc w:val="right"/>
              <w:rPr>
                <w:rFonts w:ascii="Arial Narrow" w:eastAsia="仿宋_GB2312" w:hAnsi="Arial Narrow"/>
                <w:color w:val="000000"/>
                <w:sz w:val="18"/>
                <w:szCs w:val="18"/>
              </w:rPr>
            </w:pPr>
            <w:r>
              <w:rPr>
                <w:rFonts w:ascii="Arial Narrow" w:eastAsia="仿宋_GB2312" w:hAnsi="Arial Narrow"/>
                <w:color w:val="000000"/>
                <w:sz w:val="18"/>
                <w:szCs w:val="18"/>
              </w:rPr>
              <w:t>0.66%</w:t>
            </w:r>
          </w:p>
        </w:tc>
      </w:tr>
      <w:tr w:rsidR="00AA4CA3" w14:paraId="0572DD10" w14:textId="77777777" w:rsidTr="003C6802">
        <w:trPr>
          <w:trHeight w:val="652"/>
        </w:trPr>
        <w:tc>
          <w:tcPr>
            <w:tcW w:w="562" w:type="dxa"/>
            <w:shd w:val="clear" w:color="000000" w:fill="FFFFFF"/>
            <w:vAlign w:val="center"/>
          </w:tcPr>
          <w:p w14:paraId="778006D4" w14:textId="77777777" w:rsidR="00AA4CA3" w:rsidRDefault="00F2093E">
            <w:pPr>
              <w:spacing w:before="0" w:after="0"/>
              <w:ind w:left="0" w:right="0"/>
              <w:jc w:val="center"/>
              <w:rPr>
                <w:rFonts w:ascii="Arial Narrow" w:hAnsi="Arial Narrow"/>
                <w:sz w:val="18"/>
                <w:szCs w:val="18"/>
              </w:rPr>
            </w:pPr>
            <w:r>
              <w:rPr>
                <w:rFonts w:ascii="Arial Narrow" w:hAnsi="Arial Narrow"/>
                <w:sz w:val="18"/>
                <w:szCs w:val="18"/>
              </w:rPr>
              <w:lastRenderedPageBreak/>
              <w:t>9</w:t>
            </w:r>
          </w:p>
        </w:tc>
        <w:tc>
          <w:tcPr>
            <w:tcW w:w="2835" w:type="dxa"/>
            <w:shd w:val="clear" w:color="000000" w:fill="FFFFFF"/>
            <w:vAlign w:val="center"/>
          </w:tcPr>
          <w:p w14:paraId="0592E609" w14:textId="77777777" w:rsidR="00AA4CA3" w:rsidRDefault="00F2093E">
            <w:pPr>
              <w:spacing w:before="0" w:after="0"/>
              <w:ind w:left="0" w:right="0"/>
              <w:jc w:val="left"/>
              <w:rPr>
                <w:rFonts w:ascii="Arial Narrow" w:hAnsi="Arial Narrow"/>
                <w:sz w:val="18"/>
                <w:szCs w:val="18"/>
              </w:rPr>
            </w:pPr>
            <w:r>
              <w:rPr>
                <w:rFonts w:ascii="Arial Narrow" w:hAnsi="Arial Narrow" w:cs="Calibri"/>
                <w:color w:val="000000"/>
                <w:sz w:val="18"/>
                <w:szCs w:val="18"/>
              </w:rPr>
              <w:t>PYLON TECHNOLOGIES CO.,LTD.</w:t>
            </w:r>
          </w:p>
        </w:tc>
        <w:tc>
          <w:tcPr>
            <w:tcW w:w="993" w:type="dxa"/>
            <w:shd w:val="clear" w:color="000000" w:fill="FFFFFF"/>
            <w:vAlign w:val="center"/>
          </w:tcPr>
          <w:p w14:paraId="6F8F93D9" w14:textId="77777777" w:rsidR="00AA4CA3" w:rsidRDefault="00F2093E">
            <w:pPr>
              <w:spacing w:before="0" w:after="0"/>
              <w:ind w:left="0" w:right="0"/>
              <w:jc w:val="center"/>
              <w:rPr>
                <w:rFonts w:ascii="Arial Narrow" w:eastAsia="仿宋_GB2312" w:hAnsi="Arial Narrow"/>
                <w:color w:val="000000"/>
                <w:sz w:val="18"/>
                <w:szCs w:val="18"/>
              </w:rPr>
            </w:pPr>
            <w:r>
              <w:rPr>
                <w:rFonts w:ascii="Arial Narrow" w:eastAsia="仿宋_GB2312" w:hAnsi="Arial Narrow" w:hint="eastAsia"/>
                <w:color w:val="000000"/>
                <w:sz w:val="18"/>
                <w:szCs w:val="18"/>
              </w:rPr>
              <w:t>中国</w:t>
            </w:r>
          </w:p>
        </w:tc>
        <w:tc>
          <w:tcPr>
            <w:tcW w:w="850" w:type="dxa"/>
            <w:shd w:val="clear" w:color="000000" w:fill="FFFFFF"/>
            <w:vAlign w:val="center"/>
          </w:tcPr>
          <w:p w14:paraId="7227EEF4" w14:textId="77777777" w:rsidR="00AA4CA3" w:rsidRDefault="00F2093E">
            <w:pPr>
              <w:spacing w:before="0" w:after="0"/>
              <w:ind w:left="0" w:right="0"/>
              <w:jc w:val="center"/>
              <w:rPr>
                <w:rFonts w:ascii="Arial Narrow" w:hAnsi="Arial Narrow"/>
                <w:sz w:val="18"/>
                <w:szCs w:val="18"/>
              </w:rPr>
            </w:pPr>
            <w:r>
              <w:rPr>
                <w:rFonts w:ascii="Arial Narrow" w:hAnsi="Arial Narrow"/>
                <w:sz w:val="18"/>
                <w:szCs w:val="18"/>
              </w:rPr>
              <w:t>3691</w:t>
            </w:r>
          </w:p>
        </w:tc>
        <w:tc>
          <w:tcPr>
            <w:tcW w:w="1531" w:type="dxa"/>
            <w:tcBorders>
              <w:top w:val="single" w:sz="4" w:space="0" w:color="000000"/>
              <w:left w:val="single" w:sz="8" w:space="0" w:color="000000"/>
              <w:bottom w:val="single" w:sz="4" w:space="0" w:color="000000"/>
              <w:right w:val="single" w:sz="4" w:space="0" w:color="000000"/>
            </w:tcBorders>
            <w:shd w:val="clear" w:color="auto" w:fill="FFFFFF"/>
            <w:vAlign w:val="center"/>
          </w:tcPr>
          <w:p w14:paraId="0107020D" w14:textId="1FABDEA1" w:rsidR="00AA4CA3" w:rsidRDefault="00F2093E">
            <w:pPr>
              <w:spacing w:before="0" w:after="0"/>
              <w:ind w:left="0" w:right="0"/>
              <w:jc w:val="right"/>
              <w:rPr>
                <w:rFonts w:ascii="Arial Narrow" w:eastAsia="仿宋_GB2312" w:hAnsi="Arial Narrow"/>
                <w:color w:val="000000"/>
                <w:sz w:val="18"/>
                <w:szCs w:val="18"/>
              </w:rPr>
            </w:pPr>
            <w:r>
              <w:rPr>
                <w:rFonts w:ascii="Arial Narrow" w:eastAsia="仿宋_GB2312" w:hAnsi="Arial Narrow"/>
                <w:color w:val="000000"/>
                <w:sz w:val="18"/>
                <w:szCs w:val="18"/>
              </w:rPr>
              <w:t xml:space="preserve"> 3,031,164.67 </w:t>
            </w:r>
          </w:p>
        </w:tc>
        <w:tc>
          <w:tcPr>
            <w:tcW w:w="153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4E6667F" w14:textId="1F888AAD" w:rsidR="00AA4CA3" w:rsidRDefault="00F2093E">
            <w:pPr>
              <w:spacing w:before="0" w:after="0"/>
              <w:ind w:left="0" w:right="0"/>
              <w:jc w:val="right"/>
              <w:rPr>
                <w:rFonts w:ascii="Arial Narrow" w:eastAsia="仿宋_GB2312" w:hAnsi="Arial Narrow"/>
                <w:color w:val="000000"/>
                <w:sz w:val="18"/>
                <w:szCs w:val="18"/>
              </w:rPr>
            </w:pPr>
            <w:r>
              <w:rPr>
                <w:rFonts w:ascii="Arial Narrow" w:eastAsia="仿宋_GB2312" w:hAnsi="Arial Narrow"/>
                <w:color w:val="000000"/>
                <w:sz w:val="18"/>
                <w:szCs w:val="18"/>
              </w:rPr>
              <w:t xml:space="preserve"> -1,956,410.00 </w:t>
            </w:r>
          </w:p>
        </w:tc>
        <w:tc>
          <w:tcPr>
            <w:tcW w:w="153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F6CB57" w14:textId="543CCD90" w:rsidR="00AA4CA3" w:rsidRDefault="00F2093E">
            <w:pPr>
              <w:spacing w:before="0" w:after="0"/>
              <w:ind w:left="0" w:right="0"/>
              <w:jc w:val="right"/>
              <w:rPr>
                <w:rFonts w:ascii="Arial Narrow" w:eastAsia="仿宋_GB2312" w:hAnsi="Arial Narrow"/>
                <w:color w:val="000000"/>
                <w:sz w:val="18"/>
                <w:szCs w:val="18"/>
              </w:rPr>
            </w:pPr>
            <w:r>
              <w:rPr>
                <w:rFonts w:ascii="Arial Narrow" w:eastAsia="仿宋_GB2312" w:hAnsi="Arial Narrow"/>
                <w:color w:val="000000"/>
                <w:sz w:val="18"/>
                <w:szCs w:val="18"/>
              </w:rPr>
              <w:t xml:space="preserve"> -324,854.67 </w:t>
            </w:r>
          </w:p>
        </w:tc>
        <w:tc>
          <w:tcPr>
            <w:tcW w:w="153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E3863B" w14:textId="3BA6E86D" w:rsidR="00AA4CA3" w:rsidRDefault="00F2093E">
            <w:pPr>
              <w:spacing w:before="0" w:after="0"/>
              <w:ind w:left="0" w:right="0"/>
              <w:jc w:val="right"/>
              <w:rPr>
                <w:rFonts w:ascii="Arial Narrow" w:eastAsia="仿宋_GB2312" w:hAnsi="Arial Narrow"/>
                <w:color w:val="000000"/>
                <w:sz w:val="18"/>
                <w:szCs w:val="18"/>
              </w:rPr>
            </w:pPr>
            <w:r>
              <w:rPr>
                <w:rFonts w:ascii="Arial Narrow" w:eastAsia="仿宋_GB2312" w:hAnsi="Arial Narrow"/>
                <w:color w:val="000000"/>
                <w:sz w:val="18"/>
                <w:szCs w:val="18"/>
              </w:rPr>
              <w:t xml:space="preserve"> -44,341.67 </w:t>
            </w:r>
          </w:p>
        </w:tc>
        <w:tc>
          <w:tcPr>
            <w:tcW w:w="153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EA153CB" w14:textId="0D2F72A5" w:rsidR="00AA4CA3" w:rsidRDefault="00F2093E">
            <w:pPr>
              <w:spacing w:before="0" w:after="0"/>
              <w:ind w:left="0" w:right="0"/>
              <w:jc w:val="right"/>
              <w:rPr>
                <w:rFonts w:ascii="Arial Narrow" w:eastAsia="仿宋_GB2312" w:hAnsi="Arial Narrow"/>
                <w:color w:val="000000"/>
                <w:sz w:val="18"/>
                <w:szCs w:val="18"/>
              </w:rPr>
            </w:pPr>
            <w:r>
              <w:rPr>
                <w:rFonts w:ascii="Arial Narrow" w:eastAsia="仿宋_GB2312" w:hAnsi="Arial Narrow"/>
                <w:color w:val="000000"/>
                <w:sz w:val="18"/>
                <w:szCs w:val="18"/>
              </w:rPr>
              <w:t xml:space="preserve"> 705,558.33 </w:t>
            </w:r>
          </w:p>
        </w:tc>
        <w:tc>
          <w:tcPr>
            <w:tcW w:w="992" w:type="dxa"/>
            <w:tcBorders>
              <w:top w:val="single" w:sz="4" w:space="0" w:color="000000"/>
              <w:left w:val="single" w:sz="4" w:space="0" w:color="000000"/>
              <w:bottom w:val="single" w:sz="4" w:space="0" w:color="000000"/>
              <w:right w:val="single" w:sz="8" w:space="0" w:color="000000"/>
            </w:tcBorders>
            <w:shd w:val="clear" w:color="auto" w:fill="FFFFFF"/>
            <w:vAlign w:val="center"/>
          </w:tcPr>
          <w:p w14:paraId="7E184DF0" w14:textId="77777777" w:rsidR="00AA4CA3" w:rsidRDefault="00F2093E">
            <w:pPr>
              <w:spacing w:before="0" w:after="0"/>
              <w:ind w:left="0" w:right="0"/>
              <w:jc w:val="right"/>
              <w:rPr>
                <w:rFonts w:ascii="Arial Narrow" w:eastAsia="仿宋_GB2312" w:hAnsi="Arial Narrow"/>
                <w:color w:val="000000"/>
                <w:sz w:val="18"/>
                <w:szCs w:val="18"/>
              </w:rPr>
            </w:pPr>
            <w:r>
              <w:rPr>
                <w:rFonts w:ascii="Arial Narrow" w:eastAsia="仿宋_GB2312" w:hAnsi="Arial Narrow"/>
                <w:color w:val="000000"/>
                <w:sz w:val="18"/>
                <w:szCs w:val="18"/>
              </w:rPr>
              <w:t>30.34%</w:t>
            </w:r>
          </w:p>
        </w:tc>
      </w:tr>
      <w:tr w:rsidR="00AA4CA3" w14:paraId="2F57A2F5" w14:textId="77777777" w:rsidTr="003C6802">
        <w:trPr>
          <w:trHeight w:val="652"/>
        </w:trPr>
        <w:tc>
          <w:tcPr>
            <w:tcW w:w="562" w:type="dxa"/>
            <w:shd w:val="clear" w:color="000000" w:fill="FFFFFF"/>
            <w:vAlign w:val="center"/>
          </w:tcPr>
          <w:p w14:paraId="22975F71" w14:textId="77777777" w:rsidR="00AA4CA3" w:rsidRDefault="00F2093E">
            <w:pPr>
              <w:spacing w:before="0" w:after="0"/>
              <w:ind w:left="0" w:right="0"/>
              <w:jc w:val="center"/>
              <w:rPr>
                <w:rFonts w:ascii="Arial Narrow" w:hAnsi="Arial Narrow"/>
                <w:sz w:val="18"/>
                <w:szCs w:val="18"/>
              </w:rPr>
            </w:pPr>
            <w:r>
              <w:rPr>
                <w:rFonts w:ascii="Arial Narrow" w:hAnsi="Arial Narrow"/>
                <w:sz w:val="18"/>
                <w:szCs w:val="18"/>
              </w:rPr>
              <w:t>10</w:t>
            </w:r>
          </w:p>
        </w:tc>
        <w:tc>
          <w:tcPr>
            <w:tcW w:w="2835" w:type="dxa"/>
            <w:shd w:val="clear" w:color="000000" w:fill="FFFFFF"/>
            <w:vAlign w:val="center"/>
          </w:tcPr>
          <w:p w14:paraId="24354779" w14:textId="77777777" w:rsidR="00AA4CA3" w:rsidRDefault="00F2093E">
            <w:pPr>
              <w:spacing w:before="0" w:after="0"/>
              <w:ind w:left="0" w:right="0"/>
              <w:jc w:val="left"/>
              <w:rPr>
                <w:rFonts w:ascii="Arial Narrow" w:hAnsi="Arial Narrow"/>
                <w:sz w:val="18"/>
                <w:szCs w:val="18"/>
              </w:rPr>
            </w:pPr>
            <w:r>
              <w:rPr>
                <w:rFonts w:ascii="Arial Narrow" w:hAnsi="Arial Narrow" w:cs="Calibri"/>
                <w:color w:val="000000"/>
                <w:sz w:val="18"/>
                <w:szCs w:val="18"/>
              </w:rPr>
              <w:t>HANGZHOU SKYRICH POWER CO.,LTD</w:t>
            </w:r>
          </w:p>
        </w:tc>
        <w:tc>
          <w:tcPr>
            <w:tcW w:w="993" w:type="dxa"/>
            <w:shd w:val="clear" w:color="000000" w:fill="FFFFFF"/>
            <w:vAlign w:val="center"/>
          </w:tcPr>
          <w:p w14:paraId="2B03A322" w14:textId="77777777" w:rsidR="00AA4CA3" w:rsidRDefault="00F2093E">
            <w:pPr>
              <w:spacing w:before="0" w:after="0"/>
              <w:ind w:left="0" w:right="0"/>
              <w:jc w:val="center"/>
              <w:rPr>
                <w:rFonts w:ascii="Arial Narrow" w:eastAsia="仿宋_GB2312" w:hAnsi="Arial Narrow"/>
                <w:color w:val="000000"/>
                <w:sz w:val="18"/>
                <w:szCs w:val="18"/>
              </w:rPr>
            </w:pPr>
            <w:r>
              <w:rPr>
                <w:rFonts w:ascii="Arial Narrow" w:eastAsia="仿宋_GB2312" w:hAnsi="Arial Narrow" w:hint="eastAsia"/>
                <w:color w:val="000000"/>
                <w:sz w:val="18"/>
                <w:szCs w:val="18"/>
              </w:rPr>
              <w:t>中国</w:t>
            </w:r>
          </w:p>
        </w:tc>
        <w:tc>
          <w:tcPr>
            <w:tcW w:w="850" w:type="dxa"/>
            <w:shd w:val="clear" w:color="000000" w:fill="FFFFFF"/>
            <w:vAlign w:val="center"/>
          </w:tcPr>
          <w:p w14:paraId="45960F57" w14:textId="77777777" w:rsidR="00AA4CA3" w:rsidRDefault="00F2093E">
            <w:pPr>
              <w:spacing w:before="0" w:after="0"/>
              <w:ind w:left="0" w:right="0"/>
              <w:jc w:val="center"/>
              <w:rPr>
                <w:rFonts w:ascii="Arial Narrow" w:hAnsi="Arial Narrow"/>
                <w:sz w:val="18"/>
                <w:szCs w:val="18"/>
              </w:rPr>
            </w:pPr>
            <w:r>
              <w:rPr>
                <w:rFonts w:ascii="Arial Narrow" w:hAnsi="Arial Narrow"/>
                <w:sz w:val="18"/>
                <w:szCs w:val="18"/>
              </w:rPr>
              <w:t>3692</w:t>
            </w:r>
          </w:p>
        </w:tc>
        <w:tc>
          <w:tcPr>
            <w:tcW w:w="1531" w:type="dxa"/>
            <w:tcBorders>
              <w:top w:val="single" w:sz="4" w:space="0" w:color="000000"/>
              <w:left w:val="single" w:sz="8" w:space="0" w:color="000000"/>
              <w:bottom w:val="single" w:sz="4" w:space="0" w:color="000000"/>
              <w:right w:val="single" w:sz="4" w:space="0" w:color="000000"/>
            </w:tcBorders>
            <w:shd w:val="clear" w:color="auto" w:fill="FFFFFF"/>
            <w:vAlign w:val="center"/>
          </w:tcPr>
          <w:p w14:paraId="28D75B17" w14:textId="704DDDA2" w:rsidR="00AA4CA3" w:rsidRDefault="00F2093E">
            <w:pPr>
              <w:spacing w:before="0" w:after="0"/>
              <w:ind w:left="0" w:right="0"/>
              <w:jc w:val="right"/>
              <w:rPr>
                <w:rFonts w:ascii="Arial Narrow" w:eastAsia="仿宋_GB2312" w:hAnsi="Arial Narrow"/>
                <w:color w:val="000000"/>
                <w:sz w:val="18"/>
                <w:szCs w:val="18"/>
              </w:rPr>
            </w:pPr>
            <w:r>
              <w:rPr>
                <w:rFonts w:ascii="Arial Narrow" w:eastAsia="仿宋_GB2312" w:hAnsi="Arial Narrow"/>
                <w:color w:val="000000"/>
                <w:sz w:val="18"/>
                <w:szCs w:val="18"/>
              </w:rPr>
              <w:t xml:space="preserve"> 262,496.00 </w:t>
            </w:r>
          </w:p>
        </w:tc>
        <w:tc>
          <w:tcPr>
            <w:tcW w:w="153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8CE5D11" w14:textId="763C8ACE" w:rsidR="00AA4CA3" w:rsidRDefault="00F2093E">
            <w:pPr>
              <w:spacing w:before="0" w:after="0"/>
              <w:ind w:left="0" w:right="0"/>
              <w:jc w:val="right"/>
              <w:rPr>
                <w:rFonts w:ascii="Arial Narrow" w:eastAsia="仿宋_GB2312" w:hAnsi="Arial Narrow"/>
                <w:color w:val="000000"/>
                <w:sz w:val="18"/>
                <w:szCs w:val="18"/>
              </w:rPr>
            </w:pPr>
            <w:r>
              <w:rPr>
                <w:rFonts w:ascii="Arial Narrow" w:eastAsia="仿宋_GB2312" w:hAnsi="Arial Narrow"/>
                <w:color w:val="000000"/>
                <w:sz w:val="18"/>
                <w:szCs w:val="18"/>
              </w:rPr>
              <w:t xml:space="preserve"> -185,373.67 </w:t>
            </w:r>
          </w:p>
        </w:tc>
        <w:tc>
          <w:tcPr>
            <w:tcW w:w="153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D53B9A" w14:textId="0BA603E4" w:rsidR="00AA4CA3" w:rsidRDefault="00F2093E">
            <w:pPr>
              <w:spacing w:before="0" w:after="0"/>
              <w:ind w:left="0" w:right="0"/>
              <w:jc w:val="right"/>
              <w:rPr>
                <w:rFonts w:ascii="Arial Narrow" w:eastAsia="仿宋_GB2312" w:hAnsi="Arial Narrow"/>
                <w:color w:val="000000"/>
                <w:sz w:val="18"/>
                <w:szCs w:val="18"/>
              </w:rPr>
            </w:pPr>
            <w:r>
              <w:rPr>
                <w:rFonts w:ascii="Arial Narrow" w:eastAsia="仿宋_GB2312" w:hAnsi="Arial Narrow"/>
                <w:color w:val="000000"/>
                <w:sz w:val="18"/>
                <w:szCs w:val="18"/>
              </w:rPr>
              <w:t xml:space="preserve"> -49,867.67 </w:t>
            </w:r>
          </w:p>
        </w:tc>
        <w:tc>
          <w:tcPr>
            <w:tcW w:w="153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25C6866" w14:textId="7AEFE976" w:rsidR="00AA4CA3" w:rsidRDefault="00F2093E">
            <w:pPr>
              <w:spacing w:before="0" w:after="0"/>
              <w:ind w:left="0" w:right="0"/>
              <w:jc w:val="right"/>
              <w:rPr>
                <w:rFonts w:ascii="Arial Narrow" w:eastAsia="仿宋_GB2312" w:hAnsi="Arial Narrow"/>
                <w:color w:val="000000"/>
                <w:sz w:val="18"/>
                <w:szCs w:val="18"/>
              </w:rPr>
            </w:pPr>
            <w:r>
              <w:rPr>
                <w:rFonts w:ascii="Arial Narrow" w:eastAsia="仿宋_GB2312" w:hAnsi="Arial Narrow"/>
                <w:color w:val="000000"/>
                <w:sz w:val="18"/>
                <w:szCs w:val="18"/>
              </w:rPr>
              <w:t xml:space="preserve"> -21,241.33 </w:t>
            </w:r>
          </w:p>
        </w:tc>
        <w:tc>
          <w:tcPr>
            <w:tcW w:w="153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1DE8A5" w14:textId="60DC5771" w:rsidR="00AA4CA3" w:rsidRDefault="00F2093E">
            <w:pPr>
              <w:spacing w:before="0" w:after="0"/>
              <w:ind w:left="0" w:right="0"/>
              <w:jc w:val="right"/>
              <w:rPr>
                <w:rFonts w:ascii="Arial Narrow" w:eastAsia="仿宋_GB2312" w:hAnsi="Arial Narrow"/>
                <w:color w:val="000000"/>
                <w:sz w:val="18"/>
                <w:szCs w:val="18"/>
              </w:rPr>
            </w:pPr>
            <w:r>
              <w:rPr>
                <w:rFonts w:ascii="Arial Narrow" w:eastAsia="仿宋_GB2312" w:hAnsi="Arial Narrow"/>
                <w:color w:val="000000"/>
                <w:sz w:val="18"/>
                <w:szCs w:val="18"/>
              </w:rPr>
              <w:t xml:space="preserve"> 6,013.33 </w:t>
            </w:r>
          </w:p>
        </w:tc>
        <w:tc>
          <w:tcPr>
            <w:tcW w:w="992" w:type="dxa"/>
            <w:tcBorders>
              <w:top w:val="single" w:sz="4" w:space="0" w:color="000000"/>
              <w:left w:val="single" w:sz="4" w:space="0" w:color="000000"/>
              <w:bottom w:val="single" w:sz="4" w:space="0" w:color="000000"/>
              <w:right w:val="single" w:sz="8" w:space="0" w:color="000000"/>
            </w:tcBorders>
            <w:shd w:val="clear" w:color="auto" w:fill="FFFFFF"/>
            <w:vAlign w:val="center"/>
          </w:tcPr>
          <w:p w14:paraId="0C72E8BF" w14:textId="77777777" w:rsidR="00AA4CA3" w:rsidRDefault="00F2093E">
            <w:pPr>
              <w:spacing w:before="0" w:after="0"/>
              <w:ind w:left="0" w:right="0"/>
              <w:jc w:val="right"/>
              <w:rPr>
                <w:rFonts w:ascii="Arial Narrow" w:eastAsia="仿宋_GB2312" w:hAnsi="Arial Narrow"/>
                <w:color w:val="000000"/>
                <w:sz w:val="18"/>
                <w:szCs w:val="18"/>
              </w:rPr>
            </w:pPr>
            <w:r>
              <w:rPr>
                <w:rFonts w:ascii="Arial Narrow" w:eastAsia="仿宋_GB2312" w:hAnsi="Arial Narrow"/>
                <w:color w:val="000000"/>
                <w:sz w:val="18"/>
                <w:szCs w:val="18"/>
              </w:rPr>
              <w:t>2.34%</w:t>
            </w:r>
          </w:p>
        </w:tc>
      </w:tr>
      <w:tr w:rsidR="00AA4CA3" w14:paraId="51054221" w14:textId="77777777" w:rsidTr="003C6802">
        <w:trPr>
          <w:trHeight w:val="652"/>
        </w:trPr>
        <w:tc>
          <w:tcPr>
            <w:tcW w:w="562" w:type="dxa"/>
            <w:shd w:val="clear" w:color="000000" w:fill="FFFFFF"/>
            <w:vAlign w:val="center"/>
          </w:tcPr>
          <w:p w14:paraId="501353FD" w14:textId="77777777" w:rsidR="00AA4CA3" w:rsidRDefault="00F2093E">
            <w:pPr>
              <w:spacing w:before="0" w:after="0"/>
              <w:ind w:left="0" w:right="0"/>
              <w:jc w:val="center"/>
              <w:rPr>
                <w:rFonts w:ascii="Arial Narrow" w:hAnsi="Arial Narrow"/>
                <w:sz w:val="18"/>
                <w:szCs w:val="18"/>
              </w:rPr>
            </w:pPr>
            <w:r>
              <w:rPr>
                <w:rFonts w:ascii="Arial Narrow" w:hAnsi="Arial Narrow"/>
                <w:sz w:val="18"/>
                <w:szCs w:val="18"/>
              </w:rPr>
              <w:t>11</w:t>
            </w:r>
          </w:p>
        </w:tc>
        <w:tc>
          <w:tcPr>
            <w:tcW w:w="2835" w:type="dxa"/>
            <w:shd w:val="clear" w:color="000000" w:fill="FFFFFF"/>
            <w:vAlign w:val="center"/>
          </w:tcPr>
          <w:p w14:paraId="1089F997" w14:textId="77777777" w:rsidR="00AA4CA3" w:rsidRDefault="00F2093E">
            <w:pPr>
              <w:spacing w:before="0" w:after="0"/>
              <w:ind w:left="0" w:right="0"/>
              <w:jc w:val="left"/>
              <w:rPr>
                <w:rFonts w:ascii="Arial Narrow" w:hAnsi="Arial Narrow"/>
                <w:sz w:val="18"/>
                <w:szCs w:val="18"/>
              </w:rPr>
            </w:pPr>
            <w:r>
              <w:rPr>
                <w:rFonts w:ascii="Arial Narrow" w:hAnsi="Arial Narrow" w:cs="Calibri"/>
                <w:color w:val="000000"/>
                <w:sz w:val="18"/>
                <w:szCs w:val="18"/>
              </w:rPr>
              <w:t>CALB CO., LTD.</w:t>
            </w:r>
          </w:p>
        </w:tc>
        <w:tc>
          <w:tcPr>
            <w:tcW w:w="993" w:type="dxa"/>
            <w:shd w:val="clear" w:color="000000" w:fill="FFFFFF"/>
            <w:vAlign w:val="center"/>
          </w:tcPr>
          <w:p w14:paraId="1838BFD1" w14:textId="77777777" w:rsidR="00AA4CA3" w:rsidRDefault="00F2093E">
            <w:pPr>
              <w:spacing w:before="0" w:after="0"/>
              <w:ind w:left="0" w:right="0"/>
              <w:jc w:val="center"/>
              <w:rPr>
                <w:rFonts w:ascii="Arial Narrow" w:eastAsia="仿宋_GB2312" w:hAnsi="Arial Narrow"/>
                <w:color w:val="000000"/>
                <w:sz w:val="18"/>
                <w:szCs w:val="18"/>
              </w:rPr>
            </w:pPr>
            <w:r>
              <w:rPr>
                <w:rFonts w:ascii="Arial Narrow" w:eastAsia="仿宋_GB2312" w:hAnsi="Arial Narrow" w:hint="eastAsia"/>
                <w:color w:val="000000"/>
                <w:sz w:val="18"/>
                <w:szCs w:val="18"/>
              </w:rPr>
              <w:t>中国</w:t>
            </w:r>
          </w:p>
        </w:tc>
        <w:tc>
          <w:tcPr>
            <w:tcW w:w="850" w:type="dxa"/>
            <w:shd w:val="clear" w:color="000000" w:fill="FFFFFF"/>
            <w:vAlign w:val="center"/>
          </w:tcPr>
          <w:p w14:paraId="542383F9" w14:textId="77777777" w:rsidR="00AA4CA3" w:rsidRDefault="00F2093E">
            <w:pPr>
              <w:spacing w:before="0" w:after="0"/>
              <w:ind w:left="0" w:right="0"/>
              <w:jc w:val="center"/>
              <w:rPr>
                <w:rFonts w:ascii="Arial Narrow" w:hAnsi="Arial Narrow"/>
                <w:sz w:val="18"/>
                <w:szCs w:val="18"/>
              </w:rPr>
            </w:pPr>
            <w:r>
              <w:rPr>
                <w:rFonts w:ascii="Arial Narrow" w:hAnsi="Arial Narrow"/>
                <w:sz w:val="18"/>
                <w:szCs w:val="18"/>
              </w:rPr>
              <w:t>3691</w:t>
            </w:r>
          </w:p>
        </w:tc>
        <w:tc>
          <w:tcPr>
            <w:tcW w:w="1531" w:type="dxa"/>
            <w:tcBorders>
              <w:top w:val="single" w:sz="4" w:space="0" w:color="000000"/>
              <w:left w:val="single" w:sz="8" w:space="0" w:color="000000"/>
              <w:bottom w:val="single" w:sz="4" w:space="0" w:color="000000"/>
              <w:right w:val="single" w:sz="4" w:space="0" w:color="000000"/>
            </w:tcBorders>
            <w:shd w:val="clear" w:color="auto" w:fill="FFFFFF"/>
            <w:vAlign w:val="center"/>
          </w:tcPr>
          <w:p w14:paraId="718AD97F" w14:textId="00136265" w:rsidR="00AA4CA3" w:rsidRDefault="00F2093E">
            <w:pPr>
              <w:spacing w:before="0" w:after="0"/>
              <w:ind w:left="0" w:right="0"/>
              <w:jc w:val="right"/>
              <w:rPr>
                <w:rFonts w:ascii="Arial Narrow" w:eastAsia="仿宋_GB2312" w:hAnsi="Arial Narrow"/>
                <w:color w:val="000000"/>
                <w:sz w:val="18"/>
                <w:szCs w:val="18"/>
              </w:rPr>
            </w:pPr>
            <w:r>
              <w:rPr>
                <w:rFonts w:ascii="Arial Narrow" w:eastAsia="仿宋_GB2312" w:hAnsi="Arial Narrow"/>
                <w:color w:val="000000"/>
                <w:sz w:val="18"/>
                <w:szCs w:val="18"/>
              </w:rPr>
              <w:t xml:space="preserve"> 10,005,825.33 </w:t>
            </w:r>
          </w:p>
        </w:tc>
        <w:tc>
          <w:tcPr>
            <w:tcW w:w="153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6C6C882" w14:textId="02B27617" w:rsidR="00AA4CA3" w:rsidRDefault="00F2093E">
            <w:pPr>
              <w:spacing w:before="0" w:after="0"/>
              <w:ind w:left="0" w:right="0"/>
              <w:jc w:val="right"/>
              <w:rPr>
                <w:rFonts w:ascii="Arial Narrow" w:eastAsia="仿宋_GB2312" w:hAnsi="Arial Narrow"/>
                <w:color w:val="000000"/>
                <w:sz w:val="18"/>
                <w:szCs w:val="18"/>
              </w:rPr>
            </w:pPr>
            <w:r>
              <w:rPr>
                <w:rFonts w:ascii="Arial Narrow" w:eastAsia="仿宋_GB2312" w:hAnsi="Arial Narrow"/>
                <w:color w:val="000000"/>
                <w:sz w:val="18"/>
                <w:szCs w:val="18"/>
              </w:rPr>
              <w:t xml:space="preserve"> -8,404,986.33 </w:t>
            </w:r>
          </w:p>
        </w:tc>
        <w:tc>
          <w:tcPr>
            <w:tcW w:w="153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307084E" w14:textId="13690915" w:rsidR="00AA4CA3" w:rsidRDefault="00F2093E">
            <w:pPr>
              <w:spacing w:before="0" w:after="0"/>
              <w:ind w:left="0" w:right="0"/>
              <w:jc w:val="right"/>
              <w:rPr>
                <w:rFonts w:ascii="Arial Narrow" w:eastAsia="仿宋_GB2312" w:hAnsi="Arial Narrow"/>
                <w:color w:val="000000"/>
                <w:sz w:val="18"/>
                <w:szCs w:val="18"/>
              </w:rPr>
            </w:pPr>
            <w:r>
              <w:rPr>
                <w:rFonts w:ascii="Arial Narrow" w:eastAsia="仿宋_GB2312" w:hAnsi="Arial Narrow"/>
                <w:color w:val="000000"/>
                <w:sz w:val="18"/>
                <w:szCs w:val="18"/>
              </w:rPr>
              <w:t xml:space="preserve"> -925,844.33 </w:t>
            </w:r>
          </w:p>
        </w:tc>
        <w:tc>
          <w:tcPr>
            <w:tcW w:w="153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FD67385" w14:textId="3F8E18A7" w:rsidR="00AA4CA3" w:rsidRDefault="00F2093E">
            <w:pPr>
              <w:spacing w:before="0" w:after="0"/>
              <w:ind w:left="0" w:right="0"/>
              <w:jc w:val="right"/>
              <w:rPr>
                <w:rFonts w:ascii="Arial Narrow" w:eastAsia="仿宋_GB2312" w:hAnsi="Arial Narrow"/>
                <w:color w:val="000000"/>
                <w:sz w:val="18"/>
                <w:szCs w:val="18"/>
              </w:rPr>
            </w:pPr>
            <w:r>
              <w:rPr>
                <w:rFonts w:ascii="Arial Narrow" w:eastAsia="仿宋_GB2312" w:hAnsi="Arial Narrow"/>
                <w:color w:val="000000"/>
                <w:sz w:val="18"/>
                <w:szCs w:val="18"/>
              </w:rPr>
              <w:t xml:space="preserve"> -601,129.33 </w:t>
            </w:r>
          </w:p>
        </w:tc>
        <w:tc>
          <w:tcPr>
            <w:tcW w:w="153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1AB7B1" w14:textId="4954A4E3" w:rsidR="00AA4CA3" w:rsidRDefault="00F2093E">
            <w:pPr>
              <w:spacing w:before="0" w:after="0"/>
              <w:ind w:left="0" w:right="0"/>
              <w:jc w:val="right"/>
              <w:rPr>
                <w:rFonts w:ascii="Arial Narrow" w:eastAsia="仿宋_GB2312" w:hAnsi="Arial Narrow"/>
                <w:color w:val="000000"/>
                <w:sz w:val="18"/>
                <w:szCs w:val="18"/>
              </w:rPr>
            </w:pPr>
            <w:r>
              <w:rPr>
                <w:rFonts w:ascii="Arial Narrow" w:eastAsia="仿宋_GB2312" w:hAnsi="Arial Narrow"/>
                <w:color w:val="000000"/>
                <w:sz w:val="18"/>
                <w:szCs w:val="18"/>
              </w:rPr>
              <w:t xml:space="preserve"> 73,865.33 </w:t>
            </w:r>
          </w:p>
        </w:tc>
        <w:tc>
          <w:tcPr>
            <w:tcW w:w="992" w:type="dxa"/>
            <w:tcBorders>
              <w:top w:val="single" w:sz="4" w:space="0" w:color="000000"/>
              <w:left w:val="single" w:sz="4" w:space="0" w:color="000000"/>
              <w:bottom w:val="single" w:sz="4" w:space="0" w:color="000000"/>
              <w:right w:val="single" w:sz="8" w:space="0" w:color="000000"/>
            </w:tcBorders>
            <w:shd w:val="clear" w:color="auto" w:fill="FFFFFF"/>
            <w:vAlign w:val="center"/>
          </w:tcPr>
          <w:p w14:paraId="5905DD3D" w14:textId="77777777" w:rsidR="00AA4CA3" w:rsidRDefault="00F2093E">
            <w:pPr>
              <w:spacing w:before="0" w:after="0"/>
              <w:ind w:left="0" w:right="0"/>
              <w:jc w:val="right"/>
              <w:rPr>
                <w:rFonts w:ascii="Arial Narrow" w:eastAsia="仿宋_GB2312" w:hAnsi="Arial Narrow"/>
                <w:color w:val="000000"/>
                <w:sz w:val="18"/>
                <w:szCs w:val="18"/>
              </w:rPr>
            </w:pPr>
            <w:r>
              <w:rPr>
                <w:rFonts w:ascii="Arial Narrow" w:eastAsia="仿宋_GB2312" w:hAnsi="Arial Narrow"/>
                <w:color w:val="000000"/>
                <w:sz w:val="18"/>
                <w:szCs w:val="18"/>
              </w:rPr>
              <w:t>0.74%</w:t>
            </w:r>
          </w:p>
        </w:tc>
      </w:tr>
      <w:tr w:rsidR="00AA4CA3" w14:paraId="4D422D29" w14:textId="77777777" w:rsidTr="003C6802">
        <w:trPr>
          <w:trHeight w:val="652"/>
        </w:trPr>
        <w:tc>
          <w:tcPr>
            <w:tcW w:w="562" w:type="dxa"/>
            <w:shd w:val="clear" w:color="000000" w:fill="FFFFFF"/>
            <w:vAlign w:val="center"/>
          </w:tcPr>
          <w:p w14:paraId="51C6C514" w14:textId="77777777" w:rsidR="00AA4CA3" w:rsidRDefault="00F2093E">
            <w:pPr>
              <w:ind w:left="0" w:right="0"/>
              <w:jc w:val="center"/>
              <w:rPr>
                <w:rFonts w:ascii="Arial Narrow" w:eastAsia="仿宋_GB2312" w:hAnsi="Arial Narrow" w:cs="楷体"/>
                <w:sz w:val="18"/>
                <w:szCs w:val="18"/>
              </w:rPr>
            </w:pPr>
            <w:r>
              <w:rPr>
                <w:rFonts w:ascii="Arial Narrow" w:eastAsia="仿宋_GB2312" w:hAnsi="Arial Narrow" w:cs="楷体"/>
                <w:sz w:val="18"/>
                <w:szCs w:val="18"/>
              </w:rPr>
              <w:t>12</w:t>
            </w:r>
          </w:p>
        </w:tc>
        <w:tc>
          <w:tcPr>
            <w:tcW w:w="2835" w:type="dxa"/>
            <w:shd w:val="clear" w:color="000000" w:fill="FFFFFF"/>
            <w:vAlign w:val="center"/>
          </w:tcPr>
          <w:p w14:paraId="518368FB" w14:textId="77777777" w:rsidR="00AA4CA3" w:rsidRDefault="00F2093E">
            <w:pPr>
              <w:spacing w:before="0" w:after="0"/>
              <w:ind w:left="0" w:right="0"/>
              <w:jc w:val="left"/>
              <w:rPr>
                <w:rFonts w:ascii="Arial Narrow" w:hAnsi="Arial Narrow"/>
                <w:sz w:val="18"/>
                <w:szCs w:val="18"/>
              </w:rPr>
            </w:pPr>
            <w:r>
              <w:rPr>
                <w:rFonts w:ascii="Arial Narrow" w:hAnsi="Arial Narrow" w:cs="Calibri"/>
                <w:color w:val="000000"/>
                <w:sz w:val="18"/>
                <w:szCs w:val="18"/>
              </w:rPr>
              <w:t>FORMOSA ELECTRONIC INDUSTRIES INC.</w:t>
            </w:r>
          </w:p>
        </w:tc>
        <w:tc>
          <w:tcPr>
            <w:tcW w:w="993" w:type="dxa"/>
            <w:shd w:val="clear" w:color="000000" w:fill="FFFFFF"/>
            <w:vAlign w:val="center"/>
          </w:tcPr>
          <w:p w14:paraId="395F416C" w14:textId="77777777" w:rsidR="00AA4CA3" w:rsidRDefault="00F2093E">
            <w:pPr>
              <w:spacing w:before="0" w:after="0"/>
              <w:ind w:left="0" w:right="0"/>
              <w:jc w:val="center"/>
              <w:rPr>
                <w:rFonts w:ascii="Arial Narrow" w:eastAsia="仿宋_GB2312" w:hAnsi="Arial Narrow"/>
                <w:color w:val="000000"/>
                <w:sz w:val="18"/>
                <w:szCs w:val="18"/>
              </w:rPr>
            </w:pPr>
            <w:r>
              <w:rPr>
                <w:rFonts w:ascii="Arial Narrow" w:eastAsia="仿宋_GB2312" w:hAnsi="Arial Narrow" w:hint="eastAsia"/>
                <w:color w:val="000000"/>
                <w:sz w:val="18"/>
                <w:szCs w:val="18"/>
              </w:rPr>
              <w:t>中国台湾</w:t>
            </w:r>
          </w:p>
        </w:tc>
        <w:tc>
          <w:tcPr>
            <w:tcW w:w="850" w:type="dxa"/>
            <w:shd w:val="clear" w:color="000000" w:fill="FFFFFF"/>
            <w:vAlign w:val="center"/>
          </w:tcPr>
          <w:p w14:paraId="165D96B7" w14:textId="77777777" w:rsidR="00AA4CA3" w:rsidRDefault="00F2093E">
            <w:pPr>
              <w:spacing w:before="0" w:after="0"/>
              <w:ind w:left="0" w:right="0"/>
              <w:jc w:val="center"/>
              <w:rPr>
                <w:rFonts w:ascii="Arial Narrow" w:hAnsi="Arial Narrow"/>
                <w:sz w:val="18"/>
                <w:szCs w:val="18"/>
              </w:rPr>
            </w:pPr>
            <w:r>
              <w:rPr>
                <w:rFonts w:ascii="Arial Narrow" w:hAnsi="Arial Narrow"/>
                <w:sz w:val="18"/>
                <w:szCs w:val="18"/>
              </w:rPr>
              <w:t>3691</w:t>
            </w:r>
          </w:p>
        </w:tc>
        <w:tc>
          <w:tcPr>
            <w:tcW w:w="1531" w:type="dxa"/>
            <w:tcBorders>
              <w:top w:val="single" w:sz="4" w:space="0" w:color="000000"/>
              <w:left w:val="single" w:sz="8" w:space="0" w:color="000000"/>
              <w:bottom w:val="single" w:sz="4" w:space="0" w:color="000000"/>
              <w:right w:val="single" w:sz="4" w:space="0" w:color="000000"/>
            </w:tcBorders>
            <w:shd w:val="clear" w:color="auto" w:fill="FFFFFF"/>
            <w:vAlign w:val="center"/>
          </w:tcPr>
          <w:p w14:paraId="1F6BB317" w14:textId="4F468782" w:rsidR="00AA4CA3" w:rsidRDefault="00F2093E">
            <w:pPr>
              <w:spacing w:before="0" w:after="0"/>
              <w:ind w:left="0" w:right="0"/>
              <w:jc w:val="right"/>
              <w:rPr>
                <w:rFonts w:ascii="Arial Narrow" w:eastAsia="仿宋_GB2312" w:hAnsi="Arial Narrow"/>
                <w:color w:val="000000"/>
                <w:sz w:val="18"/>
                <w:szCs w:val="18"/>
              </w:rPr>
            </w:pPr>
            <w:r>
              <w:rPr>
                <w:rFonts w:ascii="Arial Narrow" w:eastAsia="仿宋_GB2312" w:hAnsi="Arial Narrow"/>
                <w:color w:val="000000"/>
                <w:sz w:val="18"/>
                <w:szCs w:val="18"/>
              </w:rPr>
              <w:t xml:space="preserve"> 878,201.67 </w:t>
            </w:r>
          </w:p>
        </w:tc>
        <w:tc>
          <w:tcPr>
            <w:tcW w:w="153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1C22D36" w14:textId="5FC96768" w:rsidR="00AA4CA3" w:rsidRDefault="00F2093E">
            <w:pPr>
              <w:spacing w:before="0" w:after="0"/>
              <w:ind w:left="0" w:right="0"/>
              <w:jc w:val="right"/>
              <w:rPr>
                <w:rFonts w:ascii="Arial Narrow" w:eastAsia="仿宋_GB2312" w:hAnsi="Arial Narrow"/>
                <w:color w:val="000000"/>
                <w:sz w:val="18"/>
                <w:szCs w:val="18"/>
              </w:rPr>
            </w:pPr>
            <w:r>
              <w:rPr>
                <w:rFonts w:ascii="Arial Narrow" w:eastAsia="仿宋_GB2312" w:hAnsi="Arial Narrow"/>
                <w:color w:val="000000"/>
                <w:sz w:val="18"/>
                <w:szCs w:val="18"/>
              </w:rPr>
              <w:t xml:space="preserve"> -760,713.33 </w:t>
            </w:r>
          </w:p>
        </w:tc>
        <w:tc>
          <w:tcPr>
            <w:tcW w:w="153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14D1868" w14:textId="4C90F12C" w:rsidR="00AA4CA3" w:rsidRDefault="00F2093E">
            <w:pPr>
              <w:spacing w:before="0" w:after="0"/>
              <w:ind w:left="0" w:right="0"/>
              <w:jc w:val="right"/>
              <w:rPr>
                <w:rFonts w:ascii="Arial Narrow" w:eastAsia="仿宋_GB2312" w:hAnsi="Arial Narrow"/>
                <w:color w:val="000000"/>
                <w:sz w:val="18"/>
                <w:szCs w:val="18"/>
              </w:rPr>
            </w:pPr>
            <w:r>
              <w:rPr>
                <w:rFonts w:ascii="Arial Narrow" w:eastAsia="仿宋_GB2312" w:hAnsi="Arial Narrow"/>
                <w:color w:val="000000"/>
                <w:sz w:val="18"/>
                <w:szCs w:val="18"/>
              </w:rPr>
              <w:t xml:space="preserve"> -121,849.00 </w:t>
            </w:r>
          </w:p>
        </w:tc>
        <w:tc>
          <w:tcPr>
            <w:tcW w:w="153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5AE1291" w14:textId="6F811081" w:rsidR="00AA4CA3" w:rsidRDefault="00F2093E">
            <w:pPr>
              <w:spacing w:before="0" w:after="0"/>
              <w:ind w:left="0" w:right="0"/>
              <w:jc w:val="right"/>
              <w:rPr>
                <w:rFonts w:ascii="Arial Narrow" w:eastAsia="仿宋_GB2312" w:hAnsi="Arial Narrow"/>
                <w:color w:val="000000"/>
                <w:sz w:val="18"/>
                <w:szCs w:val="18"/>
              </w:rPr>
            </w:pPr>
            <w:r>
              <w:rPr>
                <w:rFonts w:ascii="Arial Narrow" w:eastAsia="仿宋_GB2312" w:hAnsi="Arial Narrow"/>
                <w:color w:val="000000"/>
                <w:sz w:val="18"/>
                <w:szCs w:val="18"/>
              </w:rPr>
              <w:t xml:space="preserve"> -14,104.33 </w:t>
            </w:r>
          </w:p>
        </w:tc>
        <w:tc>
          <w:tcPr>
            <w:tcW w:w="153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20B2BC8" w14:textId="456317CE" w:rsidR="00AA4CA3" w:rsidRDefault="00F2093E">
            <w:pPr>
              <w:spacing w:before="0" w:after="0"/>
              <w:ind w:left="0" w:right="0"/>
              <w:jc w:val="right"/>
              <w:rPr>
                <w:rFonts w:ascii="Arial Narrow" w:eastAsia="仿宋_GB2312" w:hAnsi="Arial Narrow"/>
                <w:color w:val="000000"/>
                <w:sz w:val="18"/>
                <w:szCs w:val="18"/>
              </w:rPr>
            </w:pPr>
            <w:r>
              <w:rPr>
                <w:rFonts w:ascii="Arial Narrow" w:eastAsia="仿宋_GB2312" w:hAnsi="Arial Narrow"/>
                <w:color w:val="000000"/>
                <w:sz w:val="18"/>
                <w:szCs w:val="18"/>
              </w:rPr>
              <w:t xml:space="preserve"> -18,465.00 </w:t>
            </w:r>
          </w:p>
        </w:tc>
        <w:tc>
          <w:tcPr>
            <w:tcW w:w="992" w:type="dxa"/>
            <w:tcBorders>
              <w:top w:val="single" w:sz="4" w:space="0" w:color="000000"/>
              <w:left w:val="single" w:sz="4" w:space="0" w:color="000000"/>
              <w:bottom w:val="single" w:sz="4" w:space="0" w:color="000000"/>
              <w:right w:val="single" w:sz="8" w:space="0" w:color="000000"/>
            </w:tcBorders>
            <w:shd w:val="clear" w:color="auto" w:fill="FFFFFF"/>
            <w:vAlign w:val="center"/>
          </w:tcPr>
          <w:p w14:paraId="519B48BC" w14:textId="77777777" w:rsidR="00AA4CA3" w:rsidRDefault="00F2093E">
            <w:pPr>
              <w:spacing w:before="0" w:after="0"/>
              <w:ind w:left="0" w:right="0"/>
              <w:jc w:val="right"/>
              <w:rPr>
                <w:rFonts w:ascii="Arial Narrow" w:eastAsia="仿宋_GB2312" w:hAnsi="Arial Narrow"/>
                <w:color w:val="000000"/>
                <w:sz w:val="18"/>
                <w:szCs w:val="18"/>
              </w:rPr>
            </w:pPr>
            <w:r>
              <w:rPr>
                <w:rFonts w:ascii="Arial Narrow" w:eastAsia="仿宋_GB2312" w:hAnsi="Arial Narrow"/>
                <w:color w:val="000000"/>
                <w:sz w:val="18"/>
                <w:szCs w:val="18"/>
              </w:rPr>
              <w:t>-2.06%</w:t>
            </w:r>
          </w:p>
        </w:tc>
      </w:tr>
    </w:tbl>
    <w:p w14:paraId="7ECB6810" w14:textId="77777777" w:rsidR="00AA4CA3" w:rsidRDefault="00F2093E">
      <w:pPr>
        <w:spacing w:beforeLines="100" w:before="326" w:after="0"/>
        <w:ind w:left="0"/>
        <w:rPr>
          <w:rFonts w:ascii="Arial Narrow" w:eastAsia="仿宋_GB2312" w:hAnsi="Arial Narrow" w:cs="Arial Unicode MS"/>
          <w:color w:val="002060"/>
          <w:sz w:val="18"/>
          <w:szCs w:val="18"/>
        </w:rPr>
      </w:pPr>
      <w:r>
        <w:rPr>
          <w:rFonts w:ascii="Arial Narrow" w:eastAsia="仿宋_GB2312" w:hAnsi="Arial Narrow" w:cs="楷体"/>
          <w:b/>
          <w:bCs/>
          <w:i/>
          <w:color w:val="002060"/>
          <w:sz w:val="22"/>
          <w:szCs w:val="22"/>
        </w:rPr>
        <w:t>四分位区间分析表</w:t>
      </w:r>
    </w:p>
    <w:tbl>
      <w:tblPr>
        <w:tblStyle w:val="afd"/>
        <w:tblW w:w="0" w:type="auto"/>
        <w:tblInd w:w="-5" w:type="dxa"/>
        <w:tblLook w:val="04A0" w:firstRow="1" w:lastRow="0" w:firstColumn="1" w:lastColumn="0" w:noHBand="0" w:noVBand="1"/>
      </w:tblPr>
      <w:tblGrid>
        <w:gridCol w:w="2429"/>
        <w:gridCol w:w="2304"/>
        <w:gridCol w:w="2305"/>
        <w:gridCol w:w="2305"/>
        <w:gridCol w:w="2305"/>
        <w:gridCol w:w="2244"/>
      </w:tblGrid>
      <w:tr w:rsidR="00AA4CA3" w14:paraId="660AA510" w14:textId="77777777">
        <w:trPr>
          <w:trHeight w:val="454"/>
        </w:trPr>
        <w:tc>
          <w:tcPr>
            <w:tcW w:w="2429" w:type="dxa"/>
            <w:shd w:val="clear" w:color="auto" w:fill="002060"/>
            <w:vAlign w:val="center"/>
          </w:tcPr>
          <w:p w14:paraId="5C643CC6" w14:textId="77777777" w:rsidR="00AA4CA3" w:rsidRDefault="00F2093E">
            <w:pPr>
              <w:spacing w:before="0" w:after="0"/>
              <w:ind w:left="0" w:right="0"/>
              <w:jc w:val="center"/>
              <w:rPr>
                <w:rFonts w:ascii="Arial Narrow" w:eastAsia="仿宋_GB2312" w:hAnsi="Arial Narrow" w:cs="Arial Unicode MS"/>
                <w:b/>
                <w:color w:val="FFFFFF" w:themeColor="background1"/>
                <w:sz w:val="20"/>
                <w:szCs w:val="20"/>
              </w:rPr>
            </w:pPr>
            <w:r>
              <w:rPr>
                <w:rFonts w:ascii="Arial Narrow" w:eastAsia="仿宋_GB2312" w:hAnsi="Arial Narrow" w:cs="Arial Unicode MS"/>
                <w:b/>
                <w:color w:val="FFFFFF" w:themeColor="background1"/>
                <w:sz w:val="20"/>
                <w:szCs w:val="20"/>
              </w:rPr>
              <w:t>利润水平指标</w:t>
            </w:r>
          </w:p>
        </w:tc>
        <w:tc>
          <w:tcPr>
            <w:tcW w:w="2304" w:type="dxa"/>
            <w:shd w:val="clear" w:color="auto" w:fill="002060"/>
            <w:vAlign w:val="center"/>
          </w:tcPr>
          <w:p w14:paraId="0C7C67A7" w14:textId="77777777" w:rsidR="00AA4CA3" w:rsidRDefault="00F2093E">
            <w:pPr>
              <w:spacing w:before="0" w:after="0"/>
              <w:ind w:left="0" w:right="0"/>
              <w:jc w:val="center"/>
              <w:rPr>
                <w:rFonts w:ascii="Arial Narrow" w:eastAsia="仿宋_GB2312" w:hAnsi="Arial Narrow" w:cs="Arial Unicode MS"/>
                <w:b/>
                <w:color w:val="FFFFFF" w:themeColor="background1"/>
                <w:sz w:val="20"/>
                <w:szCs w:val="20"/>
              </w:rPr>
            </w:pPr>
            <w:r>
              <w:rPr>
                <w:rFonts w:ascii="Arial Narrow" w:eastAsia="仿宋_GB2312" w:hAnsi="Arial Narrow" w:cs="Arial Unicode MS"/>
                <w:b/>
                <w:color w:val="FFFFFF" w:themeColor="background1"/>
                <w:sz w:val="20"/>
                <w:szCs w:val="20"/>
              </w:rPr>
              <w:t>最小值</w:t>
            </w:r>
          </w:p>
        </w:tc>
        <w:tc>
          <w:tcPr>
            <w:tcW w:w="2305" w:type="dxa"/>
            <w:shd w:val="clear" w:color="auto" w:fill="002060"/>
            <w:vAlign w:val="center"/>
          </w:tcPr>
          <w:p w14:paraId="1BA11E7A" w14:textId="77777777" w:rsidR="00AA4CA3" w:rsidRDefault="00F2093E">
            <w:pPr>
              <w:spacing w:before="0" w:after="0"/>
              <w:ind w:left="0" w:right="0"/>
              <w:jc w:val="center"/>
              <w:rPr>
                <w:rFonts w:ascii="Arial Narrow" w:eastAsia="仿宋_GB2312" w:hAnsi="Arial Narrow" w:cs="Arial Unicode MS"/>
                <w:b/>
                <w:color w:val="FFFFFF" w:themeColor="background1"/>
                <w:sz w:val="20"/>
                <w:szCs w:val="20"/>
              </w:rPr>
            </w:pPr>
            <w:r>
              <w:rPr>
                <w:rFonts w:ascii="Arial Narrow" w:eastAsia="仿宋_GB2312" w:hAnsi="Arial Narrow" w:cs="Arial Unicode MS"/>
                <w:b/>
                <w:color w:val="FFFFFF" w:themeColor="background1"/>
                <w:sz w:val="20"/>
                <w:szCs w:val="20"/>
              </w:rPr>
              <w:t>第一四分位</w:t>
            </w:r>
          </w:p>
        </w:tc>
        <w:tc>
          <w:tcPr>
            <w:tcW w:w="2305" w:type="dxa"/>
            <w:shd w:val="clear" w:color="auto" w:fill="002060"/>
            <w:vAlign w:val="center"/>
          </w:tcPr>
          <w:p w14:paraId="0F1AF9A0" w14:textId="77777777" w:rsidR="00AA4CA3" w:rsidRDefault="00F2093E">
            <w:pPr>
              <w:spacing w:before="0" w:after="0"/>
              <w:ind w:left="0" w:right="0"/>
              <w:jc w:val="center"/>
              <w:rPr>
                <w:rFonts w:ascii="Arial Narrow" w:eastAsia="仿宋_GB2312" w:hAnsi="Arial Narrow" w:cs="Arial Unicode MS"/>
                <w:b/>
                <w:color w:val="FFFFFF" w:themeColor="background1"/>
                <w:sz w:val="20"/>
                <w:szCs w:val="20"/>
              </w:rPr>
            </w:pPr>
            <w:r>
              <w:rPr>
                <w:rFonts w:ascii="Arial Narrow" w:eastAsia="仿宋_GB2312" w:hAnsi="Arial Narrow" w:cs="Arial Unicode MS"/>
                <w:b/>
                <w:color w:val="FFFFFF" w:themeColor="background1"/>
                <w:sz w:val="20"/>
                <w:szCs w:val="20"/>
              </w:rPr>
              <w:t>中位值</w:t>
            </w:r>
          </w:p>
        </w:tc>
        <w:tc>
          <w:tcPr>
            <w:tcW w:w="2305" w:type="dxa"/>
            <w:shd w:val="clear" w:color="auto" w:fill="002060"/>
            <w:vAlign w:val="center"/>
          </w:tcPr>
          <w:p w14:paraId="18E737A9" w14:textId="77777777" w:rsidR="00AA4CA3" w:rsidRDefault="00F2093E">
            <w:pPr>
              <w:spacing w:before="0" w:after="0"/>
              <w:ind w:left="0" w:right="0"/>
              <w:jc w:val="center"/>
              <w:rPr>
                <w:rFonts w:ascii="Arial Narrow" w:eastAsia="仿宋_GB2312" w:hAnsi="Arial Narrow" w:cs="Arial Unicode MS"/>
                <w:b/>
                <w:color w:val="FFFFFF" w:themeColor="background1"/>
                <w:sz w:val="20"/>
                <w:szCs w:val="20"/>
              </w:rPr>
            </w:pPr>
            <w:r>
              <w:rPr>
                <w:rFonts w:ascii="Arial Narrow" w:eastAsia="仿宋_GB2312" w:hAnsi="Arial Narrow" w:cs="Arial Unicode MS"/>
                <w:b/>
                <w:color w:val="FFFFFF" w:themeColor="background1"/>
                <w:sz w:val="20"/>
                <w:szCs w:val="20"/>
              </w:rPr>
              <w:t>第三四分位</w:t>
            </w:r>
          </w:p>
        </w:tc>
        <w:tc>
          <w:tcPr>
            <w:tcW w:w="2244" w:type="dxa"/>
            <w:shd w:val="clear" w:color="auto" w:fill="002060"/>
            <w:vAlign w:val="center"/>
          </w:tcPr>
          <w:p w14:paraId="794EFB46" w14:textId="77777777" w:rsidR="00AA4CA3" w:rsidRDefault="00F2093E">
            <w:pPr>
              <w:spacing w:before="0" w:after="0"/>
              <w:ind w:left="0" w:right="0"/>
              <w:jc w:val="center"/>
              <w:rPr>
                <w:rFonts w:ascii="Arial Narrow" w:eastAsia="仿宋_GB2312" w:hAnsi="Arial Narrow" w:cs="Arial Unicode MS"/>
                <w:b/>
                <w:color w:val="FFFFFF" w:themeColor="background1"/>
                <w:sz w:val="20"/>
                <w:szCs w:val="20"/>
              </w:rPr>
            </w:pPr>
            <w:r>
              <w:rPr>
                <w:rFonts w:ascii="Arial Narrow" w:eastAsia="仿宋_GB2312" w:hAnsi="Arial Narrow" w:cs="Arial Unicode MS"/>
                <w:b/>
                <w:color w:val="FFFFFF" w:themeColor="background1"/>
                <w:sz w:val="20"/>
                <w:szCs w:val="20"/>
              </w:rPr>
              <w:t>最大值</w:t>
            </w:r>
          </w:p>
        </w:tc>
      </w:tr>
      <w:tr w:rsidR="00AA4CA3" w14:paraId="20109BC6" w14:textId="77777777">
        <w:trPr>
          <w:trHeight w:val="454"/>
        </w:trPr>
        <w:tc>
          <w:tcPr>
            <w:tcW w:w="2429" w:type="dxa"/>
            <w:vAlign w:val="center"/>
          </w:tcPr>
          <w:p w14:paraId="416B41BC" w14:textId="77777777" w:rsidR="00AA4CA3" w:rsidRDefault="00F2093E">
            <w:pPr>
              <w:spacing w:before="0" w:after="0"/>
              <w:ind w:left="0" w:right="0"/>
              <w:jc w:val="center"/>
              <w:rPr>
                <w:rFonts w:ascii="Arial Narrow" w:eastAsia="仿宋_GB2312" w:hAnsi="Arial Narrow" w:cs="Arial Unicode MS"/>
                <w:sz w:val="20"/>
                <w:szCs w:val="20"/>
              </w:rPr>
            </w:pPr>
            <w:r>
              <w:rPr>
                <w:rFonts w:ascii="Arial Narrow" w:eastAsia="仿宋_GB2312" w:hAnsi="Arial Narrow" w:cs="Arial Unicode MS"/>
                <w:sz w:val="20"/>
                <w:szCs w:val="20"/>
              </w:rPr>
              <w:t>完全成本加成率</w:t>
            </w:r>
          </w:p>
        </w:tc>
        <w:tc>
          <w:tcPr>
            <w:tcW w:w="2304" w:type="dxa"/>
            <w:vAlign w:val="center"/>
          </w:tcPr>
          <w:p w14:paraId="4AC5AADA" w14:textId="77777777" w:rsidR="00AA4CA3" w:rsidRDefault="00F2093E">
            <w:pPr>
              <w:spacing w:before="0" w:after="0"/>
              <w:ind w:left="0" w:right="0"/>
              <w:jc w:val="center"/>
              <w:rPr>
                <w:rFonts w:ascii="Arial Narrow" w:eastAsia="仿宋_GB2312" w:hAnsi="Arial Narrow" w:cs="Arial Unicode MS"/>
                <w:sz w:val="20"/>
                <w:szCs w:val="20"/>
              </w:rPr>
            </w:pPr>
            <w:r>
              <w:rPr>
                <w:rFonts w:ascii="Arial Narrow" w:eastAsia="仿宋_GB2312" w:hAnsi="Arial Narrow" w:cs="Arial Unicode MS"/>
                <w:sz w:val="20"/>
                <w:szCs w:val="20"/>
              </w:rPr>
              <w:t>-2.06%</w:t>
            </w:r>
          </w:p>
        </w:tc>
        <w:tc>
          <w:tcPr>
            <w:tcW w:w="2305" w:type="dxa"/>
            <w:vAlign w:val="center"/>
          </w:tcPr>
          <w:p w14:paraId="1C385A12" w14:textId="77777777" w:rsidR="00AA4CA3" w:rsidRDefault="00F2093E">
            <w:pPr>
              <w:spacing w:before="0" w:after="0"/>
              <w:ind w:left="0" w:right="0"/>
              <w:jc w:val="center"/>
              <w:rPr>
                <w:rFonts w:ascii="Arial Narrow" w:eastAsia="仿宋_GB2312" w:hAnsi="Arial Narrow" w:cs="Arial Unicode MS"/>
                <w:sz w:val="20"/>
                <w:szCs w:val="20"/>
              </w:rPr>
            </w:pPr>
            <w:r>
              <w:rPr>
                <w:rFonts w:ascii="Arial Narrow" w:eastAsia="仿宋_GB2312" w:hAnsi="Arial Narrow" w:cs="Arial Unicode MS"/>
                <w:sz w:val="20"/>
                <w:szCs w:val="20"/>
              </w:rPr>
              <w:t>1.94%</w:t>
            </w:r>
          </w:p>
        </w:tc>
        <w:tc>
          <w:tcPr>
            <w:tcW w:w="2305" w:type="dxa"/>
            <w:vAlign w:val="center"/>
          </w:tcPr>
          <w:p w14:paraId="38E41518" w14:textId="77777777" w:rsidR="00AA4CA3" w:rsidRDefault="00F2093E">
            <w:pPr>
              <w:spacing w:before="0" w:after="0"/>
              <w:ind w:left="0" w:right="0"/>
              <w:jc w:val="center"/>
              <w:rPr>
                <w:rFonts w:ascii="Arial Narrow" w:eastAsia="仿宋_GB2312" w:hAnsi="Arial Narrow" w:cs="Arial Unicode MS"/>
                <w:sz w:val="20"/>
                <w:szCs w:val="20"/>
              </w:rPr>
            </w:pPr>
            <w:r>
              <w:rPr>
                <w:rFonts w:ascii="Arial Narrow" w:eastAsia="仿宋_GB2312" w:hAnsi="Arial Narrow" w:cs="Arial Unicode MS"/>
                <w:sz w:val="20"/>
                <w:szCs w:val="20"/>
              </w:rPr>
              <w:t>3.60%</w:t>
            </w:r>
          </w:p>
        </w:tc>
        <w:tc>
          <w:tcPr>
            <w:tcW w:w="2305" w:type="dxa"/>
            <w:vAlign w:val="center"/>
          </w:tcPr>
          <w:p w14:paraId="210A082C" w14:textId="77777777" w:rsidR="00AA4CA3" w:rsidRDefault="00F2093E">
            <w:pPr>
              <w:spacing w:before="0" w:after="0"/>
              <w:ind w:left="0" w:right="0"/>
              <w:jc w:val="center"/>
              <w:rPr>
                <w:rFonts w:ascii="Arial Narrow" w:eastAsia="仿宋_GB2312" w:hAnsi="Arial Narrow" w:cs="Arial Unicode MS"/>
                <w:sz w:val="20"/>
                <w:szCs w:val="20"/>
              </w:rPr>
            </w:pPr>
            <w:r>
              <w:rPr>
                <w:rFonts w:ascii="Arial Narrow" w:eastAsia="仿宋_GB2312" w:hAnsi="Arial Narrow" w:cs="Arial Unicode MS"/>
                <w:sz w:val="20"/>
                <w:szCs w:val="20"/>
              </w:rPr>
              <w:t>5.93%</w:t>
            </w:r>
          </w:p>
        </w:tc>
        <w:tc>
          <w:tcPr>
            <w:tcW w:w="2244" w:type="dxa"/>
            <w:vAlign w:val="center"/>
          </w:tcPr>
          <w:p w14:paraId="18E83A48" w14:textId="77777777" w:rsidR="00AA4CA3" w:rsidRDefault="00F2093E">
            <w:pPr>
              <w:spacing w:before="0" w:after="0"/>
              <w:ind w:left="0" w:right="0"/>
              <w:jc w:val="center"/>
              <w:rPr>
                <w:rFonts w:ascii="Arial Narrow" w:eastAsia="仿宋_GB2312" w:hAnsi="Arial Narrow" w:cs="Arial Unicode MS"/>
                <w:sz w:val="20"/>
                <w:szCs w:val="20"/>
              </w:rPr>
            </w:pPr>
            <w:r>
              <w:rPr>
                <w:rFonts w:ascii="Arial Narrow" w:eastAsia="仿宋_GB2312" w:hAnsi="Arial Narrow" w:cs="Arial Unicode MS"/>
                <w:sz w:val="20"/>
                <w:szCs w:val="20"/>
              </w:rPr>
              <w:t>30.34%</w:t>
            </w:r>
          </w:p>
        </w:tc>
      </w:tr>
      <w:bookmarkEnd w:id="2092"/>
      <w:bookmarkEnd w:id="2093"/>
      <w:bookmarkEnd w:id="2094"/>
      <w:bookmarkEnd w:id="2095"/>
    </w:tbl>
    <w:p w14:paraId="3834B693" w14:textId="128076D0" w:rsidR="00AA4CA3" w:rsidRDefault="00AA4CA3"/>
    <w:p w14:paraId="655ACA39" w14:textId="77777777" w:rsidR="00975D44" w:rsidRDefault="00975D44"/>
    <w:p w14:paraId="118ACA2F" w14:textId="22E7500A" w:rsidR="00AA4CA3" w:rsidRDefault="00AA4CA3" w:rsidP="00975D44">
      <w:pPr>
        <w:pStyle w:val="ListParagraph1"/>
        <w:spacing w:before="100" w:beforeAutospacing="1" w:after="100" w:afterAutospacing="1"/>
        <w:ind w:left="0" w:right="0" w:firstLineChars="0" w:firstLine="0"/>
        <w:outlineLvl w:val="0"/>
        <w:rPr>
          <w:rFonts w:ascii="Arial Narrow" w:eastAsia="仿宋_GB2312" w:hAnsi="Arial Narrow" w:cs="Arial Unicode MS"/>
          <w:color w:val="3F9C35"/>
          <w:sz w:val="28"/>
          <w:szCs w:val="22"/>
        </w:rPr>
        <w:sectPr w:rsidR="00AA4CA3">
          <w:headerReference w:type="even" r:id="rId43"/>
          <w:footerReference w:type="default" r:id="rId44"/>
          <w:headerReference w:type="first" r:id="rId45"/>
          <w:pgSz w:w="16838" w:h="11906" w:orient="landscape"/>
          <w:pgMar w:top="1560" w:right="1440" w:bottom="1797" w:left="1440" w:header="851" w:footer="992" w:gutter="0"/>
          <w:pgNumType w:chapStyle="1"/>
          <w:cols w:space="425"/>
          <w:docGrid w:type="linesAndChars" w:linePitch="326"/>
        </w:sectPr>
      </w:pPr>
    </w:p>
    <w:p w14:paraId="147B19CF" w14:textId="10BB70BC" w:rsidR="00AA4CA3" w:rsidRPr="007B4701" w:rsidRDefault="00F2093E" w:rsidP="00E12A10">
      <w:pPr>
        <w:pStyle w:val="ListParagraph1"/>
        <w:spacing w:before="100" w:beforeAutospacing="1" w:after="100" w:afterAutospacing="1"/>
        <w:ind w:left="0" w:right="0" w:firstLineChars="0" w:firstLine="0"/>
        <w:outlineLvl w:val="0"/>
        <w:rPr>
          <w:rFonts w:ascii="Arial Narrow" w:eastAsia="仿宋_GB2312" w:hAnsi="Arial Narrow" w:cs="Arial Unicode MS"/>
          <w:color w:val="4F6228" w:themeColor="accent3" w:themeShade="80"/>
          <w:sz w:val="28"/>
          <w:szCs w:val="22"/>
        </w:rPr>
      </w:pPr>
      <w:bookmarkStart w:id="2097" w:name="_Toc171076035"/>
      <w:r w:rsidRPr="007B4701">
        <w:rPr>
          <w:rFonts w:ascii="Arial Narrow" w:eastAsia="仿宋_GB2312" w:hAnsi="Arial Narrow" w:cs="Arial Unicode MS" w:hint="eastAsia"/>
          <w:color w:val="4F6228" w:themeColor="accent3" w:themeShade="80"/>
          <w:sz w:val="28"/>
          <w:szCs w:val="22"/>
        </w:rPr>
        <w:lastRenderedPageBreak/>
        <w:t>附</w:t>
      </w:r>
      <w:r w:rsidRPr="007B4701">
        <w:rPr>
          <w:rFonts w:ascii="Arial Narrow" w:eastAsia="仿宋_GB2312" w:hAnsi="Arial Narrow" w:cs="Arial Unicode MS"/>
          <w:color w:val="4F6228" w:themeColor="accent3" w:themeShade="80"/>
          <w:sz w:val="28"/>
          <w:szCs w:val="22"/>
        </w:rPr>
        <w:t>件</w:t>
      </w:r>
      <w:r w:rsidRPr="007B4701">
        <w:rPr>
          <w:rFonts w:ascii="Arial Narrow" w:eastAsia="仿宋_GB2312" w:hAnsi="Arial Narrow" w:cs="Arial Unicode MS"/>
          <w:color w:val="4F6228" w:themeColor="accent3" w:themeShade="80"/>
          <w:sz w:val="28"/>
          <w:szCs w:val="22"/>
        </w:rPr>
        <w:t>5</w:t>
      </w:r>
      <w:r w:rsidRPr="007B4701">
        <w:rPr>
          <w:rFonts w:ascii="Arial Narrow" w:eastAsia="仿宋_GB2312" w:hAnsi="Arial Narrow" w:cs="Arial Unicode MS" w:hint="eastAsia"/>
          <w:color w:val="4F6228" w:themeColor="accent3" w:themeShade="80"/>
          <w:sz w:val="28"/>
          <w:szCs w:val="22"/>
        </w:rPr>
        <w:t>年度集团合并财务报表</w:t>
      </w:r>
      <w:bookmarkEnd w:id="2097"/>
    </w:p>
    <w:p w14:paraId="5199DE88" w14:textId="77777777" w:rsidR="00AA4CA3" w:rsidRDefault="00F2093E">
      <w:pPr>
        <w:spacing w:after="0"/>
        <w:ind w:left="0"/>
        <w:rPr>
          <w:rFonts w:ascii="Arial Narrow" w:eastAsia="仿宋_GB2312" w:hAnsi="Arial Narrow" w:cs="楷体"/>
          <w:b/>
          <w:bCs/>
          <w:i/>
          <w:color w:val="002060"/>
          <w:sz w:val="22"/>
          <w:szCs w:val="22"/>
        </w:rPr>
      </w:pPr>
      <w:r>
        <w:rPr>
          <w:rFonts w:ascii="Arial Narrow" w:eastAsia="仿宋_GB2312" w:hAnsi="Arial Narrow" w:cs="楷体" w:hint="eastAsia"/>
          <w:b/>
          <w:bCs/>
          <w:i/>
          <w:color w:val="002060"/>
          <w:sz w:val="22"/>
          <w:szCs w:val="22"/>
        </w:rPr>
        <w:t>集团合并利润表</w:t>
      </w:r>
    </w:p>
    <w:p w14:paraId="16FAFA6D" w14:textId="4215954A" w:rsidR="00AA4CA3" w:rsidRDefault="00F2093E" w:rsidP="00BA5A47">
      <w:pPr>
        <w:wordWrap w:val="0"/>
        <w:spacing w:before="0" w:after="0"/>
        <w:ind w:left="0" w:right="454"/>
        <w:jc w:val="right"/>
        <w:rPr>
          <w:rFonts w:ascii="Arial Narrow" w:eastAsia="仿宋_GB2312" w:hAnsi="Arial Narrow" w:cs="楷体"/>
          <w:iCs/>
          <w:sz w:val="22"/>
          <w:szCs w:val="22"/>
        </w:rPr>
      </w:pPr>
      <w:r>
        <w:rPr>
          <w:rFonts w:ascii="Arial Narrow" w:eastAsia="仿宋_GB2312" w:hAnsi="Arial Narrow" w:cs="楷体" w:hint="eastAsia"/>
          <w:iCs/>
          <w:sz w:val="20"/>
          <w:szCs w:val="20"/>
        </w:rPr>
        <w:t>货币单位：人民币˙元</w:t>
      </w:r>
      <w:ins w:id="2098" w:author="作者" w:date="2024-07-04T11:54:00Z">
        <w:r w:rsidR="00BA5A47">
          <w:rPr>
            <w:rFonts w:ascii="Arial Narrow" w:eastAsia="仿宋_GB2312" w:hAnsi="Arial Narrow" w:cs="楷体" w:hint="eastAsia"/>
            <w:iCs/>
            <w:sz w:val="20"/>
            <w:szCs w:val="20"/>
          </w:rPr>
          <w:t xml:space="preserve"> </w:t>
        </w:r>
      </w:ins>
    </w:p>
    <w:tbl>
      <w:tblPr>
        <w:tblpPr w:leftFromText="180" w:rightFromText="180" w:vertAnchor="text" w:horzAnchor="margin" w:tblpXSpec="center" w:tblpY="307"/>
        <w:tblOverlap w:val="never"/>
        <w:tblW w:w="7427" w:type="dxa"/>
        <w:tblLook w:val="04A0" w:firstRow="1" w:lastRow="0" w:firstColumn="1" w:lastColumn="0" w:noHBand="0" w:noVBand="1"/>
      </w:tblPr>
      <w:tblGrid>
        <w:gridCol w:w="4025"/>
        <w:gridCol w:w="1701"/>
        <w:gridCol w:w="1701"/>
      </w:tblGrid>
      <w:tr w:rsidR="00430363" w14:paraId="5F814835" w14:textId="77777777" w:rsidTr="00BA5A47">
        <w:trPr>
          <w:trHeight w:val="310"/>
          <w:tblHeader/>
        </w:trPr>
        <w:tc>
          <w:tcPr>
            <w:tcW w:w="4025" w:type="dxa"/>
            <w:tcBorders>
              <w:top w:val="single" w:sz="4" w:space="0" w:color="000000"/>
              <w:left w:val="single" w:sz="4" w:space="0" w:color="000000"/>
              <w:bottom w:val="single" w:sz="4" w:space="0" w:color="000000"/>
              <w:right w:val="single" w:sz="4" w:space="0" w:color="000000"/>
            </w:tcBorders>
            <w:shd w:val="clear" w:color="auto" w:fill="002060"/>
            <w:noWrap/>
            <w:vAlign w:val="bottom"/>
          </w:tcPr>
          <w:p w14:paraId="6D87FF58" w14:textId="77777777" w:rsidR="00430363" w:rsidRPr="00C81D2A" w:rsidRDefault="00430363" w:rsidP="00430363">
            <w:pPr>
              <w:spacing w:before="0" w:after="0"/>
              <w:ind w:left="0" w:right="0"/>
              <w:jc w:val="center"/>
              <w:rPr>
                <w:rFonts w:ascii="仿宋_GB2312" w:eastAsia="仿宋_GB2312" w:hAnsi="Arial Narrow"/>
                <w:b/>
                <w:color w:val="FFFFFF" w:themeColor="background1"/>
                <w:sz w:val="20"/>
                <w:szCs w:val="20"/>
              </w:rPr>
            </w:pPr>
            <w:r w:rsidRPr="00C81D2A">
              <w:rPr>
                <w:rFonts w:ascii="仿宋_GB2312" w:eastAsia="仿宋_GB2312" w:hAnsi="Arial Narrow" w:hint="eastAsia"/>
                <w:b/>
                <w:color w:val="FFFFFF" w:themeColor="background1"/>
                <w:sz w:val="20"/>
                <w:szCs w:val="20"/>
              </w:rPr>
              <w:t>科目名称</w:t>
            </w:r>
          </w:p>
        </w:tc>
        <w:tc>
          <w:tcPr>
            <w:tcW w:w="1701" w:type="dxa"/>
            <w:tcBorders>
              <w:top w:val="single" w:sz="4" w:space="0" w:color="000000"/>
              <w:left w:val="single" w:sz="4" w:space="0" w:color="000000"/>
              <w:bottom w:val="single" w:sz="4" w:space="0" w:color="000000"/>
              <w:right w:val="single" w:sz="4" w:space="0" w:color="000000"/>
            </w:tcBorders>
            <w:shd w:val="clear" w:color="auto" w:fill="002060"/>
            <w:noWrap/>
            <w:vAlign w:val="bottom"/>
          </w:tcPr>
          <w:p w14:paraId="155BD067" w14:textId="4D944875" w:rsidR="00430363" w:rsidRPr="00C81D2A" w:rsidRDefault="00430363" w:rsidP="000271F0">
            <w:pPr>
              <w:spacing w:before="0" w:after="0"/>
              <w:ind w:left="0" w:right="0"/>
              <w:jc w:val="center"/>
              <w:rPr>
                <w:rFonts w:ascii="仿宋_GB2312" w:eastAsia="仿宋_GB2312" w:hAnsi="Arial Narrow"/>
                <w:b/>
                <w:color w:val="FFFFFF" w:themeColor="background1"/>
                <w:sz w:val="20"/>
                <w:szCs w:val="20"/>
              </w:rPr>
            </w:pPr>
            <w:r w:rsidRPr="00C81D2A">
              <w:rPr>
                <w:rFonts w:ascii="仿宋_GB2312" w:eastAsia="仿宋_GB2312" w:hAnsi="Arial Narrow" w:hint="eastAsia"/>
                <w:b/>
                <w:color w:val="FFFFFF" w:themeColor="background1"/>
                <w:sz w:val="20"/>
                <w:szCs w:val="20"/>
              </w:rPr>
              <w:t xml:space="preserve"> </w:t>
            </w:r>
            <w:r w:rsidR="000271F0">
              <w:rPr>
                <w:rFonts w:ascii="仿宋_GB2312" w:eastAsia="仿宋_GB2312" w:hAnsi="Arial Narrow" w:hint="eastAsia"/>
                <w:b/>
                <w:color w:val="FFFFFF" w:themeColor="background1"/>
                <w:sz w:val="20"/>
                <w:szCs w:val="20"/>
              </w:rPr>
              <w:t>2</w:t>
            </w:r>
            <w:r w:rsidR="000271F0">
              <w:rPr>
                <w:rFonts w:ascii="仿宋_GB2312" w:eastAsia="仿宋_GB2312" w:hAnsi="Arial Narrow"/>
                <w:b/>
                <w:color w:val="FFFFFF" w:themeColor="background1"/>
                <w:sz w:val="20"/>
                <w:szCs w:val="20"/>
              </w:rPr>
              <w:t>023年度</w:t>
            </w:r>
            <w:r w:rsidRPr="00C81D2A">
              <w:rPr>
                <w:rFonts w:ascii="仿宋_GB2312" w:eastAsia="仿宋_GB2312" w:hAnsi="Arial Narrow" w:hint="eastAsia"/>
                <w:b/>
                <w:color w:val="FFFFFF" w:themeColor="background1"/>
                <w:sz w:val="20"/>
                <w:szCs w:val="20"/>
              </w:rPr>
              <w:t xml:space="preserve"> </w:t>
            </w:r>
          </w:p>
        </w:tc>
        <w:tc>
          <w:tcPr>
            <w:tcW w:w="1701" w:type="dxa"/>
            <w:tcBorders>
              <w:top w:val="single" w:sz="4" w:space="0" w:color="000000"/>
              <w:left w:val="single" w:sz="4" w:space="0" w:color="000000"/>
              <w:bottom w:val="single" w:sz="4" w:space="0" w:color="000000"/>
              <w:right w:val="single" w:sz="4" w:space="0" w:color="000000"/>
            </w:tcBorders>
            <w:shd w:val="clear" w:color="auto" w:fill="002060"/>
            <w:noWrap/>
            <w:vAlign w:val="bottom"/>
          </w:tcPr>
          <w:p w14:paraId="7E56B596" w14:textId="4D6ECAD3" w:rsidR="00430363" w:rsidRPr="00C81D2A" w:rsidRDefault="00430363" w:rsidP="000271F0">
            <w:pPr>
              <w:spacing w:before="0" w:after="0"/>
              <w:ind w:left="0" w:right="0"/>
              <w:jc w:val="center"/>
              <w:rPr>
                <w:rFonts w:ascii="仿宋_GB2312" w:eastAsia="仿宋_GB2312" w:hAnsi="Arial Narrow"/>
                <w:b/>
                <w:color w:val="FFFFFF" w:themeColor="background1"/>
                <w:sz w:val="20"/>
                <w:szCs w:val="20"/>
              </w:rPr>
            </w:pPr>
            <w:r w:rsidRPr="00C81D2A">
              <w:rPr>
                <w:rFonts w:ascii="仿宋_GB2312" w:eastAsia="仿宋_GB2312" w:hAnsi="Arial Narrow" w:hint="eastAsia"/>
                <w:b/>
                <w:color w:val="FFFFFF" w:themeColor="background1"/>
                <w:sz w:val="20"/>
                <w:szCs w:val="20"/>
              </w:rPr>
              <w:t xml:space="preserve"> </w:t>
            </w:r>
            <w:r w:rsidR="000271F0">
              <w:rPr>
                <w:rFonts w:ascii="仿宋_GB2312" w:eastAsia="仿宋_GB2312" w:hAnsi="Arial Narrow" w:hint="eastAsia"/>
                <w:b/>
                <w:color w:val="FFFFFF" w:themeColor="background1"/>
                <w:sz w:val="20"/>
                <w:szCs w:val="20"/>
              </w:rPr>
              <w:t>2</w:t>
            </w:r>
            <w:r w:rsidR="000271F0">
              <w:rPr>
                <w:rFonts w:ascii="仿宋_GB2312" w:eastAsia="仿宋_GB2312" w:hAnsi="Arial Narrow"/>
                <w:b/>
                <w:color w:val="FFFFFF" w:themeColor="background1"/>
                <w:sz w:val="20"/>
                <w:szCs w:val="20"/>
              </w:rPr>
              <w:t>022年度</w:t>
            </w:r>
            <w:r w:rsidRPr="00C81D2A">
              <w:rPr>
                <w:rFonts w:ascii="仿宋_GB2312" w:eastAsia="仿宋_GB2312" w:hAnsi="Arial Narrow" w:hint="eastAsia"/>
                <w:b/>
                <w:color w:val="FFFFFF" w:themeColor="background1"/>
                <w:sz w:val="20"/>
                <w:szCs w:val="20"/>
              </w:rPr>
              <w:t xml:space="preserve"> </w:t>
            </w:r>
          </w:p>
        </w:tc>
      </w:tr>
      <w:tr w:rsidR="00430363" w14:paraId="70A587C9" w14:textId="77777777" w:rsidTr="00BA5A47">
        <w:trPr>
          <w:trHeight w:val="310"/>
        </w:trPr>
        <w:tc>
          <w:tcPr>
            <w:tcW w:w="4025"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7DBBF7E3" w14:textId="77777777" w:rsidR="00430363" w:rsidRPr="00C81D2A" w:rsidRDefault="00430363" w:rsidP="00430363">
            <w:pPr>
              <w:spacing w:before="0" w:after="0"/>
              <w:ind w:left="0" w:right="0"/>
              <w:jc w:val="left"/>
              <w:rPr>
                <w:rFonts w:ascii="仿宋_GB2312" w:eastAsia="仿宋_GB2312" w:hAnsi="Arial Narrow" w:cs="宋体"/>
                <w:b/>
                <w:bCs/>
                <w:color w:val="000000"/>
                <w:sz w:val="20"/>
                <w:szCs w:val="20"/>
              </w:rPr>
            </w:pPr>
            <w:r w:rsidRPr="00C81D2A">
              <w:rPr>
                <w:rFonts w:ascii="仿宋_GB2312" w:eastAsia="仿宋_GB2312" w:hAnsi="Arial Narrow" w:cs="宋体" w:hint="eastAsia"/>
                <w:b/>
                <w:bCs/>
                <w:color w:val="000000"/>
                <w:sz w:val="20"/>
                <w:szCs w:val="20"/>
              </w:rPr>
              <w:t>一、营业收入</w:t>
            </w:r>
          </w:p>
        </w:tc>
        <w:tc>
          <w:tcPr>
            <w:tcW w:w="1701"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2F21A91D" w14:textId="77777777" w:rsidR="00430363" w:rsidRPr="00C81D2A" w:rsidRDefault="00430363" w:rsidP="00430363">
            <w:pPr>
              <w:spacing w:before="0" w:after="0"/>
              <w:ind w:left="0" w:right="0"/>
              <w:jc w:val="right"/>
              <w:rPr>
                <w:rFonts w:ascii="Arial Narrow" w:eastAsia="仿宋_GB2312" w:hAnsi="Arial Narrow" w:cs="宋体"/>
                <w:b/>
                <w:bCs/>
                <w:color w:val="000000"/>
                <w:sz w:val="20"/>
                <w:szCs w:val="20"/>
              </w:rPr>
            </w:pPr>
            <w:r w:rsidRPr="00C81D2A">
              <w:rPr>
                <w:rFonts w:ascii="Arial Narrow" w:eastAsia="仿宋_GB2312" w:hAnsi="Arial Narrow" w:cs="宋体"/>
                <w:b/>
                <w:bCs/>
                <w:color w:val="000000"/>
                <w:sz w:val="20"/>
                <w:szCs w:val="20"/>
              </w:rPr>
              <w:t xml:space="preserve"> 923,933,493</w:t>
            </w:r>
            <w:r>
              <w:rPr>
                <w:rFonts w:ascii="Arial Narrow" w:eastAsia="仿宋_GB2312" w:hAnsi="Arial Narrow" w:cs="宋体"/>
                <w:b/>
                <w:bCs/>
                <w:color w:val="000000"/>
                <w:sz w:val="20"/>
                <w:szCs w:val="20"/>
              </w:rPr>
              <w:t>.00</w:t>
            </w:r>
            <w:r w:rsidRPr="00C81D2A">
              <w:rPr>
                <w:rFonts w:ascii="Arial Narrow" w:eastAsia="仿宋_GB2312" w:hAnsi="Arial Narrow" w:cs="宋体"/>
                <w:b/>
                <w:bCs/>
                <w:color w:val="000000"/>
                <w:sz w:val="20"/>
                <w:szCs w:val="20"/>
              </w:rPr>
              <w:t xml:space="preserve"> </w:t>
            </w:r>
          </w:p>
        </w:tc>
        <w:tc>
          <w:tcPr>
            <w:tcW w:w="1701"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39619BDF" w14:textId="77777777" w:rsidR="00430363" w:rsidRPr="00C81D2A" w:rsidRDefault="00430363" w:rsidP="00430363">
            <w:pPr>
              <w:spacing w:before="0" w:after="0"/>
              <w:ind w:left="0" w:right="0"/>
              <w:jc w:val="right"/>
              <w:rPr>
                <w:rFonts w:ascii="Arial Narrow" w:eastAsia="仿宋_GB2312" w:hAnsi="Arial Narrow" w:cs="宋体"/>
                <w:b/>
                <w:bCs/>
                <w:color w:val="000000"/>
                <w:sz w:val="20"/>
                <w:szCs w:val="20"/>
              </w:rPr>
            </w:pPr>
            <w:r w:rsidRPr="00C81D2A">
              <w:rPr>
                <w:rFonts w:ascii="Arial Narrow" w:eastAsia="仿宋_GB2312" w:hAnsi="Arial Narrow" w:cs="宋体"/>
                <w:b/>
                <w:bCs/>
                <w:color w:val="000000"/>
                <w:sz w:val="20"/>
                <w:szCs w:val="20"/>
              </w:rPr>
              <w:t xml:space="preserve"> 1,114,228,10</w:t>
            </w:r>
            <w:r>
              <w:rPr>
                <w:rFonts w:ascii="Arial Narrow" w:eastAsia="仿宋_GB2312" w:hAnsi="Arial Narrow" w:cs="宋体"/>
                <w:b/>
                <w:bCs/>
                <w:color w:val="000000"/>
                <w:sz w:val="20"/>
                <w:szCs w:val="20"/>
              </w:rPr>
              <w:t>2.64</w:t>
            </w:r>
            <w:r w:rsidRPr="00C81D2A">
              <w:rPr>
                <w:rFonts w:ascii="Arial Narrow" w:eastAsia="仿宋_GB2312" w:hAnsi="Arial Narrow" w:cs="宋体"/>
                <w:b/>
                <w:bCs/>
                <w:color w:val="000000"/>
                <w:sz w:val="20"/>
                <w:szCs w:val="20"/>
              </w:rPr>
              <w:t xml:space="preserve"> </w:t>
            </w:r>
          </w:p>
        </w:tc>
      </w:tr>
      <w:tr w:rsidR="00430363" w14:paraId="515DB128" w14:textId="77777777" w:rsidTr="00BA5A47">
        <w:trPr>
          <w:trHeight w:val="264"/>
        </w:trPr>
        <w:tc>
          <w:tcPr>
            <w:tcW w:w="4025"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195718B1" w14:textId="77777777" w:rsidR="00430363" w:rsidRPr="00C81D2A" w:rsidRDefault="00430363" w:rsidP="00430363">
            <w:pPr>
              <w:spacing w:before="0" w:after="0"/>
              <w:ind w:left="0" w:right="0"/>
              <w:jc w:val="left"/>
              <w:rPr>
                <w:rFonts w:ascii="仿宋_GB2312" w:eastAsia="仿宋_GB2312" w:hAnsi="Arial Narrow" w:cs="宋体"/>
                <w:color w:val="000000"/>
                <w:sz w:val="20"/>
                <w:szCs w:val="20"/>
              </w:rPr>
            </w:pPr>
            <w:r w:rsidRPr="00C81D2A">
              <w:rPr>
                <w:rFonts w:ascii="仿宋_GB2312" w:eastAsia="仿宋_GB2312" w:hAnsi="Arial Narrow" w:cs="宋体" w:hint="eastAsia"/>
                <w:color w:val="000000"/>
                <w:sz w:val="20"/>
                <w:szCs w:val="20"/>
              </w:rPr>
              <w:t>减：营业成本</w:t>
            </w:r>
          </w:p>
        </w:tc>
        <w:tc>
          <w:tcPr>
            <w:tcW w:w="1701" w:type="dxa"/>
            <w:tcBorders>
              <w:top w:val="single" w:sz="4" w:space="0" w:color="000000"/>
              <w:left w:val="single" w:sz="4" w:space="0" w:color="000000"/>
              <w:bottom w:val="single" w:sz="4" w:space="0" w:color="000000"/>
              <w:right w:val="single" w:sz="4" w:space="0" w:color="000000"/>
            </w:tcBorders>
            <w:shd w:val="clear" w:color="auto" w:fill="auto"/>
            <w:noWrap/>
          </w:tcPr>
          <w:p w14:paraId="3D5AFCB7" w14:textId="77777777" w:rsidR="00430363" w:rsidRPr="00C81D2A" w:rsidRDefault="00430363" w:rsidP="00430363">
            <w:pPr>
              <w:spacing w:before="0" w:after="0"/>
              <w:ind w:left="0" w:right="0"/>
              <w:jc w:val="right"/>
              <w:rPr>
                <w:rFonts w:ascii="Arial Narrow" w:eastAsia="仿宋_GB2312" w:hAnsi="Arial Narrow" w:cs="宋体"/>
                <w:color w:val="000000"/>
                <w:sz w:val="20"/>
                <w:szCs w:val="20"/>
              </w:rPr>
            </w:pPr>
            <w:r w:rsidRPr="00C81D2A">
              <w:rPr>
                <w:rFonts w:ascii="Arial Narrow" w:hAnsi="Arial Narrow"/>
                <w:sz w:val="20"/>
                <w:szCs w:val="20"/>
              </w:rPr>
              <w:t xml:space="preserve">778,210,500.96 </w:t>
            </w:r>
          </w:p>
        </w:tc>
        <w:tc>
          <w:tcPr>
            <w:tcW w:w="1701" w:type="dxa"/>
            <w:tcBorders>
              <w:top w:val="single" w:sz="4" w:space="0" w:color="000000"/>
              <w:left w:val="single" w:sz="4" w:space="0" w:color="000000"/>
              <w:bottom w:val="single" w:sz="4" w:space="0" w:color="000000"/>
              <w:right w:val="single" w:sz="4" w:space="0" w:color="000000"/>
            </w:tcBorders>
            <w:shd w:val="clear" w:color="auto" w:fill="auto"/>
            <w:noWrap/>
          </w:tcPr>
          <w:p w14:paraId="669DDE15" w14:textId="77777777" w:rsidR="00430363" w:rsidRPr="00C81D2A" w:rsidRDefault="00430363" w:rsidP="00430363">
            <w:pPr>
              <w:spacing w:before="0" w:after="0"/>
              <w:ind w:left="0" w:right="0"/>
              <w:jc w:val="right"/>
              <w:rPr>
                <w:rFonts w:ascii="Arial Narrow" w:eastAsia="仿宋_GB2312" w:hAnsi="Arial Narrow" w:cs="宋体"/>
                <w:color w:val="000000"/>
                <w:sz w:val="20"/>
                <w:szCs w:val="20"/>
              </w:rPr>
            </w:pPr>
            <w:r w:rsidRPr="00C81D2A">
              <w:rPr>
                <w:rFonts w:ascii="Arial Narrow" w:hAnsi="Arial Narrow"/>
                <w:sz w:val="20"/>
                <w:szCs w:val="20"/>
              </w:rPr>
              <w:t xml:space="preserve">927,418,412.17 </w:t>
            </w:r>
          </w:p>
        </w:tc>
      </w:tr>
      <w:tr w:rsidR="00430363" w14:paraId="705EEB3A" w14:textId="77777777" w:rsidTr="00BA5A47">
        <w:trPr>
          <w:trHeight w:val="310"/>
        </w:trPr>
        <w:tc>
          <w:tcPr>
            <w:tcW w:w="4025"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12622A18" w14:textId="77777777" w:rsidR="00430363" w:rsidRPr="00C81D2A" w:rsidRDefault="00430363" w:rsidP="00430363">
            <w:pPr>
              <w:spacing w:before="0" w:after="0"/>
              <w:ind w:left="0" w:right="0"/>
              <w:jc w:val="left"/>
              <w:rPr>
                <w:rFonts w:ascii="仿宋_GB2312" w:eastAsia="仿宋_GB2312" w:hAnsi="Arial Narrow" w:cs="宋体"/>
                <w:color w:val="000000"/>
                <w:sz w:val="20"/>
                <w:szCs w:val="20"/>
              </w:rPr>
            </w:pPr>
            <w:r w:rsidRPr="00C81D2A">
              <w:rPr>
                <w:rFonts w:ascii="仿宋_GB2312" w:eastAsia="仿宋_GB2312" w:hAnsi="Arial Narrow" w:cs="宋体" w:hint="eastAsia"/>
                <w:color w:val="000000"/>
                <w:sz w:val="20"/>
                <w:szCs w:val="20"/>
              </w:rPr>
              <w:t>税金及附加</w:t>
            </w:r>
          </w:p>
        </w:tc>
        <w:tc>
          <w:tcPr>
            <w:tcW w:w="1701" w:type="dxa"/>
            <w:tcBorders>
              <w:top w:val="single" w:sz="4" w:space="0" w:color="000000"/>
              <w:left w:val="single" w:sz="4" w:space="0" w:color="000000"/>
              <w:bottom w:val="single" w:sz="4" w:space="0" w:color="000000"/>
              <w:right w:val="single" w:sz="4" w:space="0" w:color="000000"/>
            </w:tcBorders>
            <w:shd w:val="clear" w:color="auto" w:fill="auto"/>
            <w:noWrap/>
          </w:tcPr>
          <w:p w14:paraId="5AF59709" w14:textId="77777777" w:rsidR="00430363" w:rsidRPr="00C81D2A" w:rsidRDefault="00430363" w:rsidP="00430363">
            <w:pPr>
              <w:spacing w:before="0" w:after="0"/>
              <w:ind w:left="0" w:right="0"/>
              <w:jc w:val="right"/>
              <w:rPr>
                <w:rFonts w:ascii="Arial Narrow" w:eastAsia="仿宋_GB2312" w:hAnsi="Arial Narrow" w:cs="宋体"/>
                <w:color w:val="000000"/>
                <w:sz w:val="20"/>
                <w:szCs w:val="20"/>
              </w:rPr>
            </w:pPr>
            <w:r w:rsidRPr="00C81D2A">
              <w:rPr>
                <w:rFonts w:ascii="Arial Narrow" w:hAnsi="Arial Narrow"/>
                <w:sz w:val="20"/>
                <w:szCs w:val="20"/>
              </w:rPr>
              <w:t xml:space="preserve">4,619,884.00 </w:t>
            </w:r>
          </w:p>
        </w:tc>
        <w:tc>
          <w:tcPr>
            <w:tcW w:w="1701" w:type="dxa"/>
            <w:tcBorders>
              <w:top w:val="single" w:sz="4" w:space="0" w:color="000000"/>
              <w:left w:val="single" w:sz="4" w:space="0" w:color="000000"/>
              <w:bottom w:val="single" w:sz="4" w:space="0" w:color="000000"/>
              <w:right w:val="single" w:sz="4" w:space="0" w:color="000000"/>
            </w:tcBorders>
            <w:shd w:val="clear" w:color="auto" w:fill="auto"/>
            <w:noWrap/>
          </w:tcPr>
          <w:p w14:paraId="1AB01694" w14:textId="77777777" w:rsidR="00430363" w:rsidRPr="00C81D2A" w:rsidRDefault="00430363" w:rsidP="00430363">
            <w:pPr>
              <w:spacing w:before="0" w:after="0"/>
              <w:ind w:left="0" w:right="0"/>
              <w:jc w:val="right"/>
              <w:rPr>
                <w:rFonts w:ascii="Arial Narrow" w:eastAsia="仿宋_GB2312" w:hAnsi="Arial Narrow" w:cs="宋体"/>
                <w:color w:val="000000"/>
                <w:sz w:val="20"/>
                <w:szCs w:val="20"/>
              </w:rPr>
            </w:pPr>
            <w:r w:rsidRPr="00C81D2A">
              <w:rPr>
                <w:rFonts w:ascii="Arial Narrow" w:hAnsi="Arial Narrow"/>
                <w:sz w:val="20"/>
                <w:szCs w:val="20"/>
              </w:rPr>
              <w:t xml:space="preserve">1,121,356.15 </w:t>
            </w:r>
          </w:p>
        </w:tc>
      </w:tr>
      <w:tr w:rsidR="00430363" w14:paraId="616DF122" w14:textId="77777777" w:rsidTr="00BA5A47">
        <w:trPr>
          <w:trHeight w:val="310"/>
        </w:trPr>
        <w:tc>
          <w:tcPr>
            <w:tcW w:w="4025"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04730A82" w14:textId="77777777" w:rsidR="00430363" w:rsidRPr="00C81D2A" w:rsidRDefault="00430363" w:rsidP="00430363">
            <w:pPr>
              <w:spacing w:before="0" w:after="0"/>
              <w:ind w:left="0" w:right="0"/>
              <w:jc w:val="left"/>
              <w:rPr>
                <w:rFonts w:ascii="仿宋_GB2312" w:eastAsia="仿宋_GB2312" w:hAnsi="Arial Narrow" w:cs="宋体"/>
                <w:color w:val="000000"/>
                <w:sz w:val="20"/>
                <w:szCs w:val="20"/>
              </w:rPr>
            </w:pPr>
            <w:r w:rsidRPr="00C81D2A">
              <w:rPr>
                <w:rFonts w:ascii="仿宋_GB2312" w:eastAsia="仿宋_GB2312" w:hAnsi="Arial Narrow" w:cs="宋体" w:hint="eastAsia"/>
                <w:color w:val="000000"/>
                <w:sz w:val="20"/>
                <w:szCs w:val="20"/>
              </w:rPr>
              <w:t>销售费用</w:t>
            </w:r>
          </w:p>
        </w:tc>
        <w:tc>
          <w:tcPr>
            <w:tcW w:w="1701" w:type="dxa"/>
            <w:tcBorders>
              <w:top w:val="single" w:sz="4" w:space="0" w:color="000000"/>
              <w:left w:val="single" w:sz="4" w:space="0" w:color="000000"/>
              <w:bottom w:val="single" w:sz="4" w:space="0" w:color="000000"/>
              <w:right w:val="single" w:sz="4" w:space="0" w:color="000000"/>
            </w:tcBorders>
            <w:shd w:val="clear" w:color="auto" w:fill="auto"/>
            <w:noWrap/>
          </w:tcPr>
          <w:p w14:paraId="4C66C936" w14:textId="77777777" w:rsidR="00430363" w:rsidRPr="00C81D2A" w:rsidRDefault="00430363" w:rsidP="00430363">
            <w:pPr>
              <w:spacing w:before="0" w:after="0"/>
              <w:ind w:left="0" w:right="0"/>
              <w:jc w:val="right"/>
              <w:rPr>
                <w:rFonts w:ascii="Arial Narrow" w:eastAsia="仿宋_GB2312" w:hAnsi="Arial Narrow" w:cs="宋体"/>
                <w:color w:val="000000"/>
                <w:sz w:val="20"/>
                <w:szCs w:val="20"/>
              </w:rPr>
            </w:pPr>
            <w:r w:rsidRPr="00C81D2A">
              <w:rPr>
                <w:rFonts w:ascii="Arial Narrow" w:hAnsi="Arial Narrow"/>
                <w:sz w:val="20"/>
                <w:szCs w:val="20"/>
              </w:rPr>
              <w:t xml:space="preserve">66,257,010.25 </w:t>
            </w:r>
          </w:p>
        </w:tc>
        <w:tc>
          <w:tcPr>
            <w:tcW w:w="1701" w:type="dxa"/>
            <w:tcBorders>
              <w:top w:val="single" w:sz="4" w:space="0" w:color="000000"/>
              <w:left w:val="single" w:sz="4" w:space="0" w:color="000000"/>
              <w:bottom w:val="single" w:sz="4" w:space="0" w:color="000000"/>
              <w:right w:val="single" w:sz="4" w:space="0" w:color="000000"/>
            </w:tcBorders>
            <w:shd w:val="clear" w:color="auto" w:fill="auto"/>
            <w:noWrap/>
          </w:tcPr>
          <w:p w14:paraId="1E41E7FF" w14:textId="77777777" w:rsidR="00430363" w:rsidRPr="00C81D2A" w:rsidRDefault="00430363" w:rsidP="00430363">
            <w:pPr>
              <w:spacing w:before="0" w:after="0"/>
              <w:ind w:left="0" w:right="0"/>
              <w:jc w:val="right"/>
              <w:rPr>
                <w:rFonts w:ascii="Arial Narrow" w:eastAsia="仿宋_GB2312" w:hAnsi="Arial Narrow" w:cs="宋体"/>
                <w:color w:val="000000"/>
                <w:sz w:val="20"/>
                <w:szCs w:val="20"/>
              </w:rPr>
            </w:pPr>
            <w:r w:rsidRPr="00C81D2A">
              <w:rPr>
                <w:rFonts w:ascii="Arial Narrow" w:hAnsi="Arial Narrow"/>
                <w:sz w:val="20"/>
                <w:szCs w:val="20"/>
              </w:rPr>
              <w:t xml:space="preserve">70,712,574.33 </w:t>
            </w:r>
          </w:p>
        </w:tc>
      </w:tr>
      <w:tr w:rsidR="00430363" w14:paraId="74D89A60" w14:textId="77777777" w:rsidTr="00BA5A47">
        <w:trPr>
          <w:trHeight w:val="264"/>
        </w:trPr>
        <w:tc>
          <w:tcPr>
            <w:tcW w:w="4025"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51C89AD7" w14:textId="77777777" w:rsidR="00430363" w:rsidRPr="00C81D2A" w:rsidRDefault="00430363" w:rsidP="00430363">
            <w:pPr>
              <w:spacing w:before="0" w:after="0"/>
              <w:ind w:left="0" w:right="0"/>
              <w:jc w:val="left"/>
              <w:rPr>
                <w:rFonts w:ascii="仿宋_GB2312" w:eastAsia="仿宋_GB2312" w:hAnsi="Arial Narrow" w:cs="宋体"/>
                <w:color w:val="000000"/>
                <w:sz w:val="20"/>
                <w:szCs w:val="20"/>
              </w:rPr>
            </w:pPr>
            <w:r w:rsidRPr="00C81D2A">
              <w:rPr>
                <w:rFonts w:ascii="仿宋_GB2312" w:eastAsia="仿宋_GB2312" w:hAnsi="Arial Narrow" w:cs="宋体" w:hint="eastAsia"/>
                <w:color w:val="000000"/>
                <w:sz w:val="20"/>
                <w:szCs w:val="20"/>
              </w:rPr>
              <w:t>管理费用</w:t>
            </w:r>
          </w:p>
        </w:tc>
        <w:tc>
          <w:tcPr>
            <w:tcW w:w="1701" w:type="dxa"/>
            <w:tcBorders>
              <w:top w:val="single" w:sz="4" w:space="0" w:color="000000"/>
              <w:left w:val="single" w:sz="4" w:space="0" w:color="000000"/>
              <w:bottom w:val="single" w:sz="4" w:space="0" w:color="000000"/>
              <w:right w:val="single" w:sz="4" w:space="0" w:color="000000"/>
            </w:tcBorders>
            <w:shd w:val="clear" w:color="auto" w:fill="auto"/>
            <w:noWrap/>
          </w:tcPr>
          <w:p w14:paraId="17E8FCC1" w14:textId="77777777" w:rsidR="00430363" w:rsidRPr="00C81D2A" w:rsidRDefault="00430363" w:rsidP="00430363">
            <w:pPr>
              <w:spacing w:before="0" w:after="0"/>
              <w:ind w:left="0" w:right="0"/>
              <w:jc w:val="right"/>
              <w:rPr>
                <w:rFonts w:ascii="Arial Narrow" w:eastAsia="仿宋_GB2312" w:hAnsi="Arial Narrow" w:cs="宋体"/>
                <w:color w:val="000000"/>
                <w:sz w:val="20"/>
                <w:szCs w:val="20"/>
              </w:rPr>
            </w:pPr>
            <w:r w:rsidRPr="00C81D2A">
              <w:rPr>
                <w:rFonts w:ascii="Arial Narrow" w:hAnsi="Arial Narrow"/>
                <w:sz w:val="20"/>
                <w:szCs w:val="20"/>
              </w:rPr>
              <w:t xml:space="preserve">48,892,984.33 </w:t>
            </w:r>
          </w:p>
        </w:tc>
        <w:tc>
          <w:tcPr>
            <w:tcW w:w="1701" w:type="dxa"/>
            <w:tcBorders>
              <w:top w:val="single" w:sz="4" w:space="0" w:color="000000"/>
              <w:left w:val="single" w:sz="4" w:space="0" w:color="000000"/>
              <w:bottom w:val="single" w:sz="4" w:space="0" w:color="000000"/>
              <w:right w:val="single" w:sz="4" w:space="0" w:color="000000"/>
            </w:tcBorders>
            <w:shd w:val="clear" w:color="auto" w:fill="auto"/>
            <w:noWrap/>
          </w:tcPr>
          <w:p w14:paraId="60353900" w14:textId="77777777" w:rsidR="00430363" w:rsidRPr="00C81D2A" w:rsidRDefault="00430363" w:rsidP="00430363">
            <w:pPr>
              <w:spacing w:before="0" w:after="0"/>
              <w:ind w:left="0" w:right="0"/>
              <w:jc w:val="right"/>
              <w:rPr>
                <w:rFonts w:ascii="Arial Narrow" w:eastAsia="仿宋_GB2312" w:hAnsi="Arial Narrow" w:cs="宋体"/>
                <w:color w:val="000000"/>
                <w:sz w:val="20"/>
                <w:szCs w:val="20"/>
              </w:rPr>
            </w:pPr>
            <w:r w:rsidRPr="00C81D2A">
              <w:rPr>
                <w:rFonts w:ascii="Arial Narrow" w:hAnsi="Arial Narrow"/>
                <w:sz w:val="20"/>
                <w:szCs w:val="20"/>
              </w:rPr>
              <w:t xml:space="preserve">51,434,006.21 </w:t>
            </w:r>
          </w:p>
        </w:tc>
      </w:tr>
      <w:tr w:rsidR="00430363" w14:paraId="11BAFC0E" w14:textId="77777777" w:rsidTr="00BA5A47">
        <w:trPr>
          <w:trHeight w:val="310"/>
        </w:trPr>
        <w:tc>
          <w:tcPr>
            <w:tcW w:w="4025"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34A74BDD" w14:textId="77777777" w:rsidR="00430363" w:rsidRPr="00C81D2A" w:rsidRDefault="00430363" w:rsidP="00430363">
            <w:pPr>
              <w:spacing w:before="0" w:after="0"/>
              <w:ind w:left="0" w:right="0"/>
              <w:jc w:val="left"/>
              <w:rPr>
                <w:rFonts w:ascii="仿宋_GB2312" w:eastAsia="仿宋_GB2312" w:hAnsi="Arial Narrow" w:cs="宋体"/>
                <w:color w:val="000000"/>
                <w:sz w:val="20"/>
                <w:szCs w:val="20"/>
              </w:rPr>
            </w:pPr>
            <w:r w:rsidRPr="00C81D2A">
              <w:rPr>
                <w:rFonts w:ascii="仿宋_GB2312" w:eastAsia="仿宋_GB2312" w:hAnsi="Arial Narrow" w:cs="宋体" w:hint="eastAsia"/>
                <w:color w:val="000000"/>
                <w:sz w:val="20"/>
                <w:szCs w:val="20"/>
              </w:rPr>
              <w:t>研发费用</w:t>
            </w:r>
          </w:p>
        </w:tc>
        <w:tc>
          <w:tcPr>
            <w:tcW w:w="1701" w:type="dxa"/>
            <w:tcBorders>
              <w:top w:val="single" w:sz="4" w:space="0" w:color="000000"/>
              <w:left w:val="single" w:sz="4" w:space="0" w:color="000000"/>
              <w:bottom w:val="single" w:sz="4" w:space="0" w:color="000000"/>
              <w:right w:val="single" w:sz="4" w:space="0" w:color="000000"/>
            </w:tcBorders>
            <w:shd w:val="clear" w:color="auto" w:fill="auto"/>
            <w:noWrap/>
          </w:tcPr>
          <w:p w14:paraId="111621D9" w14:textId="77777777" w:rsidR="00430363" w:rsidRPr="00C81D2A" w:rsidRDefault="00430363" w:rsidP="00430363">
            <w:pPr>
              <w:spacing w:before="0" w:after="0"/>
              <w:ind w:left="0" w:right="0"/>
              <w:jc w:val="right"/>
              <w:rPr>
                <w:rFonts w:ascii="Arial Narrow" w:eastAsia="仿宋_GB2312" w:hAnsi="Arial Narrow" w:cs="宋体"/>
                <w:color w:val="000000"/>
                <w:sz w:val="20"/>
                <w:szCs w:val="20"/>
              </w:rPr>
            </w:pPr>
            <w:r w:rsidRPr="00C81D2A">
              <w:rPr>
                <w:rFonts w:ascii="Arial Narrow" w:hAnsi="Arial Narrow"/>
                <w:sz w:val="20"/>
                <w:szCs w:val="20"/>
              </w:rPr>
              <w:t xml:space="preserve">46,237,454.14 </w:t>
            </w:r>
          </w:p>
        </w:tc>
        <w:tc>
          <w:tcPr>
            <w:tcW w:w="1701" w:type="dxa"/>
            <w:tcBorders>
              <w:top w:val="single" w:sz="4" w:space="0" w:color="000000"/>
              <w:left w:val="single" w:sz="4" w:space="0" w:color="000000"/>
              <w:bottom w:val="single" w:sz="4" w:space="0" w:color="000000"/>
              <w:right w:val="single" w:sz="4" w:space="0" w:color="000000"/>
            </w:tcBorders>
            <w:shd w:val="clear" w:color="auto" w:fill="auto"/>
            <w:noWrap/>
          </w:tcPr>
          <w:p w14:paraId="191D3D07" w14:textId="77777777" w:rsidR="00430363" w:rsidRPr="00C81D2A" w:rsidRDefault="00430363" w:rsidP="00430363">
            <w:pPr>
              <w:spacing w:before="0" w:after="0"/>
              <w:ind w:left="0" w:right="0"/>
              <w:jc w:val="right"/>
              <w:rPr>
                <w:rFonts w:ascii="Arial Narrow" w:eastAsia="仿宋_GB2312" w:hAnsi="Arial Narrow" w:cs="宋体"/>
                <w:color w:val="000000"/>
                <w:sz w:val="20"/>
                <w:szCs w:val="20"/>
              </w:rPr>
            </w:pPr>
            <w:r w:rsidRPr="00C81D2A">
              <w:rPr>
                <w:rFonts w:ascii="Arial Narrow" w:hAnsi="Arial Narrow"/>
                <w:sz w:val="20"/>
                <w:szCs w:val="20"/>
              </w:rPr>
              <w:t xml:space="preserve">66,131,840.72 </w:t>
            </w:r>
          </w:p>
        </w:tc>
      </w:tr>
      <w:tr w:rsidR="00430363" w14:paraId="7C633E80" w14:textId="77777777" w:rsidTr="00BA5A47">
        <w:trPr>
          <w:trHeight w:val="310"/>
        </w:trPr>
        <w:tc>
          <w:tcPr>
            <w:tcW w:w="4025"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4D6455A4" w14:textId="77777777" w:rsidR="00430363" w:rsidRPr="00C81D2A" w:rsidRDefault="00430363" w:rsidP="00430363">
            <w:pPr>
              <w:spacing w:before="0" w:after="0"/>
              <w:ind w:left="0" w:right="0"/>
              <w:jc w:val="left"/>
              <w:rPr>
                <w:rFonts w:ascii="仿宋_GB2312" w:eastAsia="仿宋_GB2312" w:hAnsi="Arial Narrow" w:cs="宋体"/>
                <w:color w:val="000000"/>
                <w:sz w:val="20"/>
                <w:szCs w:val="20"/>
              </w:rPr>
            </w:pPr>
            <w:r w:rsidRPr="00C81D2A">
              <w:rPr>
                <w:rFonts w:ascii="仿宋_GB2312" w:eastAsia="仿宋_GB2312" w:hAnsi="Arial Narrow" w:cs="宋体" w:hint="eastAsia"/>
                <w:color w:val="000000"/>
                <w:sz w:val="20"/>
                <w:szCs w:val="20"/>
              </w:rPr>
              <w:t>财务费用</w:t>
            </w:r>
          </w:p>
        </w:tc>
        <w:tc>
          <w:tcPr>
            <w:tcW w:w="1701" w:type="dxa"/>
            <w:tcBorders>
              <w:top w:val="single" w:sz="4" w:space="0" w:color="000000"/>
              <w:left w:val="single" w:sz="4" w:space="0" w:color="000000"/>
              <w:bottom w:val="single" w:sz="4" w:space="0" w:color="000000"/>
              <w:right w:val="single" w:sz="4" w:space="0" w:color="000000"/>
            </w:tcBorders>
            <w:shd w:val="clear" w:color="auto" w:fill="auto"/>
            <w:noWrap/>
          </w:tcPr>
          <w:p w14:paraId="1D364308" w14:textId="77777777" w:rsidR="00430363" w:rsidRPr="00C81D2A" w:rsidRDefault="00430363" w:rsidP="00430363">
            <w:pPr>
              <w:spacing w:before="0" w:after="0"/>
              <w:ind w:left="0" w:right="0"/>
              <w:jc w:val="right"/>
              <w:rPr>
                <w:rFonts w:ascii="Arial Narrow" w:eastAsia="仿宋_GB2312" w:hAnsi="Arial Narrow" w:cs="宋体"/>
                <w:color w:val="000000"/>
                <w:sz w:val="20"/>
                <w:szCs w:val="20"/>
              </w:rPr>
            </w:pPr>
            <w:r w:rsidRPr="00C81D2A">
              <w:rPr>
                <w:rFonts w:ascii="Arial Narrow" w:hAnsi="Arial Narrow"/>
                <w:sz w:val="20"/>
                <w:szCs w:val="20"/>
              </w:rPr>
              <w:t xml:space="preserve">823,343.00 </w:t>
            </w:r>
          </w:p>
        </w:tc>
        <w:tc>
          <w:tcPr>
            <w:tcW w:w="1701" w:type="dxa"/>
            <w:tcBorders>
              <w:top w:val="single" w:sz="4" w:space="0" w:color="000000"/>
              <w:left w:val="single" w:sz="4" w:space="0" w:color="000000"/>
              <w:bottom w:val="single" w:sz="4" w:space="0" w:color="000000"/>
              <w:right w:val="single" w:sz="4" w:space="0" w:color="000000"/>
            </w:tcBorders>
            <w:shd w:val="clear" w:color="auto" w:fill="auto"/>
            <w:noWrap/>
          </w:tcPr>
          <w:p w14:paraId="45B64433" w14:textId="77777777" w:rsidR="00430363" w:rsidRPr="00C81D2A" w:rsidRDefault="00430363" w:rsidP="00430363">
            <w:pPr>
              <w:spacing w:before="0" w:after="0"/>
              <w:ind w:left="0" w:right="0"/>
              <w:jc w:val="right"/>
              <w:rPr>
                <w:rFonts w:ascii="Arial Narrow" w:eastAsia="仿宋_GB2312" w:hAnsi="Arial Narrow" w:cs="宋体"/>
                <w:color w:val="000000"/>
                <w:sz w:val="20"/>
                <w:szCs w:val="20"/>
              </w:rPr>
            </w:pPr>
            <w:r w:rsidRPr="00C81D2A">
              <w:rPr>
                <w:rFonts w:ascii="Arial Narrow" w:hAnsi="Arial Narrow"/>
                <w:sz w:val="20"/>
                <w:szCs w:val="20"/>
              </w:rPr>
              <w:t xml:space="preserve">-5,056,288.06 </w:t>
            </w:r>
          </w:p>
        </w:tc>
      </w:tr>
      <w:tr w:rsidR="00430363" w14:paraId="131C895F" w14:textId="77777777" w:rsidTr="00BA5A47">
        <w:trPr>
          <w:trHeight w:val="310"/>
        </w:trPr>
        <w:tc>
          <w:tcPr>
            <w:tcW w:w="4025"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0661BCE0" w14:textId="77777777" w:rsidR="00430363" w:rsidRPr="00C81D2A" w:rsidRDefault="00430363" w:rsidP="00430363">
            <w:pPr>
              <w:spacing w:before="0" w:after="0"/>
              <w:ind w:left="0" w:right="0"/>
              <w:jc w:val="left"/>
              <w:rPr>
                <w:rFonts w:ascii="仿宋_GB2312" w:eastAsia="仿宋_GB2312" w:hAnsi="Arial Narrow" w:cs="宋体"/>
                <w:color w:val="000000"/>
                <w:sz w:val="20"/>
                <w:szCs w:val="20"/>
              </w:rPr>
            </w:pPr>
            <w:r w:rsidRPr="00C81D2A">
              <w:rPr>
                <w:rFonts w:ascii="仿宋_GB2312" w:eastAsia="仿宋_GB2312" w:hAnsi="Arial Narrow" w:cs="宋体" w:hint="eastAsia"/>
                <w:color w:val="000000"/>
                <w:sz w:val="20"/>
                <w:szCs w:val="20"/>
              </w:rPr>
              <w:t>其中：利息费用</w:t>
            </w:r>
          </w:p>
        </w:tc>
        <w:tc>
          <w:tcPr>
            <w:tcW w:w="1701" w:type="dxa"/>
            <w:tcBorders>
              <w:top w:val="single" w:sz="4" w:space="0" w:color="000000"/>
              <w:left w:val="single" w:sz="4" w:space="0" w:color="000000"/>
              <w:bottom w:val="single" w:sz="4" w:space="0" w:color="000000"/>
              <w:right w:val="single" w:sz="4" w:space="0" w:color="000000"/>
            </w:tcBorders>
            <w:shd w:val="clear" w:color="auto" w:fill="auto"/>
            <w:noWrap/>
          </w:tcPr>
          <w:p w14:paraId="6E9780F7" w14:textId="77777777" w:rsidR="00430363" w:rsidRPr="00C81D2A" w:rsidRDefault="00430363" w:rsidP="00430363">
            <w:pPr>
              <w:spacing w:before="0" w:after="0"/>
              <w:ind w:left="0" w:right="0"/>
              <w:jc w:val="right"/>
              <w:rPr>
                <w:rFonts w:ascii="Arial Narrow" w:eastAsia="仿宋_GB2312" w:hAnsi="Arial Narrow" w:cs="宋体"/>
                <w:color w:val="000000"/>
                <w:sz w:val="20"/>
                <w:szCs w:val="20"/>
              </w:rPr>
            </w:pPr>
            <w:r w:rsidRPr="00C81D2A">
              <w:rPr>
                <w:rFonts w:ascii="Arial Narrow" w:hAnsi="Arial Narrow"/>
                <w:sz w:val="20"/>
                <w:szCs w:val="20"/>
              </w:rPr>
              <w:t xml:space="preserve">2,611,201.00 </w:t>
            </w:r>
          </w:p>
        </w:tc>
        <w:tc>
          <w:tcPr>
            <w:tcW w:w="1701" w:type="dxa"/>
            <w:tcBorders>
              <w:top w:val="single" w:sz="4" w:space="0" w:color="000000"/>
              <w:left w:val="single" w:sz="4" w:space="0" w:color="000000"/>
              <w:bottom w:val="single" w:sz="4" w:space="0" w:color="000000"/>
              <w:right w:val="single" w:sz="4" w:space="0" w:color="000000"/>
            </w:tcBorders>
            <w:shd w:val="clear" w:color="auto" w:fill="auto"/>
            <w:noWrap/>
          </w:tcPr>
          <w:p w14:paraId="453B6849" w14:textId="77777777" w:rsidR="00430363" w:rsidRPr="00C81D2A" w:rsidRDefault="00430363" w:rsidP="00430363">
            <w:pPr>
              <w:spacing w:before="0" w:after="0"/>
              <w:ind w:left="0" w:right="0"/>
              <w:jc w:val="right"/>
              <w:rPr>
                <w:rFonts w:ascii="Arial Narrow" w:eastAsia="仿宋_GB2312" w:hAnsi="Arial Narrow" w:cs="宋体"/>
                <w:color w:val="000000"/>
                <w:sz w:val="20"/>
                <w:szCs w:val="20"/>
              </w:rPr>
            </w:pPr>
            <w:r>
              <w:rPr>
                <w:rFonts w:ascii="Arial Narrow" w:eastAsia="仿宋_GB2312" w:hAnsi="Arial Narrow" w:cs="宋体" w:hint="eastAsia"/>
                <w:color w:val="000000"/>
                <w:sz w:val="20"/>
                <w:szCs w:val="20"/>
              </w:rPr>
              <w:t>0</w:t>
            </w:r>
            <w:r>
              <w:rPr>
                <w:rFonts w:ascii="Arial Narrow" w:eastAsia="仿宋_GB2312" w:hAnsi="Arial Narrow" w:cs="宋体"/>
                <w:color w:val="000000"/>
                <w:sz w:val="20"/>
                <w:szCs w:val="20"/>
              </w:rPr>
              <w:t>.00</w:t>
            </w:r>
          </w:p>
        </w:tc>
      </w:tr>
      <w:tr w:rsidR="00430363" w14:paraId="37A5DB87" w14:textId="77777777" w:rsidTr="00BA5A47">
        <w:trPr>
          <w:trHeight w:val="310"/>
        </w:trPr>
        <w:tc>
          <w:tcPr>
            <w:tcW w:w="4025"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48CEB49D" w14:textId="77777777" w:rsidR="00430363" w:rsidRPr="00C81D2A" w:rsidRDefault="00430363" w:rsidP="00430363">
            <w:pPr>
              <w:spacing w:before="0" w:after="0"/>
              <w:ind w:left="0" w:right="0"/>
              <w:jc w:val="left"/>
              <w:rPr>
                <w:rFonts w:ascii="仿宋_GB2312" w:eastAsia="仿宋_GB2312" w:hAnsi="Arial Narrow" w:cs="宋体"/>
                <w:color w:val="000000"/>
                <w:sz w:val="20"/>
                <w:szCs w:val="20"/>
              </w:rPr>
            </w:pPr>
            <w:r w:rsidRPr="00C81D2A">
              <w:rPr>
                <w:rFonts w:ascii="仿宋_GB2312" w:eastAsia="仿宋_GB2312" w:hAnsi="Arial Narrow" w:cs="宋体" w:hint="eastAsia"/>
                <w:color w:val="000000"/>
                <w:sz w:val="20"/>
                <w:szCs w:val="20"/>
              </w:rPr>
              <w:t>利息收入</w:t>
            </w:r>
          </w:p>
        </w:tc>
        <w:tc>
          <w:tcPr>
            <w:tcW w:w="1701" w:type="dxa"/>
            <w:tcBorders>
              <w:top w:val="single" w:sz="4" w:space="0" w:color="000000"/>
              <w:left w:val="single" w:sz="4" w:space="0" w:color="000000"/>
              <w:bottom w:val="single" w:sz="4" w:space="0" w:color="000000"/>
              <w:right w:val="single" w:sz="4" w:space="0" w:color="000000"/>
            </w:tcBorders>
            <w:shd w:val="clear" w:color="auto" w:fill="auto"/>
            <w:noWrap/>
          </w:tcPr>
          <w:p w14:paraId="3CF3C03B" w14:textId="77777777" w:rsidR="00430363" w:rsidRPr="00C81D2A" w:rsidRDefault="00430363" w:rsidP="00430363">
            <w:pPr>
              <w:spacing w:before="0" w:after="0"/>
              <w:ind w:left="0" w:right="0"/>
              <w:jc w:val="right"/>
              <w:rPr>
                <w:rFonts w:ascii="Arial Narrow" w:eastAsia="仿宋_GB2312" w:hAnsi="Arial Narrow" w:cs="宋体"/>
                <w:color w:val="000000"/>
                <w:sz w:val="20"/>
                <w:szCs w:val="20"/>
              </w:rPr>
            </w:pPr>
            <w:r w:rsidRPr="00C81D2A">
              <w:rPr>
                <w:rFonts w:ascii="Arial Narrow" w:hAnsi="Arial Narrow"/>
                <w:sz w:val="20"/>
                <w:szCs w:val="20"/>
              </w:rPr>
              <w:t xml:space="preserve">2,104,281.00 </w:t>
            </w:r>
          </w:p>
        </w:tc>
        <w:tc>
          <w:tcPr>
            <w:tcW w:w="1701" w:type="dxa"/>
            <w:tcBorders>
              <w:top w:val="single" w:sz="4" w:space="0" w:color="000000"/>
              <w:left w:val="single" w:sz="4" w:space="0" w:color="000000"/>
              <w:bottom w:val="single" w:sz="4" w:space="0" w:color="000000"/>
              <w:right w:val="single" w:sz="4" w:space="0" w:color="000000"/>
            </w:tcBorders>
            <w:shd w:val="clear" w:color="auto" w:fill="auto"/>
            <w:noWrap/>
          </w:tcPr>
          <w:p w14:paraId="6E225F10" w14:textId="77777777" w:rsidR="00430363" w:rsidRPr="00C81D2A" w:rsidRDefault="00430363" w:rsidP="00430363">
            <w:pPr>
              <w:spacing w:before="0" w:after="0"/>
              <w:ind w:left="0" w:right="0"/>
              <w:jc w:val="right"/>
              <w:rPr>
                <w:rFonts w:ascii="Arial Narrow" w:eastAsia="仿宋_GB2312" w:hAnsi="Arial Narrow" w:cs="宋体"/>
                <w:color w:val="000000"/>
                <w:sz w:val="20"/>
                <w:szCs w:val="20"/>
              </w:rPr>
            </w:pPr>
            <w:r>
              <w:rPr>
                <w:rFonts w:ascii="Arial Narrow" w:eastAsia="仿宋_GB2312" w:hAnsi="Arial Narrow" w:cs="宋体" w:hint="eastAsia"/>
                <w:color w:val="000000"/>
                <w:sz w:val="20"/>
                <w:szCs w:val="20"/>
              </w:rPr>
              <w:t>0</w:t>
            </w:r>
            <w:r>
              <w:rPr>
                <w:rFonts w:ascii="Arial Narrow" w:eastAsia="仿宋_GB2312" w:hAnsi="Arial Narrow" w:cs="宋体"/>
                <w:color w:val="000000"/>
                <w:sz w:val="20"/>
                <w:szCs w:val="20"/>
              </w:rPr>
              <w:t>.00</w:t>
            </w:r>
          </w:p>
        </w:tc>
      </w:tr>
      <w:tr w:rsidR="00430363" w14:paraId="2C42C87D" w14:textId="77777777" w:rsidTr="00BA5A47">
        <w:trPr>
          <w:trHeight w:val="310"/>
        </w:trPr>
        <w:tc>
          <w:tcPr>
            <w:tcW w:w="4025"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70E3A77A" w14:textId="77777777" w:rsidR="00430363" w:rsidRPr="00C81D2A" w:rsidRDefault="00430363" w:rsidP="00430363">
            <w:pPr>
              <w:spacing w:before="0" w:after="0"/>
              <w:ind w:left="0" w:right="0"/>
              <w:jc w:val="left"/>
              <w:rPr>
                <w:rFonts w:ascii="仿宋_GB2312" w:eastAsia="仿宋_GB2312" w:hAnsi="Arial Narrow" w:cs="宋体"/>
                <w:color w:val="000000"/>
                <w:sz w:val="20"/>
                <w:szCs w:val="20"/>
              </w:rPr>
            </w:pPr>
            <w:r w:rsidRPr="00C81D2A">
              <w:rPr>
                <w:rFonts w:ascii="仿宋_GB2312" w:eastAsia="仿宋_GB2312" w:hAnsi="Arial Narrow" w:cs="宋体" w:hint="eastAsia"/>
                <w:color w:val="000000"/>
                <w:sz w:val="20"/>
                <w:szCs w:val="20"/>
              </w:rPr>
              <w:t>加：其他收益</w:t>
            </w:r>
          </w:p>
        </w:tc>
        <w:tc>
          <w:tcPr>
            <w:tcW w:w="1701" w:type="dxa"/>
            <w:tcBorders>
              <w:top w:val="single" w:sz="4" w:space="0" w:color="000000"/>
              <w:left w:val="single" w:sz="4" w:space="0" w:color="000000"/>
              <w:bottom w:val="single" w:sz="4" w:space="0" w:color="000000"/>
              <w:right w:val="single" w:sz="4" w:space="0" w:color="000000"/>
            </w:tcBorders>
            <w:shd w:val="clear" w:color="auto" w:fill="auto"/>
            <w:noWrap/>
          </w:tcPr>
          <w:p w14:paraId="689CE090" w14:textId="77777777" w:rsidR="00430363" w:rsidRPr="00C81D2A" w:rsidRDefault="00430363" w:rsidP="00430363">
            <w:pPr>
              <w:spacing w:before="0" w:after="0"/>
              <w:ind w:left="0" w:right="0"/>
              <w:jc w:val="right"/>
              <w:rPr>
                <w:rFonts w:ascii="Arial Narrow" w:eastAsia="仿宋_GB2312" w:hAnsi="Arial Narrow" w:cs="宋体"/>
                <w:color w:val="000000"/>
                <w:sz w:val="20"/>
                <w:szCs w:val="20"/>
              </w:rPr>
            </w:pPr>
            <w:r w:rsidRPr="00C81D2A">
              <w:rPr>
                <w:rFonts w:ascii="Arial Narrow" w:hAnsi="Arial Narrow"/>
                <w:sz w:val="20"/>
                <w:szCs w:val="20"/>
              </w:rPr>
              <w:t xml:space="preserve">3,699,647.00 </w:t>
            </w:r>
          </w:p>
        </w:tc>
        <w:tc>
          <w:tcPr>
            <w:tcW w:w="1701" w:type="dxa"/>
            <w:tcBorders>
              <w:top w:val="single" w:sz="4" w:space="0" w:color="000000"/>
              <w:left w:val="single" w:sz="4" w:space="0" w:color="000000"/>
              <w:bottom w:val="single" w:sz="4" w:space="0" w:color="000000"/>
              <w:right w:val="single" w:sz="4" w:space="0" w:color="000000"/>
            </w:tcBorders>
            <w:shd w:val="clear" w:color="auto" w:fill="auto"/>
            <w:noWrap/>
          </w:tcPr>
          <w:p w14:paraId="655FEE38" w14:textId="77777777" w:rsidR="00430363" w:rsidRPr="00C81D2A" w:rsidRDefault="00430363" w:rsidP="00430363">
            <w:pPr>
              <w:spacing w:before="0" w:after="0"/>
              <w:ind w:left="0" w:right="0"/>
              <w:jc w:val="right"/>
              <w:rPr>
                <w:rFonts w:ascii="Arial Narrow" w:eastAsia="仿宋_GB2312" w:hAnsi="Arial Narrow" w:cs="宋体"/>
                <w:color w:val="000000"/>
                <w:sz w:val="20"/>
                <w:szCs w:val="20"/>
              </w:rPr>
            </w:pPr>
            <w:r w:rsidRPr="00C81D2A">
              <w:rPr>
                <w:rFonts w:ascii="Arial Narrow" w:hAnsi="Arial Narrow"/>
                <w:sz w:val="20"/>
                <w:szCs w:val="20"/>
              </w:rPr>
              <w:t xml:space="preserve">2,412,127.25 </w:t>
            </w:r>
          </w:p>
        </w:tc>
      </w:tr>
      <w:tr w:rsidR="00430363" w14:paraId="22EC4F25" w14:textId="77777777" w:rsidTr="00BA5A47">
        <w:trPr>
          <w:trHeight w:val="310"/>
        </w:trPr>
        <w:tc>
          <w:tcPr>
            <w:tcW w:w="4025"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19123DB4" w14:textId="77777777" w:rsidR="00430363" w:rsidRPr="00C81D2A" w:rsidRDefault="00430363" w:rsidP="00430363">
            <w:pPr>
              <w:spacing w:before="0" w:after="0"/>
              <w:ind w:left="0" w:right="0"/>
              <w:jc w:val="left"/>
              <w:rPr>
                <w:rFonts w:ascii="仿宋_GB2312" w:eastAsia="仿宋_GB2312" w:hAnsi="Arial Narrow" w:cs="宋体"/>
                <w:color w:val="000000"/>
                <w:sz w:val="20"/>
                <w:szCs w:val="20"/>
              </w:rPr>
            </w:pPr>
            <w:r w:rsidRPr="00C81D2A">
              <w:rPr>
                <w:rFonts w:ascii="仿宋_GB2312" w:eastAsia="仿宋_GB2312" w:hAnsi="Arial Narrow" w:cs="宋体" w:hint="eastAsia"/>
                <w:color w:val="000000"/>
                <w:sz w:val="20"/>
                <w:szCs w:val="20"/>
              </w:rPr>
              <w:t>投资收益（损失以“-”号填列）</w:t>
            </w:r>
          </w:p>
        </w:tc>
        <w:tc>
          <w:tcPr>
            <w:tcW w:w="1701" w:type="dxa"/>
            <w:tcBorders>
              <w:top w:val="single" w:sz="4" w:space="0" w:color="000000"/>
              <w:left w:val="single" w:sz="4" w:space="0" w:color="000000"/>
              <w:bottom w:val="single" w:sz="4" w:space="0" w:color="000000"/>
              <w:right w:val="single" w:sz="4" w:space="0" w:color="000000"/>
            </w:tcBorders>
            <w:shd w:val="clear" w:color="auto" w:fill="auto"/>
            <w:noWrap/>
          </w:tcPr>
          <w:p w14:paraId="6BD5D125" w14:textId="77777777" w:rsidR="00430363" w:rsidRPr="00C81D2A" w:rsidRDefault="00430363" w:rsidP="00430363">
            <w:pPr>
              <w:spacing w:before="0" w:after="0"/>
              <w:ind w:left="0" w:right="0"/>
              <w:jc w:val="right"/>
              <w:rPr>
                <w:rFonts w:ascii="Arial Narrow" w:eastAsia="仿宋_GB2312" w:hAnsi="Arial Narrow" w:cs="宋体"/>
                <w:color w:val="000000"/>
                <w:sz w:val="20"/>
                <w:szCs w:val="20"/>
              </w:rPr>
            </w:pPr>
            <w:r w:rsidRPr="00C81D2A">
              <w:rPr>
                <w:rFonts w:ascii="Arial Narrow" w:hAnsi="Arial Narrow"/>
                <w:sz w:val="20"/>
                <w:szCs w:val="20"/>
              </w:rPr>
              <w:t xml:space="preserve">829,130.00 </w:t>
            </w:r>
          </w:p>
        </w:tc>
        <w:tc>
          <w:tcPr>
            <w:tcW w:w="1701" w:type="dxa"/>
            <w:tcBorders>
              <w:top w:val="single" w:sz="4" w:space="0" w:color="000000"/>
              <w:left w:val="single" w:sz="4" w:space="0" w:color="000000"/>
              <w:bottom w:val="single" w:sz="4" w:space="0" w:color="000000"/>
              <w:right w:val="single" w:sz="4" w:space="0" w:color="000000"/>
            </w:tcBorders>
            <w:shd w:val="clear" w:color="auto" w:fill="auto"/>
            <w:noWrap/>
          </w:tcPr>
          <w:p w14:paraId="04C55F79" w14:textId="77777777" w:rsidR="00430363" w:rsidRPr="00C81D2A" w:rsidRDefault="00430363" w:rsidP="00430363">
            <w:pPr>
              <w:spacing w:before="0" w:after="0"/>
              <w:ind w:left="0" w:right="0"/>
              <w:jc w:val="right"/>
              <w:rPr>
                <w:rFonts w:ascii="Arial Narrow" w:eastAsia="仿宋_GB2312" w:hAnsi="Arial Narrow" w:cs="宋体"/>
                <w:color w:val="000000"/>
                <w:sz w:val="20"/>
                <w:szCs w:val="20"/>
              </w:rPr>
            </w:pPr>
            <w:r w:rsidRPr="00C81D2A">
              <w:rPr>
                <w:rFonts w:ascii="Arial Narrow" w:hAnsi="Arial Narrow"/>
                <w:sz w:val="20"/>
                <w:szCs w:val="20"/>
              </w:rPr>
              <w:t xml:space="preserve">45,020.26 </w:t>
            </w:r>
          </w:p>
        </w:tc>
      </w:tr>
      <w:tr w:rsidR="00430363" w14:paraId="3254D891" w14:textId="77777777" w:rsidTr="00BA5A47">
        <w:trPr>
          <w:trHeight w:val="310"/>
        </w:trPr>
        <w:tc>
          <w:tcPr>
            <w:tcW w:w="4025"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5EA4FC08" w14:textId="77777777" w:rsidR="00430363" w:rsidRPr="00C81D2A" w:rsidRDefault="00430363" w:rsidP="00430363">
            <w:pPr>
              <w:spacing w:before="0" w:after="0"/>
              <w:ind w:left="0" w:right="0"/>
              <w:jc w:val="left"/>
              <w:rPr>
                <w:rFonts w:ascii="仿宋_GB2312" w:eastAsia="仿宋_GB2312" w:hAnsi="Arial Narrow" w:cs="宋体"/>
                <w:color w:val="000000"/>
                <w:sz w:val="20"/>
                <w:szCs w:val="20"/>
              </w:rPr>
            </w:pPr>
            <w:r w:rsidRPr="00C81D2A">
              <w:rPr>
                <w:rFonts w:ascii="仿宋_GB2312" w:eastAsia="仿宋_GB2312" w:hAnsi="Arial Narrow" w:cs="宋体" w:hint="eastAsia"/>
                <w:color w:val="000000"/>
                <w:sz w:val="20"/>
                <w:szCs w:val="20"/>
              </w:rPr>
              <w:t>信用减值损失（损失以“-”号填列）</w:t>
            </w:r>
          </w:p>
        </w:tc>
        <w:tc>
          <w:tcPr>
            <w:tcW w:w="1701" w:type="dxa"/>
            <w:tcBorders>
              <w:top w:val="single" w:sz="4" w:space="0" w:color="000000"/>
              <w:left w:val="single" w:sz="4" w:space="0" w:color="000000"/>
              <w:bottom w:val="single" w:sz="4" w:space="0" w:color="000000"/>
              <w:right w:val="single" w:sz="4" w:space="0" w:color="000000"/>
            </w:tcBorders>
            <w:shd w:val="clear" w:color="auto" w:fill="auto"/>
            <w:noWrap/>
          </w:tcPr>
          <w:p w14:paraId="7A65A495" w14:textId="77777777" w:rsidR="00430363" w:rsidRPr="00C81D2A" w:rsidRDefault="00430363" w:rsidP="00430363">
            <w:pPr>
              <w:spacing w:before="0" w:after="0"/>
              <w:ind w:left="0" w:right="0"/>
              <w:jc w:val="right"/>
              <w:rPr>
                <w:rFonts w:ascii="Arial Narrow" w:eastAsia="仿宋_GB2312" w:hAnsi="Arial Narrow" w:cs="宋体"/>
                <w:color w:val="000000"/>
                <w:sz w:val="20"/>
                <w:szCs w:val="20"/>
              </w:rPr>
            </w:pPr>
            <w:r w:rsidRPr="00C81D2A">
              <w:rPr>
                <w:rFonts w:ascii="Arial Narrow" w:hAnsi="Arial Narrow"/>
                <w:sz w:val="20"/>
                <w:szCs w:val="20"/>
              </w:rPr>
              <w:t xml:space="preserve">0.00 </w:t>
            </w:r>
          </w:p>
        </w:tc>
        <w:tc>
          <w:tcPr>
            <w:tcW w:w="1701" w:type="dxa"/>
            <w:tcBorders>
              <w:top w:val="single" w:sz="4" w:space="0" w:color="000000"/>
              <w:left w:val="single" w:sz="4" w:space="0" w:color="000000"/>
              <w:bottom w:val="single" w:sz="4" w:space="0" w:color="000000"/>
              <w:right w:val="single" w:sz="4" w:space="0" w:color="000000"/>
            </w:tcBorders>
            <w:shd w:val="clear" w:color="auto" w:fill="auto"/>
            <w:noWrap/>
          </w:tcPr>
          <w:p w14:paraId="2867D4A0" w14:textId="77777777" w:rsidR="00430363" w:rsidRPr="00C81D2A" w:rsidRDefault="00430363" w:rsidP="00430363">
            <w:pPr>
              <w:spacing w:before="0" w:after="0"/>
              <w:ind w:left="0" w:right="0"/>
              <w:jc w:val="right"/>
              <w:rPr>
                <w:rFonts w:ascii="Arial Narrow" w:eastAsia="仿宋_GB2312" w:hAnsi="Arial Narrow" w:cs="宋体"/>
                <w:color w:val="000000"/>
                <w:sz w:val="20"/>
                <w:szCs w:val="20"/>
              </w:rPr>
            </w:pPr>
            <w:r w:rsidRPr="00C81D2A">
              <w:rPr>
                <w:rFonts w:ascii="Arial Narrow" w:hAnsi="Arial Narrow"/>
                <w:sz w:val="20"/>
                <w:szCs w:val="20"/>
              </w:rPr>
              <w:t xml:space="preserve">1,891,183.37 </w:t>
            </w:r>
          </w:p>
        </w:tc>
      </w:tr>
      <w:tr w:rsidR="00430363" w14:paraId="31E69B2D" w14:textId="77777777" w:rsidTr="00BA5A47">
        <w:trPr>
          <w:trHeight w:val="310"/>
        </w:trPr>
        <w:tc>
          <w:tcPr>
            <w:tcW w:w="4025"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7C04EF5D" w14:textId="77777777" w:rsidR="00430363" w:rsidRPr="00C81D2A" w:rsidRDefault="00430363" w:rsidP="00430363">
            <w:pPr>
              <w:spacing w:before="0" w:after="0"/>
              <w:ind w:left="0" w:right="0"/>
              <w:jc w:val="left"/>
              <w:rPr>
                <w:rFonts w:ascii="仿宋_GB2312" w:eastAsia="仿宋_GB2312" w:hAnsi="Arial Narrow" w:cs="宋体"/>
                <w:color w:val="000000"/>
                <w:sz w:val="20"/>
                <w:szCs w:val="20"/>
              </w:rPr>
            </w:pPr>
            <w:r w:rsidRPr="00C81D2A">
              <w:rPr>
                <w:rFonts w:ascii="仿宋_GB2312" w:eastAsia="仿宋_GB2312" w:hAnsi="Arial Narrow" w:cs="宋体" w:hint="eastAsia"/>
                <w:color w:val="000000"/>
                <w:sz w:val="20"/>
                <w:szCs w:val="20"/>
              </w:rPr>
              <w:t>资产减值损失（损失以“-”号填列）</w:t>
            </w:r>
          </w:p>
        </w:tc>
        <w:tc>
          <w:tcPr>
            <w:tcW w:w="1701" w:type="dxa"/>
            <w:tcBorders>
              <w:top w:val="single" w:sz="4" w:space="0" w:color="000000"/>
              <w:left w:val="single" w:sz="4" w:space="0" w:color="000000"/>
              <w:bottom w:val="single" w:sz="4" w:space="0" w:color="000000"/>
              <w:right w:val="single" w:sz="4" w:space="0" w:color="000000"/>
            </w:tcBorders>
            <w:shd w:val="clear" w:color="auto" w:fill="auto"/>
            <w:noWrap/>
          </w:tcPr>
          <w:p w14:paraId="645FC7EE" w14:textId="77777777" w:rsidR="00430363" w:rsidRPr="00C81D2A" w:rsidRDefault="00430363" w:rsidP="00430363">
            <w:pPr>
              <w:spacing w:before="0" w:after="0"/>
              <w:ind w:left="0" w:right="0"/>
              <w:jc w:val="right"/>
              <w:rPr>
                <w:rFonts w:ascii="Arial Narrow" w:eastAsia="仿宋_GB2312" w:hAnsi="Arial Narrow" w:cs="宋体"/>
                <w:color w:val="000000"/>
                <w:sz w:val="20"/>
                <w:szCs w:val="20"/>
              </w:rPr>
            </w:pPr>
            <w:r w:rsidRPr="00C81D2A">
              <w:rPr>
                <w:rFonts w:ascii="Arial Narrow" w:hAnsi="Arial Narrow"/>
                <w:sz w:val="20"/>
                <w:szCs w:val="20"/>
              </w:rPr>
              <w:t xml:space="preserve">7,086.00 </w:t>
            </w:r>
          </w:p>
        </w:tc>
        <w:tc>
          <w:tcPr>
            <w:tcW w:w="1701" w:type="dxa"/>
            <w:tcBorders>
              <w:top w:val="single" w:sz="4" w:space="0" w:color="000000"/>
              <w:left w:val="single" w:sz="4" w:space="0" w:color="000000"/>
              <w:bottom w:val="single" w:sz="4" w:space="0" w:color="000000"/>
              <w:right w:val="single" w:sz="4" w:space="0" w:color="000000"/>
            </w:tcBorders>
            <w:shd w:val="clear" w:color="auto" w:fill="auto"/>
            <w:noWrap/>
          </w:tcPr>
          <w:p w14:paraId="4985ED1F" w14:textId="77777777" w:rsidR="00430363" w:rsidRPr="00C81D2A" w:rsidRDefault="00430363" w:rsidP="00430363">
            <w:pPr>
              <w:spacing w:before="0" w:after="0"/>
              <w:ind w:left="0" w:right="0"/>
              <w:jc w:val="right"/>
              <w:rPr>
                <w:rFonts w:ascii="Arial Narrow" w:eastAsia="仿宋_GB2312" w:hAnsi="Arial Narrow" w:cs="宋体"/>
                <w:color w:val="000000"/>
                <w:sz w:val="20"/>
                <w:szCs w:val="20"/>
              </w:rPr>
            </w:pPr>
            <w:r w:rsidRPr="00C81D2A">
              <w:rPr>
                <w:rFonts w:ascii="Arial Narrow" w:hAnsi="Arial Narrow"/>
                <w:sz w:val="20"/>
                <w:szCs w:val="20"/>
              </w:rPr>
              <w:t xml:space="preserve">-978,097.32 </w:t>
            </w:r>
          </w:p>
        </w:tc>
      </w:tr>
      <w:tr w:rsidR="00430363" w14:paraId="34D12FCC" w14:textId="77777777" w:rsidTr="00BA5A47">
        <w:trPr>
          <w:trHeight w:val="310"/>
        </w:trPr>
        <w:tc>
          <w:tcPr>
            <w:tcW w:w="4025"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76DBC9D0" w14:textId="77777777" w:rsidR="00430363" w:rsidRPr="00C81D2A" w:rsidRDefault="00430363" w:rsidP="00430363">
            <w:pPr>
              <w:spacing w:before="0" w:after="0"/>
              <w:ind w:left="0" w:right="0"/>
              <w:jc w:val="left"/>
              <w:rPr>
                <w:rFonts w:ascii="仿宋_GB2312" w:eastAsia="仿宋_GB2312" w:hAnsi="Arial Narrow" w:cs="宋体"/>
                <w:color w:val="000000"/>
                <w:sz w:val="20"/>
                <w:szCs w:val="20"/>
              </w:rPr>
            </w:pPr>
            <w:r w:rsidRPr="00C81D2A">
              <w:rPr>
                <w:rFonts w:ascii="仿宋_GB2312" w:eastAsia="仿宋_GB2312" w:hAnsi="Arial Narrow" w:cs="宋体" w:hint="eastAsia"/>
                <w:color w:val="000000"/>
                <w:sz w:val="20"/>
                <w:szCs w:val="20"/>
              </w:rPr>
              <w:t>资产处置收益（损失以“-”号填列）</w:t>
            </w:r>
          </w:p>
        </w:tc>
        <w:tc>
          <w:tcPr>
            <w:tcW w:w="1701" w:type="dxa"/>
            <w:tcBorders>
              <w:top w:val="single" w:sz="4" w:space="0" w:color="000000"/>
              <w:left w:val="single" w:sz="4" w:space="0" w:color="000000"/>
              <w:bottom w:val="single" w:sz="4" w:space="0" w:color="000000"/>
              <w:right w:val="single" w:sz="4" w:space="0" w:color="000000"/>
            </w:tcBorders>
            <w:shd w:val="clear" w:color="auto" w:fill="auto"/>
            <w:noWrap/>
          </w:tcPr>
          <w:p w14:paraId="68DA20CE" w14:textId="77777777" w:rsidR="00430363" w:rsidRPr="00C81D2A" w:rsidRDefault="00430363" w:rsidP="00430363">
            <w:pPr>
              <w:spacing w:before="0" w:after="0"/>
              <w:ind w:left="0" w:right="0"/>
              <w:jc w:val="right"/>
              <w:rPr>
                <w:rFonts w:ascii="Arial Narrow" w:eastAsia="仿宋_GB2312" w:hAnsi="Arial Narrow" w:cs="宋体"/>
                <w:color w:val="000000"/>
                <w:sz w:val="20"/>
                <w:szCs w:val="20"/>
              </w:rPr>
            </w:pPr>
            <w:r w:rsidRPr="00C81D2A">
              <w:rPr>
                <w:rFonts w:ascii="Arial Narrow" w:hAnsi="Arial Narrow"/>
                <w:sz w:val="20"/>
                <w:szCs w:val="20"/>
              </w:rPr>
              <w:t xml:space="preserve">228,323.00 </w:t>
            </w:r>
          </w:p>
        </w:tc>
        <w:tc>
          <w:tcPr>
            <w:tcW w:w="1701" w:type="dxa"/>
            <w:tcBorders>
              <w:top w:val="single" w:sz="4" w:space="0" w:color="000000"/>
              <w:left w:val="single" w:sz="4" w:space="0" w:color="000000"/>
              <w:bottom w:val="single" w:sz="4" w:space="0" w:color="000000"/>
              <w:right w:val="single" w:sz="4" w:space="0" w:color="000000"/>
            </w:tcBorders>
            <w:shd w:val="clear" w:color="auto" w:fill="auto"/>
            <w:noWrap/>
          </w:tcPr>
          <w:p w14:paraId="13295C93" w14:textId="77777777" w:rsidR="00430363" w:rsidRPr="00C81D2A" w:rsidRDefault="00430363" w:rsidP="00430363">
            <w:pPr>
              <w:spacing w:before="0" w:after="0"/>
              <w:ind w:left="0" w:right="0"/>
              <w:jc w:val="right"/>
              <w:rPr>
                <w:rFonts w:ascii="Arial Narrow" w:eastAsia="仿宋_GB2312" w:hAnsi="Arial Narrow" w:cs="宋体"/>
                <w:color w:val="000000"/>
                <w:sz w:val="20"/>
                <w:szCs w:val="20"/>
              </w:rPr>
            </w:pPr>
            <w:r w:rsidRPr="00C81D2A">
              <w:rPr>
                <w:rFonts w:ascii="Arial Narrow" w:hAnsi="Arial Narrow"/>
                <w:sz w:val="20"/>
                <w:szCs w:val="20"/>
              </w:rPr>
              <w:t xml:space="preserve">93,840.31 </w:t>
            </w:r>
          </w:p>
        </w:tc>
      </w:tr>
      <w:tr w:rsidR="00430363" w14:paraId="5F1DB04C" w14:textId="77777777" w:rsidTr="00BA5A47">
        <w:trPr>
          <w:trHeight w:val="310"/>
        </w:trPr>
        <w:tc>
          <w:tcPr>
            <w:tcW w:w="4025"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58236805" w14:textId="77777777" w:rsidR="00430363" w:rsidRPr="00C81D2A" w:rsidRDefault="00430363" w:rsidP="00430363">
            <w:pPr>
              <w:spacing w:before="0" w:after="0"/>
              <w:ind w:left="0" w:right="0"/>
              <w:jc w:val="left"/>
              <w:rPr>
                <w:rFonts w:ascii="仿宋_GB2312" w:eastAsia="仿宋_GB2312" w:hAnsi="Arial Narrow" w:cs="宋体"/>
                <w:b/>
                <w:bCs/>
                <w:color w:val="000000"/>
                <w:sz w:val="20"/>
                <w:szCs w:val="20"/>
              </w:rPr>
            </w:pPr>
            <w:r w:rsidRPr="00C81D2A">
              <w:rPr>
                <w:rFonts w:ascii="仿宋_GB2312" w:eastAsia="仿宋_GB2312" w:hAnsi="Arial Narrow" w:cs="宋体" w:hint="eastAsia"/>
                <w:b/>
                <w:bCs/>
                <w:color w:val="000000"/>
                <w:sz w:val="20"/>
                <w:szCs w:val="20"/>
              </w:rPr>
              <w:t>二、营业利润（亏损以“-”号填列）</w:t>
            </w:r>
          </w:p>
        </w:tc>
        <w:tc>
          <w:tcPr>
            <w:tcW w:w="1701" w:type="dxa"/>
            <w:tcBorders>
              <w:top w:val="single" w:sz="4" w:space="0" w:color="000000"/>
              <w:left w:val="single" w:sz="4" w:space="0" w:color="000000"/>
              <w:bottom w:val="single" w:sz="4" w:space="0" w:color="000000"/>
              <w:right w:val="single" w:sz="4" w:space="0" w:color="000000"/>
            </w:tcBorders>
            <w:shd w:val="clear" w:color="auto" w:fill="auto"/>
            <w:noWrap/>
          </w:tcPr>
          <w:p w14:paraId="615A6985" w14:textId="77777777" w:rsidR="00430363" w:rsidRPr="00C81D2A" w:rsidRDefault="00430363" w:rsidP="00430363">
            <w:pPr>
              <w:spacing w:before="0" w:after="0"/>
              <w:ind w:left="0" w:right="0"/>
              <w:jc w:val="right"/>
              <w:rPr>
                <w:rFonts w:ascii="Arial Narrow" w:eastAsia="仿宋_GB2312" w:hAnsi="Arial Narrow" w:cs="宋体"/>
                <w:b/>
                <w:bCs/>
                <w:color w:val="000000"/>
                <w:sz w:val="20"/>
                <w:szCs w:val="20"/>
              </w:rPr>
            </w:pPr>
            <w:r w:rsidRPr="00C81D2A">
              <w:rPr>
                <w:rFonts w:ascii="Arial Narrow" w:hAnsi="Arial Narrow"/>
                <w:b/>
                <w:bCs/>
                <w:sz w:val="20"/>
                <w:szCs w:val="20"/>
              </w:rPr>
              <w:t xml:space="preserve">-16,343,496.68 </w:t>
            </w:r>
          </w:p>
        </w:tc>
        <w:tc>
          <w:tcPr>
            <w:tcW w:w="1701" w:type="dxa"/>
            <w:tcBorders>
              <w:top w:val="single" w:sz="4" w:space="0" w:color="000000"/>
              <w:left w:val="single" w:sz="4" w:space="0" w:color="000000"/>
              <w:bottom w:val="single" w:sz="4" w:space="0" w:color="000000"/>
              <w:right w:val="single" w:sz="4" w:space="0" w:color="000000"/>
            </w:tcBorders>
            <w:shd w:val="clear" w:color="auto" w:fill="auto"/>
            <w:noWrap/>
          </w:tcPr>
          <w:p w14:paraId="648F0E1F" w14:textId="77777777" w:rsidR="00430363" w:rsidRPr="00C81D2A" w:rsidRDefault="00430363" w:rsidP="00430363">
            <w:pPr>
              <w:spacing w:before="0" w:after="0"/>
              <w:ind w:left="0" w:right="0"/>
              <w:jc w:val="right"/>
              <w:rPr>
                <w:rFonts w:ascii="Arial Narrow" w:eastAsia="仿宋_GB2312" w:hAnsi="Arial Narrow" w:cs="宋体"/>
                <w:b/>
                <w:bCs/>
                <w:color w:val="000000"/>
                <w:sz w:val="20"/>
                <w:szCs w:val="20"/>
              </w:rPr>
            </w:pPr>
            <w:r w:rsidRPr="00C81D2A">
              <w:rPr>
                <w:rFonts w:ascii="Arial Narrow" w:hAnsi="Arial Narrow"/>
                <w:b/>
                <w:bCs/>
                <w:sz w:val="20"/>
                <w:szCs w:val="20"/>
              </w:rPr>
              <w:t xml:space="preserve">5,930,274.99 </w:t>
            </w:r>
          </w:p>
        </w:tc>
      </w:tr>
      <w:tr w:rsidR="00430363" w14:paraId="34C9E1F2" w14:textId="77777777" w:rsidTr="00BA5A47">
        <w:trPr>
          <w:trHeight w:val="310"/>
        </w:trPr>
        <w:tc>
          <w:tcPr>
            <w:tcW w:w="4025"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1101492D" w14:textId="77777777" w:rsidR="00430363" w:rsidRPr="00C81D2A" w:rsidRDefault="00430363" w:rsidP="00430363">
            <w:pPr>
              <w:spacing w:before="0" w:after="0"/>
              <w:ind w:left="0" w:right="0"/>
              <w:jc w:val="left"/>
              <w:rPr>
                <w:rFonts w:ascii="仿宋_GB2312" w:eastAsia="仿宋_GB2312" w:hAnsi="Arial Narrow" w:cs="宋体"/>
                <w:color w:val="000000"/>
                <w:sz w:val="20"/>
                <w:szCs w:val="20"/>
              </w:rPr>
            </w:pPr>
            <w:r w:rsidRPr="00C81D2A">
              <w:rPr>
                <w:rFonts w:ascii="仿宋_GB2312" w:eastAsia="仿宋_GB2312" w:hAnsi="Arial Narrow" w:cs="宋体" w:hint="eastAsia"/>
                <w:color w:val="000000"/>
                <w:sz w:val="20"/>
                <w:szCs w:val="20"/>
              </w:rPr>
              <w:t>加：营业外收入</w:t>
            </w:r>
          </w:p>
        </w:tc>
        <w:tc>
          <w:tcPr>
            <w:tcW w:w="1701" w:type="dxa"/>
            <w:tcBorders>
              <w:top w:val="single" w:sz="4" w:space="0" w:color="000000"/>
              <w:left w:val="single" w:sz="4" w:space="0" w:color="000000"/>
              <w:bottom w:val="single" w:sz="4" w:space="0" w:color="000000"/>
              <w:right w:val="single" w:sz="4" w:space="0" w:color="000000"/>
            </w:tcBorders>
            <w:shd w:val="clear" w:color="auto" w:fill="auto"/>
            <w:noWrap/>
          </w:tcPr>
          <w:p w14:paraId="7960F698" w14:textId="77777777" w:rsidR="00430363" w:rsidRPr="00C81D2A" w:rsidRDefault="00430363" w:rsidP="00430363">
            <w:pPr>
              <w:spacing w:before="0" w:after="0"/>
              <w:ind w:left="0" w:right="0"/>
              <w:jc w:val="right"/>
              <w:rPr>
                <w:rFonts w:ascii="Arial Narrow" w:eastAsia="仿宋_GB2312" w:hAnsi="Arial Narrow" w:cs="宋体"/>
                <w:color w:val="000000"/>
                <w:sz w:val="20"/>
                <w:szCs w:val="20"/>
              </w:rPr>
            </w:pPr>
            <w:r w:rsidRPr="00C81D2A">
              <w:rPr>
                <w:rFonts w:ascii="Arial Narrow" w:hAnsi="Arial Narrow"/>
                <w:sz w:val="20"/>
                <w:szCs w:val="20"/>
              </w:rPr>
              <w:t xml:space="preserve">1,169,730.00 </w:t>
            </w:r>
          </w:p>
        </w:tc>
        <w:tc>
          <w:tcPr>
            <w:tcW w:w="1701" w:type="dxa"/>
            <w:tcBorders>
              <w:top w:val="single" w:sz="4" w:space="0" w:color="000000"/>
              <w:left w:val="single" w:sz="4" w:space="0" w:color="000000"/>
              <w:bottom w:val="single" w:sz="4" w:space="0" w:color="000000"/>
              <w:right w:val="single" w:sz="4" w:space="0" w:color="000000"/>
            </w:tcBorders>
            <w:shd w:val="clear" w:color="auto" w:fill="auto"/>
            <w:noWrap/>
          </w:tcPr>
          <w:p w14:paraId="17E12EB7" w14:textId="77777777" w:rsidR="00430363" w:rsidRPr="00C81D2A" w:rsidRDefault="00430363" w:rsidP="00430363">
            <w:pPr>
              <w:spacing w:before="0" w:after="0"/>
              <w:ind w:left="0" w:right="0"/>
              <w:jc w:val="right"/>
              <w:rPr>
                <w:rFonts w:ascii="Arial Narrow" w:eastAsia="仿宋_GB2312" w:hAnsi="Arial Narrow" w:cs="宋体"/>
                <w:color w:val="000000"/>
                <w:sz w:val="20"/>
                <w:szCs w:val="20"/>
              </w:rPr>
            </w:pPr>
            <w:r w:rsidRPr="00C81D2A">
              <w:rPr>
                <w:rFonts w:ascii="Arial Narrow" w:hAnsi="Arial Narrow"/>
                <w:sz w:val="20"/>
                <w:szCs w:val="20"/>
              </w:rPr>
              <w:t xml:space="preserve">706,189.14 </w:t>
            </w:r>
          </w:p>
        </w:tc>
      </w:tr>
      <w:tr w:rsidR="00430363" w14:paraId="43D829C2" w14:textId="77777777" w:rsidTr="00BA5A47">
        <w:trPr>
          <w:trHeight w:val="310"/>
        </w:trPr>
        <w:tc>
          <w:tcPr>
            <w:tcW w:w="4025"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3FEDD4FC" w14:textId="77777777" w:rsidR="00430363" w:rsidRPr="00C81D2A" w:rsidRDefault="00430363" w:rsidP="00430363">
            <w:pPr>
              <w:spacing w:before="0" w:after="0"/>
              <w:ind w:left="0" w:right="0"/>
              <w:jc w:val="left"/>
              <w:rPr>
                <w:rFonts w:ascii="仿宋_GB2312" w:eastAsia="仿宋_GB2312" w:hAnsi="Arial Narrow" w:cs="宋体"/>
                <w:color w:val="000000"/>
                <w:sz w:val="20"/>
                <w:szCs w:val="20"/>
              </w:rPr>
            </w:pPr>
            <w:r w:rsidRPr="00C81D2A">
              <w:rPr>
                <w:rFonts w:ascii="仿宋_GB2312" w:eastAsia="仿宋_GB2312" w:hAnsi="Arial Narrow" w:cs="宋体" w:hint="eastAsia"/>
                <w:color w:val="000000"/>
                <w:sz w:val="20"/>
                <w:szCs w:val="20"/>
              </w:rPr>
              <w:t>减：营业外支出</w:t>
            </w:r>
          </w:p>
        </w:tc>
        <w:tc>
          <w:tcPr>
            <w:tcW w:w="1701" w:type="dxa"/>
            <w:tcBorders>
              <w:top w:val="single" w:sz="4" w:space="0" w:color="000000"/>
              <w:left w:val="single" w:sz="4" w:space="0" w:color="000000"/>
              <w:bottom w:val="single" w:sz="4" w:space="0" w:color="000000"/>
              <w:right w:val="single" w:sz="4" w:space="0" w:color="000000"/>
            </w:tcBorders>
            <w:shd w:val="clear" w:color="auto" w:fill="auto"/>
            <w:noWrap/>
          </w:tcPr>
          <w:p w14:paraId="221099BF" w14:textId="77777777" w:rsidR="00430363" w:rsidRPr="00C81D2A" w:rsidRDefault="00430363" w:rsidP="00430363">
            <w:pPr>
              <w:spacing w:before="0" w:after="0"/>
              <w:ind w:left="0" w:right="0"/>
              <w:jc w:val="right"/>
              <w:rPr>
                <w:rFonts w:ascii="Arial Narrow" w:eastAsia="仿宋_GB2312" w:hAnsi="Arial Narrow" w:cs="宋体"/>
                <w:color w:val="000000"/>
                <w:sz w:val="20"/>
                <w:szCs w:val="20"/>
              </w:rPr>
            </w:pPr>
            <w:r w:rsidRPr="00C81D2A">
              <w:rPr>
                <w:rFonts w:ascii="Arial Narrow" w:hAnsi="Arial Narrow"/>
                <w:sz w:val="20"/>
                <w:szCs w:val="20"/>
              </w:rPr>
              <w:t xml:space="preserve">1,324,260.00 </w:t>
            </w:r>
          </w:p>
        </w:tc>
        <w:tc>
          <w:tcPr>
            <w:tcW w:w="1701" w:type="dxa"/>
            <w:tcBorders>
              <w:top w:val="single" w:sz="4" w:space="0" w:color="000000"/>
              <w:left w:val="single" w:sz="4" w:space="0" w:color="000000"/>
              <w:bottom w:val="single" w:sz="4" w:space="0" w:color="000000"/>
              <w:right w:val="single" w:sz="4" w:space="0" w:color="000000"/>
            </w:tcBorders>
            <w:shd w:val="clear" w:color="auto" w:fill="auto"/>
            <w:noWrap/>
          </w:tcPr>
          <w:p w14:paraId="71E6F1D3" w14:textId="77777777" w:rsidR="00430363" w:rsidRPr="00C81D2A" w:rsidRDefault="00430363" w:rsidP="00430363">
            <w:pPr>
              <w:spacing w:before="0" w:after="0"/>
              <w:ind w:left="0" w:right="0"/>
              <w:jc w:val="right"/>
              <w:rPr>
                <w:rFonts w:ascii="Arial Narrow" w:eastAsia="仿宋_GB2312" w:hAnsi="Arial Narrow" w:cs="宋体"/>
                <w:color w:val="000000"/>
                <w:sz w:val="20"/>
                <w:szCs w:val="20"/>
              </w:rPr>
            </w:pPr>
            <w:r w:rsidRPr="00C81D2A">
              <w:rPr>
                <w:rFonts w:ascii="Arial Narrow" w:hAnsi="Arial Narrow"/>
                <w:sz w:val="20"/>
                <w:szCs w:val="20"/>
              </w:rPr>
              <w:t xml:space="preserve">676,555.12 </w:t>
            </w:r>
          </w:p>
        </w:tc>
      </w:tr>
      <w:tr w:rsidR="00430363" w14:paraId="3809FB5D" w14:textId="77777777" w:rsidTr="00BA5A47">
        <w:trPr>
          <w:trHeight w:val="310"/>
        </w:trPr>
        <w:tc>
          <w:tcPr>
            <w:tcW w:w="4025"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56C6C5ED" w14:textId="77777777" w:rsidR="00430363" w:rsidRPr="00C81D2A" w:rsidRDefault="00430363" w:rsidP="00430363">
            <w:pPr>
              <w:spacing w:before="0" w:after="0"/>
              <w:ind w:left="0" w:right="0"/>
              <w:jc w:val="left"/>
              <w:rPr>
                <w:rFonts w:ascii="仿宋_GB2312" w:eastAsia="仿宋_GB2312" w:hAnsi="Arial Narrow" w:cs="宋体"/>
                <w:b/>
                <w:bCs/>
                <w:color w:val="000000"/>
                <w:sz w:val="20"/>
                <w:szCs w:val="20"/>
              </w:rPr>
            </w:pPr>
            <w:r w:rsidRPr="00C81D2A">
              <w:rPr>
                <w:rFonts w:ascii="仿宋_GB2312" w:eastAsia="仿宋_GB2312" w:hAnsi="Arial Narrow" w:cs="宋体" w:hint="eastAsia"/>
                <w:b/>
                <w:bCs/>
                <w:color w:val="000000"/>
                <w:sz w:val="20"/>
                <w:szCs w:val="20"/>
              </w:rPr>
              <w:t>三、利润总额（亏损总额以“-”号填列）</w:t>
            </w:r>
          </w:p>
        </w:tc>
        <w:tc>
          <w:tcPr>
            <w:tcW w:w="1701" w:type="dxa"/>
            <w:tcBorders>
              <w:top w:val="single" w:sz="4" w:space="0" w:color="000000"/>
              <w:left w:val="single" w:sz="4" w:space="0" w:color="000000"/>
              <w:bottom w:val="single" w:sz="4" w:space="0" w:color="000000"/>
              <w:right w:val="single" w:sz="4" w:space="0" w:color="000000"/>
            </w:tcBorders>
            <w:shd w:val="clear" w:color="auto" w:fill="auto"/>
            <w:noWrap/>
          </w:tcPr>
          <w:p w14:paraId="22A3F5C2" w14:textId="77777777" w:rsidR="00430363" w:rsidRPr="00C81D2A" w:rsidRDefault="00430363" w:rsidP="00430363">
            <w:pPr>
              <w:spacing w:before="0" w:after="0"/>
              <w:ind w:left="0" w:right="0"/>
              <w:jc w:val="right"/>
              <w:rPr>
                <w:rFonts w:ascii="Arial Narrow" w:eastAsia="仿宋_GB2312" w:hAnsi="Arial Narrow" w:cs="宋体"/>
                <w:b/>
                <w:bCs/>
                <w:color w:val="000000"/>
                <w:sz w:val="20"/>
                <w:szCs w:val="20"/>
              </w:rPr>
            </w:pPr>
            <w:r w:rsidRPr="00C81D2A">
              <w:rPr>
                <w:rFonts w:ascii="Arial Narrow" w:hAnsi="Arial Narrow"/>
                <w:b/>
                <w:bCs/>
                <w:sz w:val="20"/>
                <w:szCs w:val="20"/>
              </w:rPr>
              <w:t xml:space="preserve">-16,498,026.68 </w:t>
            </w:r>
          </w:p>
        </w:tc>
        <w:tc>
          <w:tcPr>
            <w:tcW w:w="1701" w:type="dxa"/>
            <w:tcBorders>
              <w:top w:val="single" w:sz="4" w:space="0" w:color="000000"/>
              <w:left w:val="single" w:sz="4" w:space="0" w:color="000000"/>
              <w:bottom w:val="single" w:sz="4" w:space="0" w:color="000000"/>
              <w:right w:val="single" w:sz="4" w:space="0" w:color="000000"/>
            </w:tcBorders>
            <w:shd w:val="clear" w:color="auto" w:fill="auto"/>
            <w:noWrap/>
          </w:tcPr>
          <w:p w14:paraId="0717D318" w14:textId="77777777" w:rsidR="00430363" w:rsidRPr="00C81D2A" w:rsidRDefault="00430363" w:rsidP="00430363">
            <w:pPr>
              <w:spacing w:before="0" w:after="0"/>
              <w:ind w:left="0" w:right="0"/>
              <w:jc w:val="right"/>
              <w:rPr>
                <w:rFonts w:ascii="Arial Narrow" w:eastAsia="仿宋_GB2312" w:hAnsi="Arial Narrow" w:cs="宋体"/>
                <w:b/>
                <w:bCs/>
                <w:color w:val="000000"/>
                <w:sz w:val="20"/>
                <w:szCs w:val="20"/>
              </w:rPr>
            </w:pPr>
            <w:r w:rsidRPr="00C81D2A">
              <w:rPr>
                <w:rFonts w:ascii="Arial Narrow" w:hAnsi="Arial Narrow"/>
                <w:b/>
                <w:bCs/>
                <w:sz w:val="20"/>
                <w:szCs w:val="20"/>
              </w:rPr>
              <w:t xml:space="preserve">5,959,909.01 </w:t>
            </w:r>
          </w:p>
        </w:tc>
      </w:tr>
      <w:tr w:rsidR="00430363" w14:paraId="630E6B7A" w14:textId="77777777" w:rsidTr="00BA5A47">
        <w:trPr>
          <w:trHeight w:val="310"/>
        </w:trPr>
        <w:tc>
          <w:tcPr>
            <w:tcW w:w="4025"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71FCE8BD" w14:textId="77777777" w:rsidR="00430363" w:rsidRPr="00C81D2A" w:rsidRDefault="00430363" w:rsidP="00430363">
            <w:pPr>
              <w:spacing w:before="0" w:after="0"/>
              <w:ind w:left="0" w:right="0"/>
              <w:jc w:val="left"/>
              <w:rPr>
                <w:rFonts w:ascii="仿宋_GB2312" w:eastAsia="仿宋_GB2312" w:hAnsi="Arial Narrow" w:cs="宋体"/>
                <w:color w:val="000000"/>
                <w:sz w:val="20"/>
                <w:szCs w:val="20"/>
              </w:rPr>
            </w:pPr>
            <w:r w:rsidRPr="00C81D2A">
              <w:rPr>
                <w:rFonts w:ascii="仿宋_GB2312" w:eastAsia="仿宋_GB2312" w:hAnsi="Arial Narrow" w:cs="宋体" w:hint="eastAsia"/>
                <w:color w:val="000000"/>
                <w:sz w:val="20"/>
                <w:szCs w:val="20"/>
              </w:rPr>
              <w:t>减：所得税费用</w:t>
            </w:r>
          </w:p>
        </w:tc>
        <w:tc>
          <w:tcPr>
            <w:tcW w:w="1701" w:type="dxa"/>
            <w:tcBorders>
              <w:top w:val="single" w:sz="4" w:space="0" w:color="000000"/>
              <w:left w:val="single" w:sz="4" w:space="0" w:color="000000"/>
              <w:bottom w:val="single" w:sz="4" w:space="0" w:color="000000"/>
              <w:right w:val="single" w:sz="4" w:space="0" w:color="000000"/>
            </w:tcBorders>
            <w:shd w:val="clear" w:color="auto" w:fill="auto"/>
            <w:noWrap/>
          </w:tcPr>
          <w:p w14:paraId="0E797F38" w14:textId="77777777" w:rsidR="00430363" w:rsidRPr="00C81D2A" w:rsidRDefault="00430363" w:rsidP="00430363">
            <w:pPr>
              <w:spacing w:before="0" w:after="0"/>
              <w:ind w:left="0" w:right="0"/>
              <w:jc w:val="right"/>
              <w:rPr>
                <w:rFonts w:ascii="Arial Narrow" w:eastAsia="仿宋_GB2312" w:hAnsi="Arial Narrow" w:cs="宋体"/>
                <w:color w:val="000000"/>
                <w:sz w:val="20"/>
                <w:szCs w:val="20"/>
              </w:rPr>
            </w:pPr>
            <w:r w:rsidRPr="00C81D2A">
              <w:rPr>
                <w:rFonts w:ascii="Arial Narrow" w:hAnsi="Arial Narrow"/>
                <w:sz w:val="20"/>
                <w:szCs w:val="20"/>
              </w:rPr>
              <w:t xml:space="preserve">805,355.00 </w:t>
            </w:r>
          </w:p>
        </w:tc>
        <w:tc>
          <w:tcPr>
            <w:tcW w:w="1701" w:type="dxa"/>
            <w:tcBorders>
              <w:top w:val="single" w:sz="4" w:space="0" w:color="000000"/>
              <w:left w:val="single" w:sz="4" w:space="0" w:color="000000"/>
              <w:bottom w:val="single" w:sz="4" w:space="0" w:color="000000"/>
              <w:right w:val="single" w:sz="4" w:space="0" w:color="000000"/>
            </w:tcBorders>
            <w:shd w:val="clear" w:color="auto" w:fill="auto"/>
            <w:noWrap/>
          </w:tcPr>
          <w:p w14:paraId="661231D3" w14:textId="77777777" w:rsidR="00430363" w:rsidRPr="00C81D2A" w:rsidRDefault="00430363" w:rsidP="00430363">
            <w:pPr>
              <w:spacing w:before="0" w:after="0"/>
              <w:ind w:left="0" w:right="0"/>
              <w:jc w:val="right"/>
              <w:rPr>
                <w:rFonts w:ascii="Arial Narrow" w:eastAsia="仿宋_GB2312" w:hAnsi="Arial Narrow" w:cs="宋体"/>
                <w:color w:val="000000"/>
                <w:sz w:val="20"/>
                <w:szCs w:val="20"/>
              </w:rPr>
            </w:pPr>
            <w:r w:rsidRPr="00C81D2A">
              <w:rPr>
                <w:rFonts w:ascii="Arial Narrow" w:hAnsi="Arial Narrow"/>
                <w:sz w:val="20"/>
                <w:szCs w:val="20"/>
              </w:rPr>
              <w:t xml:space="preserve">-3,131,950.86 </w:t>
            </w:r>
          </w:p>
        </w:tc>
      </w:tr>
      <w:tr w:rsidR="00430363" w14:paraId="1C3B44A6" w14:textId="77777777" w:rsidTr="00BA5A47">
        <w:trPr>
          <w:trHeight w:val="310"/>
        </w:trPr>
        <w:tc>
          <w:tcPr>
            <w:tcW w:w="4025"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3B3E22E1" w14:textId="77777777" w:rsidR="00430363" w:rsidRPr="00C81D2A" w:rsidRDefault="00430363" w:rsidP="00430363">
            <w:pPr>
              <w:spacing w:before="0" w:after="0"/>
              <w:ind w:left="0" w:right="0"/>
              <w:jc w:val="left"/>
              <w:rPr>
                <w:rFonts w:ascii="仿宋_GB2312" w:eastAsia="仿宋_GB2312" w:hAnsi="Arial Narrow" w:cs="宋体"/>
                <w:b/>
                <w:bCs/>
                <w:color w:val="000000"/>
                <w:sz w:val="20"/>
                <w:szCs w:val="20"/>
              </w:rPr>
            </w:pPr>
            <w:r w:rsidRPr="00C81D2A">
              <w:rPr>
                <w:rFonts w:ascii="仿宋_GB2312" w:eastAsia="仿宋_GB2312" w:hAnsi="Arial Narrow" w:cs="宋体" w:hint="eastAsia"/>
                <w:b/>
                <w:bCs/>
                <w:color w:val="000000"/>
                <w:sz w:val="20"/>
                <w:szCs w:val="20"/>
              </w:rPr>
              <w:t>四、净利润（净亏损以“-”号填列）</w:t>
            </w:r>
          </w:p>
        </w:tc>
        <w:tc>
          <w:tcPr>
            <w:tcW w:w="1701" w:type="dxa"/>
            <w:tcBorders>
              <w:top w:val="single" w:sz="4" w:space="0" w:color="000000"/>
              <w:left w:val="single" w:sz="4" w:space="0" w:color="000000"/>
              <w:bottom w:val="single" w:sz="4" w:space="0" w:color="000000"/>
              <w:right w:val="single" w:sz="4" w:space="0" w:color="000000"/>
            </w:tcBorders>
            <w:shd w:val="clear" w:color="auto" w:fill="auto"/>
            <w:noWrap/>
          </w:tcPr>
          <w:p w14:paraId="59CCD95E" w14:textId="77777777" w:rsidR="00430363" w:rsidRPr="00C81D2A" w:rsidRDefault="00430363" w:rsidP="00430363">
            <w:pPr>
              <w:spacing w:before="0" w:after="0"/>
              <w:ind w:left="0" w:right="0"/>
              <w:jc w:val="right"/>
              <w:rPr>
                <w:rFonts w:ascii="Arial Narrow" w:eastAsia="仿宋_GB2312" w:hAnsi="Arial Narrow" w:cs="宋体"/>
                <w:b/>
                <w:bCs/>
                <w:color w:val="000000"/>
                <w:sz w:val="20"/>
                <w:szCs w:val="20"/>
              </w:rPr>
            </w:pPr>
            <w:r w:rsidRPr="00C81D2A">
              <w:rPr>
                <w:rFonts w:ascii="Arial Narrow" w:hAnsi="Arial Narrow"/>
                <w:b/>
                <w:bCs/>
                <w:sz w:val="20"/>
                <w:szCs w:val="20"/>
              </w:rPr>
              <w:t xml:space="preserve">-17,303,381.68 </w:t>
            </w:r>
          </w:p>
        </w:tc>
        <w:tc>
          <w:tcPr>
            <w:tcW w:w="1701" w:type="dxa"/>
            <w:tcBorders>
              <w:top w:val="single" w:sz="4" w:space="0" w:color="000000"/>
              <w:left w:val="single" w:sz="4" w:space="0" w:color="000000"/>
              <w:bottom w:val="single" w:sz="4" w:space="0" w:color="000000"/>
              <w:right w:val="single" w:sz="4" w:space="0" w:color="000000"/>
            </w:tcBorders>
            <w:shd w:val="clear" w:color="auto" w:fill="auto"/>
            <w:noWrap/>
          </w:tcPr>
          <w:p w14:paraId="22BBDDDE" w14:textId="77777777" w:rsidR="00430363" w:rsidRPr="00C81D2A" w:rsidRDefault="00430363" w:rsidP="00430363">
            <w:pPr>
              <w:spacing w:before="0" w:after="0"/>
              <w:ind w:left="0" w:right="0"/>
              <w:jc w:val="right"/>
              <w:rPr>
                <w:rFonts w:ascii="Arial Narrow" w:eastAsia="仿宋_GB2312" w:hAnsi="Arial Narrow" w:cs="宋体"/>
                <w:b/>
                <w:bCs/>
                <w:color w:val="000000"/>
                <w:sz w:val="20"/>
                <w:szCs w:val="20"/>
              </w:rPr>
            </w:pPr>
            <w:r w:rsidRPr="00C81D2A">
              <w:rPr>
                <w:rFonts w:ascii="Arial Narrow" w:hAnsi="Arial Narrow"/>
                <w:b/>
                <w:bCs/>
                <w:sz w:val="20"/>
                <w:szCs w:val="20"/>
              </w:rPr>
              <w:t xml:space="preserve">9,091,859.87 </w:t>
            </w:r>
          </w:p>
        </w:tc>
      </w:tr>
      <w:tr w:rsidR="00430363" w14:paraId="6F6FE42A" w14:textId="77777777" w:rsidTr="00BA5A47">
        <w:trPr>
          <w:trHeight w:val="310"/>
        </w:trPr>
        <w:tc>
          <w:tcPr>
            <w:tcW w:w="4025"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28C55438" w14:textId="77777777" w:rsidR="00430363" w:rsidRPr="00C81D2A" w:rsidRDefault="00430363" w:rsidP="00430363">
            <w:pPr>
              <w:spacing w:before="0" w:after="0"/>
              <w:ind w:left="0" w:right="0"/>
              <w:jc w:val="left"/>
              <w:rPr>
                <w:rFonts w:ascii="仿宋_GB2312" w:eastAsia="仿宋_GB2312" w:hAnsi="Arial Narrow" w:cs="宋体"/>
                <w:color w:val="000000"/>
                <w:sz w:val="20"/>
                <w:szCs w:val="20"/>
              </w:rPr>
            </w:pPr>
            <w:r w:rsidRPr="00C81D2A">
              <w:rPr>
                <w:rFonts w:ascii="仿宋_GB2312" w:eastAsia="仿宋_GB2312" w:hAnsi="Arial Narrow" w:cs="宋体" w:hint="eastAsia"/>
                <w:color w:val="000000"/>
                <w:sz w:val="20"/>
                <w:szCs w:val="20"/>
              </w:rPr>
              <w:t>归属于母公司所有者的净利润</w:t>
            </w:r>
          </w:p>
        </w:tc>
        <w:tc>
          <w:tcPr>
            <w:tcW w:w="1701" w:type="dxa"/>
            <w:tcBorders>
              <w:top w:val="single" w:sz="4" w:space="0" w:color="000000"/>
              <w:left w:val="single" w:sz="4" w:space="0" w:color="000000"/>
              <w:bottom w:val="single" w:sz="4" w:space="0" w:color="000000"/>
              <w:right w:val="single" w:sz="4" w:space="0" w:color="000000"/>
            </w:tcBorders>
            <w:shd w:val="clear" w:color="auto" w:fill="auto"/>
            <w:noWrap/>
          </w:tcPr>
          <w:p w14:paraId="353CBFDC" w14:textId="77777777" w:rsidR="00430363" w:rsidRPr="00C81D2A" w:rsidRDefault="00430363" w:rsidP="00430363">
            <w:pPr>
              <w:spacing w:before="0" w:after="0"/>
              <w:ind w:left="0" w:right="0"/>
              <w:jc w:val="right"/>
              <w:rPr>
                <w:rFonts w:ascii="Arial Narrow" w:eastAsia="仿宋_GB2312" w:hAnsi="Arial Narrow" w:cs="宋体"/>
                <w:color w:val="000000"/>
                <w:sz w:val="20"/>
                <w:szCs w:val="20"/>
              </w:rPr>
            </w:pPr>
            <w:r w:rsidRPr="00C81D2A">
              <w:rPr>
                <w:rFonts w:ascii="Arial Narrow" w:hAnsi="Arial Narrow"/>
                <w:sz w:val="20"/>
                <w:szCs w:val="20"/>
              </w:rPr>
              <w:t xml:space="preserve">787,095.00 </w:t>
            </w:r>
          </w:p>
        </w:tc>
        <w:tc>
          <w:tcPr>
            <w:tcW w:w="1701" w:type="dxa"/>
            <w:tcBorders>
              <w:top w:val="single" w:sz="4" w:space="0" w:color="000000"/>
              <w:left w:val="single" w:sz="4" w:space="0" w:color="000000"/>
              <w:bottom w:val="single" w:sz="4" w:space="0" w:color="000000"/>
              <w:right w:val="single" w:sz="4" w:space="0" w:color="000000"/>
            </w:tcBorders>
            <w:shd w:val="clear" w:color="auto" w:fill="auto"/>
            <w:noWrap/>
          </w:tcPr>
          <w:p w14:paraId="76993AC1" w14:textId="77777777" w:rsidR="00430363" w:rsidRPr="00C81D2A" w:rsidRDefault="00430363" w:rsidP="00430363">
            <w:pPr>
              <w:spacing w:before="0" w:after="0"/>
              <w:ind w:left="0" w:right="0"/>
              <w:jc w:val="right"/>
              <w:rPr>
                <w:rFonts w:ascii="Arial Narrow" w:eastAsia="仿宋_GB2312" w:hAnsi="Arial Narrow" w:cs="宋体"/>
                <w:color w:val="000000"/>
                <w:sz w:val="20"/>
                <w:szCs w:val="20"/>
              </w:rPr>
            </w:pPr>
            <w:r w:rsidRPr="00C81D2A">
              <w:rPr>
                <w:rFonts w:ascii="Arial Narrow" w:hAnsi="Arial Narrow"/>
                <w:sz w:val="20"/>
                <w:szCs w:val="20"/>
              </w:rPr>
              <w:t xml:space="preserve">7,043,953.53 </w:t>
            </w:r>
          </w:p>
        </w:tc>
      </w:tr>
      <w:tr w:rsidR="00430363" w14:paraId="204EF459" w14:textId="77777777" w:rsidTr="00BA5A47">
        <w:trPr>
          <w:trHeight w:val="310"/>
        </w:trPr>
        <w:tc>
          <w:tcPr>
            <w:tcW w:w="4025"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32910862" w14:textId="77777777" w:rsidR="00430363" w:rsidRPr="00C81D2A" w:rsidRDefault="00430363" w:rsidP="00430363">
            <w:pPr>
              <w:spacing w:before="0" w:after="0"/>
              <w:ind w:left="0" w:right="0"/>
              <w:jc w:val="left"/>
              <w:rPr>
                <w:rFonts w:ascii="仿宋_GB2312" w:eastAsia="仿宋_GB2312" w:hAnsi="Arial Narrow" w:cs="宋体"/>
                <w:color w:val="000000"/>
                <w:sz w:val="20"/>
                <w:szCs w:val="20"/>
              </w:rPr>
            </w:pPr>
            <w:r w:rsidRPr="00C81D2A">
              <w:rPr>
                <w:rFonts w:ascii="仿宋_GB2312" w:eastAsia="仿宋_GB2312" w:hAnsi="Arial Narrow" w:cs="宋体" w:hint="eastAsia"/>
                <w:color w:val="000000"/>
                <w:sz w:val="20"/>
                <w:szCs w:val="20"/>
              </w:rPr>
              <w:t>少数股东损益</w:t>
            </w:r>
          </w:p>
        </w:tc>
        <w:tc>
          <w:tcPr>
            <w:tcW w:w="1701" w:type="dxa"/>
            <w:tcBorders>
              <w:top w:val="single" w:sz="4" w:space="0" w:color="000000"/>
              <w:left w:val="single" w:sz="4" w:space="0" w:color="000000"/>
              <w:bottom w:val="single" w:sz="4" w:space="0" w:color="000000"/>
              <w:right w:val="single" w:sz="4" w:space="0" w:color="000000"/>
            </w:tcBorders>
            <w:shd w:val="clear" w:color="auto" w:fill="auto"/>
            <w:noWrap/>
          </w:tcPr>
          <w:p w14:paraId="00FB6B73" w14:textId="77777777" w:rsidR="00430363" w:rsidRPr="00C81D2A" w:rsidRDefault="00430363" w:rsidP="00430363">
            <w:pPr>
              <w:spacing w:before="0" w:after="0"/>
              <w:ind w:left="0" w:right="0"/>
              <w:jc w:val="right"/>
              <w:rPr>
                <w:rFonts w:ascii="Arial Narrow" w:eastAsia="仿宋_GB2312" w:hAnsi="Arial Narrow" w:cs="宋体"/>
                <w:color w:val="000000"/>
                <w:sz w:val="20"/>
                <w:szCs w:val="20"/>
              </w:rPr>
            </w:pPr>
            <w:r w:rsidRPr="00C81D2A">
              <w:rPr>
                <w:rFonts w:ascii="Arial Narrow" w:hAnsi="Arial Narrow"/>
                <w:sz w:val="20"/>
                <w:szCs w:val="20"/>
              </w:rPr>
              <w:t xml:space="preserve">-5,236,243.00 </w:t>
            </w:r>
          </w:p>
        </w:tc>
        <w:tc>
          <w:tcPr>
            <w:tcW w:w="1701" w:type="dxa"/>
            <w:tcBorders>
              <w:top w:val="single" w:sz="4" w:space="0" w:color="000000"/>
              <w:left w:val="single" w:sz="4" w:space="0" w:color="000000"/>
              <w:bottom w:val="single" w:sz="4" w:space="0" w:color="000000"/>
              <w:right w:val="single" w:sz="4" w:space="0" w:color="000000"/>
            </w:tcBorders>
            <w:shd w:val="clear" w:color="auto" w:fill="auto"/>
            <w:noWrap/>
          </w:tcPr>
          <w:p w14:paraId="4855D812" w14:textId="77777777" w:rsidR="00430363" w:rsidRPr="00C81D2A" w:rsidRDefault="00430363" w:rsidP="00430363">
            <w:pPr>
              <w:spacing w:before="0" w:after="0"/>
              <w:ind w:left="0" w:right="0"/>
              <w:jc w:val="right"/>
              <w:rPr>
                <w:rFonts w:ascii="Arial Narrow" w:eastAsia="仿宋_GB2312" w:hAnsi="Arial Narrow" w:cs="宋体"/>
                <w:color w:val="000000"/>
                <w:sz w:val="20"/>
                <w:szCs w:val="20"/>
              </w:rPr>
            </w:pPr>
            <w:r w:rsidRPr="00C81D2A">
              <w:rPr>
                <w:rFonts w:ascii="Arial Narrow" w:hAnsi="Arial Narrow"/>
                <w:sz w:val="20"/>
                <w:szCs w:val="20"/>
              </w:rPr>
              <w:t xml:space="preserve">2,047,906.34 </w:t>
            </w:r>
          </w:p>
        </w:tc>
      </w:tr>
    </w:tbl>
    <w:p w14:paraId="0300B4C2" w14:textId="1EF6462F" w:rsidR="00975D44" w:rsidRPr="00975D44" w:rsidRDefault="00975D44" w:rsidP="00C81D2A">
      <w:pPr>
        <w:tabs>
          <w:tab w:val="left" w:pos="954"/>
        </w:tabs>
        <w:spacing w:before="0" w:after="0"/>
        <w:ind w:left="0"/>
        <w:sectPr w:rsidR="00975D44" w:rsidRPr="00975D44">
          <w:pgSz w:w="11906" w:h="16838"/>
          <w:pgMar w:top="1440" w:right="1797" w:bottom="1440" w:left="1560" w:header="851" w:footer="992" w:gutter="0"/>
          <w:pgNumType w:chapStyle="1"/>
          <w:cols w:space="425"/>
          <w:docGrid w:type="linesAndChars" w:linePitch="326"/>
        </w:sectPr>
      </w:pPr>
    </w:p>
    <w:p w14:paraId="766EDAB2" w14:textId="77777777" w:rsidR="00C34CC9" w:rsidRPr="00C34CC9" w:rsidRDefault="00C34CC9" w:rsidP="00E12A10">
      <w:pPr>
        <w:pStyle w:val="ListParagraph1"/>
        <w:spacing w:before="100" w:beforeAutospacing="1" w:after="100" w:afterAutospacing="1"/>
        <w:ind w:left="0" w:right="0" w:firstLineChars="0" w:firstLine="0"/>
        <w:outlineLvl w:val="0"/>
        <w:rPr>
          <w:ins w:id="2099" w:author="作者" w:date="2024-07-05T12:07:00Z"/>
          <w:rFonts w:ascii="Arial Narrow" w:eastAsia="仿宋_GB2312" w:hAnsi="Arial Narrow" w:cs="Arial Unicode MS"/>
          <w:color w:val="4F6228" w:themeColor="accent3" w:themeShade="80"/>
          <w:sz w:val="28"/>
          <w:szCs w:val="22"/>
        </w:rPr>
      </w:pPr>
      <w:bookmarkStart w:id="2100" w:name="_Toc171076036"/>
      <w:ins w:id="2101" w:author="作者" w:date="2024-07-05T12:07:00Z">
        <w:r w:rsidRPr="00C34CC9">
          <w:rPr>
            <w:rFonts w:ascii="Arial Narrow" w:eastAsia="仿宋_GB2312" w:hAnsi="Arial Narrow" w:cs="Arial Unicode MS" w:hint="eastAsia"/>
            <w:color w:val="4F6228" w:themeColor="accent3" w:themeShade="80"/>
            <w:sz w:val="28"/>
            <w:szCs w:val="22"/>
          </w:rPr>
          <w:lastRenderedPageBreak/>
          <w:t>附件</w:t>
        </w:r>
        <w:r w:rsidRPr="00C34CC9">
          <w:rPr>
            <w:rFonts w:ascii="Arial Narrow" w:eastAsia="仿宋_GB2312" w:hAnsi="Arial Narrow" w:cs="Arial Unicode MS" w:hint="eastAsia"/>
            <w:color w:val="4F6228" w:themeColor="accent3" w:themeShade="80"/>
            <w:sz w:val="28"/>
            <w:szCs w:val="22"/>
          </w:rPr>
          <w:t>6</w:t>
        </w:r>
        <w:r w:rsidRPr="00C34CC9">
          <w:rPr>
            <w:rFonts w:ascii="Arial Narrow" w:eastAsia="仿宋_GB2312" w:hAnsi="Arial Narrow" w:cs="Arial Unicode MS" w:hint="eastAsia"/>
            <w:color w:val="4F6228" w:themeColor="accent3" w:themeShade="80"/>
            <w:sz w:val="28"/>
            <w:szCs w:val="22"/>
          </w:rPr>
          <w:t>企业年度分部财务数据</w:t>
        </w:r>
        <w:bookmarkEnd w:id="2100"/>
      </w:ins>
    </w:p>
    <w:p w14:paraId="48E8039E" w14:textId="36B43C60" w:rsidR="00C34CC9" w:rsidRDefault="00C34CC9" w:rsidP="00C34CC9">
      <w:pPr>
        <w:spacing w:beforeLines="50" w:before="163" w:afterLines="50" w:after="163" w:line="360" w:lineRule="auto"/>
        <w:ind w:left="0" w:right="0" w:firstLineChars="200" w:firstLine="440"/>
        <w:rPr>
          <w:ins w:id="2102" w:author="作者" w:date="2024-07-05T12:08:00Z"/>
          <w:rFonts w:ascii="仿宋_GB2312" w:eastAsia="仿宋_GB2312" w:hAnsi="Arial Narrow" w:cs="Arial Unicode MS"/>
          <w:sz w:val="22"/>
          <w:szCs w:val="22"/>
        </w:rPr>
      </w:pPr>
      <w:ins w:id="2103" w:author="作者" w:date="2024-07-05T12:08:00Z">
        <w:r>
          <w:rPr>
            <w:rFonts w:ascii="仿宋_GB2312" w:eastAsia="仿宋_GB2312" w:hAnsi="Arial Narrow" w:cs="Arial Unicode MS" w:hint="eastAsia"/>
            <w:sz w:val="22"/>
            <w:szCs w:val="22"/>
          </w:rPr>
          <w:t>下表中的财务数据均由上海派智提供，</w:t>
        </w:r>
      </w:ins>
      <w:ins w:id="2104" w:author="作者" w:date="2024-07-05T15:13:00Z">
        <w:r w:rsidR="00DC5D89">
          <w:rPr>
            <w:rFonts w:ascii="仿宋_GB2312" w:eastAsia="仿宋_GB2312" w:hAnsi="Arial Narrow" w:cs="Arial Unicode MS" w:hint="eastAsia"/>
            <w:sz w:val="22"/>
            <w:szCs w:val="22"/>
          </w:rPr>
          <w:t>立信未对提供的财务数据进行核实，</w:t>
        </w:r>
      </w:ins>
      <w:ins w:id="2105" w:author="作者" w:date="2024-07-05T12:08:00Z">
        <w:r>
          <w:rPr>
            <w:rFonts w:ascii="仿宋_GB2312" w:eastAsia="仿宋_GB2312" w:hAnsi="Arial Narrow" w:cs="Arial Unicode MS" w:hint="eastAsia"/>
            <w:sz w:val="22"/>
            <w:szCs w:val="22"/>
          </w:rPr>
          <w:t>所有金额均以人民币元为单位。</w:t>
        </w:r>
      </w:ins>
    </w:p>
    <w:p w14:paraId="28929E29" w14:textId="77777777" w:rsidR="00C34CC9" w:rsidRDefault="00C34CC9" w:rsidP="00C34CC9">
      <w:pPr>
        <w:spacing w:before="0" w:after="0"/>
        <w:ind w:left="0" w:right="0" w:firstLineChars="200" w:firstLine="400"/>
        <w:jc w:val="right"/>
        <w:rPr>
          <w:ins w:id="2106" w:author="作者" w:date="2024-07-05T12:08:00Z"/>
          <w:rFonts w:ascii="仿宋_GB2312" w:eastAsia="仿宋_GB2312" w:hAnsi="Arial Narrow" w:cs="Arial Unicode MS"/>
          <w:sz w:val="22"/>
          <w:szCs w:val="22"/>
        </w:rPr>
      </w:pPr>
      <w:ins w:id="2107" w:author="作者" w:date="2024-07-05T12:08:00Z">
        <w:r>
          <w:rPr>
            <w:rFonts w:ascii="Arial Narrow" w:eastAsia="仿宋_GB2312" w:hAnsi="Arial Narrow" w:cs="楷体" w:hint="eastAsia"/>
            <w:iCs/>
            <w:sz w:val="20"/>
            <w:szCs w:val="20"/>
          </w:rPr>
          <w:t>货币单位：人民币˙元</w:t>
        </w:r>
      </w:ins>
    </w:p>
    <w:tbl>
      <w:tblPr>
        <w:tblW w:w="1389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90"/>
        <w:gridCol w:w="1701"/>
        <w:gridCol w:w="1701"/>
        <w:gridCol w:w="1701"/>
        <w:gridCol w:w="1701"/>
        <w:gridCol w:w="1701"/>
        <w:gridCol w:w="1701"/>
        <w:tblGridChange w:id="2108">
          <w:tblGrid>
            <w:gridCol w:w="3690"/>
            <w:gridCol w:w="1701"/>
            <w:gridCol w:w="1701"/>
            <w:gridCol w:w="1701"/>
            <w:gridCol w:w="1701"/>
            <w:gridCol w:w="1701"/>
            <w:gridCol w:w="1701"/>
          </w:tblGrid>
        </w:tblGridChange>
      </w:tblGrid>
      <w:tr w:rsidR="00CE58A0" w14:paraId="48303791" w14:textId="77777777" w:rsidTr="00E12A10">
        <w:trPr>
          <w:trHeight w:val="340"/>
          <w:tblHeader/>
          <w:ins w:id="2109" w:author="作者" w:date="2024-07-05T12:09:00Z"/>
        </w:trPr>
        <w:tc>
          <w:tcPr>
            <w:tcW w:w="3690" w:type="dxa"/>
            <w:vMerge w:val="restart"/>
            <w:tcBorders>
              <w:left w:val="single" w:sz="4" w:space="0" w:color="auto"/>
              <w:right w:val="single" w:sz="4" w:space="0" w:color="auto"/>
            </w:tcBorders>
            <w:shd w:val="clear" w:color="auto" w:fill="002060"/>
            <w:vAlign w:val="center"/>
          </w:tcPr>
          <w:p w14:paraId="28CBB4E5" w14:textId="46D68987" w:rsidR="00CE58A0" w:rsidRPr="0004168C" w:rsidRDefault="00CE58A0" w:rsidP="00CE58A0">
            <w:pPr>
              <w:spacing w:before="0" w:after="0"/>
              <w:ind w:left="0" w:right="0"/>
              <w:jc w:val="center"/>
              <w:rPr>
                <w:ins w:id="2110" w:author="作者" w:date="2024-07-05T12:09:00Z"/>
                <w:rFonts w:ascii="仿宋_GB2312" w:eastAsia="仿宋_GB2312" w:hAnsi="Arial Narrow"/>
                <w:b/>
                <w:color w:val="FFFFFF"/>
                <w:sz w:val="16"/>
                <w:szCs w:val="16"/>
              </w:rPr>
            </w:pPr>
            <w:ins w:id="2111" w:author="作者" w:date="2024-07-05T12:11:00Z">
              <w:r w:rsidRPr="0004168C">
                <w:rPr>
                  <w:rFonts w:ascii="仿宋_GB2312" w:eastAsia="仿宋_GB2312" w:hAnsi="Arial Narrow" w:hint="eastAsia"/>
                  <w:b/>
                  <w:color w:val="FFFFFF"/>
                  <w:sz w:val="16"/>
                  <w:szCs w:val="16"/>
                </w:rPr>
                <w:t>项目</w:t>
              </w:r>
            </w:ins>
          </w:p>
        </w:tc>
        <w:tc>
          <w:tcPr>
            <w:tcW w:w="6804" w:type="dxa"/>
            <w:gridSpan w:val="4"/>
            <w:tcBorders>
              <w:top w:val="single" w:sz="4" w:space="0" w:color="auto"/>
              <w:left w:val="single" w:sz="4" w:space="0" w:color="auto"/>
              <w:bottom w:val="single" w:sz="4" w:space="0" w:color="auto"/>
              <w:right w:val="single" w:sz="4" w:space="0" w:color="auto"/>
            </w:tcBorders>
            <w:shd w:val="clear" w:color="auto" w:fill="002060"/>
            <w:vAlign w:val="center"/>
          </w:tcPr>
          <w:p w14:paraId="08C4F33D" w14:textId="04433A9D" w:rsidR="00CE58A0" w:rsidRDefault="00CE58A0" w:rsidP="00C34CC9">
            <w:pPr>
              <w:spacing w:before="0" w:after="0"/>
              <w:ind w:left="0" w:right="0"/>
              <w:jc w:val="center"/>
              <w:rPr>
                <w:ins w:id="2112" w:author="作者" w:date="2024-07-05T12:09:00Z"/>
                <w:rFonts w:ascii="仿宋_GB2312" w:eastAsia="仿宋_GB2312" w:hAnsi="Arial Narrow"/>
                <w:b/>
                <w:color w:val="FFFFFF"/>
                <w:sz w:val="16"/>
                <w:szCs w:val="16"/>
              </w:rPr>
            </w:pPr>
            <w:ins w:id="2113" w:author="作者" w:date="2024-07-05T12:10:00Z">
              <w:r>
                <w:rPr>
                  <w:rFonts w:ascii="仿宋_GB2312" w:eastAsia="仿宋_GB2312" w:hAnsi="Arial Narrow" w:hint="eastAsia"/>
                  <w:b/>
                  <w:color w:val="FFFFFF"/>
                  <w:sz w:val="16"/>
                  <w:szCs w:val="16"/>
                </w:rPr>
                <w:t>销售业务</w:t>
              </w:r>
            </w:ins>
          </w:p>
        </w:tc>
        <w:tc>
          <w:tcPr>
            <w:tcW w:w="1701" w:type="dxa"/>
            <w:tcBorders>
              <w:left w:val="single" w:sz="4" w:space="0" w:color="auto"/>
              <w:bottom w:val="single" w:sz="4" w:space="0" w:color="auto"/>
              <w:right w:val="single" w:sz="4" w:space="0" w:color="auto"/>
            </w:tcBorders>
            <w:shd w:val="clear" w:color="auto" w:fill="002060"/>
            <w:vAlign w:val="center"/>
          </w:tcPr>
          <w:p w14:paraId="56D7DD7B" w14:textId="70B795CC" w:rsidR="00CE58A0" w:rsidRPr="0004168C" w:rsidRDefault="00CE58A0" w:rsidP="00C34CC9">
            <w:pPr>
              <w:spacing w:before="0" w:after="0"/>
              <w:ind w:left="0" w:right="0"/>
              <w:jc w:val="center"/>
              <w:rPr>
                <w:ins w:id="2114" w:author="作者" w:date="2024-07-05T12:09:00Z"/>
                <w:rFonts w:ascii="仿宋_GB2312" w:eastAsia="仿宋_GB2312" w:hAnsi="Arial Narrow"/>
                <w:b/>
                <w:color w:val="FFFFFF"/>
                <w:sz w:val="16"/>
                <w:szCs w:val="16"/>
              </w:rPr>
            </w:pPr>
            <w:ins w:id="2115" w:author="作者" w:date="2024-07-05T12:10:00Z">
              <w:r>
                <w:rPr>
                  <w:rFonts w:ascii="仿宋_GB2312" w:eastAsia="仿宋_GB2312" w:hAnsi="Arial Narrow" w:hint="eastAsia"/>
                  <w:b/>
                  <w:color w:val="FFFFFF"/>
                  <w:sz w:val="16"/>
                  <w:szCs w:val="16"/>
                </w:rPr>
                <w:t>其他业务</w:t>
              </w:r>
            </w:ins>
          </w:p>
        </w:tc>
        <w:tc>
          <w:tcPr>
            <w:tcW w:w="1701" w:type="dxa"/>
            <w:vMerge w:val="restart"/>
            <w:tcBorders>
              <w:left w:val="single" w:sz="4" w:space="0" w:color="auto"/>
              <w:right w:val="single" w:sz="4" w:space="0" w:color="auto"/>
            </w:tcBorders>
            <w:shd w:val="clear" w:color="auto" w:fill="002060"/>
            <w:vAlign w:val="center"/>
          </w:tcPr>
          <w:p w14:paraId="06B4265B" w14:textId="52E36B42" w:rsidR="00CE58A0" w:rsidRPr="0004168C" w:rsidRDefault="00CE58A0" w:rsidP="00C34CC9">
            <w:pPr>
              <w:spacing w:before="0" w:after="0"/>
              <w:ind w:left="0" w:right="0"/>
              <w:jc w:val="center"/>
              <w:rPr>
                <w:ins w:id="2116" w:author="作者" w:date="2024-07-05T12:09:00Z"/>
                <w:rFonts w:ascii="仿宋_GB2312" w:eastAsia="仿宋_GB2312" w:hAnsi="Arial Narrow"/>
                <w:b/>
                <w:color w:val="FFFFFF"/>
                <w:sz w:val="16"/>
                <w:szCs w:val="16"/>
              </w:rPr>
            </w:pPr>
            <w:ins w:id="2117" w:author="作者" w:date="2024-07-05T12:11:00Z">
              <w:r w:rsidRPr="0004168C">
                <w:rPr>
                  <w:rFonts w:ascii="仿宋_GB2312" w:eastAsia="仿宋_GB2312" w:hAnsi="Arial Narrow" w:hint="eastAsia"/>
                  <w:b/>
                  <w:color w:val="FFFFFF"/>
                  <w:sz w:val="16"/>
                  <w:szCs w:val="16"/>
                </w:rPr>
                <w:t>合</w:t>
              </w:r>
              <w:r>
                <w:rPr>
                  <w:rFonts w:ascii="仿宋_GB2312" w:eastAsia="仿宋_GB2312" w:hAnsi="Arial Narrow" w:hint="eastAsia"/>
                  <w:b/>
                  <w:color w:val="FFFFFF"/>
                  <w:sz w:val="16"/>
                  <w:szCs w:val="16"/>
                </w:rPr>
                <w:t>计</w:t>
              </w:r>
            </w:ins>
          </w:p>
        </w:tc>
      </w:tr>
      <w:tr w:rsidR="00CE58A0" w14:paraId="3EDD986D" w14:textId="77777777" w:rsidTr="00E12A10">
        <w:trPr>
          <w:trHeight w:val="340"/>
          <w:tblHeader/>
          <w:ins w:id="2118" w:author="作者" w:date="2024-07-05T12:08:00Z"/>
        </w:trPr>
        <w:tc>
          <w:tcPr>
            <w:tcW w:w="3690" w:type="dxa"/>
            <w:vMerge/>
            <w:tcBorders>
              <w:left w:val="single" w:sz="4" w:space="0" w:color="auto"/>
              <w:bottom w:val="single" w:sz="4" w:space="0" w:color="auto"/>
              <w:right w:val="single" w:sz="4" w:space="0" w:color="auto"/>
            </w:tcBorders>
            <w:shd w:val="clear" w:color="auto" w:fill="002060"/>
            <w:vAlign w:val="center"/>
          </w:tcPr>
          <w:p w14:paraId="1BCA61BD" w14:textId="4A354D76" w:rsidR="00CE58A0" w:rsidRPr="0004168C" w:rsidRDefault="00CE58A0" w:rsidP="00C34CC9">
            <w:pPr>
              <w:spacing w:before="0" w:after="0"/>
              <w:ind w:left="0" w:right="0"/>
              <w:jc w:val="center"/>
              <w:rPr>
                <w:ins w:id="2119" w:author="作者" w:date="2024-07-05T12:08:00Z"/>
                <w:rFonts w:ascii="仿宋_GB2312" w:eastAsia="仿宋_GB2312" w:hAnsi="Arial Narrow"/>
                <w:b/>
                <w:color w:val="FFFFFF"/>
                <w:sz w:val="16"/>
                <w:szCs w:val="16"/>
              </w:rPr>
            </w:pPr>
          </w:p>
        </w:tc>
        <w:tc>
          <w:tcPr>
            <w:tcW w:w="1701" w:type="dxa"/>
            <w:tcBorders>
              <w:top w:val="single" w:sz="4" w:space="0" w:color="auto"/>
              <w:left w:val="single" w:sz="4" w:space="0" w:color="auto"/>
              <w:bottom w:val="single" w:sz="4" w:space="0" w:color="auto"/>
              <w:right w:val="single" w:sz="4" w:space="0" w:color="auto"/>
            </w:tcBorders>
            <w:shd w:val="clear" w:color="auto" w:fill="002060"/>
            <w:vAlign w:val="center"/>
          </w:tcPr>
          <w:p w14:paraId="3E145724" w14:textId="77777777" w:rsidR="00CE58A0" w:rsidRDefault="00CE58A0" w:rsidP="00C34CC9">
            <w:pPr>
              <w:spacing w:before="0" w:after="0"/>
              <w:ind w:left="0" w:right="0"/>
              <w:jc w:val="center"/>
              <w:rPr>
                <w:ins w:id="2120" w:author="作者" w:date="2024-07-05T12:08:00Z"/>
                <w:rFonts w:ascii="Arial Narrow" w:eastAsia="仿宋_GB2312" w:hAnsi="Arial Narrow"/>
                <w:b/>
                <w:color w:val="FFFFFF"/>
                <w:sz w:val="16"/>
                <w:szCs w:val="16"/>
              </w:rPr>
            </w:pPr>
            <w:ins w:id="2121" w:author="作者" w:date="2024-07-05T12:08:00Z">
              <w:r>
                <w:rPr>
                  <w:rFonts w:ascii="仿宋_GB2312" w:eastAsia="仿宋_GB2312" w:hAnsi="Arial Narrow"/>
                  <w:b/>
                  <w:color w:val="FFFFFF"/>
                  <w:sz w:val="16"/>
                  <w:szCs w:val="16"/>
                </w:rPr>
                <w:t>境外关联交易</w:t>
              </w:r>
            </w:ins>
          </w:p>
        </w:tc>
        <w:tc>
          <w:tcPr>
            <w:tcW w:w="1701" w:type="dxa"/>
            <w:tcBorders>
              <w:top w:val="single" w:sz="4" w:space="0" w:color="auto"/>
              <w:left w:val="single" w:sz="4" w:space="0" w:color="auto"/>
              <w:bottom w:val="single" w:sz="4" w:space="0" w:color="auto"/>
              <w:right w:val="single" w:sz="4" w:space="0" w:color="auto"/>
            </w:tcBorders>
            <w:shd w:val="clear" w:color="auto" w:fill="002060"/>
            <w:vAlign w:val="center"/>
          </w:tcPr>
          <w:p w14:paraId="2D5FE4DC" w14:textId="77777777" w:rsidR="00CE58A0" w:rsidRDefault="00CE58A0" w:rsidP="00C34CC9">
            <w:pPr>
              <w:spacing w:before="0" w:after="0"/>
              <w:ind w:left="0" w:right="0"/>
              <w:jc w:val="center"/>
              <w:rPr>
                <w:ins w:id="2122" w:author="作者" w:date="2024-07-05T12:08:00Z"/>
                <w:rFonts w:ascii="Arial Narrow" w:eastAsia="仿宋_GB2312" w:hAnsi="Arial Narrow"/>
                <w:b/>
                <w:color w:val="FFFFFF"/>
                <w:sz w:val="16"/>
                <w:szCs w:val="16"/>
              </w:rPr>
            </w:pPr>
            <w:ins w:id="2123" w:author="作者" w:date="2024-07-05T12:08:00Z">
              <w:r>
                <w:rPr>
                  <w:rFonts w:ascii="仿宋_GB2312" w:eastAsia="仿宋_GB2312" w:hAnsi="Arial Narrow"/>
                  <w:b/>
                  <w:color w:val="FFFFFF"/>
                  <w:sz w:val="16"/>
                  <w:szCs w:val="16"/>
                </w:rPr>
                <w:t>境外非关联交易</w:t>
              </w:r>
            </w:ins>
          </w:p>
        </w:tc>
        <w:tc>
          <w:tcPr>
            <w:tcW w:w="1701" w:type="dxa"/>
            <w:tcBorders>
              <w:top w:val="single" w:sz="4" w:space="0" w:color="auto"/>
              <w:left w:val="single" w:sz="4" w:space="0" w:color="auto"/>
              <w:bottom w:val="single" w:sz="4" w:space="0" w:color="auto"/>
              <w:right w:val="single" w:sz="4" w:space="0" w:color="auto"/>
            </w:tcBorders>
            <w:shd w:val="clear" w:color="auto" w:fill="002060"/>
            <w:vAlign w:val="center"/>
          </w:tcPr>
          <w:p w14:paraId="52DB8B29" w14:textId="77777777" w:rsidR="00CE58A0" w:rsidRDefault="00CE58A0" w:rsidP="00C34CC9">
            <w:pPr>
              <w:spacing w:before="0" w:after="0"/>
              <w:ind w:left="0" w:right="0"/>
              <w:jc w:val="center"/>
              <w:rPr>
                <w:ins w:id="2124" w:author="作者" w:date="2024-07-05T12:08:00Z"/>
                <w:rFonts w:ascii="Arial Narrow" w:eastAsia="仿宋_GB2312" w:hAnsi="Arial Narrow"/>
                <w:b/>
                <w:color w:val="FFFFFF"/>
                <w:sz w:val="16"/>
                <w:szCs w:val="16"/>
              </w:rPr>
            </w:pPr>
            <w:ins w:id="2125" w:author="作者" w:date="2024-07-05T12:08:00Z">
              <w:r>
                <w:rPr>
                  <w:rFonts w:ascii="仿宋_GB2312" w:eastAsia="仿宋_GB2312" w:hAnsi="Arial Narrow"/>
                  <w:b/>
                  <w:color w:val="FFFFFF"/>
                  <w:sz w:val="16"/>
                  <w:szCs w:val="16"/>
                </w:rPr>
                <w:t>境内关联交易</w:t>
              </w:r>
            </w:ins>
          </w:p>
        </w:tc>
        <w:tc>
          <w:tcPr>
            <w:tcW w:w="1701" w:type="dxa"/>
            <w:tcBorders>
              <w:top w:val="single" w:sz="4" w:space="0" w:color="auto"/>
              <w:left w:val="single" w:sz="4" w:space="0" w:color="auto"/>
              <w:bottom w:val="single" w:sz="4" w:space="0" w:color="auto"/>
              <w:right w:val="single" w:sz="4" w:space="0" w:color="auto"/>
            </w:tcBorders>
            <w:shd w:val="clear" w:color="auto" w:fill="002060"/>
            <w:vAlign w:val="center"/>
          </w:tcPr>
          <w:p w14:paraId="4B76896C" w14:textId="77777777" w:rsidR="00CE58A0" w:rsidRDefault="00CE58A0" w:rsidP="00C34CC9">
            <w:pPr>
              <w:spacing w:before="0" w:after="0"/>
              <w:ind w:left="0" w:right="0"/>
              <w:jc w:val="center"/>
              <w:rPr>
                <w:ins w:id="2126" w:author="作者" w:date="2024-07-05T12:08:00Z"/>
                <w:rFonts w:ascii="Arial Narrow" w:eastAsia="仿宋_GB2312" w:hAnsi="Arial Narrow"/>
                <w:b/>
                <w:color w:val="FFFFFF"/>
                <w:sz w:val="16"/>
                <w:szCs w:val="16"/>
              </w:rPr>
            </w:pPr>
            <w:ins w:id="2127" w:author="作者" w:date="2024-07-05T12:08:00Z">
              <w:r>
                <w:rPr>
                  <w:rFonts w:ascii="仿宋_GB2312" w:eastAsia="仿宋_GB2312" w:hAnsi="Arial Narrow"/>
                  <w:b/>
                  <w:color w:val="FFFFFF"/>
                  <w:sz w:val="16"/>
                  <w:szCs w:val="16"/>
                </w:rPr>
                <w:t>境内非关联交易</w:t>
              </w:r>
            </w:ins>
          </w:p>
        </w:tc>
        <w:tc>
          <w:tcPr>
            <w:tcW w:w="1701" w:type="dxa"/>
            <w:tcBorders>
              <w:left w:val="single" w:sz="4" w:space="0" w:color="auto"/>
              <w:bottom w:val="single" w:sz="4" w:space="0" w:color="auto"/>
              <w:right w:val="single" w:sz="4" w:space="0" w:color="auto"/>
            </w:tcBorders>
            <w:shd w:val="clear" w:color="auto" w:fill="002060"/>
            <w:vAlign w:val="center"/>
          </w:tcPr>
          <w:p w14:paraId="3852CA89" w14:textId="11FC3521" w:rsidR="00CE58A0" w:rsidRPr="0004168C" w:rsidRDefault="00CE58A0" w:rsidP="00C34CC9">
            <w:pPr>
              <w:spacing w:before="0" w:after="0"/>
              <w:ind w:left="0" w:right="0"/>
              <w:jc w:val="center"/>
              <w:rPr>
                <w:ins w:id="2128" w:author="作者" w:date="2024-07-05T12:09:00Z"/>
                <w:rFonts w:ascii="仿宋_GB2312" w:eastAsia="仿宋_GB2312" w:hAnsi="Arial Narrow"/>
                <w:b/>
                <w:color w:val="FFFFFF"/>
                <w:sz w:val="16"/>
                <w:szCs w:val="16"/>
              </w:rPr>
            </w:pPr>
            <w:ins w:id="2129" w:author="作者" w:date="2024-07-05T12:09:00Z">
              <w:r>
                <w:rPr>
                  <w:rFonts w:ascii="仿宋_GB2312" w:eastAsia="仿宋_GB2312" w:hAnsi="Arial Narrow"/>
                  <w:b/>
                  <w:color w:val="FFFFFF"/>
                  <w:sz w:val="16"/>
                  <w:szCs w:val="16"/>
                </w:rPr>
                <w:t>境内非关联交易</w:t>
              </w:r>
            </w:ins>
          </w:p>
        </w:tc>
        <w:tc>
          <w:tcPr>
            <w:tcW w:w="1701" w:type="dxa"/>
            <w:vMerge/>
            <w:tcBorders>
              <w:left w:val="single" w:sz="4" w:space="0" w:color="auto"/>
              <w:bottom w:val="single" w:sz="4" w:space="0" w:color="auto"/>
              <w:right w:val="single" w:sz="4" w:space="0" w:color="auto"/>
            </w:tcBorders>
            <w:shd w:val="clear" w:color="auto" w:fill="002060"/>
            <w:vAlign w:val="center"/>
          </w:tcPr>
          <w:p w14:paraId="1D82D2CC" w14:textId="15F87957" w:rsidR="00CE58A0" w:rsidRDefault="00CE58A0" w:rsidP="00C34CC9">
            <w:pPr>
              <w:spacing w:before="0" w:after="0"/>
              <w:ind w:left="0" w:right="0"/>
              <w:jc w:val="center"/>
              <w:rPr>
                <w:ins w:id="2130" w:author="作者" w:date="2024-07-05T12:08:00Z"/>
                <w:rFonts w:ascii="Arial Narrow" w:eastAsia="仿宋_GB2312" w:hAnsi="Arial Narrow"/>
                <w:b/>
                <w:color w:val="FFFFFF"/>
                <w:sz w:val="16"/>
                <w:szCs w:val="16"/>
              </w:rPr>
            </w:pPr>
          </w:p>
        </w:tc>
      </w:tr>
      <w:tr w:rsidR="00A11D7E" w14:paraId="4BA5F3A3" w14:textId="77777777" w:rsidTr="00E12A10">
        <w:tblPrEx>
          <w:tblW w:w="1389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2131" w:author="作者" w:date="2024-07-05T12:14:00Z">
            <w:tblPrEx>
              <w:tblW w:w="1389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trHeight w:val="340"/>
          <w:ins w:id="2132" w:author="作者" w:date="2024-07-05T12:08:00Z"/>
          <w:trPrChange w:id="2133" w:author="作者" w:date="2024-07-05T12:14:00Z">
            <w:trPr>
              <w:trHeight w:val="283"/>
            </w:trPr>
          </w:trPrChange>
        </w:trPr>
        <w:tc>
          <w:tcPr>
            <w:tcW w:w="3690" w:type="dxa"/>
            <w:tcBorders>
              <w:top w:val="single" w:sz="4" w:space="0" w:color="auto"/>
              <w:left w:val="single" w:sz="4" w:space="0" w:color="auto"/>
              <w:bottom w:val="single" w:sz="4" w:space="0" w:color="auto"/>
              <w:right w:val="single" w:sz="4" w:space="0" w:color="auto"/>
            </w:tcBorders>
            <w:vAlign w:val="center"/>
            <w:tcPrChange w:id="2134" w:author="作者" w:date="2024-07-05T12:14:00Z">
              <w:tcPr>
                <w:tcW w:w="3690" w:type="dxa"/>
                <w:tcBorders>
                  <w:top w:val="single" w:sz="4" w:space="0" w:color="auto"/>
                  <w:left w:val="single" w:sz="4" w:space="0" w:color="auto"/>
                  <w:bottom w:val="single" w:sz="4" w:space="0" w:color="auto"/>
                  <w:right w:val="single" w:sz="4" w:space="0" w:color="auto"/>
                </w:tcBorders>
                <w:vAlign w:val="center"/>
              </w:tcPr>
            </w:tcPrChange>
          </w:tcPr>
          <w:p w14:paraId="562D6FE7" w14:textId="77777777" w:rsidR="00A11D7E" w:rsidRDefault="00A11D7E" w:rsidP="00A11D7E">
            <w:pPr>
              <w:spacing w:before="0" w:after="0"/>
              <w:ind w:left="0" w:right="0"/>
              <w:jc w:val="left"/>
              <w:rPr>
                <w:ins w:id="2135" w:author="作者" w:date="2024-07-05T12:08:00Z"/>
                <w:rFonts w:ascii="Arial Narrow" w:eastAsia="仿宋_GB2312" w:hAnsi="Arial Narrow"/>
                <w:color w:val="000000"/>
                <w:sz w:val="16"/>
                <w:szCs w:val="16"/>
              </w:rPr>
            </w:pPr>
            <w:ins w:id="2136" w:author="作者" w:date="2024-07-05T12:08:00Z">
              <w:r>
                <w:rPr>
                  <w:rFonts w:ascii="仿宋_GB2312" w:eastAsia="仿宋_GB2312" w:hAnsi="Arial Narrow"/>
                  <w:color w:val="000000"/>
                  <w:sz w:val="16"/>
                  <w:szCs w:val="16"/>
                </w:rPr>
                <w:t>一、营业收入</w:t>
              </w:r>
            </w:ins>
          </w:p>
        </w:tc>
        <w:tc>
          <w:tcPr>
            <w:tcW w:w="1701" w:type="dxa"/>
            <w:tcBorders>
              <w:top w:val="single" w:sz="4" w:space="0" w:color="auto"/>
              <w:left w:val="single" w:sz="4" w:space="0" w:color="auto"/>
              <w:bottom w:val="single" w:sz="4" w:space="0" w:color="auto"/>
              <w:right w:val="single" w:sz="4" w:space="0" w:color="auto"/>
            </w:tcBorders>
            <w:vAlign w:val="center"/>
            <w:tcPrChange w:id="2137" w:author="作者" w:date="2024-07-05T12:14:00Z">
              <w:tcPr>
                <w:tcW w:w="1701" w:type="dxa"/>
                <w:tcBorders>
                  <w:top w:val="single" w:sz="4" w:space="0" w:color="auto"/>
                  <w:left w:val="single" w:sz="4" w:space="0" w:color="auto"/>
                  <w:bottom w:val="single" w:sz="4" w:space="0" w:color="auto"/>
                  <w:right w:val="single" w:sz="4" w:space="0" w:color="auto"/>
                </w:tcBorders>
              </w:tcPr>
            </w:tcPrChange>
          </w:tcPr>
          <w:p w14:paraId="282AD6BF" w14:textId="07116957" w:rsidR="00A11D7E" w:rsidRPr="00A11D7E" w:rsidRDefault="00A11D7E" w:rsidP="00A11D7E">
            <w:pPr>
              <w:spacing w:before="0" w:after="0"/>
              <w:ind w:left="0" w:right="0"/>
              <w:jc w:val="right"/>
              <w:textAlignment w:val="center"/>
              <w:rPr>
                <w:ins w:id="2138" w:author="作者" w:date="2024-07-05T12:08:00Z"/>
                <w:rFonts w:ascii="Arial Narrow" w:hAnsi="Arial Narrow"/>
                <w:sz w:val="18"/>
                <w:szCs w:val="18"/>
              </w:rPr>
            </w:pPr>
            <w:ins w:id="2139" w:author="作者" w:date="2024-07-05T12:14:00Z">
              <w:r w:rsidRPr="00A11D7E">
                <w:rPr>
                  <w:rFonts w:ascii="Arial Narrow" w:eastAsia="微软雅黑" w:hAnsi="Arial Narrow"/>
                  <w:color w:val="000000"/>
                  <w:sz w:val="18"/>
                  <w:szCs w:val="18"/>
                </w:rPr>
                <w:t>174,120,123.71</w:t>
              </w:r>
            </w:ins>
          </w:p>
        </w:tc>
        <w:tc>
          <w:tcPr>
            <w:tcW w:w="1701" w:type="dxa"/>
            <w:tcBorders>
              <w:top w:val="single" w:sz="4" w:space="0" w:color="auto"/>
              <w:left w:val="single" w:sz="4" w:space="0" w:color="auto"/>
              <w:bottom w:val="single" w:sz="4" w:space="0" w:color="auto"/>
              <w:right w:val="single" w:sz="4" w:space="0" w:color="auto"/>
            </w:tcBorders>
            <w:vAlign w:val="center"/>
            <w:tcPrChange w:id="2140" w:author="作者" w:date="2024-07-05T12:14:00Z">
              <w:tcPr>
                <w:tcW w:w="1701" w:type="dxa"/>
                <w:tcBorders>
                  <w:top w:val="single" w:sz="4" w:space="0" w:color="auto"/>
                  <w:left w:val="single" w:sz="4" w:space="0" w:color="auto"/>
                  <w:bottom w:val="single" w:sz="4" w:space="0" w:color="auto"/>
                  <w:right w:val="single" w:sz="4" w:space="0" w:color="auto"/>
                </w:tcBorders>
              </w:tcPr>
            </w:tcPrChange>
          </w:tcPr>
          <w:p w14:paraId="0E7D3176" w14:textId="4202DC76" w:rsidR="00A11D7E" w:rsidRPr="00A11D7E" w:rsidRDefault="00A11D7E" w:rsidP="00A11D7E">
            <w:pPr>
              <w:spacing w:before="0" w:after="0"/>
              <w:ind w:left="0" w:right="0"/>
              <w:jc w:val="right"/>
              <w:textAlignment w:val="center"/>
              <w:rPr>
                <w:ins w:id="2141" w:author="作者" w:date="2024-07-05T12:08:00Z"/>
                <w:rFonts w:ascii="Arial Narrow" w:hAnsi="Arial Narrow"/>
                <w:sz w:val="18"/>
                <w:szCs w:val="18"/>
              </w:rPr>
            </w:pPr>
            <w:ins w:id="2142" w:author="作者" w:date="2024-07-05T12:14:00Z">
              <w:r w:rsidRPr="00A11D7E">
                <w:rPr>
                  <w:rFonts w:ascii="Arial Narrow" w:eastAsia="微软雅黑" w:hAnsi="Arial Narrow"/>
                  <w:color w:val="000000"/>
                  <w:sz w:val="18"/>
                  <w:szCs w:val="18"/>
                </w:rPr>
                <w:t>182,411,526.52</w:t>
              </w:r>
            </w:ins>
          </w:p>
        </w:tc>
        <w:tc>
          <w:tcPr>
            <w:tcW w:w="1701" w:type="dxa"/>
            <w:tcBorders>
              <w:top w:val="single" w:sz="4" w:space="0" w:color="auto"/>
              <w:left w:val="single" w:sz="4" w:space="0" w:color="auto"/>
              <w:bottom w:val="single" w:sz="4" w:space="0" w:color="auto"/>
              <w:right w:val="single" w:sz="4" w:space="0" w:color="auto"/>
            </w:tcBorders>
            <w:vAlign w:val="center"/>
            <w:tcPrChange w:id="2143" w:author="作者" w:date="2024-07-05T12:14:00Z">
              <w:tcPr>
                <w:tcW w:w="1701" w:type="dxa"/>
                <w:tcBorders>
                  <w:top w:val="single" w:sz="4" w:space="0" w:color="auto"/>
                  <w:left w:val="single" w:sz="4" w:space="0" w:color="auto"/>
                  <w:bottom w:val="single" w:sz="4" w:space="0" w:color="auto"/>
                  <w:right w:val="single" w:sz="4" w:space="0" w:color="auto"/>
                </w:tcBorders>
              </w:tcPr>
            </w:tcPrChange>
          </w:tcPr>
          <w:p w14:paraId="73DF27B3" w14:textId="02D07B01" w:rsidR="00A11D7E" w:rsidRPr="00A11D7E" w:rsidRDefault="00A11D7E" w:rsidP="00A11D7E">
            <w:pPr>
              <w:spacing w:before="0" w:after="0"/>
              <w:ind w:left="0" w:right="0"/>
              <w:jc w:val="right"/>
              <w:textAlignment w:val="center"/>
              <w:rPr>
                <w:ins w:id="2144" w:author="作者" w:date="2024-07-05T12:08:00Z"/>
                <w:rFonts w:ascii="Arial Narrow" w:hAnsi="Arial Narrow"/>
                <w:sz w:val="18"/>
                <w:szCs w:val="18"/>
              </w:rPr>
            </w:pPr>
            <w:ins w:id="2145" w:author="作者" w:date="2024-07-05T12:14:00Z">
              <w:r w:rsidRPr="00A11D7E">
                <w:rPr>
                  <w:rFonts w:ascii="Arial Narrow" w:eastAsia="微软雅黑" w:hAnsi="Arial Narrow"/>
                  <w:color w:val="000000"/>
                  <w:sz w:val="18"/>
                  <w:szCs w:val="18"/>
                </w:rPr>
                <w:t>154,377,228.43</w:t>
              </w:r>
            </w:ins>
          </w:p>
        </w:tc>
        <w:tc>
          <w:tcPr>
            <w:tcW w:w="1701" w:type="dxa"/>
            <w:tcBorders>
              <w:top w:val="single" w:sz="4" w:space="0" w:color="auto"/>
              <w:left w:val="single" w:sz="4" w:space="0" w:color="auto"/>
              <w:bottom w:val="single" w:sz="4" w:space="0" w:color="auto"/>
              <w:right w:val="single" w:sz="4" w:space="0" w:color="auto"/>
            </w:tcBorders>
            <w:vAlign w:val="center"/>
            <w:tcPrChange w:id="2146" w:author="作者" w:date="2024-07-05T12:14:00Z">
              <w:tcPr>
                <w:tcW w:w="1701" w:type="dxa"/>
                <w:tcBorders>
                  <w:top w:val="single" w:sz="4" w:space="0" w:color="auto"/>
                  <w:left w:val="single" w:sz="4" w:space="0" w:color="auto"/>
                  <w:bottom w:val="single" w:sz="4" w:space="0" w:color="auto"/>
                  <w:right w:val="single" w:sz="4" w:space="0" w:color="auto"/>
                </w:tcBorders>
              </w:tcPr>
            </w:tcPrChange>
          </w:tcPr>
          <w:p w14:paraId="5302E1D5" w14:textId="130B8A91" w:rsidR="00A11D7E" w:rsidRPr="00A11D7E" w:rsidRDefault="00A11D7E" w:rsidP="00A11D7E">
            <w:pPr>
              <w:spacing w:before="0" w:after="0"/>
              <w:ind w:left="0" w:right="0"/>
              <w:jc w:val="right"/>
              <w:textAlignment w:val="center"/>
              <w:rPr>
                <w:ins w:id="2147" w:author="作者" w:date="2024-07-05T12:08:00Z"/>
                <w:rFonts w:ascii="Arial Narrow" w:hAnsi="Arial Narrow"/>
                <w:sz w:val="18"/>
                <w:szCs w:val="18"/>
              </w:rPr>
            </w:pPr>
            <w:ins w:id="2148" w:author="作者" w:date="2024-07-05T12:14:00Z">
              <w:r w:rsidRPr="00A11D7E">
                <w:rPr>
                  <w:rFonts w:ascii="Arial Narrow" w:eastAsia="微软雅黑" w:hAnsi="Arial Narrow"/>
                  <w:color w:val="000000"/>
                  <w:sz w:val="18"/>
                  <w:szCs w:val="18"/>
                </w:rPr>
                <w:t>170,248,123.78</w:t>
              </w:r>
            </w:ins>
          </w:p>
        </w:tc>
        <w:tc>
          <w:tcPr>
            <w:tcW w:w="1701" w:type="dxa"/>
            <w:tcBorders>
              <w:top w:val="single" w:sz="4" w:space="0" w:color="auto"/>
              <w:left w:val="single" w:sz="4" w:space="0" w:color="auto"/>
              <w:bottom w:val="single" w:sz="4" w:space="0" w:color="auto"/>
              <w:right w:val="single" w:sz="4" w:space="0" w:color="auto"/>
            </w:tcBorders>
            <w:vAlign w:val="bottom"/>
            <w:tcPrChange w:id="2149" w:author="作者" w:date="2024-07-05T12:14:00Z">
              <w:tcPr>
                <w:tcW w:w="1701" w:type="dxa"/>
                <w:tcBorders>
                  <w:top w:val="single" w:sz="4" w:space="0" w:color="auto"/>
                  <w:left w:val="single" w:sz="4" w:space="0" w:color="auto"/>
                  <w:bottom w:val="single" w:sz="4" w:space="0" w:color="auto"/>
                  <w:right w:val="single" w:sz="4" w:space="0" w:color="auto"/>
                </w:tcBorders>
              </w:tcPr>
            </w:tcPrChange>
          </w:tcPr>
          <w:p w14:paraId="7940042B" w14:textId="11007941" w:rsidR="00A11D7E" w:rsidRPr="00A11D7E" w:rsidRDefault="00A11D7E" w:rsidP="00A11D7E">
            <w:pPr>
              <w:spacing w:before="0" w:after="0"/>
              <w:ind w:left="0" w:right="0"/>
              <w:jc w:val="right"/>
              <w:textAlignment w:val="center"/>
              <w:rPr>
                <w:ins w:id="2150" w:author="作者" w:date="2024-07-05T12:09:00Z"/>
                <w:rFonts w:ascii="Arial Narrow" w:hAnsi="Arial Narrow"/>
                <w:sz w:val="18"/>
                <w:szCs w:val="18"/>
              </w:rPr>
            </w:pPr>
            <w:ins w:id="2151" w:author="作者" w:date="2024-07-05T12:14:00Z">
              <w:r w:rsidRPr="00A11D7E">
                <w:rPr>
                  <w:rFonts w:ascii="Arial Narrow" w:eastAsia="微软雅黑" w:hAnsi="Arial Narrow"/>
                  <w:color w:val="000000"/>
                  <w:sz w:val="18"/>
                  <w:szCs w:val="18"/>
                </w:rPr>
                <w:t>267,037,913.78</w:t>
              </w:r>
            </w:ins>
          </w:p>
        </w:tc>
        <w:tc>
          <w:tcPr>
            <w:tcW w:w="1701" w:type="dxa"/>
            <w:tcBorders>
              <w:top w:val="single" w:sz="4" w:space="0" w:color="auto"/>
              <w:left w:val="single" w:sz="4" w:space="0" w:color="auto"/>
              <w:bottom w:val="single" w:sz="4" w:space="0" w:color="auto"/>
              <w:right w:val="single" w:sz="4" w:space="0" w:color="auto"/>
            </w:tcBorders>
            <w:vAlign w:val="center"/>
            <w:tcPrChange w:id="2152" w:author="作者" w:date="2024-07-05T12:14:00Z">
              <w:tcPr>
                <w:tcW w:w="1701" w:type="dxa"/>
                <w:tcBorders>
                  <w:top w:val="single" w:sz="4" w:space="0" w:color="auto"/>
                  <w:left w:val="single" w:sz="4" w:space="0" w:color="auto"/>
                  <w:bottom w:val="single" w:sz="4" w:space="0" w:color="auto"/>
                  <w:right w:val="single" w:sz="4" w:space="0" w:color="auto"/>
                </w:tcBorders>
              </w:tcPr>
            </w:tcPrChange>
          </w:tcPr>
          <w:p w14:paraId="309E801F" w14:textId="126DEEDF" w:rsidR="00A11D7E" w:rsidRPr="00A11D7E" w:rsidRDefault="00A11D7E" w:rsidP="00A11D7E">
            <w:pPr>
              <w:spacing w:before="0" w:after="0"/>
              <w:ind w:left="0" w:right="0"/>
              <w:jc w:val="right"/>
              <w:textAlignment w:val="center"/>
              <w:rPr>
                <w:ins w:id="2153" w:author="作者" w:date="2024-07-05T12:08:00Z"/>
                <w:rFonts w:ascii="Arial Narrow" w:hAnsi="Arial Narrow"/>
                <w:sz w:val="18"/>
                <w:szCs w:val="18"/>
              </w:rPr>
            </w:pPr>
            <w:ins w:id="2154" w:author="作者" w:date="2024-07-05T12:14:00Z">
              <w:r w:rsidRPr="00A11D7E">
                <w:rPr>
                  <w:rFonts w:ascii="Arial Narrow" w:eastAsia="微软雅黑" w:hAnsi="Arial Narrow"/>
                  <w:color w:val="000000"/>
                  <w:sz w:val="18"/>
                  <w:szCs w:val="18"/>
                </w:rPr>
                <w:t>948,194,916.22</w:t>
              </w:r>
            </w:ins>
          </w:p>
        </w:tc>
      </w:tr>
      <w:tr w:rsidR="00A11D7E" w14:paraId="24A20374" w14:textId="77777777" w:rsidTr="00E12A10">
        <w:tblPrEx>
          <w:tblW w:w="1389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2155" w:author="作者" w:date="2024-07-05T12:14:00Z">
            <w:tblPrEx>
              <w:tblW w:w="1389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trHeight w:val="340"/>
          <w:ins w:id="2156" w:author="作者" w:date="2024-07-05T12:08:00Z"/>
          <w:trPrChange w:id="2157" w:author="作者" w:date="2024-07-05T12:14:00Z">
            <w:trPr>
              <w:trHeight w:val="283"/>
            </w:trPr>
          </w:trPrChange>
        </w:trPr>
        <w:tc>
          <w:tcPr>
            <w:tcW w:w="3690" w:type="dxa"/>
            <w:tcBorders>
              <w:top w:val="single" w:sz="4" w:space="0" w:color="auto"/>
              <w:left w:val="single" w:sz="4" w:space="0" w:color="auto"/>
              <w:bottom w:val="single" w:sz="4" w:space="0" w:color="auto"/>
              <w:right w:val="single" w:sz="4" w:space="0" w:color="auto"/>
            </w:tcBorders>
            <w:vAlign w:val="center"/>
            <w:tcPrChange w:id="2158" w:author="作者" w:date="2024-07-05T12:14:00Z">
              <w:tcPr>
                <w:tcW w:w="3690" w:type="dxa"/>
                <w:tcBorders>
                  <w:top w:val="single" w:sz="4" w:space="0" w:color="auto"/>
                  <w:left w:val="single" w:sz="4" w:space="0" w:color="auto"/>
                  <w:bottom w:val="single" w:sz="4" w:space="0" w:color="auto"/>
                  <w:right w:val="single" w:sz="4" w:space="0" w:color="auto"/>
                </w:tcBorders>
                <w:vAlign w:val="center"/>
              </w:tcPr>
            </w:tcPrChange>
          </w:tcPr>
          <w:p w14:paraId="38808DE8" w14:textId="77777777" w:rsidR="00A11D7E" w:rsidRDefault="00A11D7E" w:rsidP="00A11D7E">
            <w:pPr>
              <w:spacing w:before="0" w:after="0"/>
              <w:ind w:left="0" w:right="0" w:firstLineChars="100" w:firstLine="160"/>
              <w:jc w:val="left"/>
              <w:rPr>
                <w:ins w:id="2159" w:author="作者" w:date="2024-07-05T12:08:00Z"/>
                <w:rFonts w:ascii="Arial Narrow" w:eastAsia="仿宋_GB2312" w:hAnsi="Arial Narrow"/>
                <w:color w:val="000000"/>
                <w:sz w:val="16"/>
                <w:szCs w:val="16"/>
              </w:rPr>
            </w:pPr>
            <w:ins w:id="2160" w:author="作者" w:date="2024-07-05T12:08:00Z">
              <w:r>
                <w:rPr>
                  <w:rFonts w:ascii="仿宋_GB2312" w:eastAsia="仿宋_GB2312" w:hAnsi="Arial Narrow"/>
                  <w:color w:val="000000"/>
                  <w:sz w:val="16"/>
                  <w:szCs w:val="16"/>
                </w:rPr>
                <w:t>其中：主营业务收入</w:t>
              </w:r>
            </w:ins>
          </w:p>
        </w:tc>
        <w:tc>
          <w:tcPr>
            <w:tcW w:w="1701" w:type="dxa"/>
            <w:tcBorders>
              <w:top w:val="single" w:sz="4" w:space="0" w:color="auto"/>
              <w:left w:val="single" w:sz="4" w:space="0" w:color="auto"/>
              <w:bottom w:val="single" w:sz="4" w:space="0" w:color="auto"/>
              <w:right w:val="single" w:sz="4" w:space="0" w:color="auto"/>
            </w:tcBorders>
            <w:vAlign w:val="center"/>
            <w:tcPrChange w:id="2161" w:author="作者" w:date="2024-07-05T12:14:00Z">
              <w:tcPr>
                <w:tcW w:w="1701" w:type="dxa"/>
                <w:tcBorders>
                  <w:top w:val="single" w:sz="4" w:space="0" w:color="auto"/>
                  <w:left w:val="single" w:sz="4" w:space="0" w:color="auto"/>
                  <w:bottom w:val="single" w:sz="4" w:space="0" w:color="auto"/>
                  <w:right w:val="single" w:sz="4" w:space="0" w:color="auto"/>
                </w:tcBorders>
              </w:tcPr>
            </w:tcPrChange>
          </w:tcPr>
          <w:p w14:paraId="36D0C104" w14:textId="64D18CC2" w:rsidR="00A11D7E" w:rsidRPr="00A11D7E" w:rsidRDefault="00A11D7E" w:rsidP="00A11D7E">
            <w:pPr>
              <w:spacing w:before="0" w:after="0"/>
              <w:ind w:left="0" w:right="0"/>
              <w:jc w:val="right"/>
              <w:textAlignment w:val="center"/>
              <w:rPr>
                <w:ins w:id="2162" w:author="作者" w:date="2024-07-05T12:08:00Z"/>
                <w:rFonts w:ascii="Arial Narrow" w:hAnsi="Arial Narrow"/>
                <w:sz w:val="18"/>
                <w:szCs w:val="18"/>
              </w:rPr>
            </w:pPr>
            <w:ins w:id="2163" w:author="作者" w:date="2024-07-05T12:14:00Z">
              <w:r w:rsidRPr="00A11D7E">
                <w:rPr>
                  <w:rFonts w:ascii="Arial Narrow" w:eastAsia="微软雅黑" w:hAnsi="Arial Narrow"/>
                  <w:color w:val="000000"/>
                  <w:sz w:val="18"/>
                  <w:szCs w:val="18"/>
                </w:rPr>
                <w:t>174,120,123.71</w:t>
              </w:r>
            </w:ins>
          </w:p>
        </w:tc>
        <w:tc>
          <w:tcPr>
            <w:tcW w:w="1701" w:type="dxa"/>
            <w:tcBorders>
              <w:top w:val="single" w:sz="4" w:space="0" w:color="auto"/>
              <w:left w:val="single" w:sz="4" w:space="0" w:color="auto"/>
              <w:bottom w:val="single" w:sz="4" w:space="0" w:color="auto"/>
              <w:right w:val="single" w:sz="4" w:space="0" w:color="auto"/>
            </w:tcBorders>
            <w:vAlign w:val="center"/>
            <w:tcPrChange w:id="2164" w:author="作者" w:date="2024-07-05T12:14:00Z">
              <w:tcPr>
                <w:tcW w:w="1701" w:type="dxa"/>
                <w:tcBorders>
                  <w:top w:val="single" w:sz="4" w:space="0" w:color="auto"/>
                  <w:left w:val="single" w:sz="4" w:space="0" w:color="auto"/>
                  <w:bottom w:val="single" w:sz="4" w:space="0" w:color="auto"/>
                  <w:right w:val="single" w:sz="4" w:space="0" w:color="auto"/>
                </w:tcBorders>
              </w:tcPr>
            </w:tcPrChange>
          </w:tcPr>
          <w:p w14:paraId="01899817" w14:textId="5611DD25" w:rsidR="00A11D7E" w:rsidRPr="00A11D7E" w:rsidRDefault="00A11D7E" w:rsidP="00A11D7E">
            <w:pPr>
              <w:spacing w:before="0" w:after="0"/>
              <w:ind w:left="0" w:right="0"/>
              <w:jc w:val="right"/>
              <w:textAlignment w:val="center"/>
              <w:rPr>
                <w:ins w:id="2165" w:author="作者" w:date="2024-07-05T12:08:00Z"/>
                <w:rFonts w:ascii="Arial Narrow" w:hAnsi="Arial Narrow"/>
                <w:sz w:val="18"/>
                <w:szCs w:val="18"/>
              </w:rPr>
            </w:pPr>
            <w:ins w:id="2166" w:author="作者" w:date="2024-07-05T12:14:00Z">
              <w:r w:rsidRPr="00A11D7E">
                <w:rPr>
                  <w:rFonts w:ascii="Arial Narrow" w:eastAsia="微软雅黑" w:hAnsi="Arial Narrow"/>
                  <w:color w:val="000000"/>
                  <w:sz w:val="18"/>
                  <w:szCs w:val="18"/>
                </w:rPr>
                <w:t>182,411,526.52</w:t>
              </w:r>
            </w:ins>
          </w:p>
        </w:tc>
        <w:tc>
          <w:tcPr>
            <w:tcW w:w="1701" w:type="dxa"/>
            <w:tcBorders>
              <w:top w:val="single" w:sz="4" w:space="0" w:color="auto"/>
              <w:left w:val="single" w:sz="4" w:space="0" w:color="auto"/>
              <w:bottom w:val="single" w:sz="4" w:space="0" w:color="auto"/>
              <w:right w:val="single" w:sz="4" w:space="0" w:color="auto"/>
            </w:tcBorders>
            <w:vAlign w:val="center"/>
            <w:tcPrChange w:id="2167" w:author="作者" w:date="2024-07-05T12:14:00Z">
              <w:tcPr>
                <w:tcW w:w="1701" w:type="dxa"/>
                <w:tcBorders>
                  <w:top w:val="single" w:sz="4" w:space="0" w:color="auto"/>
                  <w:left w:val="single" w:sz="4" w:space="0" w:color="auto"/>
                  <w:bottom w:val="single" w:sz="4" w:space="0" w:color="auto"/>
                  <w:right w:val="single" w:sz="4" w:space="0" w:color="auto"/>
                </w:tcBorders>
              </w:tcPr>
            </w:tcPrChange>
          </w:tcPr>
          <w:p w14:paraId="169C5179" w14:textId="065DC49D" w:rsidR="00A11D7E" w:rsidRPr="00A11D7E" w:rsidRDefault="00A11D7E" w:rsidP="00A11D7E">
            <w:pPr>
              <w:spacing w:before="0" w:after="0"/>
              <w:ind w:left="0" w:right="0"/>
              <w:jc w:val="right"/>
              <w:textAlignment w:val="center"/>
              <w:rPr>
                <w:ins w:id="2168" w:author="作者" w:date="2024-07-05T12:08:00Z"/>
                <w:rFonts w:ascii="Arial Narrow" w:hAnsi="Arial Narrow"/>
                <w:sz w:val="18"/>
                <w:szCs w:val="18"/>
              </w:rPr>
            </w:pPr>
            <w:ins w:id="2169" w:author="作者" w:date="2024-07-05T12:14:00Z">
              <w:r w:rsidRPr="00A11D7E">
                <w:rPr>
                  <w:rFonts w:ascii="Arial Narrow" w:eastAsia="微软雅黑" w:hAnsi="Arial Narrow"/>
                  <w:color w:val="000000"/>
                  <w:sz w:val="18"/>
                  <w:szCs w:val="18"/>
                </w:rPr>
                <w:t>154,377,228.43</w:t>
              </w:r>
            </w:ins>
          </w:p>
        </w:tc>
        <w:tc>
          <w:tcPr>
            <w:tcW w:w="1701" w:type="dxa"/>
            <w:tcBorders>
              <w:top w:val="single" w:sz="4" w:space="0" w:color="auto"/>
              <w:left w:val="single" w:sz="4" w:space="0" w:color="auto"/>
              <w:bottom w:val="single" w:sz="4" w:space="0" w:color="auto"/>
              <w:right w:val="single" w:sz="4" w:space="0" w:color="auto"/>
            </w:tcBorders>
            <w:vAlign w:val="center"/>
            <w:tcPrChange w:id="2170" w:author="作者" w:date="2024-07-05T12:14:00Z">
              <w:tcPr>
                <w:tcW w:w="1701" w:type="dxa"/>
                <w:tcBorders>
                  <w:top w:val="single" w:sz="4" w:space="0" w:color="auto"/>
                  <w:left w:val="single" w:sz="4" w:space="0" w:color="auto"/>
                  <w:bottom w:val="single" w:sz="4" w:space="0" w:color="auto"/>
                  <w:right w:val="single" w:sz="4" w:space="0" w:color="auto"/>
                </w:tcBorders>
              </w:tcPr>
            </w:tcPrChange>
          </w:tcPr>
          <w:p w14:paraId="05EE3B65" w14:textId="564C6B4A" w:rsidR="00A11D7E" w:rsidRPr="00A11D7E" w:rsidRDefault="00A11D7E" w:rsidP="00A11D7E">
            <w:pPr>
              <w:spacing w:before="0" w:after="0"/>
              <w:ind w:left="0" w:right="0"/>
              <w:jc w:val="right"/>
              <w:textAlignment w:val="center"/>
              <w:rPr>
                <w:ins w:id="2171" w:author="作者" w:date="2024-07-05T12:08:00Z"/>
                <w:rFonts w:ascii="Arial Narrow" w:hAnsi="Arial Narrow"/>
                <w:sz w:val="18"/>
                <w:szCs w:val="18"/>
              </w:rPr>
            </w:pPr>
            <w:ins w:id="2172" w:author="作者" w:date="2024-07-05T12:14:00Z">
              <w:r w:rsidRPr="00A11D7E">
                <w:rPr>
                  <w:rFonts w:ascii="Arial Narrow" w:eastAsia="微软雅黑" w:hAnsi="Arial Narrow"/>
                  <w:color w:val="000000"/>
                  <w:sz w:val="18"/>
                  <w:szCs w:val="18"/>
                </w:rPr>
                <w:t>170,248,123.78</w:t>
              </w:r>
            </w:ins>
          </w:p>
        </w:tc>
        <w:tc>
          <w:tcPr>
            <w:tcW w:w="1701" w:type="dxa"/>
            <w:tcBorders>
              <w:top w:val="single" w:sz="4" w:space="0" w:color="auto"/>
              <w:left w:val="single" w:sz="4" w:space="0" w:color="auto"/>
              <w:bottom w:val="single" w:sz="4" w:space="0" w:color="auto"/>
              <w:right w:val="single" w:sz="4" w:space="0" w:color="auto"/>
            </w:tcBorders>
            <w:vAlign w:val="bottom"/>
            <w:tcPrChange w:id="2173" w:author="作者" w:date="2024-07-05T12:14:00Z">
              <w:tcPr>
                <w:tcW w:w="1701" w:type="dxa"/>
                <w:tcBorders>
                  <w:top w:val="single" w:sz="4" w:space="0" w:color="auto"/>
                  <w:left w:val="single" w:sz="4" w:space="0" w:color="auto"/>
                  <w:bottom w:val="single" w:sz="4" w:space="0" w:color="auto"/>
                  <w:right w:val="single" w:sz="4" w:space="0" w:color="auto"/>
                </w:tcBorders>
              </w:tcPr>
            </w:tcPrChange>
          </w:tcPr>
          <w:p w14:paraId="447375D5" w14:textId="51E9CA3D" w:rsidR="00A11D7E" w:rsidRPr="00A11D7E" w:rsidRDefault="00A11D7E" w:rsidP="00A11D7E">
            <w:pPr>
              <w:spacing w:before="0" w:after="0"/>
              <w:ind w:left="0" w:right="0"/>
              <w:jc w:val="right"/>
              <w:textAlignment w:val="center"/>
              <w:rPr>
                <w:ins w:id="2174" w:author="作者" w:date="2024-07-05T12:09:00Z"/>
                <w:rFonts w:ascii="Arial Narrow" w:hAnsi="Arial Narrow"/>
                <w:sz w:val="18"/>
                <w:szCs w:val="18"/>
              </w:rPr>
            </w:pPr>
            <w:ins w:id="2175" w:author="作者" w:date="2024-07-05T12:14:00Z">
              <w:r w:rsidRPr="00A11D7E">
                <w:rPr>
                  <w:rFonts w:ascii="Arial Narrow" w:eastAsia="微软雅黑" w:hAnsi="Arial Narrow"/>
                  <w:color w:val="000000"/>
                  <w:sz w:val="18"/>
                  <w:szCs w:val="18"/>
                </w:rPr>
                <w:t>267,037,913.78</w:t>
              </w:r>
            </w:ins>
          </w:p>
        </w:tc>
        <w:tc>
          <w:tcPr>
            <w:tcW w:w="1701" w:type="dxa"/>
            <w:tcBorders>
              <w:top w:val="single" w:sz="4" w:space="0" w:color="auto"/>
              <w:left w:val="single" w:sz="4" w:space="0" w:color="auto"/>
              <w:bottom w:val="single" w:sz="4" w:space="0" w:color="auto"/>
              <w:right w:val="single" w:sz="4" w:space="0" w:color="auto"/>
            </w:tcBorders>
            <w:vAlign w:val="center"/>
            <w:tcPrChange w:id="2176" w:author="作者" w:date="2024-07-05T12:14:00Z">
              <w:tcPr>
                <w:tcW w:w="1701" w:type="dxa"/>
                <w:tcBorders>
                  <w:top w:val="single" w:sz="4" w:space="0" w:color="auto"/>
                  <w:left w:val="single" w:sz="4" w:space="0" w:color="auto"/>
                  <w:bottom w:val="single" w:sz="4" w:space="0" w:color="auto"/>
                  <w:right w:val="single" w:sz="4" w:space="0" w:color="auto"/>
                </w:tcBorders>
              </w:tcPr>
            </w:tcPrChange>
          </w:tcPr>
          <w:p w14:paraId="1F6945A8" w14:textId="77E4751E" w:rsidR="00A11D7E" w:rsidRPr="00A11D7E" w:rsidRDefault="00A11D7E" w:rsidP="00A11D7E">
            <w:pPr>
              <w:spacing w:before="0" w:after="0"/>
              <w:ind w:left="0" w:right="0"/>
              <w:jc w:val="right"/>
              <w:textAlignment w:val="center"/>
              <w:rPr>
                <w:ins w:id="2177" w:author="作者" w:date="2024-07-05T12:08:00Z"/>
                <w:rFonts w:ascii="Arial Narrow" w:hAnsi="Arial Narrow"/>
                <w:sz w:val="18"/>
                <w:szCs w:val="18"/>
              </w:rPr>
            </w:pPr>
            <w:ins w:id="2178" w:author="作者" w:date="2024-07-05T12:14:00Z">
              <w:r w:rsidRPr="00A11D7E">
                <w:rPr>
                  <w:rFonts w:ascii="Arial Narrow" w:eastAsia="微软雅黑" w:hAnsi="Arial Narrow"/>
                  <w:color w:val="000000"/>
                  <w:sz w:val="18"/>
                  <w:szCs w:val="18"/>
                </w:rPr>
                <w:t>948,194,916.22</w:t>
              </w:r>
            </w:ins>
          </w:p>
        </w:tc>
      </w:tr>
      <w:tr w:rsidR="00A11D7E" w14:paraId="6ADBA534" w14:textId="77777777" w:rsidTr="00E12A10">
        <w:tblPrEx>
          <w:tblW w:w="1389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2179" w:author="作者" w:date="2024-07-05T12:14:00Z">
            <w:tblPrEx>
              <w:tblW w:w="1389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trHeight w:val="340"/>
          <w:ins w:id="2180" w:author="作者" w:date="2024-07-05T12:08:00Z"/>
          <w:trPrChange w:id="2181" w:author="作者" w:date="2024-07-05T12:14:00Z">
            <w:trPr>
              <w:trHeight w:val="283"/>
            </w:trPr>
          </w:trPrChange>
        </w:trPr>
        <w:tc>
          <w:tcPr>
            <w:tcW w:w="3690" w:type="dxa"/>
            <w:tcBorders>
              <w:top w:val="single" w:sz="4" w:space="0" w:color="auto"/>
              <w:left w:val="single" w:sz="4" w:space="0" w:color="auto"/>
              <w:bottom w:val="single" w:sz="4" w:space="0" w:color="auto"/>
              <w:right w:val="single" w:sz="4" w:space="0" w:color="auto"/>
            </w:tcBorders>
            <w:vAlign w:val="center"/>
            <w:tcPrChange w:id="2182" w:author="作者" w:date="2024-07-05T12:14:00Z">
              <w:tcPr>
                <w:tcW w:w="3690" w:type="dxa"/>
                <w:tcBorders>
                  <w:top w:val="single" w:sz="4" w:space="0" w:color="auto"/>
                  <w:left w:val="single" w:sz="4" w:space="0" w:color="auto"/>
                  <w:bottom w:val="single" w:sz="4" w:space="0" w:color="auto"/>
                  <w:right w:val="single" w:sz="4" w:space="0" w:color="auto"/>
                </w:tcBorders>
                <w:vAlign w:val="center"/>
              </w:tcPr>
            </w:tcPrChange>
          </w:tcPr>
          <w:p w14:paraId="766B4AEC" w14:textId="77777777" w:rsidR="00A11D7E" w:rsidRDefault="00A11D7E" w:rsidP="00A11D7E">
            <w:pPr>
              <w:spacing w:before="0" w:after="0"/>
              <w:ind w:left="0" w:right="0" w:firstLineChars="100" w:firstLine="160"/>
              <w:jc w:val="left"/>
              <w:rPr>
                <w:ins w:id="2183" w:author="作者" w:date="2024-07-05T12:08:00Z"/>
                <w:rFonts w:ascii="Arial Narrow" w:eastAsia="仿宋_GB2312" w:hAnsi="Arial Narrow"/>
                <w:color w:val="000000"/>
                <w:sz w:val="16"/>
                <w:szCs w:val="16"/>
              </w:rPr>
            </w:pPr>
            <w:ins w:id="2184" w:author="作者" w:date="2024-07-05T12:08:00Z">
              <w:r>
                <w:rPr>
                  <w:rFonts w:ascii="仿宋_GB2312" w:eastAsia="仿宋_GB2312" w:hAnsi="Arial Narrow"/>
                  <w:color w:val="000000"/>
                  <w:sz w:val="16"/>
                  <w:szCs w:val="16"/>
                </w:rPr>
                <w:t>减：营业成本</w:t>
              </w:r>
            </w:ins>
          </w:p>
        </w:tc>
        <w:tc>
          <w:tcPr>
            <w:tcW w:w="1701" w:type="dxa"/>
            <w:tcBorders>
              <w:top w:val="single" w:sz="4" w:space="0" w:color="auto"/>
              <w:left w:val="single" w:sz="4" w:space="0" w:color="auto"/>
              <w:bottom w:val="single" w:sz="4" w:space="0" w:color="auto"/>
              <w:right w:val="single" w:sz="4" w:space="0" w:color="auto"/>
            </w:tcBorders>
            <w:vAlign w:val="center"/>
            <w:tcPrChange w:id="2185" w:author="作者" w:date="2024-07-05T12:14:00Z">
              <w:tcPr>
                <w:tcW w:w="1701" w:type="dxa"/>
                <w:tcBorders>
                  <w:top w:val="single" w:sz="4" w:space="0" w:color="auto"/>
                  <w:left w:val="single" w:sz="4" w:space="0" w:color="auto"/>
                  <w:bottom w:val="single" w:sz="4" w:space="0" w:color="auto"/>
                  <w:right w:val="single" w:sz="4" w:space="0" w:color="auto"/>
                </w:tcBorders>
              </w:tcPr>
            </w:tcPrChange>
          </w:tcPr>
          <w:p w14:paraId="0D2636C3" w14:textId="68294370" w:rsidR="00A11D7E" w:rsidRPr="00A11D7E" w:rsidRDefault="00A11D7E" w:rsidP="00A11D7E">
            <w:pPr>
              <w:spacing w:before="0" w:after="0"/>
              <w:ind w:left="0" w:right="0"/>
              <w:jc w:val="right"/>
              <w:textAlignment w:val="center"/>
              <w:rPr>
                <w:ins w:id="2186" w:author="作者" w:date="2024-07-05T12:08:00Z"/>
                <w:rFonts w:ascii="Arial Narrow" w:hAnsi="Arial Narrow"/>
                <w:sz w:val="18"/>
                <w:szCs w:val="18"/>
              </w:rPr>
            </w:pPr>
            <w:ins w:id="2187" w:author="作者" w:date="2024-07-05T12:14:00Z">
              <w:r w:rsidRPr="00A11D7E">
                <w:rPr>
                  <w:rFonts w:ascii="Arial Narrow" w:eastAsia="微软雅黑" w:hAnsi="Arial Narrow"/>
                  <w:color w:val="000000"/>
                  <w:sz w:val="18"/>
                  <w:szCs w:val="18"/>
                </w:rPr>
                <w:t>115,803,858.40</w:t>
              </w:r>
            </w:ins>
          </w:p>
        </w:tc>
        <w:tc>
          <w:tcPr>
            <w:tcW w:w="1701" w:type="dxa"/>
            <w:tcBorders>
              <w:top w:val="single" w:sz="4" w:space="0" w:color="auto"/>
              <w:left w:val="single" w:sz="4" w:space="0" w:color="auto"/>
              <w:bottom w:val="single" w:sz="4" w:space="0" w:color="auto"/>
              <w:right w:val="single" w:sz="4" w:space="0" w:color="auto"/>
            </w:tcBorders>
            <w:vAlign w:val="center"/>
            <w:tcPrChange w:id="2188" w:author="作者" w:date="2024-07-05T12:14:00Z">
              <w:tcPr>
                <w:tcW w:w="1701" w:type="dxa"/>
                <w:tcBorders>
                  <w:top w:val="single" w:sz="4" w:space="0" w:color="auto"/>
                  <w:left w:val="single" w:sz="4" w:space="0" w:color="auto"/>
                  <w:bottom w:val="single" w:sz="4" w:space="0" w:color="auto"/>
                  <w:right w:val="single" w:sz="4" w:space="0" w:color="auto"/>
                </w:tcBorders>
              </w:tcPr>
            </w:tcPrChange>
          </w:tcPr>
          <w:p w14:paraId="0E0F8BD1" w14:textId="120D0FC9" w:rsidR="00A11D7E" w:rsidRPr="00A11D7E" w:rsidRDefault="00A11D7E" w:rsidP="00A11D7E">
            <w:pPr>
              <w:spacing w:before="0" w:after="0"/>
              <w:ind w:left="0" w:right="0"/>
              <w:jc w:val="right"/>
              <w:textAlignment w:val="center"/>
              <w:rPr>
                <w:ins w:id="2189" w:author="作者" w:date="2024-07-05T12:08:00Z"/>
                <w:rFonts w:ascii="Arial Narrow" w:hAnsi="Arial Narrow"/>
                <w:sz w:val="18"/>
                <w:szCs w:val="18"/>
              </w:rPr>
            </w:pPr>
            <w:ins w:id="2190" w:author="作者" w:date="2024-07-05T12:14:00Z">
              <w:r w:rsidRPr="00A11D7E">
                <w:rPr>
                  <w:rFonts w:ascii="Arial Narrow" w:eastAsia="微软雅黑" w:hAnsi="Arial Narrow"/>
                  <w:color w:val="000000"/>
                  <w:sz w:val="18"/>
                  <w:szCs w:val="18"/>
                </w:rPr>
                <w:t>139,009,786.21</w:t>
              </w:r>
            </w:ins>
          </w:p>
        </w:tc>
        <w:tc>
          <w:tcPr>
            <w:tcW w:w="1701" w:type="dxa"/>
            <w:tcBorders>
              <w:top w:val="single" w:sz="4" w:space="0" w:color="auto"/>
              <w:left w:val="single" w:sz="4" w:space="0" w:color="auto"/>
              <w:bottom w:val="single" w:sz="4" w:space="0" w:color="auto"/>
              <w:right w:val="single" w:sz="4" w:space="0" w:color="auto"/>
            </w:tcBorders>
            <w:vAlign w:val="center"/>
            <w:tcPrChange w:id="2191" w:author="作者" w:date="2024-07-05T12:14:00Z">
              <w:tcPr>
                <w:tcW w:w="1701" w:type="dxa"/>
                <w:tcBorders>
                  <w:top w:val="single" w:sz="4" w:space="0" w:color="auto"/>
                  <w:left w:val="single" w:sz="4" w:space="0" w:color="auto"/>
                  <w:bottom w:val="single" w:sz="4" w:space="0" w:color="auto"/>
                  <w:right w:val="single" w:sz="4" w:space="0" w:color="auto"/>
                </w:tcBorders>
              </w:tcPr>
            </w:tcPrChange>
          </w:tcPr>
          <w:p w14:paraId="05739484" w14:textId="1A235250" w:rsidR="00A11D7E" w:rsidRPr="00A11D7E" w:rsidRDefault="00A11D7E" w:rsidP="00A11D7E">
            <w:pPr>
              <w:spacing w:before="0" w:after="0"/>
              <w:ind w:left="0" w:right="0"/>
              <w:jc w:val="right"/>
              <w:textAlignment w:val="center"/>
              <w:rPr>
                <w:ins w:id="2192" w:author="作者" w:date="2024-07-05T12:08:00Z"/>
                <w:rFonts w:ascii="Arial Narrow" w:hAnsi="Arial Narrow"/>
                <w:sz w:val="18"/>
                <w:szCs w:val="18"/>
              </w:rPr>
            </w:pPr>
            <w:ins w:id="2193" w:author="作者" w:date="2024-07-05T12:14:00Z">
              <w:r w:rsidRPr="00A11D7E">
                <w:rPr>
                  <w:rFonts w:ascii="Arial Narrow" w:eastAsia="微软雅黑" w:hAnsi="Arial Narrow"/>
                  <w:color w:val="000000"/>
                  <w:sz w:val="18"/>
                  <w:szCs w:val="18"/>
                </w:rPr>
                <w:t>149,745,911.58</w:t>
              </w:r>
            </w:ins>
          </w:p>
        </w:tc>
        <w:tc>
          <w:tcPr>
            <w:tcW w:w="1701" w:type="dxa"/>
            <w:tcBorders>
              <w:top w:val="single" w:sz="4" w:space="0" w:color="auto"/>
              <w:left w:val="single" w:sz="4" w:space="0" w:color="auto"/>
              <w:bottom w:val="single" w:sz="4" w:space="0" w:color="auto"/>
              <w:right w:val="single" w:sz="4" w:space="0" w:color="auto"/>
            </w:tcBorders>
            <w:vAlign w:val="center"/>
            <w:tcPrChange w:id="2194" w:author="作者" w:date="2024-07-05T12:14:00Z">
              <w:tcPr>
                <w:tcW w:w="1701" w:type="dxa"/>
                <w:tcBorders>
                  <w:top w:val="single" w:sz="4" w:space="0" w:color="auto"/>
                  <w:left w:val="single" w:sz="4" w:space="0" w:color="auto"/>
                  <w:bottom w:val="single" w:sz="4" w:space="0" w:color="auto"/>
                  <w:right w:val="single" w:sz="4" w:space="0" w:color="auto"/>
                </w:tcBorders>
              </w:tcPr>
            </w:tcPrChange>
          </w:tcPr>
          <w:p w14:paraId="3E153949" w14:textId="581974B1" w:rsidR="00A11D7E" w:rsidRPr="00A11D7E" w:rsidRDefault="00A11D7E" w:rsidP="00A11D7E">
            <w:pPr>
              <w:spacing w:before="0" w:after="0"/>
              <w:ind w:left="0" w:right="0"/>
              <w:jc w:val="right"/>
              <w:textAlignment w:val="center"/>
              <w:rPr>
                <w:ins w:id="2195" w:author="作者" w:date="2024-07-05T12:08:00Z"/>
                <w:rFonts w:ascii="Arial Narrow" w:hAnsi="Arial Narrow"/>
                <w:sz w:val="18"/>
                <w:szCs w:val="18"/>
              </w:rPr>
            </w:pPr>
            <w:ins w:id="2196" w:author="作者" w:date="2024-07-05T12:14:00Z">
              <w:r w:rsidRPr="00A11D7E">
                <w:rPr>
                  <w:rFonts w:ascii="Arial Narrow" w:eastAsia="微软雅黑" w:hAnsi="Arial Narrow"/>
                  <w:color w:val="000000"/>
                  <w:sz w:val="18"/>
                  <w:szCs w:val="18"/>
                </w:rPr>
                <w:t>137,379,368.86</w:t>
              </w:r>
            </w:ins>
          </w:p>
        </w:tc>
        <w:tc>
          <w:tcPr>
            <w:tcW w:w="1701" w:type="dxa"/>
            <w:tcBorders>
              <w:top w:val="single" w:sz="4" w:space="0" w:color="auto"/>
              <w:left w:val="single" w:sz="4" w:space="0" w:color="auto"/>
              <w:bottom w:val="single" w:sz="4" w:space="0" w:color="auto"/>
              <w:right w:val="single" w:sz="4" w:space="0" w:color="auto"/>
            </w:tcBorders>
            <w:vAlign w:val="center"/>
            <w:tcPrChange w:id="2197" w:author="作者" w:date="2024-07-05T12:14:00Z">
              <w:tcPr>
                <w:tcW w:w="1701" w:type="dxa"/>
                <w:tcBorders>
                  <w:top w:val="single" w:sz="4" w:space="0" w:color="auto"/>
                  <w:left w:val="single" w:sz="4" w:space="0" w:color="auto"/>
                  <w:bottom w:val="single" w:sz="4" w:space="0" w:color="auto"/>
                  <w:right w:val="single" w:sz="4" w:space="0" w:color="auto"/>
                </w:tcBorders>
              </w:tcPr>
            </w:tcPrChange>
          </w:tcPr>
          <w:p w14:paraId="67707A93" w14:textId="639E9BE4" w:rsidR="00A11D7E" w:rsidRPr="00A11D7E" w:rsidRDefault="00A11D7E" w:rsidP="00A11D7E">
            <w:pPr>
              <w:spacing w:before="0" w:after="0"/>
              <w:ind w:left="0" w:right="0"/>
              <w:jc w:val="right"/>
              <w:textAlignment w:val="center"/>
              <w:rPr>
                <w:ins w:id="2198" w:author="作者" w:date="2024-07-05T12:09:00Z"/>
                <w:rFonts w:ascii="Arial Narrow" w:hAnsi="Arial Narrow"/>
                <w:sz w:val="18"/>
                <w:szCs w:val="18"/>
              </w:rPr>
            </w:pPr>
            <w:ins w:id="2199" w:author="作者" w:date="2024-07-05T12:14:00Z">
              <w:r w:rsidRPr="00A11D7E">
                <w:rPr>
                  <w:rFonts w:ascii="Arial Narrow" w:eastAsia="微软雅黑" w:hAnsi="Arial Narrow"/>
                  <w:color w:val="000000"/>
                  <w:sz w:val="18"/>
                  <w:szCs w:val="18"/>
                </w:rPr>
                <w:t>262,805,043.32</w:t>
              </w:r>
            </w:ins>
          </w:p>
        </w:tc>
        <w:tc>
          <w:tcPr>
            <w:tcW w:w="1701" w:type="dxa"/>
            <w:tcBorders>
              <w:top w:val="single" w:sz="4" w:space="0" w:color="auto"/>
              <w:left w:val="single" w:sz="4" w:space="0" w:color="auto"/>
              <w:bottom w:val="single" w:sz="4" w:space="0" w:color="auto"/>
              <w:right w:val="single" w:sz="4" w:space="0" w:color="auto"/>
            </w:tcBorders>
            <w:vAlign w:val="center"/>
            <w:tcPrChange w:id="2200" w:author="作者" w:date="2024-07-05T12:14:00Z">
              <w:tcPr>
                <w:tcW w:w="1701" w:type="dxa"/>
                <w:tcBorders>
                  <w:top w:val="single" w:sz="4" w:space="0" w:color="auto"/>
                  <w:left w:val="single" w:sz="4" w:space="0" w:color="auto"/>
                  <w:bottom w:val="single" w:sz="4" w:space="0" w:color="auto"/>
                  <w:right w:val="single" w:sz="4" w:space="0" w:color="auto"/>
                </w:tcBorders>
              </w:tcPr>
            </w:tcPrChange>
          </w:tcPr>
          <w:p w14:paraId="4F437B3D" w14:textId="2ED9E2F4" w:rsidR="00A11D7E" w:rsidRPr="00A11D7E" w:rsidRDefault="00A11D7E" w:rsidP="00A11D7E">
            <w:pPr>
              <w:spacing w:before="0" w:after="0"/>
              <w:ind w:left="0" w:right="0"/>
              <w:jc w:val="right"/>
              <w:textAlignment w:val="center"/>
              <w:rPr>
                <w:ins w:id="2201" w:author="作者" w:date="2024-07-05T12:08:00Z"/>
                <w:rFonts w:ascii="Arial Narrow" w:hAnsi="Arial Narrow"/>
                <w:sz w:val="18"/>
                <w:szCs w:val="18"/>
              </w:rPr>
            </w:pPr>
            <w:ins w:id="2202" w:author="作者" w:date="2024-07-05T12:14:00Z">
              <w:r w:rsidRPr="00A11D7E">
                <w:rPr>
                  <w:rFonts w:ascii="Arial Narrow" w:eastAsia="微软雅黑" w:hAnsi="Arial Narrow"/>
                  <w:color w:val="000000"/>
                  <w:sz w:val="18"/>
                  <w:szCs w:val="18"/>
                </w:rPr>
                <w:t>804,743,968.37</w:t>
              </w:r>
            </w:ins>
          </w:p>
        </w:tc>
      </w:tr>
      <w:tr w:rsidR="00A11D7E" w14:paraId="7AC6A436" w14:textId="77777777" w:rsidTr="00E12A10">
        <w:tblPrEx>
          <w:tblW w:w="1389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2203" w:author="作者" w:date="2024-07-05T12:14:00Z">
            <w:tblPrEx>
              <w:tblW w:w="1389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trHeight w:val="340"/>
          <w:ins w:id="2204" w:author="作者" w:date="2024-07-05T12:08:00Z"/>
          <w:trPrChange w:id="2205" w:author="作者" w:date="2024-07-05T12:14:00Z">
            <w:trPr>
              <w:trHeight w:val="283"/>
            </w:trPr>
          </w:trPrChange>
        </w:trPr>
        <w:tc>
          <w:tcPr>
            <w:tcW w:w="3690" w:type="dxa"/>
            <w:tcBorders>
              <w:top w:val="single" w:sz="4" w:space="0" w:color="auto"/>
              <w:left w:val="single" w:sz="4" w:space="0" w:color="auto"/>
              <w:bottom w:val="single" w:sz="4" w:space="0" w:color="auto"/>
              <w:right w:val="single" w:sz="4" w:space="0" w:color="auto"/>
            </w:tcBorders>
            <w:vAlign w:val="center"/>
            <w:tcPrChange w:id="2206" w:author="作者" w:date="2024-07-05T12:14:00Z">
              <w:tcPr>
                <w:tcW w:w="3690" w:type="dxa"/>
                <w:tcBorders>
                  <w:top w:val="single" w:sz="4" w:space="0" w:color="auto"/>
                  <w:left w:val="single" w:sz="4" w:space="0" w:color="auto"/>
                  <w:bottom w:val="single" w:sz="4" w:space="0" w:color="auto"/>
                  <w:right w:val="single" w:sz="4" w:space="0" w:color="auto"/>
                </w:tcBorders>
                <w:vAlign w:val="center"/>
              </w:tcPr>
            </w:tcPrChange>
          </w:tcPr>
          <w:p w14:paraId="075DB820" w14:textId="77777777" w:rsidR="00A11D7E" w:rsidRDefault="00A11D7E" w:rsidP="00A11D7E">
            <w:pPr>
              <w:spacing w:before="0" w:after="0"/>
              <w:ind w:left="0" w:right="0" w:firstLineChars="100" w:firstLine="160"/>
              <w:jc w:val="left"/>
              <w:rPr>
                <w:ins w:id="2207" w:author="作者" w:date="2024-07-05T12:08:00Z"/>
                <w:rFonts w:ascii="Arial Narrow" w:eastAsia="仿宋_GB2312" w:hAnsi="Arial Narrow"/>
                <w:color w:val="000000"/>
                <w:sz w:val="16"/>
                <w:szCs w:val="16"/>
              </w:rPr>
            </w:pPr>
            <w:ins w:id="2208" w:author="作者" w:date="2024-07-05T12:08:00Z">
              <w:r>
                <w:rPr>
                  <w:rFonts w:ascii="仿宋_GB2312" w:eastAsia="仿宋_GB2312" w:hAnsi="Arial Narrow"/>
                  <w:color w:val="000000"/>
                  <w:sz w:val="16"/>
                  <w:szCs w:val="16"/>
                </w:rPr>
                <w:t>其中：主营业务成本</w:t>
              </w:r>
            </w:ins>
          </w:p>
        </w:tc>
        <w:tc>
          <w:tcPr>
            <w:tcW w:w="1701" w:type="dxa"/>
            <w:tcBorders>
              <w:top w:val="single" w:sz="4" w:space="0" w:color="auto"/>
              <w:left w:val="single" w:sz="4" w:space="0" w:color="auto"/>
              <w:bottom w:val="single" w:sz="4" w:space="0" w:color="auto"/>
              <w:right w:val="single" w:sz="4" w:space="0" w:color="auto"/>
            </w:tcBorders>
            <w:vAlign w:val="center"/>
            <w:tcPrChange w:id="2209" w:author="作者" w:date="2024-07-05T12:14:00Z">
              <w:tcPr>
                <w:tcW w:w="1701" w:type="dxa"/>
                <w:tcBorders>
                  <w:top w:val="single" w:sz="4" w:space="0" w:color="auto"/>
                  <w:left w:val="single" w:sz="4" w:space="0" w:color="auto"/>
                  <w:bottom w:val="single" w:sz="4" w:space="0" w:color="auto"/>
                  <w:right w:val="single" w:sz="4" w:space="0" w:color="auto"/>
                </w:tcBorders>
              </w:tcPr>
            </w:tcPrChange>
          </w:tcPr>
          <w:p w14:paraId="316D5D65" w14:textId="5B9F03F5" w:rsidR="00A11D7E" w:rsidRPr="00A11D7E" w:rsidRDefault="00A11D7E" w:rsidP="00A11D7E">
            <w:pPr>
              <w:spacing w:before="0" w:after="0"/>
              <w:ind w:left="0" w:right="0"/>
              <w:jc w:val="right"/>
              <w:textAlignment w:val="center"/>
              <w:rPr>
                <w:ins w:id="2210" w:author="作者" w:date="2024-07-05T12:08:00Z"/>
                <w:rFonts w:ascii="Arial Narrow" w:hAnsi="Arial Narrow"/>
                <w:sz w:val="18"/>
                <w:szCs w:val="18"/>
              </w:rPr>
            </w:pPr>
            <w:ins w:id="2211" w:author="作者" w:date="2024-07-05T12:14:00Z">
              <w:r w:rsidRPr="00A11D7E">
                <w:rPr>
                  <w:rFonts w:ascii="Arial Narrow" w:eastAsia="微软雅黑" w:hAnsi="Arial Narrow"/>
                  <w:color w:val="000000"/>
                  <w:sz w:val="18"/>
                  <w:szCs w:val="18"/>
                </w:rPr>
                <w:t>115,803,858.40</w:t>
              </w:r>
            </w:ins>
          </w:p>
        </w:tc>
        <w:tc>
          <w:tcPr>
            <w:tcW w:w="1701" w:type="dxa"/>
            <w:tcBorders>
              <w:top w:val="single" w:sz="4" w:space="0" w:color="auto"/>
              <w:left w:val="single" w:sz="4" w:space="0" w:color="auto"/>
              <w:bottom w:val="single" w:sz="4" w:space="0" w:color="auto"/>
              <w:right w:val="single" w:sz="4" w:space="0" w:color="auto"/>
            </w:tcBorders>
            <w:vAlign w:val="center"/>
            <w:tcPrChange w:id="2212" w:author="作者" w:date="2024-07-05T12:14:00Z">
              <w:tcPr>
                <w:tcW w:w="1701" w:type="dxa"/>
                <w:tcBorders>
                  <w:top w:val="single" w:sz="4" w:space="0" w:color="auto"/>
                  <w:left w:val="single" w:sz="4" w:space="0" w:color="auto"/>
                  <w:bottom w:val="single" w:sz="4" w:space="0" w:color="auto"/>
                  <w:right w:val="single" w:sz="4" w:space="0" w:color="auto"/>
                </w:tcBorders>
              </w:tcPr>
            </w:tcPrChange>
          </w:tcPr>
          <w:p w14:paraId="4BA4C741" w14:textId="7E67B7F3" w:rsidR="00A11D7E" w:rsidRPr="00A11D7E" w:rsidRDefault="00A11D7E" w:rsidP="00A11D7E">
            <w:pPr>
              <w:spacing w:before="0" w:after="0"/>
              <w:ind w:left="0" w:right="0"/>
              <w:jc w:val="right"/>
              <w:textAlignment w:val="center"/>
              <w:rPr>
                <w:ins w:id="2213" w:author="作者" w:date="2024-07-05T12:08:00Z"/>
                <w:rFonts w:ascii="Arial Narrow" w:hAnsi="Arial Narrow"/>
                <w:sz w:val="18"/>
                <w:szCs w:val="18"/>
              </w:rPr>
            </w:pPr>
            <w:ins w:id="2214" w:author="作者" w:date="2024-07-05T12:14:00Z">
              <w:r w:rsidRPr="00A11D7E">
                <w:rPr>
                  <w:rFonts w:ascii="Arial Narrow" w:eastAsia="微软雅黑" w:hAnsi="Arial Narrow"/>
                  <w:color w:val="000000"/>
                  <w:sz w:val="18"/>
                  <w:szCs w:val="18"/>
                </w:rPr>
                <w:t>139,009,786.21</w:t>
              </w:r>
            </w:ins>
          </w:p>
        </w:tc>
        <w:tc>
          <w:tcPr>
            <w:tcW w:w="1701" w:type="dxa"/>
            <w:tcBorders>
              <w:top w:val="single" w:sz="4" w:space="0" w:color="auto"/>
              <w:left w:val="single" w:sz="4" w:space="0" w:color="auto"/>
              <w:bottom w:val="single" w:sz="4" w:space="0" w:color="auto"/>
              <w:right w:val="single" w:sz="4" w:space="0" w:color="auto"/>
            </w:tcBorders>
            <w:vAlign w:val="center"/>
            <w:tcPrChange w:id="2215" w:author="作者" w:date="2024-07-05T12:14:00Z">
              <w:tcPr>
                <w:tcW w:w="1701" w:type="dxa"/>
                <w:tcBorders>
                  <w:top w:val="single" w:sz="4" w:space="0" w:color="auto"/>
                  <w:left w:val="single" w:sz="4" w:space="0" w:color="auto"/>
                  <w:bottom w:val="single" w:sz="4" w:space="0" w:color="auto"/>
                  <w:right w:val="single" w:sz="4" w:space="0" w:color="auto"/>
                </w:tcBorders>
              </w:tcPr>
            </w:tcPrChange>
          </w:tcPr>
          <w:p w14:paraId="0B7CE11B" w14:textId="6C08DF55" w:rsidR="00A11D7E" w:rsidRPr="00A11D7E" w:rsidRDefault="00A11D7E" w:rsidP="00A11D7E">
            <w:pPr>
              <w:spacing w:before="0" w:after="0"/>
              <w:ind w:left="0" w:right="0"/>
              <w:jc w:val="right"/>
              <w:textAlignment w:val="center"/>
              <w:rPr>
                <w:ins w:id="2216" w:author="作者" w:date="2024-07-05T12:08:00Z"/>
                <w:rFonts w:ascii="Arial Narrow" w:hAnsi="Arial Narrow"/>
                <w:sz w:val="18"/>
                <w:szCs w:val="18"/>
              </w:rPr>
            </w:pPr>
            <w:ins w:id="2217" w:author="作者" w:date="2024-07-05T12:14:00Z">
              <w:r w:rsidRPr="00A11D7E">
                <w:rPr>
                  <w:rFonts w:ascii="Arial Narrow" w:eastAsia="微软雅黑" w:hAnsi="Arial Narrow"/>
                  <w:color w:val="000000"/>
                  <w:sz w:val="18"/>
                  <w:szCs w:val="18"/>
                </w:rPr>
                <w:t>149,745,911.58</w:t>
              </w:r>
            </w:ins>
          </w:p>
        </w:tc>
        <w:tc>
          <w:tcPr>
            <w:tcW w:w="1701" w:type="dxa"/>
            <w:tcBorders>
              <w:top w:val="single" w:sz="4" w:space="0" w:color="auto"/>
              <w:left w:val="single" w:sz="4" w:space="0" w:color="auto"/>
              <w:bottom w:val="single" w:sz="4" w:space="0" w:color="auto"/>
              <w:right w:val="single" w:sz="4" w:space="0" w:color="auto"/>
            </w:tcBorders>
            <w:vAlign w:val="center"/>
            <w:tcPrChange w:id="2218" w:author="作者" w:date="2024-07-05T12:14:00Z">
              <w:tcPr>
                <w:tcW w:w="1701" w:type="dxa"/>
                <w:tcBorders>
                  <w:top w:val="single" w:sz="4" w:space="0" w:color="auto"/>
                  <w:left w:val="single" w:sz="4" w:space="0" w:color="auto"/>
                  <w:bottom w:val="single" w:sz="4" w:space="0" w:color="auto"/>
                  <w:right w:val="single" w:sz="4" w:space="0" w:color="auto"/>
                </w:tcBorders>
              </w:tcPr>
            </w:tcPrChange>
          </w:tcPr>
          <w:p w14:paraId="50D49024" w14:textId="2B6CBC09" w:rsidR="00A11D7E" w:rsidRPr="00A11D7E" w:rsidRDefault="00A11D7E" w:rsidP="00A11D7E">
            <w:pPr>
              <w:spacing w:before="0" w:after="0"/>
              <w:ind w:left="0" w:right="0"/>
              <w:jc w:val="right"/>
              <w:textAlignment w:val="center"/>
              <w:rPr>
                <w:ins w:id="2219" w:author="作者" w:date="2024-07-05T12:08:00Z"/>
                <w:rFonts w:ascii="Arial Narrow" w:hAnsi="Arial Narrow"/>
                <w:sz w:val="18"/>
                <w:szCs w:val="18"/>
              </w:rPr>
            </w:pPr>
            <w:ins w:id="2220" w:author="作者" w:date="2024-07-05T12:14:00Z">
              <w:r w:rsidRPr="00A11D7E">
                <w:rPr>
                  <w:rFonts w:ascii="Arial Narrow" w:eastAsia="微软雅黑" w:hAnsi="Arial Narrow"/>
                  <w:color w:val="000000"/>
                  <w:sz w:val="18"/>
                  <w:szCs w:val="18"/>
                </w:rPr>
                <w:t>137,379,368.86</w:t>
              </w:r>
            </w:ins>
          </w:p>
        </w:tc>
        <w:tc>
          <w:tcPr>
            <w:tcW w:w="1701" w:type="dxa"/>
            <w:tcBorders>
              <w:top w:val="single" w:sz="4" w:space="0" w:color="auto"/>
              <w:left w:val="single" w:sz="4" w:space="0" w:color="auto"/>
              <w:bottom w:val="single" w:sz="4" w:space="0" w:color="auto"/>
              <w:right w:val="single" w:sz="4" w:space="0" w:color="auto"/>
            </w:tcBorders>
            <w:vAlign w:val="center"/>
            <w:tcPrChange w:id="2221" w:author="作者" w:date="2024-07-05T12:14:00Z">
              <w:tcPr>
                <w:tcW w:w="1701" w:type="dxa"/>
                <w:tcBorders>
                  <w:top w:val="single" w:sz="4" w:space="0" w:color="auto"/>
                  <w:left w:val="single" w:sz="4" w:space="0" w:color="auto"/>
                  <w:bottom w:val="single" w:sz="4" w:space="0" w:color="auto"/>
                  <w:right w:val="single" w:sz="4" w:space="0" w:color="auto"/>
                </w:tcBorders>
              </w:tcPr>
            </w:tcPrChange>
          </w:tcPr>
          <w:p w14:paraId="6C61397E" w14:textId="05767E5D" w:rsidR="00A11D7E" w:rsidRPr="00A11D7E" w:rsidRDefault="00A11D7E" w:rsidP="00A11D7E">
            <w:pPr>
              <w:spacing w:before="0" w:after="0"/>
              <w:ind w:left="0" w:right="0"/>
              <w:jc w:val="right"/>
              <w:textAlignment w:val="center"/>
              <w:rPr>
                <w:ins w:id="2222" w:author="作者" w:date="2024-07-05T12:09:00Z"/>
                <w:rFonts w:ascii="Arial Narrow" w:hAnsi="Arial Narrow"/>
                <w:sz w:val="18"/>
                <w:szCs w:val="18"/>
              </w:rPr>
            </w:pPr>
            <w:ins w:id="2223" w:author="作者" w:date="2024-07-05T12:14:00Z">
              <w:r w:rsidRPr="00A11D7E">
                <w:rPr>
                  <w:rFonts w:ascii="Arial Narrow" w:eastAsia="微软雅黑" w:hAnsi="Arial Narrow"/>
                  <w:color w:val="000000"/>
                  <w:sz w:val="18"/>
                  <w:szCs w:val="18"/>
                </w:rPr>
                <w:t>262,805,043.32</w:t>
              </w:r>
            </w:ins>
          </w:p>
        </w:tc>
        <w:tc>
          <w:tcPr>
            <w:tcW w:w="1701" w:type="dxa"/>
            <w:tcBorders>
              <w:top w:val="single" w:sz="4" w:space="0" w:color="auto"/>
              <w:left w:val="single" w:sz="4" w:space="0" w:color="auto"/>
              <w:bottom w:val="single" w:sz="4" w:space="0" w:color="auto"/>
              <w:right w:val="single" w:sz="4" w:space="0" w:color="auto"/>
            </w:tcBorders>
            <w:vAlign w:val="center"/>
            <w:tcPrChange w:id="2224" w:author="作者" w:date="2024-07-05T12:14:00Z">
              <w:tcPr>
                <w:tcW w:w="1701" w:type="dxa"/>
                <w:tcBorders>
                  <w:top w:val="single" w:sz="4" w:space="0" w:color="auto"/>
                  <w:left w:val="single" w:sz="4" w:space="0" w:color="auto"/>
                  <w:bottom w:val="single" w:sz="4" w:space="0" w:color="auto"/>
                  <w:right w:val="single" w:sz="4" w:space="0" w:color="auto"/>
                </w:tcBorders>
              </w:tcPr>
            </w:tcPrChange>
          </w:tcPr>
          <w:p w14:paraId="05AA8BED" w14:textId="2DDA6823" w:rsidR="00A11D7E" w:rsidRPr="00A11D7E" w:rsidRDefault="00A11D7E" w:rsidP="00A11D7E">
            <w:pPr>
              <w:spacing w:before="0" w:after="0"/>
              <w:ind w:left="0" w:right="0"/>
              <w:jc w:val="right"/>
              <w:textAlignment w:val="center"/>
              <w:rPr>
                <w:ins w:id="2225" w:author="作者" w:date="2024-07-05T12:08:00Z"/>
                <w:rFonts w:ascii="Arial Narrow" w:hAnsi="Arial Narrow"/>
                <w:sz w:val="18"/>
                <w:szCs w:val="18"/>
              </w:rPr>
            </w:pPr>
            <w:ins w:id="2226" w:author="作者" w:date="2024-07-05T12:14:00Z">
              <w:r w:rsidRPr="00A11D7E">
                <w:rPr>
                  <w:rFonts w:ascii="Arial Narrow" w:eastAsia="微软雅黑" w:hAnsi="Arial Narrow"/>
                  <w:color w:val="000000"/>
                  <w:sz w:val="18"/>
                  <w:szCs w:val="18"/>
                </w:rPr>
                <w:t>804,743,968.37</w:t>
              </w:r>
            </w:ins>
          </w:p>
        </w:tc>
      </w:tr>
      <w:tr w:rsidR="00A11D7E" w14:paraId="057A4937" w14:textId="77777777" w:rsidTr="00E12A10">
        <w:tblPrEx>
          <w:tblW w:w="1389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2227" w:author="作者" w:date="2024-07-05T12:14:00Z">
            <w:tblPrEx>
              <w:tblW w:w="1389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trHeight w:val="340"/>
          <w:ins w:id="2228" w:author="作者" w:date="2024-07-05T12:08:00Z"/>
          <w:trPrChange w:id="2229" w:author="作者" w:date="2024-07-05T12:14:00Z">
            <w:trPr>
              <w:trHeight w:val="283"/>
            </w:trPr>
          </w:trPrChange>
        </w:trPr>
        <w:tc>
          <w:tcPr>
            <w:tcW w:w="3690" w:type="dxa"/>
            <w:tcBorders>
              <w:top w:val="single" w:sz="4" w:space="0" w:color="auto"/>
              <w:left w:val="single" w:sz="4" w:space="0" w:color="auto"/>
              <w:bottom w:val="single" w:sz="4" w:space="0" w:color="auto"/>
              <w:right w:val="single" w:sz="4" w:space="0" w:color="auto"/>
            </w:tcBorders>
            <w:vAlign w:val="center"/>
            <w:tcPrChange w:id="2230" w:author="作者" w:date="2024-07-05T12:14:00Z">
              <w:tcPr>
                <w:tcW w:w="3690" w:type="dxa"/>
                <w:tcBorders>
                  <w:top w:val="single" w:sz="4" w:space="0" w:color="auto"/>
                  <w:left w:val="single" w:sz="4" w:space="0" w:color="auto"/>
                  <w:bottom w:val="single" w:sz="4" w:space="0" w:color="auto"/>
                  <w:right w:val="single" w:sz="4" w:space="0" w:color="auto"/>
                </w:tcBorders>
                <w:vAlign w:val="center"/>
              </w:tcPr>
            </w:tcPrChange>
          </w:tcPr>
          <w:p w14:paraId="3196B6C3" w14:textId="77777777" w:rsidR="00A11D7E" w:rsidRDefault="00A11D7E" w:rsidP="00A11D7E">
            <w:pPr>
              <w:spacing w:before="0" w:after="0"/>
              <w:ind w:left="0" w:right="0" w:firstLineChars="100" w:firstLine="160"/>
              <w:jc w:val="left"/>
              <w:rPr>
                <w:ins w:id="2231" w:author="作者" w:date="2024-07-05T12:08:00Z"/>
                <w:rFonts w:ascii="Arial Narrow" w:eastAsia="仿宋_GB2312" w:hAnsi="Arial Narrow"/>
                <w:color w:val="000000"/>
                <w:sz w:val="16"/>
                <w:szCs w:val="16"/>
              </w:rPr>
            </w:pPr>
            <w:ins w:id="2232" w:author="作者" w:date="2024-07-05T12:08:00Z">
              <w:r>
                <w:rPr>
                  <w:rFonts w:ascii="仿宋_GB2312" w:eastAsia="仿宋_GB2312" w:hAnsi="Arial Narrow"/>
                  <w:color w:val="000000"/>
                  <w:sz w:val="16"/>
                  <w:szCs w:val="16"/>
                </w:rPr>
                <w:t>营业税金及附加</w:t>
              </w:r>
            </w:ins>
          </w:p>
        </w:tc>
        <w:tc>
          <w:tcPr>
            <w:tcW w:w="1701" w:type="dxa"/>
            <w:tcBorders>
              <w:top w:val="single" w:sz="4" w:space="0" w:color="auto"/>
              <w:left w:val="single" w:sz="4" w:space="0" w:color="auto"/>
              <w:bottom w:val="single" w:sz="4" w:space="0" w:color="auto"/>
              <w:right w:val="single" w:sz="4" w:space="0" w:color="auto"/>
            </w:tcBorders>
            <w:vAlign w:val="center"/>
            <w:tcPrChange w:id="2233" w:author="作者" w:date="2024-07-05T12:14:00Z">
              <w:tcPr>
                <w:tcW w:w="1701" w:type="dxa"/>
                <w:tcBorders>
                  <w:top w:val="single" w:sz="4" w:space="0" w:color="auto"/>
                  <w:left w:val="single" w:sz="4" w:space="0" w:color="auto"/>
                  <w:bottom w:val="single" w:sz="4" w:space="0" w:color="auto"/>
                  <w:right w:val="single" w:sz="4" w:space="0" w:color="auto"/>
                </w:tcBorders>
              </w:tcPr>
            </w:tcPrChange>
          </w:tcPr>
          <w:p w14:paraId="7DEE1627" w14:textId="5267A458" w:rsidR="00A11D7E" w:rsidRPr="00A11D7E" w:rsidRDefault="00A11D7E" w:rsidP="00A11D7E">
            <w:pPr>
              <w:spacing w:before="0" w:after="0"/>
              <w:ind w:left="0" w:right="0"/>
              <w:jc w:val="right"/>
              <w:textAlignment w:val="center"/>
              <w:rPr>
                <w:ins w:id="2234" w:author="作者" w:date="2024-07-05T12:08:00Z"/>
                <w:rFonts w:ascii="Arial Narrow" w:hAnsi="Arial Narrow"/>
                <w:sz w:val="18"/>
                <w:szCs w:val="18"/>
              </w:rPr>
            </w:pPr>
            <w:ins w:id="2235" w:author="作者" w:date="2024-07-05T12:14:00Z">
              <w:r w:rsidRPr="00A11D7E">
                <w:rPr>
                  <w:rFonts w:ascii="Arial Narrow" w:eastAsia="微软雅黑" w:hAnsi="Arial Narrow"/>
                  <w:color w:val="000000"/>
                  <w:sz w:val="18"/>
                  <w:szCs w:val="18"/>
                </w:rPr>
                <w:t>600,563.38</w:t>
              </w:r>
            </w:ins>
          </w:p>
        </w:tc>
        <w:tc>
          <w:tcPr>
            <w:tcW w:w="1701" w:type="dxa"/>
            <w:tcBorders>
              <w:top w:val="single" w:sz="4" w:space="0" w:color="auto"/>
              <w:left w:val="single" w:sz="4" w:space="0" w:color="auto"/>
              <w:bottom w:val="single" w:sz="4" w:space="0" w:color="auto"/>
              <w:right w:val="single" w:sz="4" w:space="0" w:color="auto"/>
            </w:tcBorders>
            <w:vAlign w:val="center"/>
            <w:tcPrChange w:id="2236" w:author="作者" w:date="2024-07-05T12:14:00Z">
              <w:tcPr>
                <w:tcW w:w="1701" w:type="dxa"/>
                <w:tcBorders>
                  <w:top w:val="single" w:sz="4" w:space="0" w:color="auto"/>
                  <w:left w:val="single" w:sz="4" w:space="0" w:color="auto"/>
                  <w:bottom w:val="single" w:sz="4" w:space="0" w:color="auto"/>
                  <w:right w:val="single" w:sz="4" w:space="0" w:color="auto"/>
                </w:tcBorders>
              </w:tcPr>
            </w:tcPrChange>
          </w:tcPr>
          <w:p w14:paraId="31D4C2AA" w14:textId="6D18AFDD" w:rsidR="00A11D7E" w:rsidRPr="00A11D7E" w:rsidRDefault="00A11D7E" w:rsidP="00A11D7E">
            <w:pPr>
              <w:spacing w:before="0" w:after="0"/>
              <w:ind w:left="0" w:right="0"/>
              <w:jc w:val="right"/>
              <w:textAlignment w:val="center"/>
              <w:rPr>
                <w:ins w:id="2237" w:author="作者" w:date="2024-07-05T12:08:00Z"/>
                <w:rFonts w:ascii="Arial Narrow" w:hAnsi="Arial Narrow"/>
                <w:sz w:val="18"/>
                <w:szCs w:val="18"/>
              </w:rPr>
            </w:pPr>
            <w:ins w:id="2238" w:author="作者" w:date="2024-07-05T12:14:00Z">
              <w:r w:rsidRPr="00A11D7E">
                <w:rPr>
                  <w:rFonts w:ascii="Arial Narrow" w:eastAsia="微软雅黑" w:hAnsi="Arial Narrow"/>
                  <w:color w:val="000000"/>
                  <w:sz w:val="18"/>
                  <w:szCs w:val="18"/>
                </w:rPr>
                <w:t>629,161.53</w:t>
              </w:r>
            </w:ins>
          </w:p>
        </w:tc>
        <w:tc>
          <w:tcPr>
            <w:tcW w:w="1701" w:type="dxa"/>
            <w:tcBorders>
              <w:top w:val="single" w:sz="4" w:space="0" w:color="auto"/>
              <w:left w:val="single" w:sz="4" w:space="0" w:color="auto"/>
              <w:bottom w:val="single" w:sz="4" w:space="0" w:color="auto"/>
              <w:right w:val="single" w:sz="4" w:space="0" w:color="auto"/>
            </w:tcBorders>
            <w:vAlign w:val="center"/>
            <w:tcPrChange w:id="2239" w:author="作者" w:date="2024-07-05T12:14:00Z">
              <w:tcPr>
                <w:tcW w:w="1701" w:type="dxa"/>
                <w:tcBorders>
                  <w:top w:val="single" w:sz="4" w:space="0" w:color="auto"/>
                  <w:left w:val="single" w:sz="4" w:space="0" w:color="auto"/>
                  <w:bottom w:val="single" w:sz="4" w:space="0" w:color="auto"/>
                  <w:right w:val="single" w:sz="4" w:space="0" w:color="auto"/>
                </w:tcBorders>
              </w:tcPr>
            </w:tcPrChange>
          </w:tcPr>
          <w:p w14:paraId="4A3CCE32" w14:textId="671FA0B4" w:rsidR="00A11D7E" w:rsidRPr="00A11D7E" w:rsidRDefault="00A11D7E" w:rsidP="00A11D7E">
            <w:pPr>
              <w:spacing w:before="0" w:after="0"/>
              <w:ind w:left="0" w:right="0"/>
              <w:jc w:val="right"/>
              <w:textAlignment w:val="center"/>
              <w:rPr>
                <w:ins w:id="2240" w:author="作者" w:date="2024-07-05T12:08:00Z"/>
                <w:rFonts w:ascii="Arial Narrow" w:hAnsi="Arial Narrow"/>
                <w:sz w:val="18"/>
                <w:szCs w:val="18"/>
              </w:rPr>
            </w:pPr>
            <w:ins w:id="2241" w:author="作者" w:date="2024-07-05T12:14:00Z">
              <w:r w:rsidRPr="00A11D7E">
                <w:rPr>
                  <w:rFonts w:ascii="Arial Narrow" w:eastAsia="微软雅黑" w:hAnsi="Arial Narrow"/>
                  <w:color w:val="000000"/>
                  <w:sz w:val="18"/>
                  <w:szCs w:val="18"/>
                </w:rPr>
                <w:t>532,467.52</w:t>
              </w:r>
            </w:ins>
          </w:p>
        </w:tc>
        <w:tc>
          <w:tcPr>
            <w:tcW w:w="1701" w:type="dxa"/>
            <w:tcBorders>
              <w:top w:val="single" w:sz="4" w:space="0" w:color="auto"/>
              <w:left w:val="single" w:sz="4" w:space="0" w:color="auto"/>
              <w:bottom w:val="single" w:sz="4" w:space="0" w:color="auto"/>
              <w:right w:val="single" w:sz="4" w:space="0" w:color="auto"/>
            </w:tcBorders>
            <w:vAlign w:val="center"/>
            <w:tcPrChange w:id="2242" w:author="作者" w:date="2024-07-05T12:14:00Z">
              <w:tcPr>
                <w:tcW w:w="1701" w:type="dxa"/>
                <w:tcBorders>
                  <w:top w:val="single" w:sz="4" w:space="0" w:color="auto"/>
                  <w:left w:val="single" w:sz="4" w:space="0" w:color="auto"/>
                  <w:bottom w:val="single" w:sz="4" w:space="0" w:color="auto"/>
                  <w:right w:val="single" w:sz="4" w:space="0" w:color="auto"/>
                </w:tcBorders>
              </w:tcPr>
            </w:tcPrChange>
          </w:tcPr>
          <w:p w14:paraId="19BF3739" w14:textId="4364F720" w:rsidR="00A11D7E" w:rsidRPr="00A11D7E" w:rsidRDefault="00A11D7E" w:rsidP="00A11D7E">
            <w:pPr>
              <w:spacing w:before="0" w:after="0"/>
              <w:ind w:left="0" w:right="0"/>
              <w:jc w:val="right"/>
              <w:textAlignment w:val="center"/>
              <w:rPr>
                <w:ins w:id="2243" w:author="作者" w:date="2024-07-05T12:08:00Z"/>
                <w:rFonts w:ascii="Arial Narrow" w:hAnsi="Arial Narrow"/>
                <w:sz w:val="18"/>
                <w:szCs w:val="18"/>
              </w:rPr>
            </w:pPr>
            <w:ins w:id="2244" w:author="作者" w:date="2024-07-05T12:14:00Z">
              <w:r w:rsidRPr="00A11D7E">
                <w:rPr>
                  <w:rFonts w:ascii="Arial Narrow" w:eastAsia="微软雅黑" w:hAnsi="Arial Narrow"/>
                  <w:color w:val="000000"/>
                  <w:sz w:val="18"/>
                  <w:szCs w:val="18"/>
                </w:rPr>
                <w:t>587,208.34</w:t>
              </w:r>
            </w:ins>
          </w:p>
        </w:tc>
        <w:tc>
          <w:tcPr>
            <w:tcW w:w="1701" w:type="dxa"/>
            <w:tcBorders>
              <w:top w:val="single" w:sz="4" w:space="0" w:color="auto"/>
              <w:left w:val="single" w:sz="4" w:space="0" w:color="auto"/>
              <w:bottom w:val="single" w:sz="4" w:space="0" w:color="auto"/>
              <w:right w:val="single" w:sz="4" w:space="0" w:color="auto"/>
            </w:tcBorders>
            <w:vAlign w:val="center"/>
            <w:tcPrChange w:id="2245" w:author="作者" w:date="2024-07-05T12:14:00Z">
              <w:tcPr>
                <w:tcW w:w="1701" w:type="dxa"/>
                <w:tcBorders>
                  <w:top w:val="single" w:sz="4" w:space="0" w:color="auto"/>
                  <w:left w:val="single" w:sz="4" w:space="0" w:color="auto"/>
                  <w:bottom w:val="single" w:sz="4" w:space="0" w:color="auto"/>
                  <w:right w:val="single" w:sz="4" w:space="0" w:color="auto"/>
                </w:tcBorders>
              </w:tcPr>
            </w:tcPrChange>
          </w:tcPr>
          <w:p w14:paraId="17332B05" w14:textId="13696962" w:rsidR="00A11D7E" w:rsidRPr="00A11D7E" w:rsidRDefault="00A11D7E" w:rsidP="00A11D7E">
            <w:pPr>
              <w:spacing w:before="0" w:after="0"/>
              <w:ind w:left="0" w:right="0"/>
              <w:jc w:val="right"/>
              <w:textAlignment w:val="center"/>
              <w:rPr>
                <w:ins w:id="2246" w:author="作者" w:date="2024-07-05T12:09:00Z"/>
                <w:rFonts w:ascii="Arial Narrow" w:hAnsi="Arial Narrow"/>
                <w:sz w:val="18"/>
                <w:szCs w:val="18"/>
              </w:rPr>
            </w:pPr>
            <w:ins w:id="2247" w:author="作者" w:date="2024-07-05T12:14:00Z">
              <w:r w:rsidRPr="00A11D7E">
                <w:rPr>
                  <w:rFonts w:ascii="Arial Narrow" w:eastAsia="微软雅黑" w:hAnsi="Arial Narrow"/>
                  <w:color w:val="000000"/>
                  <w:sz w:val="18"/>
                  <w:szCs w:val="18"/>
                </w:rPr>
                <w:t>921,049.16</w:t>
              </w:r>
            </w:ins>
          </w:p>
        </w:tc>
        <w:tc>
          <w:tcPr>
            <w:tcW w:w="1701" w:type="dxa"/>
            <w:tcBorders>
              <w:top w:val="single" w:sz="4" w:space="0" w:color="auto"/>
              <w:left w:val="single" w:sz="4" w:space="0" w:color="auto"/>
              <w:bottom w:val="single" w:sz="4" w:space="0" w:color="auto"/>
              <w:right w:val="single" w:sz="4" w:space="0" w:color="auto"/>
            </w:tcBorders>
            <w:vAlign w:val="center"/>
            <w:tcPrChange w:id="2248" w:author="作者" w:date="2024-07-05T12:14:00Z">
              <w:tcPr>
                <w:tcW w:w="1701" w:type="dxa"/>
                <w:tcBorders>
                  <w:top w:val="single" w:sz="4" w:space="0" w:color="auto"/>
                  <w:left w:val="single" w:sz="4" w:space="0" w:color="auto"/>
                  <w:bottom w:val="single" w:sz="4" w:space="0" w:color="auto"/>
                  <w:right w:val="single" w:sz="4" w:space="0" w:color="auto"/>
                </w:tcBorders>
              </w:tcPr>
            </w:tcPrChange>
          </w:tcPr>
          <w:p w14:paraId="57B63E20" w14:textId="4DFC9783" w:rsidR="00A11D7E" w:rsidRPr="00A11D7E" w:rsidRDefault="00A11D7E" w:rsidP="00A11D7E">
            <w:pPr>
              <w:spacing w:before="0" w:after="0"/>
              <w:ind w:left="0" w:right="0"/>
              <w:jc w:val="right"/>
              <w:textAlignment w:val="center"/>
              <w:rPr>
                <w:ins w:id="2249" w:author="作者" w:date="2024-07-05T12:08:00Z"/>
                <w:rFonts w:ascii="Arial Narrow" w:hAnsi="Arial Narrow"/>
                <w:sz w:val="18"/>
                <w:szCs w:val="18"/>
              </w:rPr>
            </w:pPr>
            <w:ins w:id="2250" w:author="作者" w:date="2024-07-05T12:14:00Z">
              <w:r w:rsidRPr="00A11D7E">
                <w:rPr>
                  <w:rFonts w:ascii="Arial Narrow" w:eastAsia="微软雅黑" w:hAnsi="Arial Narrow"/>
                  <w:color w:val="000000"/>
                  <w:sz w:val="18"/>
                  <w:szCs w:val="18"/>
                </w:rPr>
                <w:t xml:space="preserve">3,270,449.93 </w:t>
              </w:r>
            </w:ins>
          </w:p>
        </w:tc>
      </w:tr>
      <w:tr w:rsidR="00A11D7E" w14:paraId="322EA1A4" w14:textId="77777777" w:rsidTr="00E12A10">
        <w:tblPrEx>
          <w:tblW w:w="1389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2251" w:author="作者" w:date="2024-07-05T12:14:00Z">
            <w:tblPrEx>
              <w:tblW w:w="1389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trHeight w:val="340"/>
          <w:ins w:id="2252" w:author="作者" w:date="2024-07-05T12:08:00Z"/>
          <w:trPrChange w:id="2253" w:author="作者" w:date="2024-07-05T12:14:00Z">
            <w:trPr>
              <w:trHeight w:val="283"/>
            </w:trPr>
          </w:trPrChange>
        </w:trPr>
        <w:tc>
          <w:tcPr>
            <w:tcW w:w="3690" w:type="dxa"/>
            <w:tcBorders>
              <w:top w:val="single" w:sz="4" w:space="0" w:color="auto"/>
              <w:left w:val="single" w:sz="4" w:space="0" w:color="auto"/>
              <w:bottom w:val="single" w:sz="4" w:space="0" w:color="auto"/>
              <w:right w:val="single" w:sz="4" w:space="0" w:color="auto"/>
            </w:tcBorders>
            <w:vAlign w:val="center"/>
            <w:tcPrChange w:id="2254" w:author="作者" w:date="2024-07-05T12:14:00Z">
              <w:tcPr>
                <w:tcW w:w="3690" w:type="dxa"/>
                <w:tcBorders>
                  <w:top w:val="single" w:sz="4" w:space="0" w:color="auto"/>
                  <w:left w:val="single" w:sz="4" w:space="0" w:color="auto"/>
                  <w:bottom w:val="single" w:sz="4" w:space="0" w:color="auto"/>
                  <w:right w:val="single" w:sz="4" w:space="0" w:color="auto"/>
                </w:tcBorders>
                <w:vAlign w:val="center"/>
              </w:tcPr>
            </w:tcPrChange>
          </w:tcPr>
          <w:p w14:paraId="3F57728F" w14:textId="77777777" w:rsidR="00A11D7E" w:rsidRDefault="00A11D7E" w:rsidP="00A11D7E">
            <w:pPr>
              <w:spacing w:before="0" w:after="0"/>
              <w:ind w:left="0" w:right="0" w:firstLineChars="100" w:firstLine="160"/>
              <w:jc w:val="left"/>
              <w:rPr>
                <w:ins w:id="2255" w:author="作者" w:date="2024-07-05T12:08:00Z"/>
                <w:rFonts w:ascii="Arial Narrow" w:eastAsia="仿宋_GB2312" w:hAnsi="Arial Narrow"/>
                <w:color w:val="000000"/>
                <w:sz w:val="16"/>
                <w:szCs w:val="16"/>
              </w:rPr>
            </w:pPr>
            <w:ins w:id="2256" w:author="作者" w:date="2024-07-05T12:08:00Z">
              <w:r>
                <w:rPr>
                  <w:rFonts w:ascii="仿宋_GB2312" w:eastAsia="仿宋_GB2312" w:hAnsi="Arial Narrow"/>
                  <w:color w:val="000000"/>
                  <w:sz w:val="16"/>
                  <w:szCs w:val="16"/>
                </w:rPr>
                <w:t>其中：主营业务税金及附加</w:t>
              </w:r>
            </w:ins>
          </w:p>
        </w:tc>
        <w:tc>
          <w:tcPr>
            <w:tcW w:w="1701" w:type="dxa"/>
            <w:tcBorders>
              <w:top w:val="single" w:sz="4" w:space="0" w:color="auto"/>
              <w:left w:val="single" w:sz="4" w:space="0" w:color="auto"/>
              <w:bottom w:val="single" w:sz="4" w:space="0" w:color="auto"/>
              <w:right w:val="single" w:sz="4" w:space="0" w:color="auto"/>
            </w:tcBorders>
            <w:vAlign w:val="center"/>
            <w:tcPrChange w:id="2257" w:author="作者" w:date="2024-07-05T12:14:00Z">
              <w:tcPr>
                <w:tcW w:w="1701" w:type="dxa"/>
                <w:tcBorders>
                  <w:top w:val="single" w:sz="4" w:space="0" w:color="auto"/>
                  <w:left w:val="single" w:sz="4" w:space="0" w:color="auto"/>
                  <w:bottom w:val="single" w:sz="4" w:space="0" w:color="auto"/>
                  <w:right w:val="single" w:sz="4" w:space="0" w:color="auto"/>
                </w:tcBorders>
              </w:tcPr>
            </w:tcPrChange>
          </w:tcPr>
          <w:p w14:paraId="18D2BEE7" w14:textId="27AFBEB6" w:rsidR="00A11D7E" w:rsidRPr="00A11D7E" w:rsidRDefault="007D2CE7" w:rsidP="00A11D7E">
            <w:pPr>
              <w:spacing w:before="0" w:after="0"/>
              <w:ind w:left="0" w:right="0"/>
              <w:jc w:val="right"/>
              <w:textAlignment w:val="center"/>
              <w:rPr>
                <w:ins w:id="2258" w:author="作者" w:date="2024-07-05T12:08:00Z"/>
                <w:rFonts w:ascii="Arial Narrow" w:hAnsi="Arial Narrow"/>
                <w:sz w:val="18"/>
                <w:szCs w:val="18"/>
              </w:rPr>
            </w:pPr>
            <w:ins w:id="2259" w:author="作者" w:date="2024-07-05T12:17:00Z">
              <w:r>
                <w:rPr>
                  <w:rFonts w:ascii="Arial Narrow" w:hAnsi="Arial Narrow" w:hint="eastAsia"/>
                  <w:sz w:val="18"/>
                  <w:szCs w:val="18"/>
                </w:rPr>
                <w:t>0</w:t>
              </w:r>
              <w:r>
                <w:rPr>
                  <w:rFonts w:ascii="Arial Narrow" w:hAnsi="Arial Narrow"/>
                  <w:sz w:val="18"/>
                  <w:szCs w:val="18"/>
                </w:rPr>
                <w:t>.00</w:t>
              </w:r>
            </w:ins>
          </w:p>
        </w:tc>
        <w:tc>
          <w:tcPr>
            <w:tcW w:w="1701" w:type="dxa"/>
            <w:tcBorders>
              <w:top w:val="single" w:sz="4" w:space="0" w:color="auto"/>
              <w:left w:val="single" w:sz="4" w:space="0" w:color="auto"/>
              <w:bottom w:val="single" w:sz="4" w:space="0" w:color="auto"/>
              <w:right w:val="single" w:sz="4" w:space="0" w:color="auto"/>
            </w:tcBorders>
            <w:vAlign w:val="center"/>
            <w:tcPrChange w:id="2260" w:author="作者" w:date="2024-07-05T12:14:00Z">
              <w:tcPr>
                <w:tcW w:w="1701" w:type="dxa"/>
                <w:tcBorders>
                  <w:top w:val="single" w:sz="4" w:space="0" w:color="auto"/>
                  <w:left w:val="single" w:sz="4" w:space="0" w:color="auto"/>
                  <w:bottom w:val="single" w:sz="4" w:space="0" w:color="auto"/>
                  <w:right w:val="single" w:sz="4" w:space="0" w:color="auto"/>
                </w:tcBorders>
              </w:tcPr>
            </w:tcPrChange>
          </w:tcPr>
          <w:p w14:paraId="67F26D6C" w14:textId="124E76FB" w:rsidR="00A11D7E" w:rsidRPr="00A11D7E" w:rsidRDefault="007D2CE7" w:rsidP="00A11D7E">
            <w:pPr>
              <w:spacing w:before="0" w:after="0"/>
              <w:ind w:left="0" w:right="0"/>
              <w:jc w:val="right"/>
              <w:textAlignment w:val="center"/>
              <w:rPr>
                <w:ins w:id="2261" w:author="作者" w:date="2024-07-05T12:08:00Z"/>
                <w:rFonts w:ascii="Arial Narrow" w:hAnsi="Arial Narrow"/>
                <w:sz w:val="18"/>
                <w:szCs w:val="18"/>
              </w:rPr>
            </w:pPr>
            <w:ins w:id="2262" w:author="作者" w:date="2024-07-05T12:17:00Z">
              <w:r>
                <w:rPr>
                  <w:rFonts w:ascii="Arial Narrow" w:hAnsi="Arial Narrow" w:hint="eastAsia"/>
                  <w:sz w:val="18"/>
                  <w:szCs w:val="18"/>
                </w:rPr>
                <w:t>0</w:t>
              </w:r>
              <w:r>
                <w:rPr>
                  <w:rFonts w:ascii="Arial Narrow" w:hAnsi="Arial Narrow"/>
                  <w:sz w:val="18"/>
                  <w:szCs w:val="18"/>
                </w:rPr>
                <w:t>.00</w:t>
              </w:r>
            </w:ins>
          </w:p>
        </w:tc>
        <w:tc>
          <w:tcPr>
            <w:tcW w:w="1701" w:type="dxa"/>
            <w:tcBorders>
              <w:top w:val="single" w:sz="4" w:space="0" w:color="auto"/>
              <w:left w:val="single" w:sz="4" w:space="0" w:color="auto"/>
              <w:bottom w:val="single" w:sz="4" w:space="0" w:color="auto"/>
              <w:right w:val="single" w:sz="4" w:space="0" w:color="auto"/>
            </w:tcBorders>
            <w:vAlign w:val="center"/>
            <w:tcPrChange w:id="2263" w:author="作者" w:date="2024-07-05T12:14:00Z">
              <w:tcPr>
                <w:tcW w:w="1701" w:type="dxa"/>
                <w:tcBorders>
                  <w:top w:val="single" w:sz="4" w:space="0" w:color="auto"/>
                  <w:left w:val="single" w:sz="4" w:space="0" w:color="auto"/>
                  <w:bottom w:val="single" w:sz="4" w:space="0" w:color="auto"/>
                  <w:right w:val="single" w:sz="4" w:space="0" w:color="auto"/>
                </w:tcBorders>
              </w:tcPr>
            </w:tcPrChange>
          </w:tcPr>
          <w:p w14:paraId="5A5CA957" w14:textId="67372B10" w:rsidR="00A11D7E" w:rsidRPr="00A11D7E" w:rsidRDefault="007D2CE7" w:rsidP="00A11D7E">
            <w:pPr>
              <w:spacing w:before="0" w:after="0"/>
              <w:ind w:left="0" w:right="0"/>
              <w:jc w:val="right"/>
              <w:textAlignment w:val="center"/>
              <w:rPr>
                <w:ins w:id="2264" w:author="作者" w:date="2024-07-05T12:08:00Z"/>
                <w:rFonts w:ascii="Arial Narrow" w:hAnsi="Arial Narrow"/>
                <w:sz w:val="18"/>
                <w:szCs w:val="18"/>
              </w:rPr>
            </w:pPr>
            <w:ins w:id="2265" w:author="作者" w:date="2024-07-05T12:17:00Z">
              <w:r>
                <w:rPr>
                  <w:rFonts w:ascii="Arial Narrow" w:hAnsi="Arial Narrow" w:hint="eastAsia"/>
                  <w:sz w:val="18"/>
                  <w:szCs w:val="18"/>
                </w:rPr>
                <w:t>0</w:t>
              </w:r>
              <w:r>
                <w:rPr>
                  <w:rFonts w:ascii="Arial Narrow" w:hAnsi="Arial Narrow"/>
                  <w:sz w:val="18"/>
                  <w:szCs w:val="18"/>
                </w:rPr>
                <w:t>.00</w:t>
              </w:r>
            </w:ins>
          </w:p>
        </w:tc>
        <w:tc>
          <w:tcPr>
            <w:tcW w:w="1701" w:type="dxa"/>
            <w:tcBorders>
              <w:top w:val="single" w:sz="4" w:space="0" w:color="auto"/>
              <w:left w:val="single" w:sz="4" w:space="0" w:color="auto"/>
              <w:bottom w:val="single" w:sz="4" w:space="0" w:color="auto"/>
              <w:right w:val="single" w:sz="4" w:space="0" w:color="auto"/>
            </w:tcBorders>
            <w:vAlign w:val="center"/>
            <w:tcPrChange w:id="2266" w:author="作者" w:date="2024-07-05T12:14:00Z">
              <w:tcPr>
                <w:tcW w:w="1701" w:type="dxa"/>
                <w:tcBorders>
                  <w:top w:val="single" w:sz="4" w:space="0" w:color="auto"/>
                  <w:left w:val="single" w:sz="4" w:space="0" w:color="auto"/>
                  <w:bottom w:val="single" w:sz="4" w:space="0" w:color="auto"/>
                  <w:right w:val="single" w:sz="4" w:space="0" w:color="auto"/>
                </w:tcBorders>
              </w:tcPr>
            </w:tcPrChange>
          </w:tcPr>
          <w:p w14:paraId="2FD95808" w14:textId="4A7BE146" w:rsidR="00A11D7E" w:rsidRPr="00A11D7E" w:rsidRDefault="007D2CE7" w:rsidP="00A11D7E">
            <w:pPr>
              <w:spacing w:before="0" w:after="0"/>
              <w:ind w:left="0" w:right="0"/>
              <w:jc w:val="right"/>
              <w:textAlignment w:val="center"/>
              <w:rPr>
                <w:ins w:id="2267" w:author="作者" w:date="2024-07-05T12:08:00Z"/>
                <w:rFonts w:ascii="Arial Narrow" w:hAnsi="Arial Narrow"/>
                <w:sz w:val="18"/>
                <w:szCs w:val="18"/>
              </w:rPr>
            </w:pPr>
            <w:ins w:id="2268" w:author="作者" w:date="2024-07-05T12:17:00Z">
              <w:r>
                <w:rPr>
                  <w:rFonts w:ascii="Arial Narrow" w:hAnsi="Arial Narrow" w:hint="eastAsia"/>
                  <w:sz w:val="18"/>
                  <w:szCs w:val="18"/>
                </w:rPr>
                <w:t>0</w:t>
              </w:r>
              <w:r>
                <w:rPr>
                  <w:rFonts w:ascii="Arial Narrow" w:hAnsi="Arial Narrow"/>
                  <w:sz w:val="18"/>
                  <w:szCs w:val="18"/>
                </w:rPr>
                <w:t>.00</w:t>
              </w:r>
            </w:ins>
          </w:p>
        </w:tc>
        <w:tc>
          <w:tcPr>
            <w:tcW w:w="1701" w:type="dxa"/>
            <w:tcBorders>
              <w:top w:val="single" w:sz="4" w:space="0" w:color="auto"/>
              <w:left w:val="single" w:sz="4" w:space="0" w:color="auto"/>
              <w:bottom w:val="single" w:sz="4" w:space="0" w:color="auto"/>
              <w:right w:val="single" w:sz="4" w:space="0" w:color="auto"/>
            </w:tcBorders>
            <w:vAlign w:val="center"/>
            <w:tcPrChange w:id="2269" w:author="作者" w:date="2024-07-05T12:14:00Z">
              <w:tcPr>
                <w:tcW w:w="1701" w:type="dxa"/>
                <w:tcBorders>
                  <w:top w:val="single" w:sz="4" w:space="0" w:color="auto"/>
                  <w:left w:val="single" w:sz="4" w:space="0" w:color="auto"/>
                  <w:bottom w:val="single" w:sz="4" w:space="0" w:color="auto"/>
                  <w:right w:val="single" w:sz="4" w:space="0" w:color="auto"/>
                </w:tcBorders>
              </w:tcPr>
            </w:tcPrChange>
          </w:tcPr>
          <w:p w14:paraId="05458764" w14:textId="0D7E19D1" w:rsidR="00A11D7E" w:rsidRPr="00A11D7E" w:rsidRDefault="007D2CE7" w:rsidP="00A11D7E">
            <w:pPr>
              <w:spacing w:before="0" w:after="0"/>
              <w:ind w:left="0" w:right="0"/>
              <w:jc w:val="right"/>
              <w:textAlignment w:val="center"/>
              <w:rPr>
                <w:ins w:id="2270" w:author="作者" w:date="2024-07-05T12:09:00Z"/>
                <w:rFonts w:ascii="Arial Narrow" w:hAnsi="Arial Narrow"/>
                <w:sz w:val="18"/>
                <w:szCs w:val="18"/>
              </w:rPr>
            </w:pPr>
            <w:ins w:id="2271" w:author="作者" w:date="2024-07-05T12:17:00Z">
              <w:r>
                <w:rPr>
                  <w:rFonts w:ascii="Arial Narrow" w:hAnsi="Arial Narrow" w:hint="eastAsia"/>
                  <w:sz w:val="18"/>
                  <w:szCs w:val="18"/>
                </w:rPr>
                <w:t>0</w:t>
              </w:r>
              <w:r>
                <w:rPr>
                  <w:rFonts w:ascii="Arial Narrow" w:hAnsi="Arial Narrow"/>
                  <w:sz w:val="18"/>
                  <w:szCs w:val="18"/>
                </w:rPr>
                <w:t>.00</w:t>
              </w:r>
            </w:ins>
          </w:p>
        </w:tc>
        <w:tc>
          <w:tcPr>
            <w:tcW w:w="1701" w:type="dxa"/>
            <w:tcBorders>
              <w:top w:val="single" w:sz="4" w:space="0" w:color="auto"/>
              <w:left w:val="single" w:sz="4" w:space="0" w:color="auto"/>
              <w:bottom w:val="single" w:sz="4" w:space="0" w:color="auto"/>
              <w:right w:val="single" w:sz="4" w:space="0" w:color="auto"/>
            </w:tcBorders>
            <w:vAlign w:val="center"/>
            <w:tcPrChange w:id="2272" w:author="作者" w:date="2024-07-05T12:14:00Z">
              <w:tcPr>
                <w:tcW w:w="1701" w:type="dxa"/>
                <w:tcBorders>
                  <w:top w:val="single" w:sz="4" w:space="0" w:color="auto"/>
                  <w:left w:val="single" w:sz="4" w:space="0" w:color="auto"/>
                  <w:bottom w:val="single" w:sz="4" w:space="0" w:color="auto"/>
                  <w:right w:val="single" w:sz="4" w:space="0" w:color="auto"/>
                </w:tcBorders>
              </w:tcPr>
            </w:tcPrChange>
          </w:tcPr>
          <w:p w14:paraId="4012F430" w14:textId="39B1232B" w:rsidR="00A11D7E" w:rsidRPr="00A11D7E" w:rsidRDefault="007D2CE7" w:rsidP="00A11D7E">
            <w:pPr>
              <w:spacing w:before="0" w:after="0"/>
              <w:ind w:left="0" w:right="0"/>
              <w:jc w:val="right"/>
              <w:textAlignment w:val="center"/>
              <w:rPr>
                <w:ins w:id="2273" w:author="作者" w:date="2024-07-05T12:08:00Z"/>
                <w:rFonts w:ascii="Arial Narrow" w:hAnsi="Arial Narrow"/>
                <w:sz w:val="18"/>
                <w:szCs w:val="18"/>
              </w:rPr>
            </w:pPr>
            <w:ins w:id="2274" w:author="作者" w:date="2024-07-05T12:17:00Z">
              <w:r>
                <w:rPr>
                  <w:rFonts w:ascii="Arial Narrow" w:hAnsi="Arial Narrow" w:hint="eastAsia"/>
                  <w:sz w:val="18"/>
                  <w:szCs w:val="18"/>
                </w:rPr>
                <w:t>0</w:t>
              </w:r>
              <w:r>
                <w:rPr>
                  <w:rFonts w:ascii="Arial Narrow" w:hAnsi="Arial Narrow"/>
                  <w:sz w:val="18"/>
                  <w:szCs w:val="18"/>
                </w:rPr>
                <w:t>.00</w:t>
              </w:r>
            </w:ins>
          </w:p>
        </w:tc>
      </w:tr>
      <w:tr w:rsidR="00A11D7E" w14:paraId="0BCF27A2" w14:textId="77777777" w:rsidTr="00E12A10">
        <w:tblPrEx>
          <w:tblW w:w="1389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2275" w:author="作者" w:date="2024-07-05T12:14:00Z">
            <w:tblPrEx>
              <w:tblW w:w="1389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trHeight w:val="340"/>
          <w:ins w:id="2276" w:author="作者" w:date="2024-07-05T12:08:00Z"/>
          <w:trPrChange w:id="2277" w:author="作者" w:date="2024-07-05T12:14:00Z">
            <w:trPr>
              <w:trHeight w:val="283"/>
            </w:trPr>
          </w:trPrChange>
        </w:trPr>
        <w:tc>
          <w:tcPr>
            <w:tcW w:w="3690" w:type="dxa"/>
            <w:tcBorders>
              <w:top w:val="single" w:sz="4" w:space="0" w:color="auto"/>
              <w:left w:val="single" w:sz="4" w:space="0" w:color="auto"/>
              <w:bottom w:val="single" w:sz="4" w:space="0" w:color="auto"/>
              <w:right w:val="single" w:sz="4" w:space="0" w:color="auto"/>
            </w:tcBorders>
            <w:vAlign w:val="center"/>
            <w:tcPrChange w:id="2278" w:author="作者" w:date="2024-07-05T12:14:00Z">
              <w:tcPr>
                <w:tcW w:w="3690" w:type="dxa"/>
                <w:tcBorders>
                  <w:top w:val="single" w:sz="4" w:space="0" w:color="auto"/>
                  <w:left w:val="single" w:sz="4" w:space="0" w:color="auto"/>
                  <w:bottom w:val="single" w:sz="4" w:space="0" w:color="auto"/>
                  <w:right w:val="single" w:sz="4" w:space="0" w:color="auto"/>
                </w:tcBorders>
                <w:vAlign w:val="center"/>
              </w:tcPr>
            </w:tcPrChange>
          </w:tcPr>
          <w:p w14:paraId="41FBE001" w14:textId="77777777" w:rsidR="00A11D7E" w:rsidRDefault="00A11D7E" w:rsidP="00A11D7E">
            <w:pPr>
              <w:spacing w:before="0" w:after="0"/>
              <w:ind w:left="0" w:right="0" w:firstLineChars="100" w:firstLine="160"/>
              <w:jc w:val="left"/>
              <w:rPr>
                <w:ins w:id="2279" w:author="作者" w:date="2024-07-05T12:08:00Z"/>
                <w:rFonts w:ascii="Arial Narrow" w:eastAsia="仿宋_GB2312" w:hAnsi="Arial Narrow"/>
                <w:color w:val="000000"/>
                <w:sz w:val="16"/>
                <w:szCs w:val="16"/>
              </w:rPr>
            </w:pPr>
            <w:ins w:id="2280" w:author="作者" w:date="2024-07-05T12:08:00Z">
              <w:r>
                <w:rPr>
                  <w:rFonts w:ascii="仿宋_GB2312" w:eastAsia="仿宋_GB2312" w:hAnsi="Arial Narrow"/>
                  <w:color w:val="000000"/>
                  <w:sz w:val="16"/>
                  <w:szCs w:val="16"/>
                </w:rPr>
                <w:t>销售费用</w:t>
              </w:r>
            </w:ins>
          </w:p>
        </w:tc>
        <w:tc>
          <w:tcPr>
            <w:tcW w:w="1701" w:type="dxa"/>
            <w:tcBorders>
              <w:top w:val="single" w:sz="4" w:space="0" w:color="auto"/>
              <w:left w:val="single" w:sz="4" w:space="0" w:color="auto"/>
              <w:bottom w:val="single" w:sz="4" w:space="0" w:color="auto"/>
              <w:right w:val="single" w:sz="4" w:space="0" w:color="auto"/>
            </w:tcBorders>
            <w:vAlign w:val="center"/>
            <w:tcPrChange w:id="2281" w:author="作者" w:date="2024-07-05T12:14:00Z">
              <w:tcPr>
                <w:tcW w:w="1701" w:type="dxa"/>
                <w:tcBorders>
                  <w:top w:val="single" w:sz="4" w:space="0" w:color="auto"/>
                  <w:left w:val="single" w:sz="4" w:space="0" w:color="auto"/>
                  <w:bottom w:val="single" w:sz="4" w:space="0" w:color="auto"/>
                  <w:right w:val="single" w:sz="4" w:space="0" w:color="auto"/>
                </w:tcBorders>
              </w:tcPr>
            </w:tcPrChange>
          </w:tcPr>
          <w:p w14:paraId="76CD4E84" w14:textId="6E4D5E4B" w:rsidR="00A11D7E" w:rsidRPr="00A11D7E" w:rsidRDefault="00A11D7E" w:rsidP="00A11D7E">
            <w:pPr>
              <w:spacing w:before="0" w:after="0"/>
              <w:ind w:left="0" w:right="0"/>
              <w:jc w:val="right"/>
              <w:textAlignment w:val="center"/>
              <w:rPr>
                <w:ins w:id="2282" w:author="作者" w:date="2024-07-05T12:08:00Z"/>
                <w:rFonts w:ascii="Arial Narrow" w:hAnsi="Arial Narrow"/>
                <w:sz w:val="18"/>
                <w:szCs w:val="18"/>
              </w:rPr>
            </w:pPr>
            <w:ins w:id="2283" w:author="作者" w:date="2024-07-05T12:14:00Z">
              <w:r w:rsidRPr="00A11D7E">
                <w:rPr>
                  <w:rFonts w:ascii="Arial Narrow" w:eastAsia="微软雅黑" w:hAnsi="Arial Narrow"/>
                  <w:color w:val="000000"/>
                  <w:sz w:val="18"/>
                  <w:szCs w:val="18"/>
                </w:rPr>
                <w:t>10,154,665.97</w:t>
              </w:r>
            </w:ins>
          </w:p>
        </w:tc>
        <w:tc>
          <w:tcPr>
            <w:tcW w:w="1701" w:type="dxa"/>
            <w:tcBorders>
              <w:top w:val="single" w:sz="4" w:space="0" w:color="auto"/>
              <w:left w:val="single" w:sz="4" w:space="0" w:color="auto"/>
              <w:bottom w:val="single" w:sz="4" w:space="0" w:color="auto"/>
              <w:right w:val="single" w:sz="4" w:space="0" w:color="auto"/>
            </w:tcBorders>
            <w:vAlign w:val="center"/>
            <w:tcPrChange w:id="2284" w:author="作者" w:date="2024-07-05T12:14:00Z">
              <w:tcPr>
                <w:tcW w:w="1701" w:type="dxa"/>
                <w:tcBorders>
                  <w:top w:val="single" w:sz="4" w:space="0" w:color="auto"/>
                  <w:left w:val="single" w:sz="4" w:space="0" w:color="auto"/>
                  <w:bottom w:val="single" w:sz="4" w:space="0" w:color="auto"/>
                  <w:right w:val="single" w:sz="4" w:space="0" w:color="auto"/>
                </w:tcBorders>
              </w:tcPr>
            </w:tcPrChange>
          </w:tcPr>
          <w:p w14:paraId="3D4A1B15" w14:textId="29275E0E" w:rsidR="00A11D7E" w:rsidRPr="00A11D7E" w:rsidRDefault="00A11D7E" w:rsidP="00A11D7E">
            <w:pPr>
              <w:spacing w:before="0" w:after="0"/>
              <w:ind w:left="0" w:right="0"/>
              <w:jc w:val="right"/>
              <w:textAlignment w:val="center"/>
              <w:rPr>
                <w:ins w:id="2285" w:author="作者" w:date="2024-07-05T12:08:00Z"/>
                <w:rFonts w:ascii="Arial Narrow" w:hAnsi="Arial Narrow"/>
                <w:sz w:val="18"/>
                <w:szCs w:val="18"/>
              </w:rPr>
            </w:pPr>
            <w:ins w:id="2286" w:author="作者" w:date="2024-07-05T12:14:00Z">
              <w:r w:rsidRPr="00A11D7E">
                <w:rPr>
                  <w:rFonts w:ascii="Arial Narrow" w:eastAsia="微软雅黑" w:hAnsi="Arial Narrow"/>
                  <w:color w:val="000000"/>
                  <w:sz w:val="18"/>
                  <w:szCs w:val="18"/>
                </w:rPr>
                <w:t>10,638,219.65</w:t>
              </w:r>
            </w:ins>
          </w:p>
        </w:tc>
        <w:tc>
          <w:tcPr>
            <w:tcW w:w="1701" w:type="dxa"/>
            <w:tcBorders>
              <w:top w:val="single" w:sz="4" w:space="0" w:color="auto"/>
              <w:left w:val="single" w:sz="4" w:space="0" w:color="auto"/>
              <w:bottom w:val="single" w:sz="4" w:space="0" w:color="auto"/>
              <w:right w:val="single" w:sz="4" w:space="0" w:color="auto"/>
            </w:tcBorders>
            <w:vAlign w:val="center"/>
            <w:tcPrChange w:id="2287" w:author="作者" w:date="2024-07-05T12:14:00Z">
              <w:tcPr>
                <w:tcW w:w="1701" w:type="dxa"/>
                <w:tcBorders>
                  <w:top w:val="single" w:sz="4" w:space="0" w:color="auto"/>
                  <w:left w:val="single" w:sz="4" w:space="0" w:color="auto"/>
                  <w:bottom w:val="single" w:sz="4" w:space="0" w:color="auto"/>
                  <w:right w:val="single" w:sz="4" w:space="0" w:color="auto"/>
                </w:tcBorders>
              </w:tcPr>
            </w:tcPrChange>
          </w:tcPr>
          <w:p w14:paraId="5EFDDBA7" w14:textId="66500DD5" w:rsidR="00A11D7E" w:rsidRPr="00A11D7E" w:rsidRDefault="00A11D7E" w:rsidP="00A11D7E">
            <w:pPr>
              <w:spacing w:before="0" w:after="0"/>
              <w:ind w:left="0" w:right="0"/>
              <w:jc w:val="right"/>
              <w:textAlignment w:val="center"/>
              <w:rPr>
                <w:ins w:id="2288" w:author="作者" w:date="2024-07-05T12:08:00Z"/>
                <w:rFonts w:ascii="Arial Narrow" w:hAnsi="Arial Narrow"/>
                <w:sz w:val="18"/>
                <w:szCs w:val="18"/>
              </w:rPr>
            </w:pPr>
            <w:ins w:id="2289" w:author="作者" w:date="2024-07-05T12:14:00Z">
              <w:r w:rsidRPr="00A11D7E">
                <w:rPr>
                  <w:rFonts w:ascii="Arial Narrow" w:eastAsia="微软雅黑" w:hAnsi="Arial Narrow"/>
                  <w:color w:val="000000"/>
                  <w:sz w:val="18"/>
                  <w:szCs w:val="18"/>
                </w:rPr>
                <w:t>9,003,262.54</w:t>
              </w:r>
            </w:ins>
          </w:p>
        </w:tc>
        <w:tc>
          <w:tcPr>
            <w:tcW w:w="1701" w:type="dxa"/>
            <w:tcBorders>
              <w:top w:val="single" w:sz="4" w:space="0" w:color="auto"/>
              <w:left w:val="single" w:sz="4" w:space="0" w:color="auto"/>
              <w:bottom w:val="single" w:sz="4" w:space="0" w:color="auto"/>
              <w:right w:val="single" w:sz="4" w:space="0" w:color="auto"/>
            </w:tcBorders>
            <w:vAlign w:val="center"/>
            <w:tcPrChange w:id="2290" w:author="作者" w:date="2024-07-05T12:14:00Z">
              <w:tcPr>
                <w:tcW w:w="1701" w:type="dxa"/>
                <w:tcBorders>
                  <w:top w:val="single" w:sz="4" w:space="0" w:color="auto"/>
                  <w:left w:val="single" w:sz="4" w:space="0" w:color="auto"/>
                  <w:bottom w:val="single" w:sz="4" w:space="0" w:color="auto"/>
                  <w:right w:val="single" w:sz="4" w:space="0" w:color="auto"/>
                </w:tcBorders>
              </w:tcPr>
            </w:tcPrChange>
          </w:tcPr>
          <w:p w14:paraId="4BE08C81" w14:textId="282FA0E9" w:rsidR="00A11D7E" w:rsidRPr="00A11D7E" w:rsidRDefault="00A11D7E" w:rsidP="00A11D7E">
            <w:pPr>
              <w:spacing w:before="0" w:after="0"/>
              <w:ind w:left="0" w:right="0"/>
              <w:jc w:val="right"/>
              <w:textAlignment w:val="center"/>
              <w:rPr>
                <w:ins w:id="2291" w:author="作者" w:date="2024-07-05T12:08:00Z"/>
                <w:rFonts w:ascii="Arial Narrow" w:hAnsi="Arial Narrow"/>
                <w:sz w:val="18"/>
                <w:szCs w:val="18"/>
              </w:rPr>
            </w:pPr>
            <w:ins w:id="2292" w:author="作者" w:date="2024-07-05T12:14:00Z">
              <w:r w:rsidRPr="00A11D7E">
                <w:rPr>
                  <w:rFonts w:ascii="Arial Narrow" w:eastAsia="微软雅黑" w:hAnsi="Arial Narrow"/>
                  <w:color w:val="000000"/>
                  <w:sz w:val="18"/>
                  <w:szCs w:val="18"/>
                </w:rPr>
                <w:t>9,928,851.37</w:t>
              </w:r>
            </w:ins>
          </w:p>
        </w:tc>
        <w:tc>
          <w:tcPr>
            <w:tcW w:w="1701" w:type="dxa"/>
            <w:tcBorders>
              <w:top w:val="single" w:sz="4" w:space="0" w:color="auto"/>
              <w:left w:val="single" w:sz="4" w:space="0" w:color="auto"/>
              <w:bottom w:val="single" w:sz="4" w:space="0" w:color="auto"/>
              <w:right w:val="single" w:sz="4" w:space="0" w:color="auto"/>
            </w:tcBorders>
            <w:vAlign w:val="center"/>
            <w:tcPrChange w:id="2293" w:author="作者" w:date="2024-07-05T12:14:00Z">
              <w:tcPr>
                <w:tcW w:w="1701" w:type="dxa"/>
                <w:tcBorders>
                  <w:top w:val="single" w:sz="4" w:space="0" w:color="auto"/>
                  <w:left w:val="single" w:sz="4" w:space="0" w:color="auto"/>
                  <w:bottom w:val="single" w:sz="4" w:space="0" w:color="auto"/>
                  <w:right w:val="single" w:sz="4" w:space="0" w:color="auto"/>
                </w:tcBorders>
              </w:tcPr>
            </w:tcPrChange>
          </w:tcPr>
          <w:p w14:paraId="40932CBA" w14:textId="463CE023" w:rsidR="00A11D7E" w:rsidRPr="00A11D7E" w:rsidRDefault="00A11D7E" w:rsidP="00A11D7E">
            <w:pPr>
              <w:spacing w:before="0" w:after="0"/>
              <w:ind w:left="0" w:right="0"/>
              <w:jc w:val="right"/>
              <w:textAlignment w:val="center"/>
              <w:rPr>
                <w:ins w:id="2294" w:author="作者" w:date="2024-07-05T12:09:00Z"/>
                <w:rFonts w:ascii="Arial Narrow" w:hAnsi="Arial Narrow"/>
                <w:sz w:val="18"/>
                <w:szCs w:val="18"/>
              </w:rPr>
            </w:pPr>
            <w:ins w:id="2295" w:author="作者" w:date="2024-07-05T12:14:00Z">
              <w:r w:rsidRPr="00A11D7E">
                <w:rPr>
                  <w:rFonts w:ascii="Arial Narrow" w:eastAsia="微软雅黑" w:hAnsi="Arial Narrow"/>
                  <w:color w:val="000000"/>
                  <w:sz w:val="18"/>
                  <w:szCs w:val="18"/>
                </w:rPr>
                <w:t>15,573,621.01</w:t>
              </w:r>
            </w:ins>
          </w:p>
        </w:tc>
        <w:tc>
          <w:tcPr>
            <w:tcW w:w="1701" w:type="dxa"/>
            <w:tcBorders>
              <w:top w:val="single" w:sz="4" w:space="0" w:color="auto"/>
              <w:left w:val="single" w:sz="4" w:space="0" w:color="auto"/>
              <w:bottom w:val="single" w:sz="4" w:space="0" w:color="auto"/>
              <w:right w:val="single" w:sz="4" w:space="0" w:color="auto"/>
            </w:tcBorders>
            <w:vAlign w:val="center"/>
            <w:tcPrChange w:id="2296" w:author="作者" w:date="2024-07-05T12:14:00Z">
              <w:tcPr>
                <w:tcW w:w="1701" w:type="dxa"/>
                <w:tcBorders>
                  <w:top w:val="single" w:sz="4" w:space="0" w:color="auto"/>
                  <w:left w:val="single" w:sz="4" w:space="0" w:color="auto"/>
                  <w:bottom w:val="single" w:sz="4" w:space="0" w:color="auto"/>
                  <w:right w:val="single" w:sz="4" w:space="0" w:color="auto"/>
                </w:tcBorders>
              </w:tcPr>
            </w:tcPrChange>
          </w:tcPr>
          <w:p w14:paraId="007B0DDA" w14:textId="1E7194F0" w:rsidR="00A11D7E" w:rsidRPr="00A11D7E" w:rsidRDefault="00A11D7E" w:rsidP="00A11D7E">
            <w:pPr>
              <w:spacing w:before="0" w:after="0"/>
              <w:ind w:left="0" w:right="0"/>
              <w:jc w:val="right"/>
              <w:textAlignment w:val="center"/>
              <w:rPr>
                <w:ins w:id="2297" w:author="作者" w:date="2024-07-05T12:08:00Z"/>
                <w:rFonts w:ascii="Arial Narrow" w:hAnsi="Arial Narrow"/>
                <w:sz w:val="18"/>
                <w:szCs w:val="18"/>
              </w:rPr>
            </w:pPr>
            <w:ins w:id="2298" w:author="作者" w:date="2024-07-05T12:14:00Z">
              <w:r w:rsidRPr="00A11D7E">
                <w:rPr>
                  <w:rFonts w:ascii="Arial Narrow" w:eastAsia="微软雅黑" w:hAnsi="Arial Narrow"/>
                  <w:color w:val="000000"/>
                  <w:sz w:val="18"/>
                  <w:szCs w:val="18"/>
                </w:rPr>
                <w:t>55,298,620.54</w:t>
              </w:r>
            </w:ins>
          </w:p>
        </w:tc>
      </w:tr>
      <w:tr w:rsidR="00A11D7E" w14:paraId="3B3D5960" w14:textId="77777777" w:rsidTr="00E12A10">
        <w:tblPrEx>
          <w:tblW w:w="1389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2299" w:author="作者" w:date="2024-07-05T12:14:00Z">
            <w:tblPrEx>
              <w:tblW w:w="1389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trHeight w:val="340"/>
          <w:ins w:id="2300" w:author="作者" w:date="2024-07-05T12:08:00Z"/>
          <w:trPrChange w:id="2301" w:author="作者" w:date="2024-07-05T12:14:00Z">
            <w:trPr>
              <w:trHeight w:val="283"/>
            </w:trPr>
          </w:trPrChange>
        </w:trPr>
        <w:tc>
          <w:tcPr>
            <w:tcW w:w="3690" w:type="dxa"/>
            <w:tcBorders>
              <w:top w:val="single" w:sz="4" w:space="0" w:color="auto"/>
              <w:left w:val="single" w:sz="4" w:space="0" w:color="auto"/>
              <w:bottom w:val="single" w:sz="4" w:space="0" w:color="auto"/>
              <w:right w:val="single" w:sz="4" w:space="0" w:color="auto"/>
            </w:tcBorders>
            <w:vAlign w:val="center"/>
            <w:tcPrChange w:id="2302" w:author="作者" w:date="2024-07-05T12:14:00Z">
              <w:tcPr>
                <w:tcW w:w="3690" w:type="dxa"/>
                <w:tcBorders>
                  <w:top w:val="single" w:sz="4" w:space="0" w:color="auto"/>
                  <w:left w:val="single" w:sz="4" w:space="0" w:color="auto"/>
                  <w:bottom w:val="single" w:sz="4" w:space="0" w:color="auto"/>
                  <w:right w:val="single" w:sz="4" w:space="0" w:color="auto"/>
                </w:tcBorders>
                <w:vAlign w:val="center"/>
              </w:tcPr>
            </w:tcPrChange>
          </w:tcPr>
          <w:p w14:paraId="2530379D" w14:textId="77777777" w:rsidR="00A11D7E" w:rsidRDefault="00A11D7E" w:rsidP="00A11D7E">
            <w:pPr>
              <w:spacing w:before="0" w:after="0"/>
              <w:ind w:left="0" w:right="0" w:firstLineChars="100" w:firstLine="160"/>
              <w:jc w:val="left"/>
              <w:rPr>
                <w:ins w:id="2303" w:author="作者" w:date="2024-07-05T12:08:00Z"/>
                <w:rFonts w:ascii="Arial Narrow" w:eastAsia="仿宋_GB2312" w:hAnsi="Arial Narrow"/>
                <w:color w:val="000000"/>
                <w:sz w:val="16"/>
                <w:szCs w:val="16"/>
              </w:rPr>
            </w:pPr>
            <w:ins w:id="2304" w:author="作者" w:date="2024-07-05T12:08:00Z">
              <w:r>
                <w:rPr>
                  <w:rFonts w:ascii="仿宋_GB2312" w:eastAsia="仿宋_GB2312" w:hAnsi="Arial Narrow"/>
                  <w:color w:val="000000"/>
                  <w:sz w:val="16"/>
                  <w:szCs w:val="16"/>
                </w:rPr>
                <w:t>管理费用</w:t>
              </w:r>
            </w:ins>
          </w:p>
        </w:tc>
        <w:tc>
          <w:tcPr>
            <w:tcW w:w="1701" w:type="dxa"/>
            <w:tcBorders>
              <w:top w:val="single" w:sz="4" w:space="0" w:color="auto"/>
              <w:left w:val="single" w:sz="4" w:space="0" w:color="auto"/>
              <w:bottom w:val="single" w:sz="4" w:space="0" w:color="auto"/>
              <w:right w:val="single" w:sz="4" w:space="0" w:color="auto"/>
            </w:tcBorders>
            <w:vAlign w:val="center"/>
            <w:tcPrChange w:id="2305" w:author="作者" w:date="2024-07-05T12:14:00Z">
              <w:tcPr>
                <w:tcW w:w="1701" w:type="dxa"/>
                <w:tcBorders>
                  <w:top w:val="single" w:sz="4" w:space="0" w:color="auto"/>
                  <w:left w:val="single" w:sz="4" w:space="0" w:color="auto"/>
                  <w:bottom w:val="single" w:sz="4" w:space="0" w:color="auto"/>
                  <w:right w:val="single" w:sz="4" w:space="0" w:color="auto"/>
                </w:tcBorders>
              </w:tcPr>
            </w:tcPrChange>
          </w:tcPr>
          <w:p w14:paraId="45D24522" w14:textId="58E38093" w:rsidR="00A11D7E" w:rsidRPr="00A11D7E" w:rsidRDefault="00A11D7E" w:rsidP="00A11D7E">
            <w:pPr>
              <w:spacing w:before="0" w:after="0"/>
              <w:ind w:left="0" w:right="0"/>
              <w:jc w:val="right"/>
              <w:textAlignment w:val="center"/>
              <w:rPr>
                <w:ins w:id="2306" w:author="作者" w:date="2024-07-05T12:08:00Z"/>
                <w:rFonts w:ascii="Arial Narrow" w:hAnsi="Arial Narrow"/>
                <w:sz w:val="18"/>
                <w:szCs w:val="18"/>
              </w:rPr>
            </w:pPr>
            <w:ins w:id="2307" w:author="作者" w:date="2024-07-05T12:14:00Z">
              <w:r w:rsidRPr="00A11D7E">
                <w:rPr>
                  <w:rFonts w:ascii="Arial Narrow" w:eastAsia="微软雅黑" w:hAnsi="Arial Narrow"/>
                  <w:color w:val="000000"/>
                  <w:sz w:val="18"/>
                  <w:szCs w:val="18"/>
                </w:rPr>
                <w:t>18,827,110.76</w:t>
              </w:r>
            </w:ins>
          </w:p>
        </w:tc>
        <w:tc>
          <w:tcPr>
            <w:tcW w:w="1701" w:type="dxa"/>
            <w:tcBorders>
              <w:top w:val="single" w:sz="4" w:space="0" w:color="auto"/>
              <w:left w:val="single" w:sz="4" w:space="0" w:color="auto"/>
              <w:bottom w:val="single" w:sz="4" w:space="0" w:color="auto"/>
              <w:right w:val="single" w:sz="4" w:space="0" w:color="auto"/>
            </w:tcBorders>
            <w:vAlign w:val="center"/>
            <w:tcPrChange w:id="2308" w:author="作者" w:date="2024-07-05T12:14:00Z">
              <w:tcPr>
                <w:tcW w:w="1701" w:type="dxa"/>
                <w:tcBorders>
                  <w:top w:val="single" w:sz="4" w:space="0" w:color="auto"/>
                  <w:left w:val="single" w:sz="4" w:space="0" w:color="auto"/>
                  <w:bottom w:val="single" w:sz="4" w:space="0" w:color="auto"/>
                  <w:right w:val="single" w:sz="4" w:space="0" w:color="auto"/>
                </w:tcBorders>
              </w:tcPr>
            </w:tcPrChange>
          </w:tcPr>
          <w:p w14:paraId="2EB3094C" w14:textId="2AC86643" w:rsidR="00A11D7E" w:rsidRPr="00A11D7E" w:rsidRDefault="00A11D7E" w:rsidP="00A11D7E">
            <w:pPr>
              <w:spacing w:before="0" w:after="0"/>
              <w:ind w:left="0" w:right="0"/>
              <w:jc w:val="right"/>
              <w:textAlignment w:val="center"/>
              <w:rPr>
                <w:ins w:id="2309" w:author="作者" w:date="2024-07-05T12:08:00Z"/>
                <w:rFonts w:ascii="Arial Narrow" w:hAnsi="Arial Narrow"/>
                <w:sz w:val="18"/>
                <w:szCs w:val="18"/>
              </w:rPr>
            </w:pPr>
            <w:ins w:id="2310" w:author="作者" w:date="2024-07-05T12:14:00Z">
              <w:r w:rsidRPr="00A11D7E">
                <w:rPr>
                  <w:rFonts w:ascii="Arial Narrow" w:eastAsia="微软雅黑" w:hAnsi="Arial Narrow"/>
                  <w:color w:val="000000"/>
                  <w:sz w:val="18"/>
                  <w:szCs w:val="18"/>
                </w:rPr>
                <w:t>19,723,636.43</w:t>
              </w:r>
            </w:ins>
          </w:p>
        </w:tc>
        <w:tc>
          <w:tcPr>
            <w:tcW w:w="1701" w:type="dxa"/>
            <w:tcBorders>
              <w:top w:val="single" w:sz="4" w:space="0" w:color="auto"/>
              <w:left w:val="single" w:sz="4" w:space="0" w:color="auto"/>
              <w:bottom w:val="single" w:sz="4" w:space="0" w:color="auto"/>
              <w:right w:val="single" w:sz="4" w:space="0" w:color="auto"/>
            </w:tcBorders>
            <w:vAlign w:val="center"/>
            <w:tcPrChange w:id="2311" w:author="作者" w:date="2024-07-05T12:14:00Z">
              <w:tcPr>
                <w:tcW w:w="1701" w:type="dxa"/>
                <w:tcBorders>
                  <w:top w:val="single" w:sz="4" w:space="0" w:color="auto"/>
                  <w:left w:val="single" w:sz="4" w:space="0" w:color="auto"/>
                  <w:bottom w:val="single" w:sz="4" w:space="0" w:color="auto"/>
                  <w:right w:val="single" w:sz="4" w:space="0" w:color="auto"/>
                </w:tcBorders>
              </w:tcPr>
            </w:tcPrChange>
          </w:tcPr>
          <w:p w14:paraId="257885F9" w14:textId="6507F087" w:rsidR="00A11D7E" w:rsidRPr="00A11D7E" w:rsidRDefault="00A11D7E" w:rsidP="00A11D7E">
            <w:pPr>
              <w:spacing w:before="0" w:after="0"/>
              <w:ind w:left="0" w:right="0"/>
              <w:jc w:val="right"/>
              <w:textAlignment w:val="center"/>
              <w:rPr>
                <w:ins w:id="2312" w:author="作者" w:date="2024-07-05T12:08:00Z"/>
                <w:rFonts w:ascii="Arial Narrow" w:hAnsi="Arial Narrow"/>
                <w:sz w:val="18"/>
                <w:szCs w:val="18"/>
              </w:rPr>
            </w:pPr>
            <w:ins w:id="2313" w:author="作者" w:date="2024-07-05T12:14:00Z">
              <w:r w:rsidRPr="00A11D7E">
                <w:rPr>
                  <w:rFonts w:ascii="Arial Narrow" w:eastAsia="微软雅黑" w:hAnsi="Arial Narrow"/>
                  <w:color w:val="000000"/>
                  <w:sz w:val="18"/>
                  <w:szCs w:val="18"/>
                </w:rPr>
                <w:t>16,692,367.99</w:t>
              </w:r>
            </w:ins>
          </w:p>
        </w:tc>
        <w:tc>
          <w:tcPr>
            <w:tcW w:w="1701" w:type="dxa"/>
            <w:tcBorders>
              <w:top w:val="single" w:sz="4" w:space="0" w:color="auto"/>
              <w:left w:val="single" w:sz="4" w:space="0" w:color="auto"/>
              <w:bottom w:val="single" w:sz="4" w:space="0" w:color="auto"/>
              <w:right w:val="single" w:sz="4" w:space="0" w:color="auto"/>
            </w:tcBorders>
            <w:vAlign w:val="center"/>
            <w:tcPrChange w:id="2314" w:author="作者" w:date="2024-07-05T12:14:00Z">
              <w:tcPr>
                <w:tcW w:w="1701" w:type="dxa"/>
                <w:tcBorders>
                  <w:top w:val="single" w:sz="4" w:space="0" w:color="auto"/>
                  <w:left w:val="single" w:sz="4" w:space="0" w:color="auto"/>
                  <w:bottom w:val="single" w:sz="4" w:space="0" w:color="auto"/>
                  <w:right w:val="single" w:sz="4" w:space="0" w:color="auto"/>
                </w:tcBorders>
              </w:tcPr>
            </w:tcPrChange>
          </w:tcPr>
          <w:p w14:paraId="1BB86160" w14:textId="7CA36339" w:rsidR="00A11D7E" w:rsidRPr="00A11D7E" w:rsidRDefault="00A11D7E" w:rsidP="00A11D7E">
            <w:pPr>
              <w:spacing w:before="0" w:after="0"/>
              <w:ind w:left="0" w:right="0"/>
              <w:jc w:val="right"/>
              <w:textAlignment w:val="center"/>
              <w:rPr>
                <w:ins w:id="2315" w:author="作者" w:date="2024-07-05T12:08:00Z"/>
                <w:rFonts w:ascii="Arial Narrow" w:hAnsi="Arial Narrow"/>
                <w:sz w:val="18"/>
                <w:szCs w:val="18"/>
              </w:rPr>
            </w:pPr>
            <w:ins w:id="2316" w:author="作者" w:date="2024-07-05T12:14:00Z">
              <w:r w:rsidRPr="00A11D7E">
                <w:rPr>
                  <w:rFonts w:ascii="Arial Narrow" w:eastAsia="微软雅黑" w:hAnsi="Arial Narrow"/>
                  <w:color w:val="000000"/>
                  <w:sz w:val="18"/>
                  <w:szCs w:val="18"/>
                </w:rPr>
                <w:t>18,408,442.50</w:t>
              </w:r>
            </w:ins>
          </w:p>
        </w:tc>
        <w:tc>
          <w:tcPr>
            <w:tcW w:w="1701" w:type="dxa"/>
            <w:tcBorders>
              <w:top w:val="single" w:sz="4" w:space="0" w:color="auto"/>
              <w:left w:val="single" w:sz="4" w:space="0" w:color="auto"/>
              <w:bottom w:val="single" w:sz="4" w:space="0" w:color="auto"/>
              <w:right w:val="single" w:sz="4" w:space="0" w:color="auto"/>
            </w:tcBorders>
            <w:vAlign w:val="center"/>
            <w:tcPrChange w:id="2317" w:author="作者" w:date="2024-07-05T12:14:00Z">
              <w:tcPr>
                <w:tcW w:w="1701" w:type="dxa"/>
                <w:tcBorders>
                  <w:top w:val="single" w:sz="4" w:space="0" w:color="auto"/>
                  <w:left w:val="single" w:sz="4" w:space="0" w:color="auto"/>
                  <w:bottom w:val="single" w:sz="4" w:space="0" w:color="auto"/>
                  <w:right w:val="single" w:sz="4" w:space="0" w:color="auto"/>
                </w:tcBorders>
              </w:tcPr>
            </w:tcPrChange>
          </w:tcPr>
          <w:p w14:paraId="3062119B" w14:textId="23228F66" w:rsidR="00A11D7E" w:rsidRPr="00A11D7E" w:rsidRDefault="00A11D7E" w:rsidP="00A11D7E">
            <w:pPr>
              <w:spacing w:before="0" w:after="0"/>
              <w:ind w:left="0" w:right="0"/>
              <w:jc w:val="right"/>
              <w:textAlignment w:val="center"/>
              <w:rPr>
                <w:ins w:id="2318" w:author="作者" w:date="2024-07-05T12:09:00Z"/>
                <w:rFonts w:ascii="Arial Narrow" w:hAnsi="Arial Narrow"/>
                <w:sz w:val="18"/>
                <w:szCs w:val="18"/>
              </w:rPr>
            </w:pPr>
            <w:ins w:id="2319" w:author="作者" w:date="2024-07-05T12:14:00Z">
              <w:r w:rsidRPr="00A11D7E">
                <w:rPr>
                  <w:rFonts w:ascii="Arial Narrow" w:eastAsia="微软雅黑" w:hAnsi="Arial Narrow"/>
                  <w:color w:val="000000"/>
                  <w:sz w:val="18"/>
                  <w:szCs w:val="18"/>
                </w:rPr>
                <w:t>12,005,680.28</w:t>
              </w:r>
            </w:ins>
          </w:p>
        </w:tc>
        <w:tc>
          <w:tcPr>
            <w:tcW w:w="1701" w:type="dxa"/>
            <w:tcBorders>
              <w:top w:val="single" w:sz="4" w:space="0" w:color="auto"/>
              <w:left w:val="single" w:sz="4" w:space="0" w:color="auto"/>
              <w:bottom w:val="single" w:sz="4" w:space="0" w:color="auto"/>
              <w:right w:val="single" w:sz="4" w:space="0" w:color="auto"/>
            </w:tcBorders>
            <w:vAlign w:val="center"/>
            <w:tcPrChange w:id="2320" w:author="作者" w:date="2024-07-05T12:14:00Z">
              <w:tcPr>
                <w:tcW w:w="1701" w:type="dxa"/>
                <w:tcBorders>
                  <w:top w:val="single" w:sz="4" w:space="0" w:color="auto"/>
                  <w:left w:val="single" w:sz="4" w:space="0" w:color="auto"/>
                  <w:bottom w:val="single" w:sz="4" w:space="0" w:color="auto"/>
                  <w:right w:val="single" w:sz="4" w:space="0" w:color="auto"/>
                </w:tcBorders>
              </w:tcPr>
            </w:tcPrChange>
          </w:tcPr>
          <w:p w14:paraId="0B7C5108" w14:textId="066B904F" w:rsidR="00A11D7E" w:rsidRPr="00A11D7E" w:rsidRDefault="00A11D7E" w:rsidP="00A11D7E">
            <w:pPr>
              <w:spacing w:before="0" w:after="0"/>
              <w:ind w:left="0" w:right="0"/>
              <w:jc w:val="right"/>
              <w:textAlignment w:val="center"/>
              <w:rPr>
                <w:ins w:id="2321" w:author="作者" w:date="2024-07-05T12:08:00Z"/>
                <w:rFonts w:ascii="Arial Narrow" w:hAnsi="Arial Narrow"/>
                <w:sz w:val="18"/>
                <w:szCs w:val="18"/>
              </w:rPr>
            </w:pPr>
            <w:ins w:id="2322" w:author="作者" w:date="2024-07-05T12:14:00Z">
              <w:r w:rsidRPr="00A11D7E">
                <w:rPr>
                  <w:rFonts w:ascii="Arial Narrow" w:eastAsia="微软雅黑" w:hAnsi="Arial Narrow"/>
                  <w:color w:val="000000"/>
                  <w:sz w:val="18"/>
                  <w:szCs w:val="18"/>
                </w:rPr>
                <w:t>85,657,237.96</w:t>
              </w:r>
            </w:ins>
          </w:p>
        </w:tc>
      </w:tr>
      <w:tr w:rsidR="00A11D7E" w14:paraId="7A994C5D" w14:textId="77777777" w:rsidTr="00E12A10">
        <w:tblPrEx>
          <w:tblW w:w="1389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2323" w:author="作者" w:date="2024-07-05T12:14:00Z">
            <w:tblPrEx>
              <w:tblW w:w="1389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trHeight w:val="340"/>
          <w:ins w:id="2324" w:author="作者" w:date="2024-07-05T12:08:00Z"/>
          <w:trPrChange w:id="2325" w:author="作者" w:date="2024-07-05T12:14:00Z">
            <w:trPr>
              <w:trHeight w:val="283"/>
            </w:trPr>
          </w:trPrChange>
        </w:trPr>
        <w:tc>
          <w:tcPr>
            <w:tcW w:w="3690" w:type="dxa"/>
            <w:tcBorders>
              <w:top w:val="single" w:sz="4" w:space="0" w:color="auto"/>
              <w:left w:val="single" w:sz="4" w:space="0" w:color="auto"/>
              <w:bottom w:val="single" w:sz="4" w:space="0" w:color="auto"/>
              <w:right w:val="single" w:sz="4" w:space="0" w:color="auto"/>
            </w:tcBorders>
            <w:vAlign w:val="center"/>
            <w:tcPrChange w:id="2326" w:author="作者" w:date="2024-07-05T12:14:00Z">
              <w:tcPr>
                <w:tcW w:w="3690" w:type="dxa"/>
                <w:tcBorders>
                  <w:top w:val="single" w:sz="4" w:space="0" w:color="auto"/>
                  <w:left w:val="single" w:sz="4" w:space="0" w:color="auto"/>
                  <w:bottom w:val="single" w:sz="4" w:space="0" w:color="auto"/>
                  <w:right w:val="single" w:sz="4" w:space="0" w:color="auto"/>
                </w:tcBorders>
                <w:vAlign w:val="center"/>
              </w:tcPr>
            </w:tcPrChange>
          </w:tcPr>
          <w:p w14:paraId="3B9A9DEE" w14:textId="77777777" w:rsidR="00A11D7E" w:rsidRDefault="00A11D7E" w:rsidP="00A11D7E">
            <w:pPr>
              <w:spacing w:before="0" w:after="0"/>
              <w:ind w:left="0" w:right="0" w:firstLineChars="100" w:firstLine="160"/>
              <w:jc w:val="left"/>
              <w:rPr>
                <w:ins w:id="2327" w:author="作者" w:date="2024-07-05T12:08:00Z"/>
                <w:rFonts w:ascii="Arial Narrow" w:eastAsia="仿宋_GB2312" w:hAnsi="Arial Narrow"/>
                <w:color w:val="000000"/>
                <w:sz w:val="16"/>
                <w:szCs w:val="16"/>
              </w:rPr>
            </w:pPr>
            <w:ins w:id="2328" w:author="作者" w:date="2024-07-05T12:08:00Z">
              <w:r>
                <w:rPr>
                  <w:rFonts w:ascii="仿宋_GB2312" w:eastAsia="仿宋_GB2312" w:hAnsi="Arial Narrow"/>
                  <w:color w:val="000000"/>
                  <w:sz w:val="16"/>
                  <w:szCs w:val="16"/>
                </w:rPr>
                <w:t>财务费用</w:t>
              </w:r>
            </w:ins>
          </w:p>
        </w:tc>
        <w:tc>
          <w:tcPr>
            <w:tcW w:w="1701" w:type="dxa"/>
            <w:tcBorders>
              <w:top w:val="single" w:sz="4" w:space="0" w:color="auto"/>
              <w:left w:val="single" w:sz="4" w:space="0" w:color="auto"/>
              <w:bottom w:val="single" w:sz="4" w:space="0" w:color="auto"/>
              <w:right w:val="single" w:sz="4" w:space="0" w:color="auto"/>
            </w:tcBorders>
            <w:vAlign w:val="center"/>
            <w:tcPrChange w:id="2329" w:author="作者" w:date="2024-07-05T12:14:00Z">
              <w:tcPr>
                <w:tcW w:w="1701" w:type="dxa"/>
                <w:tcBorders>
                  <w:top w:val="single" w:sz="4" w:space="0" w:color="auto"/>
                  <w:left w:val="single" w:sz="4" w:space="0" w:color="auto"/>
                  <w:bottom w:val="single" w:sz="4" w:space="0" w:color="auto"/>
                  <w:right w:val="single" w:sz="4" w:space="0" w:color="auto"/>
                </w:tcBorders>
              </w:tcPr>
            </w:tcPrChange>
          </w:tcPr>
          <w:p w14:paraId="35A97613" w14:textId="6931E601" w:rsidR="00A11D7E" w:rsidRPr="00A11D7E" w:rsidRDefault="00A11D7E" w:rsidP="00A11D7E">
            <w:pPr>
              <w:spacing w:before="0" w:after="0"/>
              <w:ind w:left="0" w:right="0"/>
              <w:jc w:val="right"/>
              <w:textAlignment w:val="center"/>
              <w:rPr>
                <w:ins w:id="2330" w:author="作者" w:date="2024-07-05T12:08:00Z"/>
                <w:rFonts w:ascii="Arial Narrow" w:hAnsi="Arial Narrow"/>
                <w:sz w:val="18"/>
                <w:szCs w:val="18"/>
              </w:rPr>
            </w:pPr>
            <w:ins w:id="2331" w:author="作者" w:date="2024-07-05T12:14:00Z">
              <w:r w:rsidRPr="00A11D7E">
                <w:rPr>
                  <w:rFonts w:ascii="Arial Narrow" w:eastAsia="微软雅黑" w:hAnsi="Arial Narrow"/>
                  <w:color w:val="000000"/>
                  <w:sz w:val="18"/>
                  <w:szCs w:val="18"/>
                </w:rPr>
                <w:t>-90,733.64</w:t>
              </w:r>
            </w:ins>
          </w:p>
        </w:tc>
        <w:tc>
          <w:tcPr>
            <w:tcW w:w="1701" w:type="dxa"/>
            <w:tcBorders>
              <w:top w:val="single" w:sz="4" w:space="0" w:color="auto"/>
              <w:left w:val="single" w:sz="4" w:space="0" w:color="auto"/>
              <w:bottom w:val="single" w:sz="4" w:space="0" w:color="auto"/>
              <w:right w:val="single" w:sz="4" w:space="0" w:color="auto"/>
            </w:tcBorders>
            <w:vAlign w:val="center"/>
            <w:tcPrChange w:id="2332" w:author="作者" w:date="2024-07-05T12:14:00Z">
              <w:tcPr>
                <w:tcW w:w="1701" w:type="dxa"/>
                <w:tcBorders>
                  <w:top w:val="single" w:sz="4" w:space="0" w:color="auto"/>
                  <w:left w:val="single" w:sz="4" w:space="0" w:color="auto"/>
                  <w:bottom w:val="single" w:sz="4" w:space="0" w:color="auto"/>
                  <w:right w:val="single" w:sz="4" w:space="0" w:color="auto"/>
                </w:tcBorders>
              </w:tcPr>
            </w:tcPrChange>
          </w:tcPr>
          <w:p w14:paraId="41237CBC" w14:textId="3A519BB1" w:rsidR="00A11D7E" w:rsidRPr="00A11D7E" w:rsidRDefault="00A11D7E" w:rsidP="00A11D7E">
            <w:pPr>
              <w:spacing w:before="0" w:after="0"/>
              <w:ind w:left="0" w:right="0"/>
              <w:jc w:val="right"/>
              <w:textAlignment w:val="center"/>
              <w:rPr>
                <w:ins w:id="2333" w:author="作者" w:date="2024-07-05T12:08:00Z"/>
                <w:rFonts w:ascii="Arial Narrow" w:hAnsi="Arial Narrow"/>
                <w:sz w:val="18"/>
                <w:szCs w:val="18"/>
              </w:rPr>
            </w:pPr>
            <w:ins w:id="2334" w:author="作者" w:date="2024-07-05T12:14:00Z">
              <w:r w:rsidRPr="00A11D7E">
                <w:rPr>
                  <w:rFonts w:ascii="Arial Narrow" w:eastAsia="微软雅黑" w:hAnsi="Arial Narrow"/>
                  <w:color w:val="000000"/>
                  <w:sz w:val="18"/>
                  <w:szCs w:val="18"/>
                </w:rPr>
                <w:t>-95,054.27</w:t>
              </w:r>
            </w:ins>
          </w:p>
        </w:tc>
        <w:tc>
          <w:tcPr>
            <w:tcW w:w="1701" w:type="dxa"/>
            <w:tcBorders>
              <w:top w:val="single" w:sz="4" w:space="0" w:color="auto"/>
              <w:left w:val="single" w:sz="4" w:space="0" w:color="auto"/>
              <w:bottom w:val="single" w:sz="4" w:space="0" w:color="auto"/>
              <w:right w:val="single" w:sz="4" w:space="0" w:color="auto"/>
            </w:tcBorders>
            <w:vAlign w:val="center"/>
            <w:tcPrChange w:id="2335" w:author="作者" w:date="2024-07-05T12:14:00Z">
              <w:tcPr>
                <w:tcW w:w="1701" w:type="dxa"/>
                <w:tcBorders>
                  <w:top w:val="single" w:sz="4" w:space="0" w:color="auto"/>
                  <w:left w:val="single" w:sz="4" w:space="0" w:color="auto"/>
                  <w:bottom w:val="single" w:sz="4" w:space="0" w:color="auto"/>
                  <w:right w:val="single" w:sz="4" w:space="0" w:color="auto"/>
                </w:tcBorders>
              </w:tcPr>
            </w:tcPrChange>
          </w:tcPr>
          <w:p w14:paraId="09751D3B" w14:textId="67CE9B48" w:rsidR="00A11D7E" w:rsidRPr="00A11D7E" w:rsidRDefault="00A11D7E" w:rsidP="00A11D7E">
            <w:pPr>
              <w:spacing w:before="0" w:after="0"/>
              <w:ind w:left="0" w:right="0"/>
              <w:jc w:val="right"/>
              <w:textAlignment w:val="center"/>
              <w:rPr>
                <w:ins w:id="2336" w:author="作者" w:date="2024-07-05T12:08:00Z"/>
                <w:rFonts w:ascii="Arial Narrow" w:hAnsi="Arial Narrow"/>
                <w:sz w:val="18"/>
                <w:szCs w:val="18"/>
              </w:rPr>
            </w:pPr>
            <w:ins w:id="2337" w:author="作者" w:date="2024-07-05T12:14:00Z">
              <w:r w:rsidRPr="00A11D7E">
                <w:rPr>
                  <w:rFonts w:ascii="Arial Narrow" w:eastAsia="微软雅黑" w:hAnsi="Arial Narrow"/>
                  <w:color w:val="000000"/>
                  <w:sz w:val="18"/>
                  <w:szCs w:val="18"/>
                </w:rPr>
                <w:t>-80,445.66</w:t>
              </w:r>
            </w:ins>
          </w:p>
        </w:tc>
        <w:tc>
          <w:tcPr>
            <w:tcW w:w="1701" w:type="dxa"/>
            <w:tcBorders>
              <w:top w:val="single" w:sz="4" w:space="0" w:color="auto"/>
              <w:left w:val="single" w:sz="4" w:space="0" w:color="auto"/>
              <w:bottom w:val="single" w:sz="4" w:space="0" w:color="auto"/>
              <w:right w:val="single" w:sz="4" w:space="0" w:color="auto"/>
            </w:tcBorders>
            <w:vAlign w:val="center"/>
            <w:tcPrChange w:id="2338" w:author="作者" w:date="2024-07-05T12:14:00Z">
              <w:tcPr>
                <w:tcW w:w="1701" w:type="dxa"/>
                <w:tcBorders>
                  <w:top w:val="single" w:sz="4" w:space="0" w:color="auto"/>
                  <w:left w:val="single" w:sz="4" w:space="0" w:color="auto"/>
                  <w:bottom w:val="single" w:sz="4" w:space="0" w:color="auto"/>
                  <w:right w:val="single" w:sz="4" w:space="0" w:color="auto"/>
                </w:tcBorders>
              </w:tcPr>
            </w:tcPrChange>
          </w:tcPr>
          <w:p w14:paraId="6CEF073E" w14:textId="7C280C05" w:rsidR="00A11D7E" w:rsidRPr="00A11D7E" w:rsidRDefault="00A11D7E" w:rsidP="00A11D7E">
            <w:pPr>
              <w:spacing w:before="0" w:after="0"/>
              <w:ind w:left="0" w:right="0"/>
              <w:jc w:val="right"/>
              <w:textAlignment w:val="center"/>
              <w:rPr>
                <w:ins w:id="2339" w:author="作者" w:date="2024-07-05T12:08:00Z"/>
                <w:rFonts w:ascii="Arial Narrow" w:hAnsi="Arial Narrow"/>
                <w:sz w:val="18"/>
                <w:szCs w:val="18"/>
              </w:rPr>
            </w:pPr>
            <w:ins w:id="2340" w:author="作者" w:date="2024-07-05T12:14:00Z">
              <w:r w:rsidRPr="00A11D7E">
                <w:rPr>
                  <w:rFonts w:ascii="Arial Narrow" w:eastAsia="微软雅黑" w:hAnsi="Arial Narrow"/>
                  <w:color w:val="000000"/>
                  <w:sz w:val="18"/>
                  <w:szCs w:val="18"/>
                </w:rPr>
                <w:t>-88,715.94</w:t>
              </w:r>
            </w:ins>
          </w:p>
        </w:tc>
        <w:tc>
          <w:tcPr>
            <w:tcW w:w="1701" w:type="dxa"/>
            <w:tcBorders>
              <w:top w:val="single" w:sz="4" w:space="0" w:color="auto"/>
              <w:left w:val="single" w:sz="4" w:space="0" w:color="auto"/>
              <w:bottom w:val="single" w:sz="4" w:space="0" w:color="auto"/>
              <w:right w:val="single" w:sz="4" w:space="0" w:color="auto"/>
            </w:tcBorders>
            <w:vAlign w:val="center"/>
            <w:tcPrChange w:id="2341" w:author="作者" w:date="2024-07-05T12:14:00Z">
              <w:tcPr>
                <w:tcW w:w="1701" w:type="dxa"/>
                <w:tcBorders>
                  <w:top w:val="single" w:sz="4" w:space="0" w:color="auto"/>
                  <w:left w:val="single" w:sz="4" w:space="0" w:color="auto"/>
                  <w:bottom w:val="single" w:sz="4" w:space="0" w:color="auto"/>
                  <w:right w:val="single" w:sz="4" w:space="0" w:color="auto"/>
                </w:tcBorders>
              </w:tcPr>
            </w:tcPrChange>
          </w:tcPr>
          <w:p w14:paraId="6408881B" w14:textId="2762071E" w:rsidR="00A11D7E" w:rsidRPr="00A11D7E" w:rsidRDefault="00A11D7E" w:rsidP="00A11D7E">
            <w:pPr>
              <w:spacing w:before="0" w:after="0"/>
              <w:ind w:left="0" w:right="0"/>
              <w:jc w:val="right"/>
              <w:textAlignment w:val="center"/>
              <w:rPr>
                <w:ins w:id="2342" w:author="作者" w:date="2024-07-05T12:09:00Z"/>
                <w:rFonts w:ascii="Arial Narrow" w:hAnsi="Arial Narrow"/>
                <w:sz w:val="18"/>
                <w:szCs w:val="18"/>
              </w:rPr>
            </w:pPr>
            <w:ins w:id="2343" w:author="作者" w:date="2024-07-05T12:14:00Z">
              <w:r w:rsidRPr="00A11D7E">
                <w:rPr>
                  <w:rFonts w:ascii="Arial Narrow" w:eastAsia="微软雅黑" w:hAnsi="Arial Narrow"/>
                  <w:color w:val="000000"/>
                  <w:sz w:val="18"/>
                  <w:szCs w:val="18"/>
                </w:rPr>
                <w:t>-139,152.91</w:t>
              </w:r>
            </w:ins>
          </w:p>
        </w:tc>
        <w:tc>
          <w:tcPr>
            <w:tcW w:w="1701" w:type="dxa"/>
            <w:tcBorders>
              <w:top w:val="single" w:sz="4" w:space="0" w:color="auto"/>
              <w:left w:val="single" w:sz="4" w:space="0" w:color="auto"/>
              <w:bottom w:val="single" w:sz="4" w:space="0" w:color="auto"/>
              <w:right w:val="single" w:sz="4" w:space="0" w:color="auto"/>
            </w:tcBorders>
            <w:vAlign w:val="center"/>
            <w:tcPrChange w:id="2344" w:author="作者" w:date="2024-07-05T12:14:00Z">
              <w:tcPr>
                <w:tcW w:w="1701" w:type="dxa"/>
                <w:tcBorders>
                  <w:top w:val="single" w:sz="4" w:space="0" w:color="auto"/>
                  <w:left w:val="single" w:sz="4" w:space="0" w:color="auto"/>
                  <w:bottom w:val="single" w:sz="4" w:space="0" w:color="auto"/>
                  <w:right w:val="single" w:sz="4" w:space="0" w:color="auto"/>
                </w:tcBorders>
              </w:tcPr>
            </w:tcPrChange>
          </w:tcPr>
          <w:p w14:paraId="28F5D92D" w14:textId="678BE75C" w:rsidR="00A11D7E" w:rsidRPr="00A11D7E" w:rsidRDefault="00A11D7E" w:rsidP="00A11D7E">
            <w:pPr>
              <w:spacing w:before="0" w:after="0"/>
              <w:ind w:left="0" w:right="0"/>
              <w:jc w:val="right"/>
              <w:textAlignment w:val="center"/>
              <w:rPr>
                <w:ins w:id="2345" w:author="作者" w:date="2024-07-05T12:08:00Z"/>
                <w:rFonts w:ascii="Arial Narrow" w:hAnsi="Arial Narrow"/>
                <w:sz w:val="18"/>
                <w:szCs w:val="18"/>
              </w:rPr>
            </w:pPr>
            <w:ins w:id="2346" w:author="作者" w:date="2024-07-05T12:14:00Z">
              <w:r w:rsidRPr="00A11D7E">
                <w:rPr>
                  <w:rFonts w:ascii="Arial Narrow" w:eastAsia="微软雅黑" w:hAnsi="Arial Narrow"/>
                  <w:color w:val="000000"/>
                  <w:sz w:val="18"/>
                  <w:szCs w:val="18"/>
                </w:rPr>
                <w:t>-494,102.42</w:t>
              </w:r>
            </w:ins>
          </w:p>
        </w:tc>
      </w:tr>
      <w:tr w:rsidR="00A11D7E" w14:paraId="1C661607" w14:textId="77777777" w:rsidTr="00E12A10">
        <w:tblPrEx>
          <w:tblW w:w="1389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2347" w:author="作者" w:date="2024-07-05T12:14:00Z">
            <w:tblPrEx>
              <w:tblW w:w="1389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trHeight w:val="340"/>
          <w:ins w:id="2348" w:author="作者" w:date="2024-07-05T12:08:00Z"/>
          <w:trPrChange w:id="2349" w:author="作者" w:date="2024-07-05T12:14:00Z">
            <w:trPr>
              <w:trHeight w:val="283"/>
            </w:trPr>
          </w:trPrChange>
        </w:trPr>
        <w:tc>
          <w:tcPr>
            <w:tcW w:w="3690" w:type="dxa"/>
            <w:tcBorders>
              <w:top w:val="single" w:sz="4" w:space="0" w:color="auto"/>
              <w:left w:val="single" w:sz="4" w:space="0" w:color="auto"/>
              <w:bottom w:val="single" w:sz="4" w:space="0" w:color="auto"/>
              <w:right w:val="single" w:sz="4" w:space="0" w:color="auto"/>
            </w:tcBorders>
            <w:vAlign w:val="center"/>
            <w:tcPrChange w:id="2350" w:author="作者" w:date="2024-07-05T12:14:00Z">
              <w:tcPr>
                <w:tcW w:w="3690" w:type="dxa"/>
                <w:tcBorders>
                  <w:top w:val="single" w:sz="4" w:space="0" w:color="auto"/>
                  <w:left w:val="single" w:sz="4" w:space="0" w:color="auto"/>
                  <w:bottom w:val="single" w:sz="4" w:space="0" w:color="auto"/>
                  <w:right w:val="single" w:sz="4" w:space="0" w:color="auto"/>
                </w:tcBorders>
                <w:vAlign w:val="center"/>
              </w:tcPr>
            </w:tcPrChange>
          </w:tcPr>
          <w:p w14:paraId="661394C1" w14:textId="77777777" w:rsidR="00A11D7E" w:rsidRDefault="00A11D7E" w:rsidP="00A11D7E">
            <w:pPr>
              <w:spacing w:before="0" w:after="0"/>
              <w:ind w:left="0" w:right="0" w:firstLineChars="100" w:firstLine="160"/>
              <w:jc w:val="left"/>
              <w:rPr>
                <w:ins w:id="2351" w:author="作者" w:date="2024-07-05T12:08:00Z"/>
                <w:rFonts w:ascii="Arial Narrow" w:eastAsia="仿宋_GB2312" w:hAnsi="Arial Narrow"/>
                <w:color w:val="000000"/>
                <w:sz w:val="16"/>
                <w:szCs w:val="16"/>
              </w:rPr>
            </w:pPr>
            <w:ins w:id="2352" w:author="作者" w:date="2024-07-05T12:08:00Z">
              <w:r>
                <w:rPr>
                  <w:rFonts w:ascii="仿宋_GB2312" w:eastAsia="仿宋_GB2312" w:hAnsi="Arial Narrow"/>
                  <w:color w:val="000000"/>
                  <w:sz w:val="16"/>
                  <w:szCs w:val="16"/>
                </w:rPr>
                <w:t>资产减值损失</w:t>
              </w:r>
            </w:ins>
          </w:p>
        </w:tc>
        <w:tc>
          <w:tcPr>
            <w:tcW w:w="1701" w:type="dxa"/>
            <w:tcBorders>
              <w:top w:val="single" w:sz="4" w:space="0" w:color="auto"/>
              <w:left w:val="single" w:sz="4" w:space="0" w:color="auto"/>
              <w:bottom w:val="single" w:sz="4" w:space="0" w:color="auto"/>
              <w:right w:val="single" w:sz="4" w:space="0" w:color="auto"/>
            </w:tcBorders>
            <w:vAlign w:val="center"/>
            <w:tcPrChange w:id="2353" w:author="作者" w:date="2024-07-05T12:14:00Z">
              <w:tcPr>
                <w:tcW w:w="1701" w:type="dxa"/>
                <w:tcBorders>
                  <w:top w:val="single" w:sz="4" w:space="0" w:color="auto"/>
                  <w:left w:val="single" w:sz="4" w:space="0" w:color="auto"/>
                  <w:bottom w:val="single" w:sz="4" w:space="0" w:color="auto"/>
                  <w:right w:val="single" w:sz="4" w:space="0" w:color="auto"/>
                </w:tcBorders>
              </w:tcPr>
            </w:tcPrChange>
          </w:tcPr>
          <w:p w14:paraId="183E8B74" w14:textId="0289D64F" w:rsidR="00A11D7E" w:rsidRPr="00A11D7E" w:rsidRDefault="00A11D7E" w:rsidP="00A11D7E">
            <w:pPr>
              <w:spacing w:before="0" w:after="0"/>
              <w:ind w:left="0" w:right="0"/>
              <w:jc w:val="right"/>
              <w:textAlignment w:val="center"/>
              <w:rPr>
                <w:ins w:id="2354" w:author="作者" w:date="2024-07-05T12:08:00Z"/>
                <w:rFonts w:ascii="Arial Narrow" w:hAnsi="Arial Narrow"/>
                <w:sz w:val="18"/>
                <w:szCs w:val="18"/>
              </w:rPr>
            </w:pPr>
            <w:ins w:id="2355" w:author="作者" w:date="2024-07-05T12:14:00Z">
              <w:r w:rsidRPr="00A11D7E">
                <w:rPr>
                  <w:rFonts w:ascii="Arial Narrow" w:eastAsia="微软雅黑" w:hAnsi="Arial Narrow"/>
                  <w:color w:val="000000"/>
                  <w:sz w:val="18"/>
                  <w:szCs w:val="18"/>
                </w:rPr>
                <w:t>-254,887.96</w:t>
              </w:r>
            </w:ins>
          </w:p>
        </w:tc>
        <w:tc>
          <w:tcPr>
            <w:tcW w:w="1701" w:type="dxa"/>
            <w:tcBorders>
              <w:top w:val="single" w:sz="4" w:space="0" w:color="auto"/>
              <w:left w:val="single" w:sz="4" w:space="0" w:color="auto"/>
              <w:bottom w:val="single" w:sz="4" w:space="0" w:color="auto"/>
              <w:right w:val="single" w:sz="4" w:space="0" w:color="auto"/>
            </w:tcBorders>
            <w:vAlign w:val="center"/>
            <w:tcPrChange w:id="2356" w:author="作者" w:date="2024-07-05T12:14:00Z">
              <w:tcPr>
                <w:tcW w:w="1701" w:type="dxa"/>
                <w:tcBorders>
                  <w:top w:val="single" w:sz="4" w:space="0" w:color="auto"/>
                  <w:left w:val="single" w:sz="4" w:space="0" w:color="auto"/>
                  <w:bottom w:val="single" w:sz="4" w:space="0" w:color="auto"/>
                  <w:right w:val="single" w:sz="4" w:space="0" w:color="auto"/>
                </w:tcBorders>
              </w:tcPr>
            </w:tcPrChange>
          </w:tcPr>
          <w:p w14:paraId="3278A4BA" w14:textId="7CEF4746" w:rsidR="00A11D7E" w:rsidRPr="00A11D7E" w:rsidRDefault="00A11D7E" w:rsidP="00A11D7E">
            <w:pPr>
              <w:spacing w:before="0" w:after="0"/>
              <w:ind w:left="0" w:right="0"/>
              <w:jc w:val="right"/>
              <w:textAlignment w:val="center"/>
              <w:rPr>
                <w:ins w:id="2357" w:author="作者" w:date="2024-07-05T12:08:00Z"/>
                <w:rFonts w:ascii="Arial Narrow" w:hAnsi="Arial Narrow"/>
                <w:sz w:val="18"/>
                <w:szCs w:val="18"/>
              </w:rPr>
            </w:pPr>
            <w:ins w:id="2358" w:author="作者" w:date="2024-07-05T12:14:00Z">
              <w:r w:rsidRPr="00A11D7E">
                <w:rPr>
                  <w:rFonts w:ascii="Arial Narrow" w:eastAsia="微软雅黑" w:hAnsi="Arial Narrow"/>
                  <w:color w:val="000000"/>
                  <w:sz w:val="18"/>
                  <w:szCs w:val="18"/>
                </w:rPr>
                <w:t>-267,025.43</w:t>
              </w:r>
            </w:ins>
          </w:p>
        </w:tc>
        <w:tc>
          <w:tcPr>
            <w:tcW w:w="1701" w:type="dxa"/>
            <w:tcBorders>
              <w:top w:val="single" w:sz="4" w:space="0" w:color="auto"/>
              <w:left w:val="single" w:sz="4" w:space="0" w:color="auto"/>
              <w:bottom w:val="single" w:sz="4" w:space="0" w:color="auto"/>
              <w:right w:val="single" w:sz="4" w:space="0" w:color="auto"/>
            </w:tcBorders>
            <w:vAlign w:val="center"/>
            <w:tcPrChange w:id="2359" w:author="作者" w:date="2024-07-05T12:14:00Z">
              <w:tcPr>
                <w:tcW w:w="1701" w:type="dxa"/>
                <w:tcBorders>
                  <w:top w:val="single" w:sz="4" w:space="0" w:color="auto"/>
                  <w:left w:val="single" w:sz="4" w:space="0" w:color="auto"/>
                  <w:bottom w:val="single" w:sz="4" w:space="0" w:color="auto"/>
                  <w:right w:val="single" w:sz="4" w:space="0" w:color="auto"/>
                </w:tcBorders>
              </w:tcPr>
            </w:tcPrChange>
          </w:tcPr>
          <w:p w14:paraId="59544744" w14:textId="028E3994" w:rsidR="00A11D7E" w:rsidRPr="00A11D7E" w:rsidRDefault="00A11D7E" w:rsidP="00A11D7E">
            <w:pPr>
              <w:spacing w:before="0" w:after="0"/>
              <w:ind w:left="0" w:right="0"/>
              <w:jc w:val="right"/>
              <w:textAlignment w:val="center"/>
              <w:rPr>
                <w:ins w:id="2360" w:author="作者" w:date="2024-07-05T12:08:00Z"/>
                <w:rFonts w:ascii="Arial Narrow" w:hAnsi="Arial Narrow"/>
                <w:sz w:val="18"/>
                <w:szCs w:val="18"/>
              </w:rPr>
            </w:pPr>
            <w:ins w:id="2361" w:author="作者" w:date="2024-07-05T12:14:00Z">
              <w:r w:rsidRPr="00A11D7E">
                <w:rPr>
                  <w:rFonts w:ascii="Arial Narrow" w:eastAsia="微软雅黑" w:hAnsi="Arial Narrow"/>
                  <w:color w:val="000000"/>
                  <w:sz w:val="18"/>
                  <w:szCs w:val="18"/>
                </w:rPr>
                <w:t>-225,987.07</w:t>
              </w:r>
            </w:ins>
          </w:p>
        </w:tc>
        <w:tc>
          <w:tcPr>
            <w:tcW w:w="1701" w:type="dxa"/>
            <w:tcBorders>
              <w:top w:val="single" w:sz="4" w:space="0" w:color="auto"/>
              <w:left w:val="single" w:sz="4" w:space="0" w:color="auto"/>
              <w:bottom w:val="single" w:sz="4" w:space="0" w:color="auto"/>
              <w:right w:val="single" w:sz="4" w:space="0" w:color="auto"/>
            </w:tcBorders>
            <w:vAlign w:val="center"/>
            <w:tcPrChange w:id="2362" w:author="作者" w:date="2024-07-05T12:14:00Z">
              <w:tcPr>
                <w:tcW w:w="1701" w:type="dxa"/>
                <w:tcBorders>
                  <w:top w:val="single" w:sz="4" w:space="0" w:color="auto"/>
                  <w:left w:val="single" w:sz="4" w:space="0" w:color="auto"/>
                  <w:bottom w:val="single" w:sz="4" w:space="0" w:color="auto"/>
                  <w:right w:val="single" w:sz="4" w:space="0" w:color="auto"/>
                </w:tcBorders>
              </w:tcPr>
            </w:tcPrChange>
          </w:tcPr>
          <w:p w14:paraId="113ED16D" w14:textId="25439199" w:rsidR="00A11D7E" w:rsidRPr="00A11D7E" w:rsidRDefault="00A11D7E" w:rsidP="00A11D7E">
            <w:pPr>
              <w:spacing w:before="0" w:after="0"/>
              <w:ind w:left="0" w:right="0"/>
              <w:jc w:val="right"/>
              <w:textAlignment w:val="center"/>
              <w:rPr>
                <w:ins w:id="2363" w:author="作者" w:date="2024-07-05T12:08:00Z"/>
                <w:rFonts w:ascii="Arial Narrow" w:hAnsi="Arial Narrow"/>
                <w:sz w:val="18"/>
                <w:szCs w:val="18"/>
              </w:rPr>
            </w:pPr>
            <w:ins w:id="2364" w:author="作者" w:date="2024-07-05T12:14:00Z">
              <w:r w:rsidRPr="00A11D7E">
                <w:rPr>
                  <w:rFonts w:ascii="Arial Narrow" w:eastAsia="微软雅黑" w:hAnsi="Arial Narrow"/>
                  <w:color w:val="000000"/>
                  <w:sz w:val="18"/>
                  <w:szCs w:val="18"/>
                </w:rPr>
                <w:t>-249,219.88</w:t>
              </w:r>
            </w:ins>
          </w:p>
        </w:tc>
        <w:tc>
          <w:tcPr>
            <w:tcW w:w="1701" w:type="dxa"/>
            <w:tcBorders>
              <w:top w:val="single" w:sz="4" w:space="0" w:color="auto"/>
              <w:left w:val="single" w:sz="4" w:space="0" w:color="auto"/>
              <w:bottom w:val="single" w:sz="4" w:space="0" w:color="auto"/>
              <w:right w:val="single" w:sz="4" w:space="0" w:color="auto"/>
            </w:tcBorders>
            <w:vAlign w:val="center"/>
            <w:tcPrChange w:id="2365" w:author="作者" w:date="2024-07-05T12:14:00Z">
              <w:tcPr>
                <w:tcW w:w="1701" w:type="dxa"/>
                <w:tcBorders>
                  <w:top w:val="single" w:sz="4" w:space="0" w:color="auto"/>
                  <w:left w:val="single" w:sz="4" w:space="0" w:color="auto"/>
                  <w:bottom w:val="single" w:sz="4" w:space="0" w:color="auto"/>
                  <w:right w:val="single" w:sz="4" w:space="0" w:color="auto"/>
                </w:tcBorders>
              </w:tcPr>
            </w:tcPrChange>
          </w:tcPr>
          <w:p w14:paraId="4341B561" w14:textId="2C356238" w:rsidR="00A11D7E" w:rsidRPr="00A11D7E" w:rsidRDefault="00A11D7E" w:rsidP="00A11D7E">
            <w:pPr>
              <w:spacing w:before="0" w:after="0"/>
              <w:ind w:left="0" w:right="0"/>
              <w:jc w:val="right"/>
              <w:textAlignment w:val="center"/>
              <w:rPr>
                <w:ins w:id="2366" w:author="作者" w:date="2024-07-05T12:09:00Z"/>
                <w:rFonts w:ascii="Arial Narrow" w:hAnsi="Arial Narrow"/>
                <w:sz w:val="18"/>
                <w:szCs w:val="18"/>
              </w:rPr>
            </w:pPr>
            <w:ins w:id="2367" w:author="作者" w:date="2024-07-05T12:14:00Z">
              <w:r w:rsidRPr="00A11D7E">
                <w:rPr>
                  <w:rFonts w:ascii="Arial Narrow" w:eastAsia="微软雅黑" w:hAnsi="Arial Narrow"/>
                  <w:color w:val="000000"/>
                  <w:sz w:val="18"/>
                  <w:szCs w:val="18"/>
                </w:rPr>
                <w:t>-390,906.85</w:t>
              </w:r>
            </w:ins>
          </w:p>
        </w:tc>
        <w:tc>
          <w:tcPr>
            <w:tcW w:w="1701" w:type="dxa"/>
            <w:tcBorders>
              <w:top w:val="single" w:sz="4" w:space="0" w:color="auto"/>
              <w:left w:val="single" w:sz="4" w:space="0" w:color="auto"/>
              <w:bottom w:val="single" w:sz="4" w:space="0" w:color="auto"/>
              <w:right w:val="single" w:sz="4" w:space="0" w:color="auto"/>
            </w:tcBorders>
            <w:vAlign w:val="center"/>
            <w:tcPrChange w:id="2368" w:author="作者" w:date="2024-07-05T12:14:00Z">
              <w:tcPr>
                <w:tcW w:w="1701" w:type="dxa"/>
                <w:tcBorders>
                  <w:top w:val="single" w:sz="4" w:space="0" w:color="auto"/>
                  <w:left w:val="single" w:sz="4" w:space="0" w:color="auto"/>
                  <w:bottom w:val="single" w:sz="4" w:space="0" w:color="auto"/>
                  <w:right w:val="single" w:sz="4" w:space="0" w:color="auto"/>
                </w:tcBorders>
              </w:tcPr>
            </w:tcPrChange>
          </w:tcPr>
          <w:p w14:paraId="31F4EE48" w14:textId="7D37AB41" w:rsidR="00A11D7E" w:rsidRPr="00A11D7E" w:rsidRDefault="00A11D7E" w:rsidP="00A11D7E">
            <w:pPr>
              <w:spacing w:before="0" w:after="0"/>
              <w:ind w:left="0" w:right="0"/>
              <w:jc w:val="right"/>
              <w:textAlignment w:val="center"/>
              <w:rPr>
                <w:ins w:id="2369" w:author="作者" w:date="2024-07-05T12:08:00Z"/>
                <w:rFonts w:ascii="Arial Narrow" w:hAnsi="Arial Narrow"/>
                <w:sz w:val="18"/>
                <w:szCs w:val="18"/>
              </w:rPr>
            </w:pPr>
            <w:ins w:id="2370" w:author="作者" w:date="2024-07-05T12:14:00Z">
              <w:r w:rsidRPr="00A11D7E">
                <w:rPr>
                  <w:rFonts w:ascii="Arial Narrow" w:eastAsia="微软雅黑" w:hAnsi="Arial Narrow"/>
                  <w:color w:val="000000"/>
                  <w:sz w:val="18"/>
                  <w:szCs w:val="18"/>
                </w:rPr>
                <w:t>-1,388,027.19</w:t>
              </w:r>
            </w:ins>
          </w:p>
        </w:tc>
      </w:tr>
      <w:tr w:rsidR="00A11D7E" w14:paraId="7C973365" w14:textId="77777777" w:rsidTr="00E12A10">
        <w:tblPrEx>
          <w:tblW w:w="1389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2371" w:author="作者" w:date="2024-07-05T12:16:00Z">
            <w:tblPrEx>
              <w:tblW w:w="1389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trHeight w:val="340"/>
          <w:ins w:id="2372" w:author="作者" w:date="2024-07-05T12:08:00Z"/>
          <w:trPrChange w:id="2373" w:author="作者" w:date="2024-07-05T12:16:00Z">
            <w:trPr>
              <w:trHeight w:val="283"/>
            </w:trPr>
          </w:trPrChange>
        </w:trPr>
        <w:tc>
          <w:tcPr>
            <w:tcW w:w="3690" w:type="dxa"/>
            <w:tcBorders>
              <w:top w:val="single" w:sz="4" w:space="0" w:color="auto"/>
              <w:left w:val="single" w:sz="4" w:space="0" w:color="auto"/>
              <w:bottom w:val="single" w:sz="4" w:space="0" w:color="auto"/>
              <w:right w:val="single" w:sz="4" w:space="0" w:color="auto"/>
            </w:tcBorders>
            <w:vAlign w:val="center"/>
            <w:tcPrChange w:id="2374" w:author="作者" w:date="2024-07-05T12:16:00Z">
              <w:tcPr>
                <w:tcW w:w="3690" w:type="dxa"/>
                <w:tcBorders>
                  <w:top w:val="single" w:sz="4" w:space="0" w:color="auto"/>
                  <w:left w:val="single" w:sz="4" w:space="0" w:color="auto"/>
                  <w:bottom w:val="single" w:sz="4" w:space="0" w:color="auto"/>
                  <w:right w:val="single" w:sz="4" w:space="0" w:color="auto"/>
                </w:tcBorders>
                <w:vAlign w:val="center"/>
              </w:tcPr>
            </w:tcPrChange>
          </w:tcPr>
          <w:p w14:paraId="1367C42A" w14:textId="74B7B0F0" w:rsidR="00A11D7E" w:rsidRDefault="00A11D7E" w:rsidP="00A11D7E">
            <w:pPr>
              <w:spacing w:before="0" w:after="0"/>
              <w:ind w:left="0" w:right="0" w:firstLineChars="100" w:firstLine="160"/>
              <w:jc w:val="left"/>
              <w:rPr>
                <w:ins w:id="2375" w:author="作者" w:date="2024-07-05T12:08:00Z"/>
                <w:rFonts w:ascii="Arial Narrow" w:eastAsia="仿宋_GB2312" w:hAnsi="Arial Narrow"/>
                <w:color w:val="000000"/>
                <w:sz w:val="16"/>
                <w:szCs w:val="16"/>
              </w:rPr>
            </w:pPr>
            <w:ins w:id="2376" w:author="作者" w:date="2024-07-05T12:16:00Z">
              <w:r>
                <w:rPr>
                  <w:rFonts w:ascii="仿宋_GB2312" w:eastAsia="仿宋_GB2312" w:hAnsi="Arial Narrow"/>
                  <w:color w:val="000000"/>
                  <w:sz w:val="16"/>
                  <w:szCs w:val="16"/>
                </w:rPr>
                <w:t>二、营业利润（亏损以</w:t>
              </w:r>
              <w:r>
                <w:rPr>
                  <w:rFonts w:ascii="Arial Narrow" w:eastAsia="仿宋_GB2312" w:hAnsi="Arial Narrow"/>
                  <w:color w:val="000000"/>
                  <w:sz w:val="16"/>
                  <w:szCs w:val="16"/>
                </w:rPr>
                <w:t>“-”</w:t>
              </w:r>
              <w:r>
                <w:rPr>
                  <w:rFonts w:ascii="仿宋_GB2312" w:eastAsia="仿宋_GB2312" w:hAnsi="Arial Narrow"/>
                  <w:color w:val="000000"/>
                  <w:sz w:val="16"/>
                  <w:szCs w:val="16"/>
                </w:rPr>
                <w:t>号填列）</w:t>
              </w:r>
            </w:ins>
          </w:p>
        </w:tc>
        <w:tc>
          <w:tcPr>
            <w:tcW w:w="1701" w:type="dxa"/>
            <w:tcBorders>
              <w:top w:val="single" w:sz="4" w:space="0" w:color="auto"/>
              <w:left w:val="single" w:sz="4" w:space="0" w:color="auto"/>
              <w:bottom w:val="single" w:sz="4" w:space="0" w:color="auto"/>
              <w:right w:val="single" w:sz="4" w:space="0" w:color="auto"/>
            </w:tcBorders>
            <w:tcPrChange w:id="2377" w:author="作者" w:date="2024-07-05T12:16:00Z">
              <w:tcPr>
                <w:tcW w:w="1701" w:type="dxa"/>
                <w:tcBorders>
                  <w:top w:val="single" w:sz="4" w:space="0" w:color="auto"/>
                  <w:left w:val="single" w:sz="4" w:space="0" w:color="auto"/>
                  <w:bottom w:val="single" w:sz="4" w:space="0" w:color="auto"/>
                  <w:right w:val="single" w:sz="4" w:space="0" w:color="auto"/>
                </w:tcBorders>
              </w:tcPr>
            </w:tcPrChange>
          </w:tcPr>
          <w:p w14:paraId="0EDD4CE3" w14:textId="5B381ED3" w:rsidR="00A11D7E" w:rsidRPr="00A11D7E" w:rsidRDefault="00A11D7E" w:rsidP="00A11D7E">
            <w:pPr>
              <w:spacing w:before="0" w:after="0"/>
              <w:ind w:left="0" w:right="0"/>
              <w:jc w:val="right"/>
              <w:textAlignment w:val="center"/>
              <w:rPr>
                <w:ins w:id="2378" w:author="作者" w:date="2024-07-05T12:08:00Z"/>
                <w:rFonts w:ascii="Arial Narrow" w:hAnsi="Arial Narrow"/>
                <w:sz w:val="18"/>
                <w:szCs w:val="18"/>
              </w:rPr>
            </w:pPr>
            <w:ins w:id="2379" w:author="作者" w:date="2024-07-05T12:16:00Z">
              <w:r w:rsidRPr="00A11D7E">
                <w:rPr>
                  <w:rFonts w:ascii="Arial Narrow" w:hAnsi="Arial Narrow"/>
                  <w:sz w:val="18"/>
                  <w:szCs w:val="18"/>
                </w:rPr>
                <w:t>28,988,813.16</w:t>
              </w:r>
            </w:ins>
          </w:p>
        </w:tc>
        <w:tc>
          <w:tcPr>
            <w:tcW w:w="1701" w:type="dxa"/>
            <w:tcBorders>
              <w:top w:val="single" w:sz="4" w:space="0" w:color="auto"/>
              <w:left w:val="single" w:sz="4" w:space="0" w:color="auto"/>
              <w:bottom w:val="single" w:sz="4" w:space="0" w:color="auto"/>
              <w:right w:val="single" w:sz="4" w:space="0" w:color="auto"/>
            </w:tcBorders>
            <w:tcPrChange w:id="2380" w:author="作者" w:date="2024-07-05T12:16:00Z">
              <w:tcPr>
                <w:tcW w:w="1701" w:type="dxa"/>
                <w:tcBorders>
                  <w:top w:val="single" w:sz="4" w:space="0" w:color="auto"/>
                  <w:left w:val="single" w:sz="4" w:space="0" w:color="auto"/>
                  <w:bottom w:val="single" w:sz="4" w:space="0" w:color="auto"/>
                  <w:right w:val="single" w:sz="4" w:space="0" w:color="auto"/>
                </w:tcBorders>
              </w:tcPr>
            </w:tcPrChange>
          </w:tcPr>
          <w:p w14:paraId="5ADB5AD5" w14:textId="03CE33A1" w:rsidR="00A11D7E" w:rsidRPr="00A11D7E" w:rsidRDefault="00A11D7E" w:rsidP="00A11D7E">
            <w:pPr>
              <w:spacing w:before="0" w:after="0"/>
              <w:ind w:left="0" w:right="0"/>
              <w:jc w:val="right"/>
              <w:textAlignment w:val="center"/>
              <w:rPr>
                <w:ins w:id="2381" w:author="作者" w:date="2024-07-05T12:08:00Z"/>
                <w:rFonts w:ascii="Arial Narrow" w:hAnsi="Arial Narrow"/>
                <w:sz w:val="18"/>
                <w:szCs w:val="18"/>
              </w:rPr>
            </w:pPr>
            <w:ins w:id="2382" w:author="作者" w:date="2024-07-05T12:16:00Z">
              <w:r w:rsidRPr="00A11D7E">
                <w:rPr>
                  <w:rFonts w:ascii="Arial Narrow" w:hAnsi="Arial Narrow"/>
                  <w:sz w:val="18"/>
                  <w:szCs w:val="18"/>
                </w:rPr>
                <w:t>12,677,748.13</w:t>
              </w:r>
            </w:ins>
          </w:p>
        </w:tc>
        <w:tc>
          <w:tcPr>
            <w:tcW w:w="1701" w:type="dxa"/>
            <w:tcBorders>
              <w:top w:val="single" w:sz="4" w:space="0" w:color="auto"/>
              <w:left w:val="single" w:sz="4" w:space="0" w:color="auto"/>
              <w:bottom w:val="single" w:sz="4" w:space="0" w:color="auto"/>
              <w:right w:val="single" w:sz="4" w:space="0" w:color="auto"/>
            </w:tcBorders>
            <w:tcPrChange w:id="2383" w:author="作者" w:date="2024-07-05T12:16:00Z">
              <w:tcPr>
                <w:tcW w:w="1701" w:type="dxa"/>
                <w:tcBorders>
                  <w:top w:val="single" w:sz="4" w:space="0" w:color="auto"/>
                  <w:left w:val="single" w:sz="4" w:space="0" w:color="auto"/>
                  <w:bottom w:val="single" w:sz="4" w:space="0" w:color="auto"/>
                  <w:right w:val="single" w:sz="4" w:space="0" w:color="auto"/>
                </w:tcBorders>
              </w:tcPr>
            </w:tcPrChange>
          </w:tcPr>
          <w:p w14:paraId="2C388A54" w14:textId="35549D30" w:rsidR="00A11D7E" w:rsidRPr="00A11D7E" w:rsidRDefault="00A11D7E" w:rsidP="00A11D7E">
            <w:pPr>
              <w:spacing w:before="0" w:after="0"/>
              <w:ind w:left="0" w:right="0"/>
              <w:jc w:val="right"/>
              <w:textAlignment w:val="center"/>
              <w:rPr>
                <w:ins w:id="2384" w:author="作者" w:date="2024-07-05T12:08:00Z"/>
                <w:rFonts w:ascii="Arial Narrow" w:hAnsi="Arial Narrow"/>
                <w:sz w:val="18"/>
                <w:szCs w:val="18"/>
              </w:rPr>
            </w:pPr>
            <w:ins w:id="2385" w:author="作者" w:date="2024-07-05T12:16:00Z">
              <w:r w:rsidRPr="00A11D7E">
                <w:rPr>
                  <w:rFonts w:ascii="Arial Narrow" w:hAnsi="Arial Narrow"/>
                  <w:sz w:val="18"/>
                  <w:szCs w:val="18"/>
                </w:rPr>
                <w:t>-21,370,794.13</w:t>
              </w:r>
            </w:ins>
          </w:p>
        </w:tc>
        <w:tc>
          <w:tcPr>
            <w:tcW w:w="1701" w:type="dxa"/>
            <w:tcBorders>
              <w:top w:val="single" w:sz="4" w:space="0" w:color="auto"/>
              <w:left w:val="single" w:sz="4" w:space="0" w:color="auto"/>
              <w:bottom w:val="single" w:sz="4" w:space="0" w:color="auto"/>
              <w:right w:val="single" w:sz="4" w:space="0" w:color="auto"/>
            </w:tcBorders>
            <w:tcPrChange w:id="2386" w:author="作者" w:date="2024-07-05T12:16:00Z">
              <w:tcPr>
                <w:tcW w:w="1701" w:type="dxa"/>
                <w:tcBorders>
                  <w:top w:val="single" w:sz="4" w:space="0" w:color="auto"/>
                  <w:left w:val="single" w:sz="4" w:space="0" w:color="auto"/>
                  <w:bottom w:val="single" w:sz="4" w:space="0" w:color="auto"/>
                  <w:right w:val="single" w:sz="4" w:space="0" w:color="auto"/>
                </w:tcBorders>
              </w:tcPr>
            </w:tcPrChange>
          </w:tcPr>
          <w:p w14:paraId="101F700A" w14:textId="627CBA71" w:rsidR="00A11D7E" w:rsidRPr="00A11D7E" w:rsidRDefault="00A11D7E" w:rsidP="00A11D7E">
            <w:pPr>
              <w:spacing w:before="0" w:after="0"/>
              <w:ind w:left="0" w:right="0"/>
              <w:jc w:val="right"/>
              <w:textAlignment w:val="center"/>
              <w:rPr>
                <w:ins w:id="2387" w:author="作者" w:date="2024-07-05T12:08:00Z"/>
                <w:rFonts w:ascii="Arial Narrow" w:hAnsi="Arial Narrow"/>
                <w:sz w:val="18"/>
                <w:szCs w:val="18"/>
              </w:rPr>
            </w:pPr>
            <w:ins w:id="2388" w:author="作者" w:date="2024-07-05T12:16:00Z">
              <w:r w:rsidRPr="00A11D7E">
                <w:rPr>
                  <w:rFonts w:ascii="Arial Narrow" w:hAnsi="Arial Narrow"/>
                  <w:sz w:val="18"/>
                  <w:szCs w:val="18"/>
                </w:rPr>
                <w:t>4,193,472.59</w:t>
              </w:r>
            </w:ins>
          </w:p>
        </w:tc>
        <w:tc>
          <w:tcPr>
            <w:tcW w:w="1701" w:type="dxa"/>
            <w:tcBorders>
              <w:top w:val="single" w:sz="4" w:space="0" w:color="auto"/>
              <w:left w:val="single" w:sz="4" w:space="0" w:color="auto"/>
              <w:bottom w:val="single" w:sz="4" w:space="0" w:color="auto"/>
              <w:right w:val="single" w:sz="4" w:space="0" w:color="auto"/>
            </w:tcBorders>
            <w:tcPrChange w:id="2389" w:author="作者" w:date="2024-07-05T12:16:00Z">
              <w:tcPr>
                <w:tcW w:w="1701" w:type="dxa"/>
                <w:tcBorders>
                  <w:top w:val="single" w:sz="4" w:space="0" w:color="auto"/>
                  <w:left w:val="single" w:sz="4" w:space="0" w:color="auto"/>
                  <w:bottom w:val="single" w:sz="4" w:space="0" w:color="auto"/>
                  <w:right w:val="single" w:sz="4" w:space="0" w:color="auto"/>
                </w:tcBorders>
              </w:tcPr>
            </w:tcPrChange>
          </w:tcPr>
          <w:p w14:paraId="6134C1B4" w14:textId="12213549" w:rsidR="00A11D7E" w:rsidRPr="00A11D7E" w:rsidRDefault="00A11D7E" w:rsidP="00A11D7E">
            <w:pPr>
              <w:spacing w:before="0" w:after="0"/>
              <w:ind w:left="0" w:right="0"/>
              <w:jc w:val="right"/>
              <w:textAlignment w:val="center"/>
              <w:rPr>
                <w:ins w:id="2390" w:author="作者" w:date="2024-07-05T12:09:00Z"/>
                <w:rFonts w:ascii="Arial Narrow" w:hAnsi="Arial Narrow"/>
                <w:sz w:val="18"/>
                <w:szCs w:val="18"/>
              </w:rPr>
            </w:pPr>
            <w:ins w:id="2391" w:author="作者" w:date="2024-07-05T12:16:00Z">
              <w:r w:rsidRPr="00A11D7E">
                <w:rPr>
                  <w:rFonts w:ascii="Arial Narrow" w:hAnsi="Arial Narrow"/>
                  <w:sz w:val="18"/>
                  <w:szCs w:val="18"/>
                </w:rPr>
                <w:t>-23,876,573.14</w:t>
              </w:r>
            </w:ins>
          </w:p>
        </w:tc>
        <w:tc>
          <w:tcPr>
            <w:tcW w:w="1701" w:type="dxa"/>
            <w:tcBorders>
              <w:top w:val="single" w:sz="4" w:space="0" w:color="auto"/>
              <w:left w:val="single" w:sz="4" w:space="0" w:color="auto"/>
              <w:bottom w:val="single" w:sz="4" w:space="0" w:color="auto"/>
              <w:right w:val="single" w:sz="4" w:space="0" w:color="auto"/>
            </w:tcBorders>
            <w:tcPrChange w:id="2392" w:author="作者" w:date="2024-07-05T12:16:00Z">
              <w:tcPr>
                <w:tcW w:w="1701" w:type="dxa"/>
                <w:tcBorders>
                  <w:top w:val="single" w:sz="4" w:space="0" w:color="auto"/>
                  <w:left w:val="single" w:sz="4" w:space="0" w:color="auto"/>
                  <w:bottom w:val="single" w:sz="4" w:space="0" w:color="auto"/>
                  <w:right w:val="single" w:sz="4" w:space="0" w:color="auto"/>
                </w:tcBorders>
              </w:tcPr>
            </w:tcPrChange>
          </w:tcPr>
          <w:p w14:paraId="2119F9F7" w14:textId="5BB1DFF6" w:rsidR="00A11D7E" w:rsidRPr="00A11D7E" w:rsidRDefault="00A11D7E" w:rsidP="00A11D7E">
            <w:pPr>
              <w:spacing w:before="0" w:after="0"/>
              <w:ind w:left="0" w:right="0"/>
              <w:jc w:val="right"/>
              <w:textAlignment w:val="center"/>
              <w:rPr>
                <w:ins w:id="2393" w:author="作者" w:date="2024-07-05T12:08:00Z"/>
                <w:rFonts w:ascii="Arial Narrow" w:hAnsi="Arial Narrow"/>
                <w:sz w:val="18"/>
                <w:szCs w:val="18"/>
              </w:rPr>
            </w:pPr>
            <w:ins w:id="2394" w:author="作者" w:date="2024-07-05T12:16:00Z">
              <w:r w:rsidRPr="00A11D7E">
                <w:rPr>
                  <w:rFonts w:ascii="Arial Narrow" w:hAnsi="Arial Narrow"/>
                  <w:sz w:val="18"/>
                  <w:szCs w:val="18"/>
                </w:rPr>
                <w:t>612,666.61</w:t>
              </w:r>
            </w:ins>
          </w:p>
        </w:tc>
      </w:tr>
    </w:tbl>
    <w:p w14:paraId="4ADC0F2B" w14:textId="77777777" w:rsidR="00AA4CA3" w:rsidRPr="00C34CC9" w:rsidRDefault="00AA4CA3" w:rsidP="00A11D7E">
      <w:pPr>
        <w:ind w:left="0"/>
      </w:pPr>
    </w:p>
    <w:sectPr w:rsidR="00AA4CA3" w:rsidRPr="00C34CC9">
      <w:pgSz w:w="16838" w:h="11906" w:orient="landscape"/>
      <w:pgMar w:top="1560" w:right="1440" w:bottom="1797" w:left="1440" w:header="851" w:footer="992" w:gutter="0"/>
      <w:pgNumType w:chapStyle="1"/>
      <w:cols w:space="425"/>
      <w:docGrid w:type="linesAndChar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BB6264" w14:textId="77777777" w:rsidR="00C750E6" w:rsidRDefault="00C750E6">
      <w:pPr>
        <w:spacing w:before="0" w:after="0"/>
      </w:pPr>
      <w:r>
        <w:separator/>
      </w:r>
    </w:p>
  </w:endnote>
  <w:endnote w:type="continuationSeparator" w:id="0">
    <w:p w14:paraId="17F4E1B5" w14:textId="77777777" w:rsidR="00C750E6" w:rsidRDefault="00C750E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EYInterstate">
    <w:altName w:val="Malgun Gothic"/>
    <w:charset w:val="00"/>
    <w:family w:val="auto"/>
    <w:pitch w:val="default"/>
    <w:sig w:usb0="00000000"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Arial Unicode MS">
    <w:altName w:val="Malgun Gothic Semilight"/>
    <w:panose1 w:val="020B0604020202020204"/>
    <w:charset w:val="86"/>
    <w:family w:val="swiss"/>
    <w:pitch w:val="default"/>
    <w:sig w:usb0="00000000" w:usb1="00000000" w:usb2="0000003F" w:usb3="00000000" w:csb0="003F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Garamond">
    <w:panose1 w:val="02020404030301010803"/>
    <w:charset w:val="00"/>
    <w:family w:val="roman"/>
    <w:pitch w:val="variable"/>
    <w:sig w:usb0="00000287" w:usb1="00000000" w:usb2="00000000" w:usb3="00000000" w:csb0="0000009F" w:csb1="00000000"/>
  </w:font>
  <w:font w:name="华文楷体">
    <w:panose1 w:val="02010600040101010101"/>
    <w:charset w:val="86"/>
    <w:family w:val="auto"/>
    <w:pitch w:val="variable"/>
    <w:sig w:usb0="00000287" w:usb1="080F0000" w:usb2="00000010" w:usb3="00000000" w:csb0="0004009F" w:csb1="00000000"/>
  </w:font>
  <w:font w:name="Tahoma">
    <w:panose1 w:val="020B0604030504040204"/>
    <w:charset w:val="00"/>
    <w:family w:val="swiss"/>
    <w:pitch w:val="variable"/>
    <w:sig w:usb0="E1002EFF" w:usb1="C000605B" w:usb2="00000029" w:usb3="00000000" w:csb0="000101FF" w:csb1="00000000"/>
  </w:font>
  <w:font w:name="Optima">
    <w:altName w:val="Courier New"/>
    <w:charset w:val="00"/>
    <w:family w:val="auto"/>
    <w:pitch w:val="default"/>
    <w:sig w:usb0="00000000" w:usb1="00000000" w:usb2="00000000" w:usb3="00000000" w:csb0="00000001" w:csb1="00000000"/>
  </w:font>
  <w:font w:name="仿宋_GB2312">
    <w:altName w:val="仿宋"/>
    <w:charset w:val="86"/>
    <w:family w:val="modern"/>
    <w:pitch w:val="default"/>
  </w:font>
  <w:font w:name="Arial Narrow">
    <w:panose1 w:val="020B0606020202030204"/>
    <w:charset w:val="00"/>
    <w:family w:val="swiss"/>
    <w:pitch w:val="variable"/>
    <w:sig w:usb0="00000287" w:usb1="00000800" w:usb2="00000000" w:usb3="00000000" w:csb0="0000009F" w:csb1="00000000"/>
  </w:font>
  <w:font w:name="EYInterstate Light">
    <w:altName w:val="Franklin Gothic Medium Cond"/>
    <w:charset w:val="00"/>
    <w:family w:val="auto"/>
    <w:pitch w:val="default"/>
    <w:sig w:usb0="00000000" w:usb1="00000000" w:usb2="00000000" w:usb3="00000000" w:csb0="0000009F" w:csb1="00000000"/>
  </w:font>
  <w:font w:name="Malgun Gothic Semilight">
    <w:panose1 w:val="020B0502040204020203"/>
    <w:charset w:val="86"/>
    <w:family w:val="swiss"/>
    <w:pitch w:val="variable"/>
    <w:sig w:usb0="B0000AAF" w:usb1="09DF7CFB" w:usb2="00000012" w:usb3="00000000" w:csb0="003E01BD" w:csb1="00000000"/>
  </w:font>
  <w:font w:name="华文细黑">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font>
  <w:font w:name="STXihei,Italic">
    <w:altName w:val="等线"/>
    <w:charset w:val="86"/>
    <w:family w:val="auto"/>
    <w:pitch w:val="default"/>
    <w:sig w:usb0="00000000" w:usb1="0000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B3A084" w14:textId="77777777" w:rsidR="00437FF1" w:rsidRDefault="00437FF1">
    <w:pPr>
      <w:pStyle w:val="af0"/>
      <w:framePr w:wrap="around" w:vAnchor="text" w:hAnchor="margin" w:xAlign="center" w:y="1"/>
      <w:rPr>
        <w:rStyle w:val="aff0"/>
      </w:rPr>
    </w:pPr>
    <w:r>
      <w:rPr>
        <w:rStyle w:val="aff0"/>
      </w:rPr>
      <w:fldChar w:fldCharType="begin"/>
    </w:r>
    <w:r>
      <w:rPr>
        <w:rStyle w:val="aff0"/>
      </w:rPr>
      <w:instrText xml:space="preserve">PAGE  </w:instrText>
    </w:r>
    <w:r>
      <w:rPr>
        <w:rStyle w:val="aff0"/>
      </w:rPr>
      <w:fldChar w:fldCharType="end"/>
    </w:r>
  </w:p>
  <w:p w14:paraId="7821955B" w14:textId="77777777" w:rsidR="00437FF1" w:rsidRDefault="00437FF1">
    <w:pPr>
      <w:pStyle w:val="af0"/>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Change w:id="6" w:author="Bao, Sean" w:date="2024-07-05T13:47:00Z">
        <w:tblPr>
          <w:tblStyle w:val="afd"/>
          <w:tblW w:w="0" w:type="nil"/>
          <w:tblLayout w:type="fixed"/>
          <w:tblLook w:val="06A0" w:firstRow="1" w:lastRow="0" w:firstColumn="1" w:lastColumn="0" w:noHBand="1" w:noVBand="1"/>
        </w:tblPr>
      </w:tblPrChange>
    </w:tblPr>
    <w:tblGrid>
      <w:gridCol w:w="2770"/>
      <w:gridCol w:w="2770"/>
      <w:gridCol w:w="2770"/>
      <w:tblGridChange w:id="7">
        <w:tblGrid>
          <w:gridCol w:w="2770"/>
          <w:gridCol w:w="2770"/>
          <w:gridCol w:w="2770"/>
        </w:tblGrid>
      </w:tblGridChange>
    </w:tblGrid>
    <w:tr w:rsidR="2DD37415" w14:paraId="07103AF6" w14:textId="77777777" w:rsidTr="2DD37415">
      <w:trPr>
        <w:trHeight w:val="300"/>
        <w:trPrChange w:id="8" w:author="Bao, Sean" w:date="2024-07-05T13:47:00Z">
          <w:trPr>
            <w:trHeight w:val="300"/>
          </w:trPr>
        </w:trPrChange>
      </w:trPr>
      <w:tc>
        <w:tcPr>
          <w:tcW w:w="2770" w:type="dxa"/>
          <w:tcPrChange w:id="9" w:author="Bao, Sean" w:date="2024-07-05T13:47:00Z">
            <w:tcPr>
              <w:tcW w:w="2770" w:type="dxa"/>
            </w:tcPr>
          </w:tcPrChange>
        </w:tcPr>
        <w:p w14:paraId="0295D488" w14:textId="48F4059B" w:rsidR="2DD37415" w:rsidRDefault="2DD37415">
          <w:pPr>
            <w:pStyle w:val="af2"/>
            <w:ind w:left="-115"/>
            <w:jc w:val="left"/>
            <w:pPrChange w:id="10" w:author="Bao, Sean" w:date="2024-07-05T13:47:00Z">
              <w:pPr/>
            </w:pPrChange>
          </w:pPr>
        </w:p>
      </w:tc>
      <w:tc>
        <w:tcPr>
          <w:tcW w:w="2770" w:type="dxa"/>
          <w:tcPrChange w:id="11" w:author="Bao, Sean" w:date="2024-07-05T13:47:00Z">
            <w:tcPr>
              <w:tcW w:w="2770" w:type="dxa"/>
            </w:tcPr>
          </w:tcPrChange>
        </w:tcPr>
        <w:p w14:paraId="46CCC2A0" w14:textId="413EF6B3" w:rsidR="2DD37415" w:rsidRDefault="2DD37415">
          <w:pPr>
            <w:pStyle w:val="af2"/>
            <w:pPrChange w:id="12" w:author="Bao, Sean" w:date="2024-07-05T13:47:00Z">
              <w:pPr/>
            </w:pPrChange>
          </w:pPr>
        </w:p>
      </w:tc>
      <w:tc>
        <w:tcPr>
          <w:tcW w:w="2770" w:type="dxa"/>
          <w:tcPrChange w:id="13" w:author="Bao, Sean" w:date="2024-07-05T13:47:00Z">
            <w:tcPr>
              <w:tcW w:w="2770" w:type="dxa"/>
            </w:tcPr>
          </w:tcPrChange>
        </w:tcPr>
        <w:p w14:paraId="6B4FA1F4" w14:textId="677E73B9" w:rsidR="2DD37415" w:rsidRDefault="2DD37415">
          <w:pPr>
            <w:pStyle w:val="af2"/>
            <w:ind w:right="-115"/>
            <w:jc w:val="right"/>
            <w:pPrChange w:id="14" w:author="Bao, Sean" w:date="2024-07-05T13:47:00Z">
              <w:pPr/>
            </w:pPrChange>
          </w:pPr>
        </w:p>
      </w:tc>
    </w:tr>
  </w:tbl>
  <w:p w14:paraId="1062A99D" w14:textId="2739661D" w:rsidR="2DD37415" w:rsidRDefault="2DD37415">
    <w:pPr>
      <w:pStyle w:val="af0"/>
      <w:pPrChange w:id="15" w:author="Bao, Sean" w:date="2024-07-05T13:47:00Z">
        <w:pPr/>
      </w:pPrChan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89948131"/>
    </w:sdtPr>
    <w:sdtEndPr/>
    <w:sdtContent>
      <w:p w14:paraId="3A327295" w14:textId="77777777" w:rsidR="00437FF1" w:rsidRDefault="00437FF1">
        <w:pPr>
          <w:pStyle w:val="af0"/>
          <w:jc w:val="center"/>
        </w:pPr>
        <w:r>
          <w:rPr>
            <w:rFonts w:ascii="Arial Narrow" w:hAnsi="Arial Narrow"/>
            <w:sz w:val="16"/>
          </w:rPr>
          <w:fldChar w:fldCharType="begin"/>
        </w:r>
        <w:r>
          <w:rPr>
            <w:rFonts w:ascii="Arial Narrow" w:hAnsi="Arial Narrow"/>
            <w:sz w:val="16"/>
          </w:rPr>
          <w:instrText>PAGE   \* MERGEFORMAT</w:instrText>
        </w:r>
        <w:r>
          <w:rPr>
            <w:rFonts w:ascii="Arial Narrow" w:hAnsi="Arial Narrow"/>
            <w:sz w:val="16"/>
          </w:rPr>
          <w:fldChar w:fldCharType="separate"/>
        </w:r>
        <w:r w:rsidR="00C84EAF" w:rsidRPr="00C84EAF">
          <w:rPr>
            <w:rFonts w:ascii="Arial Narrow" w:hAnsi="Arial Narrow"/>
            <w:noProof/>
            <w:sz w:val="16"/>
            <w:lang w:val="zh-CN"/>
          </w:rPr>
          <w:t>II</w:t>
        </w:r>
        <w:r>
          <w:rPr>
            <w:rFonts w:ascii="Arial Narrow" w:hAnsi="Arial Narrow"/>
            <w:sz w:val="16"/>
          </w:rPr>
          <w:fldChar w:fldCharType="end"/>
        </w:r>
      </w:p>
    </w:sdtContent>
  </w:sdt>
  <w:p w14:paraId="3C628696" w14:textId="77777777" w:rsidR="00437FF1" w:rsidRDefault="00437FF1">
    <w:pPr>
      <w:pStyle w:val="af0"/>
      <w:ind w:right="420"/>
      <w:rPr>
        <w:rFonts w:ascii="楷体" w:eastAsia="楷体" w:hAnsi="楷体" w:cs="宋体"/>
        <w:sz w:val="15"/>
        <w:szCs w:val="15"/>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07856314"/>
    </w:sdtPr>
    <w:sdtEndPr/>
    <w:sdtContent>
      <w:p w14:paraId="1ECE6933" w14:textId="77777777" w:rsidR="00437FF1" w:rsidRDefault="00437FF1">
        <w:pPr>
          <w:pStyle w:val="af0"/>
          <w:rPr>
            <w:rFonts w:ascii="楷体" w:eastAsia="楷体" w:hAnsi="楷体" w:cs="宋体"/>
            <w:sz w:val="15"/>
            <w:szCs w:val="15"/>
          </w:rPr>
        </w:pPr>
        <w:r>
          <w:rPr>
            <w:rFonts w:ascii="Arial Narrow" w:eastAsia="仿宋_GB2312" w:hAnsi="Arial Narrow" w:cs="Arial"/>
            <w:sz w:val="16"/>
            <w:lang w:val="fr-FR"/>
          </w:rPr>
          <w:t>©202</w:t>
        </w:r>
        <w:r>
          <w:rPr>
            <w:rFonts w:ascii="Arial Narrow" w:eastAsia="仿宋_GB2312" w:hAnsi="Arial Narrow" w:cs="Arial"/>
            <w:bCs/>
            <w:sz w:val="16"/>
            <w:szCs w:val="24"/>
          </w:rPr>
          <w:t>4</w:t>
        </w:r>
        <w:r>
          <w:rPr>
            <w:rFonts w:ascii="Arial Narrow" w:eastAsia="仿宋_GB2312" w:hAnsi="Arial Narrow" w:cs="Arial" w:hint="eastAsia"/>
            <w:bCs/>
            <w:sz w:val="16"/>
            <w:szCs w:val="24"/>
          </w:rPr>
          <w:t>立信税务师事务所有限公司</w:t>
        </w:r>
        <w:r>
          <w:rPr>
            <w:rFonts w:ascii="Arial Narrow" w:eastAsia="仿宋_GB2312" w:hAnsi="Arial Narrow" w:cs="Arial" w:hint="eastAsia"/>
            <w:bCs/>
            <w:sz w:val="16"/>
            <w:szCs w:val="24"/>
          </w:rPr>
          <w:t xml:space="preserve">      </w:t>
        </w:r>
        <w:r>
          <w:rPr>
            <w:rFonts w:ascii="Arial Narrow" w:eastAsia="仿宋_GB2312" w:hAnsi="Arial Narrow" w:cs="Arial"/>
            <w:bCs/>
            <w:sz w:val="16"/>
            <w:szCs w:val="24"/>
          </w:rPr>
          <w:t xml:space="preserve">    </w:t>
        </w:r>
        <w:r>
          <w:rPr>
            <w:rFonts w:ascii="Arial Narrow" w:eastAsia="仿宋_GB2312" w:hAnsi="Arial Narrow" w:cs="Arial" w:hint="eastAsia"/>
            <w:bCs/>
            <w:sz w:val="16"/>
            <w:szCs w:val="24"/>
          </w:rPr>
          <w:t xml:space="preserve">  </w:t>
        </w:r>
        <w:r>
          <w:rPr>
            <w:rFonts w:ascii="Arial Narrow" w:eastAsia="仿宋_GB2312" w:hAnsi="Arial Narrow" w:cs="Arial"/>
            <w:bCs/>
            <w:sz w:val="16"/>
            <w:szCs w:val="24"/>
          </w:rPr>
          <w:t xml:space="preserve">      </w:t>
        </w:r>
        <w:r>
          <w:rPr>
            <w:rFonts w:ascii="Arial Narrow" w:hAnsi="Arial Narrow"/>
            <w:sz w:val="16"/>
          </w:rPr>
          <w:fldChar w:fldCharType="begin"/>
        </w:r>
        <w:r>
          <w:rPr>
            <w:rFonts w:ascii="Arial Narrow" w:hAnsi="Arial Narrow"/>
            <w:sz w:val="16"/>
          </w:rPr>
          <w:instrText>PAGE   \* MERGEFORMAT</w:instrText>
        </w:r>
        <w:r>
          <w:rPr>
            <w:rFonts w:ascii="Arial Narrow" w:hAnsi="Arial Narrow"/>
            <w:sz w:val="16"/>
          </w:rPr>
          <w:fldChar w:fldCharType="separate"/>
        </w:r>
        <w:r w:rsidR="00C84EAF" w:rsidRPr="00C84EAF">
          <w:rPr>
            <w:rFonts w:ascii="Arial Narrow" w:hAnsi="Arial Narrow"/>
            <w:noProof/>
            <w:sz w:val="16"/>
            <w:lang w:val="zh-CN"/>
          </w:rPr>
          <w:t>20</w:t>
        </w:r>
        <w:r>
          <w:rPr>
            <w:rFonts w:ascii="Arial Narrow" w:hAnsi="Arial Narrow"/>
            <w:sz w:val="16"/>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89519548"/>
    </w:sdtPr>
    <w:sdtEndPr/>
    <w:sdtContent>
      <w:p w14:paraId="0E9FE00A" w14:textId="77777777" w:rsidR="00437FF1" w:rsidRDefault="00437FF1">
        <w:pPr>
          <w:pStyle w:val="af0"/>
          <w:rPr>
            <w:rFonts w:ascii="楷体" w:eastAsia="楷体" w:hAnsi="楷体" w:cs="宋体"/>
            <w:sz w:val="15"/>
            <w:szCs w:val="15"/>
          </w:rPr>
        </w:pPr>
        <w:r>
          <w:rPr>
            <w:rFonts w:ascii="Arial Narrow" w:eastAsia="仿宋_GB2312" w:hAnsi="Arial Narrow" w:cs="Arial"/>
            <w:sz w:val="16"/>
            <w:lang w:val="fr-FR"/>
          </w:rPr>
          <w:t>©202</w:t>
        </w:r>
        <w:r>
          <w:rPr>
            <w:rFonts w:ascii="Arial Narrow" w:eastAsia="仿宋_GB2312" w:hAnsi="Arial Narrow" w:cs="Arial"/>
            <w:bCs/>
            <w:sz w:val="16"/>
            <w:szCs w:val="24"/>
          </w:rPr>
          <w:t>4</w:t>
        </w:r>
        <w:r>
          <w:rPr>
            <w:rFonts w:ascii="Arial Narrow" w:eastAsia="仿宋_GB2312" w:hAnsi="Arial Narrow" w:cs="Arial" w:hint="eastAsia"/>
            <w:bCs/>
            <w:sz w:val="16"/>
            <w:szCs w:val="24"/>
          </w:rPr>
          <w:t>立信税务师事务所有限公司</w:t>
        </w:r>
        <w:r>
          <w:rPr>
            <w:rFonts w:ascii="Arial Narrow" w:eastAsia="仿宋_GB2312" w:hAnsi="Arial Narrow" w:cs="Arial" w:hint="eastAsia"/>
            <w:bCs/>
            <w:sz w:val="16"/>
            <w:szCs w:val="24"/>
          </w:rPr>
          <w:t xml:space="preserve">         </w:t>
        </w:r>
        <w:r>
          <w:rPr>
            <w:rFonts w:ascii="Arial Narrow" w:eastAsia="仿宋_GB2312" w:hAnsi="Arial Narrow" w:cs="Arial"/>
            <w:bCs/>
            <w:sz w:val="16"/>
            <w:szCs w:val="24"/>
          </w:rPr>
          <w:t xml:space="preserve">    </w:t>
        </w:r>
        <w:r>
          <w:rPr>
            <w:rFonts w:ascii="Arial Narrow" w:eastAsia="仿宋_GB2312" w:hAnsi="Arial Narrow" w:cs="Arial" w:hint="eastAsia"/>
            <w:bCs/>
            <w:sz w:val="16"/>
            <w:szCs w:val="24"/>
          </w:rPr>
          <w:t xml:space="preserve">  </w:t>
        </w:r>
        <w:r>
          <w:rPr>
            <w:rFonts w:ascii="Arial Narrow" w:eastAsia="仿宋_GB2312" w:hAnsi="Arial Narrow" w:cs="Arial"/>
            <w:bCs/>
            <w:sz w:val="16"/>
            <w:szCs w:val="24"/>
          </w:rPr>
          <w:t xml:space="preserve">      </w:t>
        </w:r>
        <w:r>
          <w:rPr>
            <w:rFonts w:ascii="Arial Narrow" w:eastAsia="仿宋_GB2312" w:hAnsi="Arial Narrow" w:cs="Arial" w:hint="eastAsia"/>
            <w:bCs/>
            <w:sz w:val="16"/>
            <w:szCs w:val="24"/>
          </w:rPr>
          <w:t xml:space="preserve">       </w:t>
        </w:r>
        <w:r>
          <w:rPr>
            <w:rFonts w:ascii="Arial Narrow" w:eastAsia="仿宋_GB2312" w:hAnsi="Arial Narrow" w:cs="Arial"/>
            <w:bCs/>
            <w:sz w:val="16"/>
            <w:szCs w:val="24"/>
          </w:rPr>
          <w:t xml:space="preserve">    </w:t>
        </w:r>
        <w:r>
          <w:rPr>
            <w:rFonts w:ascii="Arial Narrow" w:eastAsia="仿宋_GB2312" w:hAnsi="Arial Narrow" w:cs="Arial" w:hint="eastAsia"/>
            <w:bCs/>
            <w:sz w:val="16"/>
            <w:szCs w:val="24"/>
          </w:rPr>
          <w:t xml:space="preserve">  </w:t>
        </w:r>
        <w:r>
          <w:rPr>
            <w:rFonts w:ascii="Arial Narrow" w:eastAsia="仿宋_GB2312" w:hAnsi="Arial Narrow" w:cs="Arial"/>
            <w:bCs/>
            <w:sz w:val="16"/>
            <w:szCs w:val="24"/>
          </w:rPr>
          <w:t xml:space="preserve">      </w:t>
        </w:r>
        <w:r>
          <w:rPr>
            <w:rFonts w:ascii="Arial Narrow" w:eastAsia="仿宋_GB2312" w:hAnsi="Arial Narrow" w:cs="Arial" w:hint="eastAsia"/>
            <w:bCs/>
            <w:sz w:val="16"/>
            <w:szCs w:val="24"/>
          </w:rPr>
          <w:t xml:space="preserve">       </w:t>
        </w:r>
        <w:r>
          <w:rPr>
            <w:rFonts w:ascii="Arial Narrow" w:eastAsia="仿宋_GB2312" w:hAnsi="Arial Narrow" w:cs="Arial"/>
            <w:bCs/>
            <w:sz w:val="16"/>
            <w:szCs w:val="24"/>
          </w:rPr>
          <w:t xml:space="preserve">    </w:t>
        </w:r>
        <w:r>
          <w:rPr>
            <w:rFonts w:ascii="Arial Narrow" w:eastAsia="仿宋_GB2312" w:hAnsi="Arial Narrow" w:cs="Arial" w:hint="eastAsia"/>
            <w:bCs/>
            <w:sz w:val="16"/>
            <w:szCs w:val="24"/>
          </w:rPr>
          <w:t xml:space="preserve">  </w:t>
        </w:r>
        <w:r>
          <w:rPr>
            <w:rFonts w:ascii="Arial Narrow" w:eastAsia="仿宋_GB2312" w:hAnsi="Arial Narrow" w:cs="Arial"/>
            <w:bCs/>
            <w:sz w:val="16"/>
            <w:szCs w:val="24"/>
          </w:rPr>
          <w:t xml:space="preserve">      </w:t>
        </w:r>
        <w:r>
          <w:rPr>
            <w:rFonts w:ascii="Arial Narrow" w:hAnsi="Arial Narrow"/>
            <w:sz w:val="16"/>
          </w:rPr>
          <w:fldChar w:fldCharType="begin"/>
        </w:r>
        <w:r>
          <w:rPr>
            <w:rFonts w:ascii="Arial Narrow" w:hAnsi="Arial Narrow"/>
            <w:sz w:val="16"/>
          </w:rPr>
          <w:instrText>PAGE   \* MERGEFORMAT</w:instrText>
        </w:r>
        <w:r>
          <w:rPr>
            <w:rFonts w:ascii="Arial Narrow" w:hAnsi="Arial Narrow"/>
            <w:sz w:val="16"/>
          </w:rPr>
          <w:fldChar w:fldCharType="separate"/>
        </w:r>
        <w:r w:rsidR="00C84EAF" w:rsidRPr="00C84EAF">
          <w:rPr>
            <w:rFonts w:ascii="Arial Narrow" w:hAnsi="Arial Narrow"/>
            <w:noProof/>
            <w:sz w:val="16"/>
            <w:lang w:val="zh-CN"/>
          </w:rPr>
          <w:t>54</w:t>
        </w:r>
        <w:r>
          <w:rPr>
            <w:rFonts w:ascii="Arial Narrow" w:hAnsi="Arial Narrow"/>
            <w:sz w:val="16"/>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43447807"/>
    </w:sdtPr>
    <w:sdtEndPr/>
    <w:sdtContent>
      <w:p w14:paraId="0E21C95F" w14:textId="77777777" w:rsidR="00437FF1" w:rsidRDefault="00437FF1">
        <w:pPr>
          <w:pStyle w:val="af0"/>
          <w:rPr>
            <w:rFonts w:ascii="楷体" w:eastAsia="楷体" w:hAnsi="楷体" w:cs="宋体"/>
            <w:sz w:val="15"/>
            <w:szCs w:val="15"/>
          </w:rPr>
        </w:pPr>
        <w:r>
          <w:rPr>
            <w:rFonts w:ascii="Arial Narrow" w:eastAsia="仿宋_GB2312" w:hAnsi="Arial Narrow" w:cs="Arial"/>
            <w:sz w:val="16"/>
            <w:lang w:val="fr-FR"/>
          </w:rPr>
          <w:t>©202</w:t>
        </w:r>
        <w:r>
          <w:rPr>
            <w:rFonts w:ascii="Arial Narrow" w:eastAsia="仿宋_GB2312" w:hAnsi="Arial Narrow" w:cs="Arial"/>
            <w:bCs/>
            <w:sz w:val="16"/>
            <w:szCs w:val="24"/>
          </w:rPr>
          <w:t>4</w:t>
        </w:r>
        <w:r>
          <w:rPr>
            <w:rFonts w:ascii="Arial Narrow" w:eastAsia="仿宋_GB2312" w:hAnsi="Arial Narrow" w:cs="Arial" w:hint="eastAsia"/>
            <w:bCs/>
            <w:sz w:val="16"/>
            <w:szCs w:val="24"/>
          </w:rPr>
          <w:t>立信税务师事务所有限公司</w:t>
        </w:r>
        <w:r>
          <w:rPr>
            <w:rFonts w:ascii="Arial Narrow" w:eastAsia="仿宋_GB2312" w:hAnsi="Arial Narrow" w:cs="Arial" w:hint="eastAsia"/>
            <w:bCs/>
            <w:sz w:val="16"/>
            <w:szCs w:val="24"/>
          </w:rPr>
          <w:t xml:space="preserve">       </w:t>
        </w:r>
        <w:r>
          <w:rPr>
            <w:rFonts w:ascii="Arial Narrow" w:eastAsia="仿宋_GB2312" w:hAnsi="Arial Narrow" w:cs="Arial"/>
            <w:bCs/>
            <w:sz w:val="16"/>
            <w:szCs w:val="24"/>
          </w:rPr>
          <w:t xml:space="preserve">    </w:t>
        </w:r>
        <w:r>
          <w:rPr>
            <w:rFonts w:ascii="Arial Narrow" w:eastAsia="仿宋_GB2312" w:hAnsi="Arial Narrow" w:cs="Arial" w:hint="eastAsia"/>
            <w:bCs/>
            <w:sz w:val="16"/>
            <w:szCs w:val="24"/>
          </w:rPr>
          <w:t xml:space="preserve">  </w:t>
        </w:r>
        <w:r>
          <w:rPr>
            <w:rFonts w:ascii="Arial Narrow" w:eastAsia="仿宋_GB2312" w:hAnsi="Arial Narrow" w:cs="Arial"/>
            <w:bCs/>
            <w:sz w:val="16"/>
            <w:szCs w:val="24"/>
          </w:rPr>
          <w:t xml:space="preserve">      </w:t>
        </w:r>
        <w:r>
          <w:rPr>
            <w:rFonts w:ascii="Arial Narrow" w:hAnsi="Arial Narrow"/>
            <w:sz w:val="16"/>
          </w:rPr>
          <w:fldChar w:fldCharType="begin"/>
        </w:r>
        <w:r>
          <w:rPr>
            <w:rFonts w:ascii="Arial Narrow" w:hAnsi="Arial Narrow"/>
            <w:sz w:val="16"/>
          </w:rPr>
          <w:instrText>PAGE   \* MERGEFORMAT</w:instrText>
        </w:r>
        <w:r>
          <w:rPr>
            <w:rFonts w:ascii="Arial Narrow" w:hAnsi="Arial Narrow"/>
            <w:sz w:val="16"/>
          </w:rPr>
          <w:fldChar w:fldCharType="separate"/>
        </w:r>
        <w:r w:rsidR="00C84EAF" w:rsidRPr="00C84EAF">
          <w:rPr>
            <w:rFonts w:ascii="Arial Narrow" w:hAnsi="Arial Narrow"/>
            <w:noProof/>
            <w:sz w:val="16"/>
            <w:lang w:val="zh-CN"/>
          </w:rPr>
          <w:t>57</w:t>
        </w:r>
        <w:r>
          <w:rPr>
            <w:rFonts w:ascii="Arial Narrow" w:hAnsi="Arial Narrow"/>
            <w:sz w:val="16"/>
          </w:rP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46068618"/>
    </w:sdtPr>
    <w:sdtEndPr/>
    <w:sdtContent>
      <w:p w14:paraId="0D0D84C3" w14:textId="3FD7EEAB" w:rsidR="00437FF1" w:rsidRDefault="00437FF1">
        <w:pPr>
          <w:pStyle w:val="af0"/>
        </w:pPr>
        <w:r>
          <w:rPr>
            <w:rFonts w:ascii="Arial Narrow" w:eastAsia="仿宋_GB2312" w:hAnsi="Arial Narrow" w:cs="Arial"/>
            <w:sz w:val="16"/>
            <w:lang w:val="fr-FR"/>
          </w:rPr>
          <w:t>©202</w:t>
        </w:r>
        <w:r>
          <w:rPr>
            <w:rFonts w:ascii="Arial Narrow" w:eastAsia="仿宋_GB2312" w:hAnsi="Arial Narrow" w:cs="Arial"/>
            <w:sz w:val="16"/>
          </w:rPr>
          <w:t>4</w:t>
        </w:r>
        <w:r>
          <w:rPr>
            <w:rFonts w:ascii="Arial Narrow" w:eastAsia="仿宋_GB2312" w:hAnsi="Arial Narrow" w:cs="Arial" w:hint="eastAsia"/>
            <w:sz w:val="16"/>
          </w:rPr>
          <w:t>立信税务师事务所有限公司</w:t>
        </w:r>
        <w:r>
          <w:rPr>
            <w:rFonts w:ascii="Arial Narrow" w:eastAsia="仿宋_GB2312" w:hAnsi="Arial Narrow" w:cs="Arial" w:hint="eastAsia"/>
            <w:bCs/>
            <w:sz w:val="16"/>
            <w:szCs w:val="24"/>
          </w:rPr>
          <w:t xml:space="preserve">        </w:t>
        </w:r>
        <w:r>
          <w:rPr>
            <w:rFonts w:ascii="Arial Narrow" w:eastAsia="仿宋_GB2312" w:hAnsi="Arial Narrow" w:cs="Arial"/>
            <w:bCs/>
            <w:sz w:val="16"/>
            <w:szCs w:val="24"/>
          </w:rPr>
          <w:t xml:space="preserve">       </w:t>
        </w:r>
        <w:r>
          <w:rPr>
            <w:rFonts w:ascii="Arial Narrow" w:eastAsia="仿宋_GB2312" w:hAnsi="Arial Narrow" w:cs="Arial" w:hint="eastAsia"/>
            <w:bCs/>
            <w:sz w:val="16"/>
            <w:szCs w:val="24"/>
          </w:rPr>
          <w:t xml:space="preserve">         </w:t>
        </w:r>
        <w:r>
          <w:rPr>
            <w:rFonts w:ascii="Arial Narrow" w:eastAsia="仿宋_GB2312" w:hAnsi="Arial Narrow" w:cs="Arial"/>
            <w:bCs/>
            <w:sz w:val="16"/>
            <w:szCs w:val="24"/>
          </w:rPr>
          <w:t xml:space="preserve">      </w:t>
        </w:r>
        <w:ins w:id="2096" w:author="admin" w:date="2024-07-08T16:21:00Z">
          <w:r w:rsidR="0031618F">
            <w:rPr>
              <w:rFonts w:ascii="Arial Narrow" w:eastAsia="仿宋_GB2312" w:hAnsi="Arial Narrow" w:cs="Arial"/>
              <w:bCs/>
              <w:sz w:val="16"/>
              <w:szCs w:val="24"/>
            </w:rPr>
            <w:t xml:space="preserve">  </w:t>
          </w:r>
        </w:ins>
        <w:r>
          <w:rPr>
            <w:rFonts w:ascii="Arial Narrow" w:eastAsia="仿宋_GB2312" w:hAnsi="Arial Narrow" w:cs="Arial"/>
            <w:bCs/>
            <w:sz w:val="16"/>
            <w:szCs w:val="24"/>
          </w:rPr>
          <w:t xml:space="preserve">  </w:t>
        </w:r>
        <w:r>
          <w:rPr>
            <w:rFonts w:ascii="Arial Narrow" w:eastAsia="仿宋_GB2312" w:hAnsi="Arial Narrow" w:cs="Arial" w:hint="eastAsia"/>
            <w:bCs/>
            <w:sz w:val="16"/>
            <w:szCs w:val="24"/>
          </w:rPr>
          <w:t xml:space="preserve"> </w:t>
        </w:r>
        <w:r>
          <w:rPr>
            <w:rFonts w:ascii="Arial Narrow" w:eastAsia="仿宋_GB2312" w:hAnsi="Arial Narrow" w:cs="Arial"/>
            <w:bCs/>
            <w:sz w:val="16"/>
            <w:szCs w:val="24"/>
          </w:rPr>
          <w:t xml:space="preserve"> </w:t>
        </w:r>
        <w:r>
          <w:rPr>
            <w:rFonts w:ascii="Arial Narrow" w:hAnsi="Arial Narrow"/>
            <w:sz w:val="16"/>
          </w:rPr>
          <w:fldChar w:fldCharType="begin"/>
        </w:r>
        <w:r>
          <w:rPr>
            <w:rFonts w:ascii="Arial Narrow" w:hAnsi="Arial Narrow"/>
            <w:sz w:val="16"/>
          </w:rPr>
          <w:instrText>PAGE   \* MERGEFORMAT</w:instrText>
        </w:r>
        <w:r>
          <w:rPr>
            <w:rFonts w:ascii="Arial Narrow" w:hAnsi="Arial Narrow"/>
            <w:sz w:val="16"/>
          </w:rPr>
          <w:fldChar w:fldCharType="separate"/>
        </w:r>
        <w:r w:rsidR="00C84EAF" w:rsidRPr="00C84EAF">
          <w:rPr>
            <w:rFonts w:ascii="Arial Narrow" w:hAnsi="Arial Narrow"/>
            <w:noProof/>
            <w:sz w:val="16"/>
            <w:lang w:val="zh-CN"/>
          </w:rPr>
          <w:t>60</w:t>
        </w:r>
        <w:r>
          <w:rPr>
            <w:rFonts w:ascii="Arial Narrow" w:hAnsi="Arial Narrow"/>
            <w:sz w:val="16"/>
          </w:rPr>
          <w:fldChar w:fldCharType="end"/>
        </w:r>
      </w:p>
    </w:sdtContent>
  </w:sdt>
  <w:p w14:paraId="5AAAE329" w14:textId="77777777" w:rsidR="00437FF1" w:rsidRDefault="00437FF1">
    <w:pPr>
      <w:pStyle w:val="af0"/>
      <w:ind w:right="420"/>
      <w:rPr>
        <w:rFonts w:ascii="楷体" w:eastAsia="楷体" w:hAnsi="楷体" w:cs="宋体"/>
        <w:sz w:val="15"/>
        <w:szCs w:val="15"/>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2B5A48" w14:textId="77777777" w:rsidR="00C750E6" w:rsidRDefault="00C750E6">
      <w:pPr>
        <w:spacing w:before="0" w:after="0"/>
      </w:pPr>
      <w:r>
        <w:separator/>
      </w:r>
    </w:p>
  </w:footnote>
  <w:footnote w:type="continuationSeparator" w:id="0">
    <w:p w14:paraId="108268CB" w14:textId="77777777" w:rsidR="00C750E6" w:rsidRDefault="00C750E6">
      <w:pPr>
        <w:spacing w:before="0" w:after="0"/>
      </w:pPr>
      <w:r>
        <w:continuationSeparator/>
      </w:r>
    </w:p>
  </w:footnote>
  <w:footnote w:id="1">
    <w:p w14:paraId="3080FB4F" w14:textId="77777777" w:rsidR="00437FF1" w:rsidRDefault="00437FF1">
      <w:pPr>
        <w:pStyle w:val="af6"/>
        <w:jc w:val="left"/>
        <w:rPr>
          <w:rStyle w:val="aff4"/>
        </w:rPr>
      </w:pPr>
      <w:r>
        <w:rPr>
          <w:rStyle w:val="aff4"/>
          <w:rFonts w:ascii="仿宋_GB2312" w:eastAsia="仿宋_GB2312" w:hint="eastAsia"/>
        </w:rPr>
        <w:footnoteRef/>
      </w:r>
      <w:r>
        <w:rPr>
          <w:rFonts w:ascii="仿宋_GB2312" w:eastAsia="仿宋_GB2312" w:hint="eastAsia"/>
        </w:rPr>
        <w:t xml:space="preserve"> </w:t>
      </w:r>
      <w:r>
        <w:rPr>
          <w:rFonts w:ascii="Arial Narrow" w:eastAsia="仿宋_GB2312" w:hAnsi="Arial Narrow"/>
        </w:rPr>
        <w:t>来源：</w:t>
      </w:r>
      <w:r>
        <w:rPr>
          <w:rFonts w:ascii="Arial Narrow" w:eastAsia="仿宋_GB2312" w:hAnsi="Arial Narrow" w:cs="Arial Unicode MS"/>
        </w:rPr>
        <w:t>派智集团官方网站，</w:t>
      </w:r>
      <w:r>
        <w:rPr>
          <w:rFonts w:ascii="Arial Narrow" w:eastAsia="仿宋_GB2312" w:hAnsi="Arial Narrow"/>
        </w:rPr>
        <w:t>https://cn.pytesgroup.com/aboutus/companyprofile</w:t>
      </w:r>
    </w:p>
  </w:footnote>
  <w:footnote w:id="2">
    <w:p w14:paraId="5F35DE43" w14:textId="77777777" w:rsidR="00437FF1" w:rsidRPr="0026147B" w:rsidRDefault="00437FF1" w:rsidP="00891D9B">
      <w:pPr>
        <w:pStyle w:val="af6"/>
        <w:spacing w:before="0" w:after="0" w:line="200" w:lineRule="exact"/>
        <w:jc w:val="left"/>
        <w:rPr>
          <w:rFonts w:ascii="Arial Narrow" w:eastAsia="仿宋" w:hAnsi="Arial Narrow" w:cs="仿宋"/>
        </w:rPr>
      </w:pPr>
      <w:r w:rsidRPr="0026147B">
        <w:rPr>
          <w:rStyle w:val="aff4"/>
          <w:rFonts w:ascii="Arial Narrow" w:eastAsia="仿宋" w:hAnsi="Arial Narrow"/>
        </w:rPr>
        <w:footnoteRef/>
      </w:r>
      <w:r w:rsidRPr="0026147B">
        <w:rPr>
          <w:rFonts w:ascii="Arial Narrow" w:eastAsia="仿宋" w:hAnsi="Arial Narrow" w:cs="仿宋"/>
          <w:bCs/>
          <w:sz w:val="16"/>
          <w:szCs w:val="16"/>
        </w:rPr>
        <w:t>《</w:t>
      </w:r>
      <w:r w:rsidRPr="0026147B">
        <w:rPr>
          <w:rFonts w:ascii="Arial Narrow" w:eastAsia="仿宋" w:hAnsi="Arial Narrow" w:cs="仿宋"/>
          <w:bCs/>
          <w:sz w:val="16"/>
          <w:szCs w:val="16"/>
        </w:rPr>
        <w:t>OECD</w:t>
      </w:r>
      <w:r w:rsidRPr="0026147B">
        <w:rPr>
          <w:rFonts w:ascii="Arial Narrow" w:eastAsia="仿宋" w:hAnsi="Arial Narrow" w:cs="仿宋"/>
          <w:bCs/>
          <w:sz w:val="16"/>
          <w:szCs w:val="16"/>
        </w:rPr>
        <w:t>跨国企业与税务机关转让定价指南》，第</w:t>
      </w:r>
      <w:r w:rsidRPr="0026147B">
        <w:rPr>
          <w:rFonts w:ascii="Arial Narrow" w:eastAsia="仿宋" w:hAnsi="Arial Narrow" w:cs="仿宋"/>
          <w:bCs/>
          <w:sz w:val="16"/>
          <w:szCs w:val="16"/>
        </w:rPr>
        <w:t>V</w:t>
      </w:r>
      <w:r w:rsidRPr="0026147B">
        <w:rPr>
          <w:rFonts w:ascii="Arial Narrow" w:eastAsia="仿宋" w:hAnsi="Arial Narrow" w:cs="仿宋"/>
          <w:bCs/>
          <w:sz w:val="16"/>
          <w:szCs w:val="16"/>
        </w:rPr>
        <w:t>章，</w:t>
      </w:r>
      <w:r w:rsidRPr="0026147B">
        <w:rPr>
          <w:rFonts w:ascii="Arial Narrow" w:eastAsia="仿宋" w:hAnsi="Arial Narrow" w:cs="仿宋"/>
          <w:bCs/>
          <w:sz w:val="16"/>
          <w:szCs w:val="16"/>
        </w:rPr>
        <w:t>C</w:t>
      </w:r>
      <w:r w:rsidRPr="0026147B">
        <w:rPr>
          <w:rFonts w:ascii="Arial Narrow" w:eastAsia="仿宋" w:hAnsi="Arial Narrow" w:cs="仿宋"/>
          <w:bCs/>
          <w:sz w:val="16"/>
          <w:szCs w:val="16"/>
        </w:rPr>
        <w:t>部分，第</w:t>
      </w:r>
      <w:r w:rsidRPr="0026147B">
        <w:rPr>
          <w:rFonts w:ascii="Arial Narrow" w:eastAsia="仿宋" w:hAnsi="Arial Narrow" w:cs="仿宋"/>
          <w:bCs/>
          <w:sz w:val="16"/>
          <w:szCs w:val="16"/>
        </w:rPr>
        <w:t>5.22</w:t>
      </w:r>
      <w:r w:rsidRPr="0026147B">
        <w:rPr>
          <w:rFonts w:ascii="Arial Narrow" w:eastAsia="仿宋" w:hAnsi="Arial Narrow" w:cs="仿宋"/>
          <w:bCs/>
          <w:sz w:val="16"/>
          <w:szCs w:val="16"/>
        </w:rPr>
        <w:t>段落</w:t>
      </w:r>
    </w:p>
  </w:footnote>
  <w:footnote w:id="3">
    <w:p w14:paraId="309CA501" w14:textId="77777777" w:rsidR="00437FF1" w:rsidRPr="0026147B" w:rsidRDefault="00437FF1" w:rsidP="00891D9B">
      <w:pPr>
        <w:pStyle w:val="af6"/>
        <w:spacing w:before="0" w:after="0" w:line="200" w:lineRule="exact"/>
        <w:jc w:val="left"/>
        <w:rPr>
          <w:rFonts w:ascii="Arial Narrow" w:eastAsia="仿宋" w:hAnsi="Arial Narrow"/>
        </w:rPr>
      </w:pPr>
      <w:r w:rsidRPr="0026147B">
        <w:rPr>
          <w:rStyle w:val="aff4"/>
          <w:rFonts w:ascii="Arial Narrow" w:eastAsia="仿宋" w:hAnsi="Arial Narrow"/>
        </w:rPr>
        <w:footnoteRef/>
      </w:r>
      <w:r w:rsidRPr="0026147B">
        <w:rPr>
          <w:rFonts w:ascii="Arial Narrow" w:eastAsia="仿宋" w:hAnsi="Arial Narrow"/>
        </w:rPr>
        <w:t xml:space="preserve"> </w:t>
      </w:r>
      <w:r w:rsidRPr="00DE7F99">
        <w:rPr>
          <w:rFonts w:ascii="Arial Narrow" w:eastAsia="仿宋_GB2312" w:hAnsi="Arial Narrow" w:cs="仿宋"/>
          <w:bCs/>
          <w:sz w:val="16"/>
          <w:szCs w:val="16"/>
        </w:rPr>
        <w:t>资料来源：《</w:t>
      </w:r>
      <w:r w:rsidRPr="00DE7F99">
        <w:rPr>
          <w:rFonts w:ascii="Arial Narrow" w:eastAsia="仿宋_GB2312" w:hAnsi="Arial Narrow" w:cs="仿宋"/>
          <w:bCs/>
          <w:sz w:val="16"/>
          <w:szCs w:val="16"/>
        </w:rPr>
        <w:t>2023</w:t>
      </w:r>
      <w:r w:rsidRPr="00DE7F99">
        <w:rPr>
          <w:rFonts w:ascii="Arial Narrow" w:eastAsia="仿宋_GB2312" w:hAnsi="Arial Narrow" w:cs="仿宋"/>
          <w:bCs/>
          <w:sz w:val="16"/>
          <w:szCs w:val="16"/>
        </w:rPr>
        <w:t>年中国锂离子电池行业市场前景及投资研究报告》，中商情报网，</w:t>
      </w:r>
      <w:r w:rsidRPr="00DE7F99">
        <w:rPr>
          <w:rFonts w:ascii="Arial Narrow" w:eastAsia="仿宋_GB2312" w:hAnsi="Arial Narrow" w:cs="仿宋"/>
          <w:bCs/>
          <w:sz w:val="16"/>
          <w:szCs w:val="16"/>
        </w:rPr>
        <w:t>2023</w:t>
      </w:r>
      <w:r w:rsidRPr="00DE7F99">
        <w:rPr>
          <w:rFonts w:ascii="Arial Narrow" w:eastAsia="仿宋_GB2312" w:hAnsi="Arial Narrow" w:cs="仿宋"/>
          <w:bCs/>
          <w:sz w:val="16"/>
          <w:szCs w:val="16"/>
        </w:rPr>
        <w:t>年</w:t>
      </w:r>
      <w:r w:rsidRPr="00DE7F99">
        <w:rPr>
          <w:rFonts w:ascii="Arial Narrow" w:eastAsia="仿宋_GB2312" w:hAnsi="Arial Narrow" w:cs="仿宋"/>
          <w:bCs/>
          <w:sz w:val="16"/>
          <w:szCs w:val="16"/>
        </w:rPr>
        <w:t>3</w:t>
      </w:r>
      <w:r w:rsidRPr="00DE7F99">
        <w:rPr>
          <w:rFonts w:ascii="Arial Narrow" w:eastAsia="仿宋_GB2312" w:hAnsi="Arial Narrow" w:cs="仿宋"/>
          <w:bCs/>
          <w:sz w:val="16"/>
          <w:szCs w:val="16"/>
        </w:rPr>
        <w:t>月</w:t>
      </w:r>
      <w:r w:rsidRPr="00DE7F99">
        <w:rPr>
          <w:rFonts w:ascii="Arial Narrow" w:eastAsia="仿宋_GB2312" w:hAnsi="Arial Narrow" w:cs="仿宋"/>
          <w:bCs/>
          <w:sz w:val="16"/>
          <w:szCs w:val="16"/>
        </w:rPr>
        <w:t>2</w:t>
      </w:r>
      <w:r w:rsidRPr="00DE7F99">
        <w:rPr>
          <w:rFonts w:ascii="Arial Narrow" w:eastAsia="仿宋_GB2312" w:hAnsi="Arial Narrow" w:cs="仿宋"/>
          <w:bCs/>
          <w:sz w:val="16"/>
          <w:szCs w:val="16"/>
        </w:rPr>
        <w:t>日，</w:t>
      </w:r>
      <w:r w:rsidRPr="00DE7F99">
        <w:rPr>
          <w:rFonts w:ascii="Arial Narrow" w:eastAsia="仿宋_GB2312" w:hAnsi="Arial Narrow" w:cs="仿宋"/>
          <w:bCs/>
          <w:sz w:val="16"/>
          <w:szCs w:val="16"/>
        </w:rPr>
        <w:t>https://www.askci.com/news/chanye/20230302/155023267774340127600267.shtml</w:t>
      </w:r>
    </w:p>
  </w:footnote>
  <w:footnote w:id="4">
    <w:p w14:paraId="0472EA17" w14:textId="77777777" w:rsidR="00437FF1" w:rsidRDefault="00437FF1" w:rsidP="00891D9B">
      <w:pPr>
        <w:pStyle w:val="af6"/>
        <w:spacing w:before="0" w:after="0" w:line="200" w:lineRule="exact"/>
      </w:pPr>
      <w:r w:rsidRPr="0026147B">
        <w:rPr>
          <w:rStyle w:val="aff4"/>
          <w:rFonts w:ascii="Arial Narrow" w:eastAsia="仿宋" w:hAnsi="Arial Narrow"/>
        </w:rPr>
        <w:footnoteRef/>
      </w:r>
      <w:r w:rsidRPr="0026147B">
        <w:rPr>
          <w:rFonts w:ascii="Arial Narrow" w:eastAsia="仿宋" w:hAnsi="Arial Narrow"/>
        </w:rPr>
        <w:t xml:space="preserve"> </w:t>
      </w:r>
      <w:r w:rsidRPr="0026147B">
        <w:rPr>
          <w:rFonts w:ascii="Arial Narrow" w:eastAsia="仿宋" w:hAnsi="Arial Narrow" w:cs="仿宋"/>
          <w:bCs/>
          <w:sz w:val="16"/>
          <w:szCs w:val="16"/>
        </w:rPr>
        <w:t>智通财经网：</w:t>
      </w:r>
      <w:r w:rsidRPr="0026147B">
        <w:rPr>
          <w:rFonts w:ascii="Arial Narrow" w:eastAsia="仿宋" w:hAnsi="Arial Narrow" w:cs="仿宋"/>
          <w:bCs/>
          <w:sz w:val="16"/>
          <w:szCs w:val="16"/>
        </w:rPr>
        <w:t>https://new.qq.com/rain/a/20240111A08G5200</w:t>
      </w:r>
    </w:p>
  </w:footnote>
  <w:footnote w:id="5">
    <w:p w14:paraId="478B15D9" w14:textId="77777777" w:rsidR="00437FF1" w:rsidRDefault="00437FF1" w:rsidP="0026147B">
      <w:pPr>
        <w:pStyle w:val="af6"/>
        <w:spacing w:before="0" w:after="0" w:line="200" w:lineRule="exact"/>
      </w:pPr>
      <w:r>
        <w:rPr>
          <w:rStyle w:val="aff4"/>
        </w:rPr>
        <w:footnoteRef/>
      </w:r>
      <w:r>
        <w:t xml:space="preserve"> </w:t>
      </w:r>
      <w:r w:rsidRPr="00791C90">
        <w:rPr>
          <w:rFonts w:ascii="Arial Narrow" w:eastAsia="仿宋_GB2312" w:hAnsi="Arial Narrow" w:cs="仿宋" w:hint="eastAsia"/>
          <w:bCs/>
          <w:sz w:val="16"/>
          <w:szCs w:val="16"/>
        </w:rPr>
        <w:t>资料来源：《</w:t>
      </w:r>
      <w:r w:rsidRPr="00791C90">
        <w:rPr>
          <w:rFonts w:ascii="Arial Narrow" w:eastAsia="仿宋_GB2312" w:hAnsi="Arial Narrow" w:cs="仿宋" w:hint="eastAsia"/>
          <w:bCs/>
          <w:sz w:val="16"/>
          <w:szCs w:val="16"/>
        </w:rPr>
        <w:t>2024</w:t>
      </w:r>
      <w:r w:rsidRPr="00791C90">
        <w:rPr>
          <w:rFonts w:ascii="Arial Narrow" w:eastAsia="仿宋_GB2312" w:hAnsi="Arial Narrow" w:cs="仿宋" w:hint="eastAsia"/>
          <w:bCs/>
          <w:sz w:val="16"/>
          <w:szCs w:val="16"/>
        </w:rPr>
        <w:t>年中国动力锂电池行业投融资现状及兼并重组分析，投融资热度下滑》，前瞻产业研究院，</w:t>
      </w:r>
      <w:r w:rsidRPr="00791C90">
        <w:rPr>
          <w:rFonts w:ascii="Arial Narrow" w:eastAsia="仿宋_GB2312" w:hAnsi="Arial Narrow" w:cs="仿宋" w:hint="eastAsia"/>
          <w:bCs/>
          <w:sz w:val="16"/>
          <w:szCs w:val="16"/>
        </w:rPr>
        <w:t>2024</w:t>
      </w:r>
      <w:r w:rsidRPr="00791C90">
        <w:rPr>
          <w:rFonts w:ascii="Arial Narrow" w:eastAsia="仿宋_GB2312" w:hAnsi="Arial Narrow" w:cs="仿宋" w:hint="eastAsia"/>
          <w:bCs/>
          <w:sz w:val="16"/>
          <w:szCs w:val="16"/>
        </w:rPr>
        <w:t>年</w:t>
      </w:r>
      <w:r w:rsidRPr="00791C90">
        <w:rPr>
          <w:rFonts w:ascii="Arial Narrow" w:eastAsia="仿宋_GB2312" w:hAnsi="Arial Narrow" w:cs="仿宋" w:hint="eastAsia"/>
          <w:bCs/>
          <w:sz w:val="16"/>
          <w:szCs w:val="16"/>
        </w:rPr>
        <w:t>1</w:t>
      </w:r>
      <w:r w:rsidRPr="00791C90">
        <w:rPr>
          <w:rFonts w:ascii="Arial Narrow" w:eastAsia="仿宋_GB2312" w:hAnsi="Arial Narrow" w:cs="仿宋" w:hint="eastAsia"/>
          <w:bCs/>
          <w:sz w:val="16"/>
          <w:szCs w:val="16"/>
        </w:rPr>
        <w:t>月</w:t>
      </w:r>
      <w:r w:rsidRPr="00791C90">
        <w:rPr>
          <w:rFonts w:ascii="Arial Narrow" w:eastAsia="仿宋_GB2312" w:hAnsi="Arial Narrow" w:cs="仿宋" w:hint="eastAsia"/>
          <w:bCs/>
          <w:sz w:val="16"/>
          <w:szCs w:val="16"/>
        </w:rPr>
        <w:t>23</w:t>
      </w:r>
      <w:r w:rsidRPr="00791C90">
        <w:rPr>
          <w:rFonts w:ascii="Arial Narrow" w:eastAsia="仿宋_GB2312" w:hAnsi="Arial Narrow" w:cs="仿宋" w:hint="eastAsia"/>
          <w:bCs/>
          <w:sz w:val="16"/>
          <w:szCs w:val="16"/>
        </w:rPr>
        <w:t>日，</w:t>
      </w:r>
      <w:r w:rsidRPr="00791C90">
        <w:rPr>
          <w:rFonts w:ascii="Arial Narrow" w:eastAsia="仿宋_GB2312" w:hAnsi="Arial Narrow" w:cs="仿宋" w:hint="eastAsia"/>
          <w:bCs/>
          <w:sz w:val="16"/>
          <w:szCs w:val="16"/>
        </w:rPr>
        <w:t>https://bg.qianzhan.com/trends/detail/506/240123-49cc0938.html</w:t>
      </w:r>
    </w:p>
  </w:footnote>
  <w:footnote w:id="6">
    <w:p w14:paraId="3DD20717" w14:textId="77777777" w:rsidR="00437FF1" w:rsidRDefault="00437FF1" w:rsidP="0026147B">
      <w:pPr>
        <w:pStyle w:val="af6"/>
        <w:spacing w:before="0" w:after="0" w:line="200" w:lineRule="exact"/>
      </w:pPr>
      <w:r>
        <w:rPr>
          <w:rStyle w:val="aff4"/>
        </w:rPr>
        <w:footnoteRef/>
      </w:r>
      <w:r>
        <w:t xml:space="preserve"> </w:t>
      </w:r>
      <w:r w:rsidRPr="00791C90">
        <w:rPr>
          <w:rFonts w:ascii="Arial Narrow" w:eastAsia="仿宋_GB2312" w:hAnsi="Arial Narrow" w:cs="仿宋" w:hint="eastAsia"/>
          <w:bCs/>
          <w:sz w:val="16"/>
          <w:szCs w:val="16"/>
        </w:rPr>
        <w:t>资料来源：《</w:t>
      </w:r>
      <w:r w:rsidRPr="00791C90">
        <w:rPr>
          <w:rFonts w:ascii="Arial Narrow" w:eastAsia="仿宋_GB2312" w:hAnsi="Arial Narrow" w:cs="仿宋" w:hint="eastAsia"/>
          <w:bCs/>
          <w:sz w:val="16"/>
          <w:szCs w:val="16"/>
        </w:rPr>
        <w:t>2023</w:t>
      </w:r>
      <w:r w:rsidRPr="00791C90">
        <w:rPr>
          <w:rFonts w:ascii="Arial Narrow" w:eastAsia="仿宋_GB2312" w:hAnsi="Arial Narrow" w:cs="仿宋" w:hint="eastAsia"/>
          <w:bCs/>
          <w:sz w:val="16"/>
          <w:szCs w:val="16"/>
        </w:rPr>
        <w:t>年全球锂电池出货量近</w:t>
      </w:r>
      <w:r w:rsidRPr="00791C90">
        <w:rPr>
          <w:rFonts w:ascii="Arial Narrow" w:eastAsia="仿宋_GB2312" w:hAnsi="Arial Narrow" w:cs="仿宋" w:hint="eastAsia"/>
          <w:bCs/>
          <w:sz w:val="16"/>
          <w:szCs w:val="16"/>
        </w:rPr>
        <w:t>1203Wh 2030</w:t>
      </w:r>
      <w:r w:rsidRPr="00791C90">
        <w:rPr>
          <w:rFonts w:ascii="Arial Narrow" w:eastAsia="仿宋_GB2312" w:hAnsi="Arial Narrow" w:cs="仿宋" w:hint="eastAsia"/>
          <w:bCs/>
          <w:sz w:val="16"/>
          <w:szCs w:val="16"/>
        </w:rPr>
        <w:t>年预测值下调》，电池网，</w:t>
      </w:r>
      <w:r w:rsidRPr="00791C90">
        <w:rPr>
          <w:rFonts w:ascii="Arial Narrow" w:eastAsia="仿宋_GB2312" w:hAnsi="Arial Narrow" w:cs="仿宋" w:hint="eastAsia"/>
          <w:bCs/>
          <w:sz w:val="16"/>
          <w:szCs w:val="16"/>
        </w:rPr>
        <w:t>2</w:t>
      </w:r>
      <w:r w:rsidRPr="00791C90">
        <w:rPr>
          <w:rFonts w:ascii="Arial Narrow" w:eastAsia="仿宋_GB2312" w:hAnsi="Arial Narrow" w:cs="仿宋"/>
          <w:bCs/>
          <w:sz w:val="16"/>
          <w:szCs w:val="16"/>
        </w:rPr>
        <w:t>024</w:t>
      </w:r>
      <w:r w:rsidRPr="00791C90">
        <w:rPr>
          <w:rFonts w:ascii="Arial Narrow" w:eastAsia="仿宋_GB2312" w:hAnsi="Arial Narrow" w:cs="仿宋" w:hint="eastAsia"/>
          <w:bCs/>
          <w:sz w:val="16"/>
          <w:szCs w:val="16"/>
        </w:rPr>
        <w:t>年</w:t>
      </w:r>
      <w:r w:rsidRPr="00791C90">
        <w:rPr>
          <w:rFonts w:ascii="Arial Narrow" w:eastAsia="仿宋_GB2312" w:hAnsi="Arial Narrow" w:cs="仿宋" w:hint="eastAsia"/>
          <w:bCs/>
          <w:sz w:val="16"/>
          <w:szCs w:val="16"/>
        </w:rPr>
        <w:t>1</w:t>
      </w:r>
      <w:r w:rsidRPr="00791C90">
        <w:rPr>
          <w:rFonts w:ascii="Arial Narrow" w:eastAsia="仿宋_GB2312" w:hAnsi="Arial Narrow" w:cs="仿宋" w:hint="eastAsia"/>
          <w:bCs/>
          <w:sz w:val="16"/>
          <w:szCs w:val="16"/>
        </w:rPr>
        <w:t>月，</w:t>
      </w:r>
      <w:r w:rsidRPr="00791C90">
        <w:rPr>
          <w:rFonts w:ascii="Arial Narrow" w:eastAsia="仿宋_GB2312" w:hAnsi="Arial Narrow" w:cs="仿宋"/>
          <w:bCs/>
          <w:sz w:val="16"/>
          <w:szCs w:val="16"/>
        </w:rPr>
        <w:t>https://www.itdcw.com/news/hangyebaogao/01191393J2024.html</w:t>
      </w:r>
    </w:p>
  </w:footnote>
  <w:footnote w:id="7">
    <w:p w14:paraId="3D66CE5A" w14:textId="77777777" w:rsidR="00437FF1" w:rsidRPr="00891D9B" w:rsidRDefault="00437FF1" w:rsidP="00891D9B">
      <w:pPr>
        <w:pStyle w:val="af6"/>
        <w:spacing w:line="200" w:lineRule="exact"/>
        <w:rPr>
          <w:sz w:val="16"/>
          <w:szCs w:val="16"/>
        </w:rPr>
      </w:pPr>
      <w:r w:rsidRPr="00891D9B">
        <w:rPr>
          <w:rStyle w:val="aff4"/>
          <w:sz w:val="16"/>
          <w:szCs w:val="16"/>
        </w:rPr>
        <w:footnoteRef/>
      </w:r>
      <w:r w:rsidRPr="00891D9B">
        <w:rPr>
          <w:sz w:val="16"/>
          <w:szCs w:val="16"/>
        </w:rPr>
        <w:t xml:space="preserve"> </w:t>
      </w:r>
      <w:r w:rsidRPr="00891D9B">
        <w:rPr>
          <w:rFonts w:ascii="Arial Narrow" w:eastAsia="仿宋_GB2312" w:hAnsi="Arial Narrow" w:cs="仿宋" w:hint="eastAsia"/>
          <w:bCs/>
          <w:sz w:val="16"/>
          <w:szCs w:val="16"/>
        </w:rPr>
        <w:t>资料来源</w:t>
      </w:r>
      <w:r w:rsidRPr="00891D9B">
        <w:rPr>
          <w:rFonts w:ascii="Arial Narrow" w:eastAsia="仿宋_GB2312" w:hAnsi="Arial Narrow" w:cs="仿宋" w:hint="eastAsia"/>
          <w:bCs/>
          <w:sz w:val="16"/>
          <w:szCs w:val="16"/>
        </w:rPr>
        <w:t>:</w:t>
      </w:r>
      <w:r w:rsidRPr="00891D9B">
        <w:rPr>
          <w:rFonts w:ascii="Arial Narrow" w:eastAsia="仿宋" w:hAnsi="Arial Narrow"/>
          <w:sz w:val="16"/>
          <w:szCs w:val="16"/>
        </w:rPr>
        <w:t xml:space="preserve"> </w:t>
      </w:r>
      <w:r w:rsidRPr="00891D9B">
        <w:rPr>
          <w:rFonts w:ascii="Arial Narrow" w:eastAsia="仿宋" w:hAnsi="Arial Narrow"/>
          <w:sz w:val="16"/>
          <w:szCs w:val="16"/>
        </w:rPr>
        <w:t>《</w:t>
      </w:r>
      <w:r w:rsidRPr="00891D9B">
        <w:rPr>
          <w:rFonts w:ascii="Arial Narrow" w:eastAsia="仿宋" w:hAnsi="Arial Narrow"/>
          <w:sz w:val="16"/>
          <w:szCs w:val="16"/>
        </w:rPr>
        <w:t>2024</w:t>
      </w:r>
      <w:r w:rsidRPr="00891D9B">
        <w:rPr>
          <w:rFonts w:ascii="Arial Narrow" w:eastAsia="仿宋" w:hAnsi="Arial Narrow"/>
          <w:sz w:val="16"/>
          <w:szCs w:val="16"/>
        </w:rPr>
        <w:t>年中国锂电池行业市场前景预测研究报告（简版）》，中商情报网，</w:t>
      </w:r>
      <w:r w:rsidRPr="00891D9B">
        <w:rPr>
          <w:rFonts w:ascii="Arial Narrow" w:eastAsia="仿宋" w:hAnsi="Arial Narrow"/>
          <w:sz w:val="16"/>
          <w:szCs w:val="16"/>
        </w:rPr>
        <w:t>2024</w:t>
      </w:r>
      <w:r w:rsidRPr="00891D9B">
        <w:rPr>
          <w:rFonts w:ascii="Arial Narrow" w:eastAsia="仿宋" w:hAnsi="Arial Narrow"/>
          <w:sz w:val="16"/>
          <w:szCs w:val="16"/>
        </w:rPr>
        <w:t>年</w:t>
      </w:r>
      <w:r w:rsidRPr="00891D9B">
        <w:rPr>
          <w:rFonts w:ascii="Arial Narrow" w:eastAsia="仿宋" w:hAnsi="Arial Narrow"/>
          <w:sz w:val="16"/>
          <w:szCs w:val="16"/>
        </w:rPr>
        <w:t>5</w:t>
      </w:r>
      <w:r w:rsidRPr="00891D9B">
        <w:rPr>
          <w:rFonts w:ascii="Arial Narrow" w:eastAsia="仿宋" w:hAnsi="Arial Narrow"/>
          <w:sz w:val="16"/>
          <w:szCs w:val="16"/>
        </w:rPr>
        <w:t>月</w:t>
      </w:r>
      <w:r w:rsidRPr="00891D9B">
        <w:rPr>
          <w:rFonts w:ascii="Arial Narrow" w:eastAsia="仿宋" w:hAnsi="Arial Narrow"/>
          <w:sz w:val="16"/>
          <w:szCs w:val="16"/>
        </w:rPr>
        <w:t>11</w:t>
      </w:r>
      <w:r w:rsidRPr="00891D9B">
        <w:rPr>
          <w:rFonts w:ascii="Arial Narrow" w:eastAsia="仿宋" w:hAnsi="Arial Narrow"/>
          <w:sz w:val="16"/>
          <w:szCs w:val="16"/>
        </w:rPr>
        <w:t>日，</w:t>
      </w:r>
      <w:r w:rsidRPr="00891D9B">
        <w:rPr>
          <w:rFonts w:ascii="Arial Narrow" w:eastAsia="仿宋" w:hAnsi="Arial Narrow"/>
          <w:sz w:val="16"/>
          <w:szCs w:val="16"/>
        </w:rPr>
        <w:t>https://www.askci.com/news/chanye/20240511/083540271538774054161214_8.shtml</w:t>
      </w:r>
    </w:p>
  </w:footnote>
  <w:footnote w:id="8">
    <w:p w14:paraId="2C073A19" w14:textId="77777777" w:rsidR="00437FF1" w:rsidRPr="00891D9B" w:rsidRDefault="00437FF1" w:rsidP="00891D9B">
      <w:pPr>
        <w:pStyle w:val="af6"/>
        <w:spacing w:line="200" w:lineRule="exact"/>
        <w:rPr>
          <w:sz w:val="16"/>
          <w:szCs w:val="16"/>
        </w:rPr>
      </w:pPr>
      <w:r w:rsidRPr="00891D9B">
        <w:rPr>
          <w:rStyle w:val="aff4"/>
          <w:sz w:val="16"/>
          <w:szCs w:val="16"/>
        </w:rPr>
        <w:footnoteRef/>
      </w:r>
      <w:r w:rsidRPr="00891D9B">
        <w:rPr>
          <w:sz w:val="16"/>
          <w:szCs w:val="16"/>
        </w:rPr>
        <w:t xml:space="preserve"> </w:t>
      </w:r>
      <w:r w:rsidRPr="00891D9B">
        <w:rPr>
          <w:rFonts w:ascii="Arial Narrow" w:eastAsia="仿宋_GB2312" w:hAnsi="Arial Narrow" w:cs="仿宋" w:hint="eastAsia"/>
          <w:bCs/>
          <w:sz w:val="16"/>
          <w:szCs w:val="16"/>
        </w:rPr>
        <w:t>资料来源：新华社</w:t>
      </w:r>
      <w:r w:rsidRPr="00891D9B">
        <w:rPr>
          <w:rFonts w:ascii="Arial Narrow" w:eastAsia="仿宋_GB2312" w:hAnsi="Arial Narrow" w:cs="仿宋"/>
          <w:bCs/>
          <w:sz w:val="16"/>
          <w:szCs w:val="16"/>
        </w:rPr>
        <w:t>https://www.gov.cn/lianbo/bumen/202403/content_6936063.htm</w:t>
      </w:r>
    </w:p>
  </w:footnote>
  <w:footnote w:id="9">
    <w:p w14:paraId="2C4C9E09" w14:textId="77777777" w:rsidR="00437FF1" w:rsidRPr="00891D9B" w:rsidRDefault="00437FF1" w:rsidP="00891D9B">
      <w:pPr>
        <w:pStyle w:val="af6"/>
        <w:spacing w:line="200" w:lineRule="exact"/>
        <w:rPr>
          <w:sz w:val="16"/>
          <w:szCs w:val="16"/>
        </w:rPr>
      </w:pPr>
      <w:r w:rsidRPr="00891D9B">
        <w:rPr>
          <w:rStyle w:val="aff4"/>
          <w:sz w:val="16"/>
          <w:szCs w:val="16"/>
        </w:rPr>
        <w:footnoteRef/>
      </w:r>
      <w:r w:rsidRPr="00891D9B">
        <w:rPr>
          <w:rFonts w:ascii="Arial Narrow" w:eastAsia="仿宋_GB2312" w:hAnsi="Arial Narrow" w:cs="仿宋" w:hint="eastAsia"/>
          <w:bCs/>
          <w:sz w:val="16"/>
          <w:szCs w:val="16"/>
        </w:rPr>
        <w:t>资料来源：《</w:t>
      </w:r>
      <w:r w:rsidRPr="00891D9B">
        <w:rPr>
          <w:rFonts w:ascii="Arial Narrow" w:eastAsia="仿宋_GB2312" w:hAnsi="Arial Narrow" w:cs="仿宋" w:hint="eastAsia"/>
          <w:bCs/>
          <w:sz w:val="16"/>
          <w:szCs w:val="16"/>
        </w:rPr>
        <w:t>2023</w:t>
      </w:r>
      <w:r w:rsidRPr="00891D9B">
        <w:rPr>
          <w:rFonts w:ascii="Arial Narrow" w:eastAsia="仿宋_GB2312" w:hAnsi="Arial Narrow" w:cs="仿宋" w:hint="eastAsia"/>
          <w:bCs/>
          <w:sz w:val="16"/>
          <w:szCs w:val="16"/>
        </w:rPr>
        <w:t>年中国锂离子电池行业发展报告及前景分析》，佑信咨询，</w:t>
      </w:r>
      <w:r w:rsidRPr="00891D9B">
        <w:rPr>
          <w:rFonts w:ascii="Arial Narrow" w:eastAsia="仿宋_GB2312" w:hAnsi="Arial Narrow" w:cs="仿宋" w:hint="eastAsia"/>
          <w:bCs/>
          <w:sz w:val="16"/>
          <w:szCs w:val="16"/>
        </w:rPr>
        <w:t>2023</w:t>
      </w:r>
      <w:r w:rsidRPr="00891D9B">
        <w:rPr>
          <w:rFonts w:ascii="Arial Narrow" w:eastAsia="仿宋_GB2312" w:hAnsi="Arial Narrow" w:cs="仿宋" w:hint="eastAsia"/>
          <w:bCs/>
          <w:sz w:val="16"/>
          <w:szCs w:val="16"/>
        </w:rPr>
        <w:t>年</w:t>
      </w:r>
      <w:r w:rsidRPr="00891D9B">
        <w:rPr>
          <w:rFonts w:ascii="Arial Narrow" w:eastAsia="仿宋_GB2312" w:hAnsi="Arial Narrow" w:cs="仿宋" w:hint="eastAsia"/>
          <w:bCs/>
          <w:sz w:val="16"/>
          <w:szCs w:val="16"/>
        </w:rPr>
        <w:t>3</w:t>
      </w:r>
      <w:r w:rsidRPr="00891D9B">
        <w:rPr>
          <w:rFonts w:ascii="Arial Narrow" w:eastAsia="仿宋_GB2312" w:hAnsi="Arial Narrow" w:cs="仿宋" w:hint="eastAsia"/>
          <w:bCs/>
          <w:sz w:val="16"/>
          <w:szCs w:val="16"/>
        </w:rPr>
        <w:t>月</w:t>
      </w:r>
      <w:r w:rsidRPr="00891D9B">
        <w:rPr>
          <w:rFonts w:ascii="Arial Narrow" w:eastAsia="仿宋_GB2312" w:hAnsi="Arial Narrow" w:cs="仿宋" w:hint="eastAsia"/>
          <w:bCs/>
          <w:sz w:val="16"/>
          <w:szCs w:val="16"/>
        </w:rPr>
        <w:t>27</w:t>
      </w:r>
      <w:r w:rsidRPr="00891D9B">
        <w:rPr>
          <w:rFonts w:ascii="Arial Narrow" w:eastAsia="仿宋_GB2312" w:hAnsi="Arial Narrow" w:cs="仿宋" w:hint="eastAsia"/>
          <w:bCs/>
          <w:sz w:val="16"/>
          <w:szCs w:val="16"/>
        </w:rPr>
        <w:t>日，</w:t>
      </w:r>
      <w:r w:rsidRPr="00891D9B">
        <w:rPr>
          <w:rFonts w:ascii="Arial Narrow" w:eastAsia="仿宋_GB2312" w:hAnsi="Arial Narrow" w:cs="仿宋"/>
          <w:bCs/>
          <w:sz w:val="16"/>
          <w:szCs w:val="16"/>
        </w:rPr>
        <w:t>https://baijiahao.baidu.com/s?id=1761500807209119890&amp;wfr=spider&amp;for=pc</w:t>
      </w:r>
    </w:p>
  </w:footnote>
  <w:footnote w:id="10">
    <w:p w14:paraId="125787A7" w14:textId="77777777" w:rsidR="00437FF1" w:rsidRPr="00891D9B" w:rsidRDefault="00437FF1" w:rsidP="00891D9B">
      <w:pPr>
        <w:pStyle w:val="af6"/>
        <w:spacing w:line="200" w:lineRule="exact"/>
        <w:rPr>
          <w:rFonts w:ascii="Arial Narrow" w:eastAsia="仿宋_GB2312" w:hAnsi="Arial Narrow" w:cs="仿宋"/>
          <w:bCs/>
          <w:sz w:val="16"/>
          <w:szCs w:val="16"/>
        </w:rPr>
      </w:pPr>
      <w:r w:rsidRPr="00891D9B">
        <w:rPr>
          <w:rStyle w:val="aff4"/>
          <w:sz w:val="16"/>
          <w:szCs w:val="16"/>
        </w:rPr>
        <w:footnoteRef/>
      </w:r>
      <w:r w:rsidRPr="00891D9B">
        <w:rPr>
          <w:sz w:val="16"/>
          <w:szCs w:val="16"/>
        </w:rPr>
        <w:t xml:space="preserve"> </w:t>
      </w:r>
      <w:r w:rsidRPr="00891D9B">
        <w:rPr>
          <w:rFonts w:ascii="Arial Narrow" w:eastAsia="仿宋_GB2312" w:hAnsi="Arial Narrow" w:cs="仿宋" w:hint="eastAsia"/>
          <w:bCs/>
          <w:sz w:val="16"/>
          <w:szCs w:val="16"/>
        </w:rPr>
        <w:t>资料来源：《锂离子电池行业行业竞争状况及市场集中情况》，思瀚产业研究院，</w:t>
      </w:r>
      <w:r w:rsidRPr="00891D9B">
        <w:rPr>
          <w:rFonts w:ascii="Arial Narrow" w:eastAsia="仿宋_GB2312" w:hAnsi="Arial Narrow" w:cs="仿宋"/>
          <w:bCs/>
          <w:sz w:val="16"/>
          <w:szCs w:val="16"/>
        </w:rPr>
        <w:t>2023</w:t>
      </w:r>
      <w:r w:rsidRPr="00891D9B">
        <w:rPr>
          <w:rFonts w:ascii="Arial Narrow" w:eastAsia="仿宋_GB2312" w:hAnsi="Arial Narrow" w:cs="仿宋" w:hint="eastAsia"/>
          <w:bCs/>
          <w:sz w:val="16"/>
          <w:szCs w:val="16"/>
        </w:rPr>
        <w:t>年</w:t>
      </w:r>
      <w:r w:rsidRPr="00891D9B">
        <w:rPr>
          <w:rFonts w:ascii="Arial Narrow" w:eastAsia="仿宋_GB2312" w:hAnsi="Arial Narrow" w:cs="仿宋" w:hint="eastAsia"/>
          <w:bCs/>
          <w:sz w:val="16"/>
          <w:szCs w:val="16"/>
        </w:rPr>
        <w:t>5</w:t>
      </w:r>
      <w:r w:rsidRPr="00891D9B">
        <w:rPr>
          <w:rFonts w:ascii="Arial Narrow" w:eastAsia="仿宋_GB2312" w:hAnsi="Arial Narrow" w:cs="仿宋" w:hint="eastAsia"/>
          <w:bCs/>
          <w:sz w:val="16"/>
          <w:szCs w:val="16"/>
        </w:rPr>
        <w:t>月</w:t>
      </w:r>
      <w:r w:rsidRPr="00891D9B">
        <w:rPr>
          <w:rFonts w:ascii="Arial Narrow" w:eastAsia="仿宋_GB2312" w:hAnsi="Arial Narrow" w:cs="仿宋" w:hint="eastAsia"/>
          <w:bCs/>
          <w:sz w:val="16"/>
          <w:szCs w:val="16"/>
        </w:rPr>
        <w:t>2</w:t>
      </w:r>
      <w:r w:rsidRPr="00891D9B">
        <w:rPr>
          <w:rFonts w:ascii="Arial Narrow" w:eastAsia="仿宋_GB2312" w:hAnsi="Arial Narrow" w:cs="仿宋"/>
          <w:bCs/>
          <w:sz w:val="16"/>
          <w:szCs w:val="16"/>
        </w:rPr>
        <w:t>6</w:t>
      </w:r>
      <w:r w:rsidRPr="00891D9B">
        <w:rPr>
          <w:rFonts w:ascii="Arial Narrow" w:eastAsia="仿宋_GB2312" w:hAnsi="Arial Narrow" w:cs="仿宋" w:hint="eastAsia"/>
          <w:bCs/>
          <w:sz w:val="16"/>
          <w:szCs w:val="16"/>
        </w:rPr>
        <w:t>日，</w:t>
      </w:r>
      <w:r w:rsidRPr="00891D9B">
        <w:rPr>
          <w:rFonts w:ascii="Arial Narrow" w:eastAsia="仿宋_GB2312" w:hAnsi="Arial Narrow" w:cs="仿宋"/>
          <w:bCs/>
          <w:sz w:val="16"/>
          <w:szCs w:val="16"/>
        </w:rPr>
        <w:t>http://www.chinasihan.com/news/cykj/7843.html</w:t>
      </w:r>
    </w:p>
  </w:footnote>
  <w:footnote w:id="11">
    <w:p w14:paraId="42FBD6FA" w14:textId="77777777" w:rsidR="00437FF1" w:rsidRPr="00891D9B" w:rsidRDefault="00437FF1" w:rsidP="00891D9B">
      <w:pPr>
        <w:pStyle w:val="af6"/>
        <w:spacing w:line="200" w:lineRule="exact"/>
        <w:rPr>
          <w:rFonts w:ascii="Arial Narrow" w:eastAsia="仿宋_GB2312" w:hAnsi="Arial Narrow" w:cs="仿宋"/>
          <w:bCs/>
          <w:sz w:val="16"/>
          <w:szCs w:val="16"/>
        </w:rPr>
      </w:pPr>
      <w:r w:rsidRPr="00891D9B">
        <w:rPr>
          <w:rStyle w:val="aff4"/>
          <w:sz w:val="16"/>
          <w:szCs w:val="16"/>
        </w:rPr>
        <w:footnoteRef/>
      </w:r>
      <w:r w:rsidRPr="00891D9B">
        <w:rPr>
          <w:sz w:val="16"/>
          <w:szCs w:val="16"/>
        </w:rPr>
        <w:t xml:space="preserve"> </w:t>
      </w:r>
      <w:r w:rsidRPr="00891D9B">
        <w:rPr>
          <w:rFonts w:ascii="Arial Narrow" w:eastAsia="仿宋_GB2312" w:hAnsi="Arial Narrow" w:cs="仿宋" w:hint="eastAsia"/>
          <w:bCs/>
          <w:sz w:val="16"/>
          <w:szCs w:val="16"/>
        </w:rPr>
        <w:t>资料来源：《</w:t>
      </w:r>
      <w:r w:rsidRPr="00891D9B">
        <w:rPr>
          <w:rFonts w:ascii="Arial Narrow" w:eastAsia="仿宋_GB2312" w:hAnsi="Arial Narrow" w:cs="仿宋" w:hint="eastAsia"/>
          <w:bCs/>
          <w:sz w:val="16"/>
          <w:szCs w:val="16"/>
        </w:rPr>
        <w:t>2024</w:t>
      </w:r>
      <w:r w:rsidRPr="00891D9B">
        <w:rPr>
          <w:rFonts w:ascii="Arial Narrow" w:eastAsia="仿宋_GB2312" w:hAnsi="Arial Narrow" w:cs="仿宋" w:hint="eastAsia"/>
          <w:bCs/>
          <w:sz w:val="16"/>
          <w:szCs w:val="16"/>
        </w:rPr>
        <w:t>年中国锂电池行业市场前景预测研究报告（简版）》，中商情报网，</w:t>
      </w:r>
      <w:r w:rsidRPr="00891D9B">
        <w:rPr>
          <w:rFonts w:ascii="Arial Narrow" w:eastAsia="仿宋_GB2312" w:hAnsi="Arial Narrow" w:cs="仿宋" w:hint="eastAsia"/>
          <w:bCs/>
          <w:sz w:val="16"/>
          <w:szCs w:val="16"/>
        </w:rPr>
        <w:t>202</w:t>
      </w:r>
      <w:r w:rsidRPr="00891D9B">
        <w:rPr>
          <w:rFonts w:ascii="Arial Narrow" w:eastAsia="仿宋_GB2312" w:hAnsi="Arial Narrow" w:cs="仿宋"/>
          <w:bCs/>
          <w:sz w:val="16"/>
          <w:szCs w:val="16"/>
        </w:rPr>
        <w:t>4</w:t>
      </w:r>
      <w:r w:rsidRPr="00891D9B">
        <w:rPr>
          <w:rFonts w:ascii="Arial Narrow" w:eastAsia="仿宋_GB2312" w:hAnsi="Arial Narrow" w:cs="仿宋" w:hint="eastAsia"/>
          <w:bCs/>
          <w:sz w:val="16"/>
          <w:szCs w:val="16"/>
        </w:rPr>
        <w:t>年</w:t>
      </w:r>
      <w:r w:rsidRPr="00891D9B">
        <w:rPr>
          <w:rFonts w:ascii="Arial Narrow" w:eastAsia="仿宋_GB2312" w:hAnsi="Arial Narrow" w:cs="仿宋"/>
          <w:bCs/>
          <w:sz w:val="16"/>
          <w:szCs w:val="16"/>
        </w:rPr>
        <w:t>5</w:t>
      </w:r>
      <w:r w:rsidRPr="00891D9B">
        <w:rPr>
          <w:rFonts w:ascii="Arial Narrow" w:eastAsia="仿宋_GB2312" w:hAnsi="Arial Narrow" w:cs="仿宋" w:hint="eastAsia"/>
          <w:bCs/>
          <w:sz w:val="16"/>
          <w:szCs w:val="16"/>
        </w:rPr>
        <w:t>月</w:t>
      </w:r>
      <w:r w:rsidRPr="00891D9B">
        <w:rPr>
          <w:rFonts w:ascii="Arial Narrow" w:eastAsia="仿宋_GB2312" w:hAnsi="Arial Narrow" w:cs="仿宋"/>
          <w:bCs/>
          <w:sz w:val="16"/>
          <w:szCs w:val="16"/>
        </w:rPr>
        <w:t>11</w:t>
      </w:r>
      <w:r w:rsidRPr="00891D9B">
        <w:rPr>
          <w:rFonts w:ascii="Arial Narrow" w:eastAsia="仿宋_GB2312" w:hAnsi="Arial Narrow" w:cs="仿宋" w:hint="eastAsia"/>
          <w:bCs/>
          <w:sz w:val="16"/>
          <w:szCs w:val="16"/>
        </w:rPr>
        <w:t>日，</w:t>
      </w:r>
      <w:r w:rsidRPr="00891D9B">
        <w:rPr>
          <w:rFonts w:ascii="Arial Narrow" w:eastAsia="仿宋_GB2312" w:hAnsi="Arial Narrow" w:cs="仿宋"/>
          <w:bCs/>
          <w:sz w:val="16"/>
          <w:szCs w:val="16"/>
        </w:rPr>
        <w:t>https://www.askci.com/news/chanye/20240511/083540271538774054161214_8.shtml</w:t>
      </w:r>
    </w:p>
  </w:footnote>
  <w:footnote w:id="12">
    <w:p w14:paraId="52730F55" w14:textId="77777777" w:rsidR="00437FF1" w:rsidRPr="00891D9B" w:rsidRDefault="00437FF1" w:rsidP="00891D9B">
      <w:pPr>
        <w:pStyle w:val="af6"/>
        <w:spacing w:line="200" w:lineRule="exact"/>
        <w:rPr>
          <w:rFonts w:ascii="Arial Narrow" w:eastAsia="仿宋_GB2312" w:hAnsi="Arial Narrow" w:cs="仿宋"/>
          <w:bCs/>
          <w:sz w:val="16"/>
          <w:szCs w:val="16"/>
        </w:rPr>
      </w:pPr>
      <w:r w:rsidRPr="00891D9B">
        <w:rPr>
          <w:rStyle w:val="aff4"/>
          <w:sz w:val="16"/>
          <w:szCs w:val="16"/>
        </w:rPr>
        <w:footnoteRef/>
      </w:r>
      <w:r w:rsidRPr="00891D9B">
        <w:rPr>
          <w:sz w:val="16"/>
          <w:szCs w:val="16"/>
        </w:rPr>
        <w:t xml:space="preserve"> </w:t>
      </w:r>
      <w:r w:rsidRPr="00891D9B">
        <w:rPr>
          <w:rFonts w:ascii="Arial Narrow" w:eastAsia="仿宋_GB2312" w:hAnsi="Arial Narrow" w:cs="仿宋" w:hint="eastAsia"/>
          <w:bCs/>
          <w:sz w:val="16"/>
          <w:szCs w:val="16"/>
        </w:rPr>
        <w:t>资料来源：《中国锂离子电池行业发展分析与投资前景预测报告（</w:t>
      </w:r>
      <w:r w:rsidRPr="00891D9B">
        <w:rPr>
          <w:rFonts w:ascii="Arial Narrow" w:eastAsia="仿宋_GB2312" w:hAnsi="Arial Narrow" w:cs="仿宋" w:hint="eastAsia"/>
          <w:bCs/>
          <w:sz w:val="16"/>
          <w:szCs w:val="16"/>
        </w:rPr>
        <w:t>2023-2030</w:t>
      </w:r>
      <w:r w:rsidRPr="00891D9B">
        <w:rPr>
          <w:rFonts w:ascii="Arial Narrow" w:eastAsia="仿宋_GB2312" w:hAnsi="Arial Narrow" w:cs="仿宋" w:hint="eastAsia"/>
          <w:bCs/>
          <w:sz w:val="16"/>
          <w:szCs w:val="16"/>
        </w:rPr>
        <w:t>年）》，观研天下，</w:t>
      </w:r>
      <w:r w:rsidRPr="00891D9B">
        <w:rPr>
          <w:rFonts w:ascii="Arial Narrow" w:eastAsia="仿宋_GB2312" w:hAnsi="Arial Narrow" w:cs="仿宋" w:hint="eastAsia"/>
          <w:bCs/>
          <w:sz w:val="16"/>
          <w:szCs w:val="16"/>
        </w:rPr>
        <w:t>202</w:t>
      </w:r>
      <w:r w:rsidRPr="00891D9B">
        <w:rPr>
          <w:rFonts w:ascii="Arial Narrow" w:eastAsia="仿宋_GB2312" w:hAnsi="Arial Narrow" w:cs="仿宋"/>
          <w:bCs/>
          <w:sz w:val="16"/>
          <w:szCs w:val="16"/>
        </w:rPr>
        <w:t>4</w:t>
      </w:r>
      <w:r w:rsidRPr="00891D9B">
        <w:rPr>
          <w:rFonts w:ascii="Arial Narrow" w:eastAsia="仿宋_GB2312" w:hAnsi="Arial Narrow" w:cs="仿宋" w:hint="eastAsia"/>
          <w:bCs/>
          <w:sz w:val="16"/>
          <w:szCs w:val="16"/>
        </w:rPr>
        <w:t>年</w:t>
      </w:r>
      <w:r w:rsidRPr="00891D9B">
        <w:rPr>
          <w:rFonts w:ascii="Arial Narrow" w:eastAsia="仿宋_GB2312" w:hAnsi="Arial Narrow" w:cs="仿宋"/>
          <w:bCs/>
          <w:sz w:val="16"/>
          <w:szCs w:val="16"/>
        </w:rPr>
        <w:t>4</w:t>
      </w:r>
      <w:r w:rsidRPr="00891D9B">
        <w:rPr>
          <w:rFonts w:ascii="Arial Narrow" w:eastAsia="仿宋_GB2312" w:hAnsi="Arial Narrow" w:cs="仿宋" w:hint="eastAsia"/>
          <w:bCs/>
          <w:sz w:val="16"/>
          <w:szCs w:val="16"/>
        </w:rPr>
        <w:t>月</w:t>
      </w:r>
      <w:r w:rsidRPr="00891D9B">
        <w:rPr>
          <w:rFonts w:ascii="Arial Narrow" w:eastAsia="仿宋_GB2312" w:hAnsi="Arial Narrow" w:cs="仿宋"/>
          <w:bCs/>
          <w:sz w:val="16"/>
          <w:szCs w:val="16"/>
        </w:rPr>
        <w:t>18</w:t>
      </w:r>
      <w:r w:rsidRPr="00891D9B">
        <w:rPr>
          <w:rFonts w:ascii="Arial Narrow" w:eastAsia="仿宋_GB2312" w:hAnsi="Arial Narrow" w:cs="仿宋" w:hint="eastAsia"/>
          <w:bCs/>
          <w:sz w:val="16"/>
          <w:szCs w:val="16"/>
        </w:rPr>
        <w:t>日，</w:t>
      </w:r>
      <w:r w:rsidRPr="00891D9B">
        <w:rPr>
          <w:rFonts w:ascii="Arial Narrow" w:eastAsia="仿宋_GB2312" w:hAnsi="Arial Narrow" w:cs="仿宋"/>
          <w:bCs/>
          <w:sz w:val="16"/>
          <w:szCs w:val="16"/>
        </w:rPr>
        <w:t>https://baijiahao.baidu.com/s?id=1796587657534438072&amp;wfr=spider&amp;for=pc</w:t>
      </w:r>
    </w:p>
  </w:footnote>
  <w:footnote w:id="13">
    <w:p w14:paraId="218E8D95" w14:textId="77777777" w:rsidR="00437FF1" w:rsidRPr="00891D9B" w:rsidRDefault="00437FF1">
      <w:pPr>
        <w:pStyle w:val="af6"/>
        <w:spacing w:before="0" w:after="0" w:line="240" w:lineRule="atLeast"/>
        <w:jc w:val="left"/>
        <w:rPr>
          <w:rFonts w:ascii="Arial Narrow" w:eastAsia="仿宋_GB2312" w:hAnsi="Arial Narrow"/>
          <w:sz w:val="16"/>
          <w:szCs w:val="16"/>
        </w:rPr>
      </w:pPr>
      <w:r w:rsidRPr="00891D9B">
        <w:rPr>
          <w:rStyle w:val="aff4"/>
          <w:rFonts w:ascii="Arial Narrow" w:eastAsia="仿宋_GB2312" w:hAnsi="Arial Narrow" w:cs="Arial"/>
          <w:sz w:val="16"/>
          <w:szCs w:val="16"/>
        </w:rPr>
        <w:footnoteRef/>
      </w:r>
      <w:r w:rsidRPr="00891D9B">
        <w:rPr>
          <w:rStyle w:val="aff4"/>
          <w:rFonts w:ascii="Arial Narrow" w:eastAsia="仿宋_GB2312" w:hAnsi="Arial Narrow" w:cs="Arial"/>
          <w:sz w:val="16"/>
          <w:szCs w:val="16"/>
        </w:rPr>
        <w:t xml:space="preserve"> </w:t>
      </w:r>
      <w:r w:rsidRPr="00891D9B">
        <w:rPr>
          <w:rFonts w:ascii="Arial Narrow" w:eastAsia="仿宋_GB2312" w:hAnsi="Arial Narrow"/>
          <w:sz w:val="16"/>
          <w:szCs w:val="16"/>
        </w:rPr>
        <w:t>《</w:t>
      </w:r>
      <w:r w:rsidRPr="00891D9B">
        <w:rPr>
          <w:rFonts w:ascii="Arial Narrow" w:eastAsia="仿宋_GB2312" w:hAnsi="Arial Narrow"/>
          <w:sz w:val="16"/>
          <w:szCs w:val="16"/>
        </w:rPr>
        <w:t xml:space="preserve">OECD </w:t>
      </w:r>
      <w:r w:rsidRPr="00891D9B">
        <w:rPr>
          <w:rFonts w:ascii="Arial Narrow" w:eastAsia="仿宋_GB2312" w:hAnsi="Arial Narrow"/>
          <w:sz w:val="16"/>
          <w:szCs w:val="16"/>
        </w:rPr>
        <w:t>跨国企业与税务机关转让定价指南》，第</w:t>
      </w:r>
      <w:r w:rsidRPr="00891D9B">
        <w:rPr>
          <w:rFonts w:ascii="Arial Narrow" w:eastAsia="仿宋_GB2312" w:hAnsi="Arial Narrow"/>
          <w:sz w:val="16"/>
          <w:szCs w:val="16"/>
        </w:rPr>
        <w:t xml:space="preserve"> III </w:t>
      </w:r>
      <w:r w:rsidRPr="00891D9B">
        <w:rPr>
          <w:rFonts w:ascii="Arial Narrow" w:eastAsia="仿宋_GB2312" w:hAnsi="Arial Narrow"/>
          <w:sz w:val="16"/>
          <w:szCs w:val="16"/>
        </w:rPr>
        <w:t>章，</w:t>
      </w:r>
      <w:r w:rsidRPr="00891D9B">
        <w:rPr>
          <w:rFonts w:ascii="Arial Narrow" w:eastAsia="仿宋_GB2312" w:hAnsi="Arial Narrow"/>
          <w:sz w:val="16"/>
          <w:szCs w:val="16"/>
        </w:rPr>
        <w:t xml:space="preserve">A </w:t>
      </w:r>
      <w:r w:rsidRPr="00891D9B">
        <w:rPr>
          <w:rFonts w:ascii="Arial Narrow" w:eastAsia="仿宋_GB2312" w:hAnsi="Arial Narrow"/>
          <w:sz w:val="16"/>
          <w:szCs w:val="16"/>
        </w:rPr>
        <w:t>部分，第</w:t>
      </w:r>
      <w:r w:rsidRPr="00891D9B">
        <w:rPr>
          <w:rFonts w:ascii="Arial Narrow" w:eastAsia="仿宋_GB2312" w:hAnsi="Arial Narrow"/>
          <w:sz w:val="16"/>
          <w:szCs w:val="16"/>
        </w:rPr>
        <w:t xml:space="preserve"> 3.9 </w:t>
      </w:r>
      <w:r w:rsidRPr="00891D9B">
        <w:rPr>
          <w:rFonts w:ascii="Arial Narrow" w:eastAsia="仿宋_GB2312" w:hAnsi="Arial Narrow"/>
          <w:sz w:val="16"/>
          <w:szCs w:val="16"/>
        </w:rPr>
        <w:t>段落</w:t>
      </w:r>
    </w:p>
  </w:footnote>
  <w:footnote w:id="14">
    <w:p w14:paraId="74DA5EB9" w14:textId="77777777" w:rsidR="00437FF1" w:rsidRPr="0031618F" w:rsidRDefault="00437FF1" w:rsidP="0031618F">
      <w:pPr>
        <w:pStyle w:val="af6"/>
        <w:spacing w:line="200" w:lineRule="exact"/>
        <w:jc w:val="left"/>
        <w:rPr>
          <w:rFonts w:ascii="Arial Narrow" w:eastAsia="仿宋_GB2312" w:hAnsi="Arial Narrow"/>
          <w:sz w:val="16"/>
          <w:szCs w:val="16"/>
        </w:rPr>
      </w:pPr>
      <w:r w:rsidRPr="0031618F">
        <w:rPr>
          <w:rStyle w:val="aff4"/>
          <w:rFonts w:ascii="Arial Narrow" w:eastAsia="仿宋_GB2312" w:hAnsi="Arial Narrow" w:cs="Arial"/>
          <w:sz w:val="16"/>
          <w:szCs w:val="16"/>
        </w:rPr>
        <w:footnoteRef/>
      </w:r>
      <w:r w:rsidRPr="0031618F">
        <w:rPr>
          <w:rStyle w:val="aff4"/>
          <w:rFonts w:ascii="Arial Narrow" w:eastAsia="仿宋_GB2312" w:hAnsi="Arial Narrow" w:cs="Arial"/>
          <w:sz w:val="16"/>
          <w:szCs w:val="16"/>
        </w:rPr>
        <w:t xml:space="preserve"> </w:t>
      </w:r>
      <w:r w:rsidRPr="0031618F">
        <w:rPr>
          <w:rFonts w:ascii="Arial Narrow" w:eastAsia="仿宋_GB2312" w:hAnsi="Arial Narrow" w:hint="eastAsia"/>
          <w:sz w:val="16"/>
          <w:szCs w:val="16"/>
        </w:rPr>
        <w:t>《联合国发展中国家转让定价操作手册》，第</w:t>
      </w:r>
      <w:r w:rsidRPr="0031618F">
        <w:rPr>
          <w:rFonts w:ascii="Arial Narrow" w:eastAsia="仿宋_GB2312" w:hAnsi="Arial Narrow" w:hint="eastAsia"/>
          <w:sz w:val="16"/>
          <w:szCs w:val="16"/>
        </w:rPr>
        <w:t>10</w:t>
      </w:r>
      <w:r w:rsidRPr="0031618F">
        <w:rPr>
          <w:rFonts w:ascii="Arial Narrow" w:eastAsia="仿宋_GB2312" w:hAnsi="Arial Narrow" w:hint="eastAsia"/>
          <w:sz w:val="16"/>
          <w:szCs w:val="16"/>
        </w:rPr>
        <w:t>章，第</w:t>
      </w:r>
      <w:r w:rsidRPr="0031618F">
        <w:rPr>
          <w:rFonts w:ascii="Arial Narrow" w:eastAsia="仿宋_GB2312" w:hAnsi="Arial Narrow" w:hint="eastAsia"/>
          <w:sz w:val="16"/>
          <w:szCs w:val="16"/>
        </w:rPr>
        <w:t>10.3.3.2</w:t>
      </w:r>
      <w:r w:rsidRPr="0031618F">
        <w:rPr>
          <w:rFonts w:ascii="Arial Narrow" w:eastAsia="仿宋_GB2312" w:hAnsi="Arial Narrow" w:hint="eastAsia"/>
          <w:sz w:val="16"/>
          <w:szCs w:val="16"/>
        </w:rPr>
        <w:t>段落</w:t>
      </w:r>
    </w:p>
  </w:footnote>
  <w:footnote w:id="15">
    <w:p w14:paraId="7870D7FD" w14:textId="77777777" w:rsidR="00437FF1" w:rsidRDefault="00437FF1" w:rsidP="0031618F">
      <w:pPr>
        <w:pStyle w:val="af6"/>
        <w:spacing w:line="200" w:lineRule="exact"/>
      </w:pPr>
      <w:r w:rsidRPr="0031618F">
        <w:rPr>
          <w:rStyle w:val="aff4"/>
          <w:sz w:val="16"/>
          <w:szCs w:val="16"/>
        </w:rPr>
        <w:footnoteRef/>
      </w:r>
      <w:r w:rsidRPr="0031618F">
        <w:rPr>
          <w:sz w:val="16"/>
          <w:szCs w:val="16"/>
        </w:rPr>
        <w:t xml:space="preserve"> </w:t>
      </w:r>
      <w:r w:rsidRPr="0031618F">
        <w:rPr>
          <w:rFonts w:ascii="Arial Narrow" w:eastAsia="仿宋_GB2312" w:hAnsi="Arial Narrow" w:hint="eastAsia"/>
          <w:sz w:val="16"/>
          <w:szCs w:val="16"/>
        </w:rPr>
        <w:t>《中国人力资本报告</w:t>
      </w:r>
      <w:r w:rsidRPr="0031618F">
        <w:rPr>
          <w:rFonts w:ascii="Arial Narrow" w:eastAsia="仿宋_GB2312" w:hAnsi="Arial Narrow" w:hint="eastAsia"/>
          <w:sz w:val="16"/>
          <w:szCs w:val="16"/>
        </w:rPr>
        <w:t>2023</w:t>
      </w:r>
      <w:r w:rsidRPr="0031618F">
        <w:rPr>
          <w:rFonts w:ascii="Arial Narrow" w:eastAsia="仿宋_GB2312" w:hAnsi="Arial Narrow" w:hint="eastAsia"/>
          <w:sz w:val="16"/>
          <w:szCs w:val="16"/>
        </w:rPr>
        <w:t>》</w:t>
      </w:r>
      <w:r w:rsidRPr="0031618F">
        <w:rPr>
          <w:rFonts w:ascii="Arial Narrow" w:eastAsia="仿宋_GB2312" w:hAnsi="Arial Narrow" w:hint="eastAsia"/>
          <w:sz w:val="16"/>
          <w:szCs w:val="16"/>
        </w:rPr>
        <w:t>,https://humancapital.cufe.edu.cn/info/1020/3914.htm</w:t>
      </w:r>
    </w:p>
  </w:footnote>
  <w:footnote w:id="16">
    <w:p w14:paraId="1C1AFD9F" w14:textId="77777777" w:rsidR="00437FF1" w:rsidRPr="0031618F" w:rsidRDefault="00437FF1" w:rsidP="0031618F">
      <w:pPr>
        <w:pStyle w:val="af6"/>
        <w:spacing w:line="200" w:lineRule="exact"/>
        <w:jc w:val="left"/>
        <w:rPr>
          <w:rFonts w:ascii="Arial Narrow" w:eastAsia="仿宋_GB2312" w:hAnsi="Arial Narrow"/>
          <w:sz w:val="16"/>
          <w:szCs w:val="16"/>
        </w:rPr>
      </w:pPr>
      <w:r w:rsidRPr="0031618F">
        <w:rPr>
          <w:rStyle w:val="aff4"/>
          <w:rFonts w:ascii="Arial Narrow" w:eastAsia="仿宋_GB2312" w:hAnsi="Arial Narrow"/>
          <w:sz w:val="16"/>
          <w:szCs w:val="16"/>
        </w:rPr>
        <w:footnoteRef/>
      </w:r>
      <w:r w:rsidRPr="0031618F">
        <w:rPr>
          <w:rStyle w:val="aff4"/>
          <w:rFonts w:ascii="Arial Narrow" w:eastAsia="仿宋_GB2312" w:hAnsi="Arial Narrow"/>
          <w:sz w:val="16"/>
          <w:szCs w:val="16"/>
        </w:rPr>
        <w:t xml:space="preserve"> </w:t>
      </w:r>
      <w:r w:rsidRPr="0031618F">
        <w:rPr>
          <w:rFonts w:ascii="Arial Narrow" w:eastAsia="仿宋_GB2312" w:hAnsi="Arial Narrow"/>
          <w:sz w:val="16"/>
          <w:szCs w:val="16"/>
        </w:rPr>
        <w:t>资料来源：国家统计局</w:t>
      </w:r>
      <w:r w:rsidRPr="0031618F">
        <w:rPr>
          <w:rFonts w:ascii="Arial Narrow" w:eastAsia="仿宋_GB2312" w:hAnsi="Arial Narrow" w:hint="eastAsia"/>
          <w:sz w:val="16"/>
          <w:szCs w:val="16"/>
        </w:rPr>
        <w:t>，</w:t>
      </w:r>
      <w:r w:rsidRPr="0031618F">
        <w:rPr>
          <w:rFonts w:ascii="Arial Narrow" w:eastAsia="仿宋_GB2312" w:hAnsi="Arial Narrow"/>
          <w:sz w:val="16"/>
          <w:szCs w:val="16"/>
        </w:rPr>
        <w:t>https://www.gov.cn/xinwen/2023-02/28/content_5743623.htm</w:t>
      </w:r>
    </w:p>
  </w:footnote>
  <w:footnote w:id="17">
    <w:p w14:paraId="52808837" w14:textId="77777777" w:rsidR="00437FF1" w:rsidRDefault="00437FF1" w:rsidP="0031618F">
      <w:pPr>
        <w:pStyle w:val="af6"/>
        <w:spacing w:line="200" w:lineRule="exact"/>
        <w:jc w:val="left"/>
        <w:rPr>
          <w:rFonts w:ascii="Arial Narrow" w:eastAsia="仿宋_GB2312" w:hAnsi="Arial Narrow"/>
        </w:rPr>
      </w:pPr>
      <w:r w:rsidRPr="0031618F">
        <w:rPr>
          <w:rStyle w:val="aff4"/>
          <w:rFonts w:ascii="Arial Narrow" w:eastAsia="仿宋_GB2312" w:hAnsi="Arial Narrow" w:cs="Arial"/>
          <w:sz w:val="16"/>
          <w:szCs w:val="16"/>
        </w:rPr>
        <w:footnoteRef/>
      </w:r>
      <w:r w:rsidRPr="0031618F">
        <w:rPr>
          <w:rStyle w:val="aff4"/>
          <w:rFonts w:ascii="Arial Narrow" w:eastAsia="仿宋_GB2312" w:hAnsi="Arial Narrow" w:cs="Arial"/>
          <w:sz w:val="16"/>
          <w:szCs w:val="16"/>
        </w:rPr>
        <w:t xml:space="preserve"> </w:t>
      </w:r>
      <w:r w:rsidRPr="0031618F">
        <w:rPr>
          <w:rFonts w:ascii="Arial Narrow" w:eastAsia="仿宋_GB2312" w:hAnsi="Arial Narrow"/>
          <w:sz w:val="16"/>
          <w:szCs w:val="16"/>
        </w:rPr>
        <w:t>《联合国发展中国家转让定价操作手册》，第</w:t>
      </w:r>
      <w:r w:rsidRPr="0031618F">
        <w:rPr>
          <w:rFonts w:ascii="Arial Narrow" w:eastAsia="仿宋_GB2312" w:hAnsi="Arial Narrow"/>
          <w:sz w:val="16"/>
          <w:szCs w:val="16"/>
        </w:rPr>
        <w:t>10</w:t>
      </w:r>
      <w:r w:rsidRPr="0031618F">
        <w:rPr>
          <w:rFonts w:ascii="Arial Narrow" w:eastAsia="仿宋_GB2312" w:hAnsi="Arial Narrow"/>
          <w:sz w:val="16"/>
          <w:szCs w:val="16"/>
        </w:rPr>
        <w:t>章，第</w:t>
      </w:r>
      <w:r w:rsidRPr="0031618F">
        <w:rPr>
          <w:rFonts w:ascii="Arial Narrow" w:eastAsia="仿宋_GB2312" w:hAnsi="Arial Narrow"/>
          <w:sz w:val="16"/>
          <w:szCs w:val="16"/>
        </w:rPr>
        <w:t>10.3.3.3</w:t>
      </w:r>
      <w:r w:rsidRPr="0031618F">
        <w:rPr>
          <w:rFonts w:ascii="Arial Narrow" w:eastAsia="仿宋_GB2312" w:hAnsi="Arial Narrow"/>
          <w:sz w:val="16"/>
          <w:szCs w:val="16"/>
        </w:rPr>
        <w:t>段落</w:t>
      </w:r>
    </w:p>
  </w:footnote>
  <w:footnote w:id="18">
    <w:p w14:paraId="27F67C73" w14:textId="77777777" w:rsidR="00437FF1" w:rsidRPr="0031618F" w:rsidRDefault="00437FF1" w:rsidP="0031618F">
      <w:pPr>
        <w:pStyle w:val="af6"/>
        <w:spacing w:before="0" w:after="0" w:line="200" w:lineRule="exact"/>
        <w:jc w:val="left"/>
        <w:rPr>
          <w:rFonts w:ascii="Arial Narrow" w:eastAsia="仿宋_GB2312" w:hAnsi="Arial Narrow"/>
          <w:sz w:val="16"/>
          <w:szCs w:val="16"/>
        </w:rPr>
      </w:pPr>
      <w:r w:rsidRPr="0031618F">
        <w:rPr>
          <w:rStyle w:val="aff4"/>
          <w:rFonts w:ascii="Arial Narrow" w:eastAsia="仿宋_GB2312" w:hAnsi="Arial Narrow"/>
          <w:sz w:val="16"/>
          <w:szCs w:val="16"/>
        </w:rPr>
        <w:footnoteRef/>
      </w:r>
      <w:r w:rsidRPr="0031618F">
        <w:rPr>
          <w:rFonts w:ascii="Arial Narrow" w:eastAsia="仿宋_GB2312" w:hAnsi="Arial Narrow"/>
          <w:sz w:val="16"/>
          <w:szCs w:val="16"/>
        </w:rPr>
        <w:t xml:space="preserve"> </w:t>
      </w:r>
      <w:r w:rsidRPr="0031618F">
        <w:rPr>
          <w:rFonts w:ascii="Arial Narrow" w:eastAsia="仿宋_GB2312" w:hAnsi="Arial Narrow" w:cs="楷体"/>
          <w:sz w:val="16"/>
          <w:szCs w:val="16"/>
        </w:rPr>
        <w:t>《</w:t>
      </w:r>
      <w:r w:rsidRPr="0031618F">
        <w:rPr>
          <w:rFonts w:ascii="Arial Narrow" w:eastAsia="仿宋_GB2312" w:hAnsi="Arial Narrow" w:cs="楷体"/>
          <w:sz w:val="16"/>
          <w:szCs w:val="16"/>
        </w:rPr>
        <w:t>OECD</w:t>
      </w:r>
      <w:r w:rsidRPr="0031618F">
        <w:rPr>
          <w:rFonts w:ascii="Arial Narrow" w:eastAsia="仿宋_GB2312" w:hAnsi="Arial Narrow" w:cs="楷体"/>
          <w:sz w:val="16"/>
          <w:szCs w:val="16"/>
        </w:rPr>
        <w:t>转让定价指南》</w:t>
      </w:r>
      <w:r w:rsidRPr="0031618F">
        <w:rPr>
          <w:rFonts w:ascii="Arial Narrow" w:eastAsia="仿宋_GB2312" w:hAnsi="Arial Narrow" w:cs="楷体"/>
          <w:sz w:val="16"/>
          <w:szCs w:val="16"/>
        </w:rPr>
        <w:t>2.11</w:t>
      </w:r>
      <w:r w:rsidRPr="0031618F">
        <w:rPr>
          <w:rFonts w:ascii="Arial Narrow" w:eastAsia="仿宋_GB2312" w:hAnsi="Arial Narrow" w:cs="楷体"/>
          <w:sz w:val="16"/>
          <w:szCs w:val="16"/>
        </w:rPr>
        <w:t>章</w:t>
      </w:r>
    </w:p>
  </w:footnote>
  <w:footnote w:id="19">
    <w:p w14:paraId="361112C8" w14:textId="77777777" w:rsidR="00437FF1" w:rsidRPr="0031618F" w:rsidRDefault="00437FF1">
      <w:pPr>
        <w:pStyle w:val="af6"/>
        <w:spacing w:before="0" w:after="0" w:line="240" w:lineRule="atLeast"/>
        <w:jc w:val="left"/>
        <w:rPr>
          <w:rFonts w:ascii="Arial Narrow" w:eastAsia="仿宋_GB2312" w:hAnsi="Arial Narrow"/>
          <w:sz w:val="16"/>
          <w:szCs w:val="16"/>
        </w:rPr>
      </w:pPr>
      <w:r w:rsidRPr="0031618F">
        <w:rPr>
          <w:rStyle w:val="aff4"/>
          <w:rFonts w:ascii="Arial Narrow" w:eastAsia="仿宋_GB2312" w:hAnsi="Arial Narrow"/>
          <w:sz w:val="16"/>
          <w:szCs w:val="16"/>
        </w:rPr>
        <w:footnoteRef/>
      </w:r>
      <w:r w:rsidRPr="0031618F">
        <w:rPr>
          <w:rFonts w:ascii="Arial Narrow" w:eastAsia="仿宋_GB2312" w:hAnsi="Arial Narrow"/>
          <w:sz w:val="16"/>
          <w:szCs w:val="16"/>
        </w:rPr>
        <w:t xml:space="preserve"> </w:t>
      </w:r>
      <w:r w:rsidRPr="0031618F">
        <w:rPr>
          <w:rFonts w:ascii="Arial Narrow" w:eastAsia="仿宋_GB2312" w:hAnsi="Arial Narrow" w:cs="楷体"/>
          <w:sz w:val="16"/>
          <w:szCs w:val="16"/>
        </w:rPr>
        <w:t>《</w:t>
      </w:r>
      <w:r w:rsidRPr="0031618F">
        <w:rPr>
          <w:rFonts w:ascii="Arial Narrow" w:eastAsia="仿宋_GB2312" w:hAnsi="Arial Narrow" w:cs="楷体"/>
          <w:sz w:val="16"/>
          <w:szCs w:val="16"/>
        </w:rPr>
        <w:t>OECD</w:t>
      </w:r>
      <w:r w:rsidRPr="0031618F">
        <w:rPr>
          <w:rFonts w:ascii="Arial Narrow" w:eastAsia="仿宋_GB2312" w:hAnsi="Arial Narrow" w:cs="楷体"/>
          <w:sz w:val="16"/>
          <w:szCs w:val="16"/>
        </w:rPr>
        <w:t>转让定价指南》</w:t>
      </w:r>
      <w:r w:rsidRPr="0031618F">
        <w:rPr>
          <w:rFonts w:ascii="Arial Narrow" w:eastAsia="仿宋_GB2312" w:hAnsi="Arial Narrow" w:cs="楷体"/>
          <w:sz w:val="16"/>
          <w:szCs w:val="16"/>
        </w:rPr>
        <w:t>2.58</w:t>
      </w:r>
      <w:r w:rsidRPr="0031618F">
        <w:rPr>
          <w:rFonts w:ascii="Arial Narrow" w:eastAsia="仿宋_GB2312" w:hAnsi="Arial Narrow" w:cs="楷体"/>
          <w:sz w:val="16"/>
          <w:szCs w:val="16"/>
        </w:rPr>
        <w:t>章</w:t>
      </w:r>
    </w:p>
  </w:footnote>
  <w:footnote w:id="20">
    <w:p w14:paraId="4F85B194" w14:textId="77777777" w:rsidR="00437FF1" w:rsidRDefault="00437FF1">
      <w:pPr>
        <w:pStyle w:val="af6"/>
        <w:spacing w:before="0" w:after="0" w:line="240" w:lineRule="atLeast"/>
        <w:jc w:val="left"/>
        <w:rPr>
          <w:rFonts w:ascii="Arial Narrow" w:eastAsia="仿宋_GB2312" w:hAnsi="Arial Narrow" w:cs="楷体"/>
        </w:rPr>
      </w:pPr>
      <w:r>
        <w:rPr>
          <w:rStyle w:val="aff4"/>
          <w:rFonts w:ascii="Arial Narrow" w:eastAsia="仿宋_GB2312" w:hAnsi="Arial Narrow"/>
        </w:rPr>
        <w:footnoteRef/>
      </w:r>
      <w:r>
        <w:rPr>
          <w:rFonts w:ascii="Arial Narrow" w:eastAsia="仿宋_GB2312" w:hAnsi="Arial Narrow" w:cs="楷体"/>
        </w:rPr>
        <w:t>事实上，在</w:t>
      </w:r>
      <w:r>
        <w:rPr>
          <w:rFonts w:ascii="Arial Narrow" w:eastAsia="仿宋_GB2312" w:hAnsi="Arial Narrow" w:cs="楷体"/>
        </w:rPr>
        <w:t>2005</w:t>
      </w:r>
      <w:r>
        <w:rPr>
          <w:rFonts w:ascii="Arial Narrow" w:eastAsia="仿宋_GB2312" w:hAnsi="Arial Narrow" w:cs="楷体"/>
        </w:rPr>
        <w:t>年</w:t>
      </w:r>
      <w:r>
        <w:rPr>
          <w:rFonts w:ascii="Arial Narrow" w:eastAsia="仿宋_GB2312" w:hAnsi="Arial Narrow" w:cs="楷体"/>
        </w:rPr>
        <w:t>3</w:t>
      </w:r>
      <w:r>
        <w:rPr>
          <w:rFonts w:ascii="Arial Narrow" w:eastAsia="仿宋_GB2312" w:hAnsi="Arial Narrow" w:cs="楷体"/>
        </w:rPr>
        <w:t>月</w:t>
      </w:r>
      <w:r>
        <w:rPr>
          <w:rFonts w:ascii="Arial Narrow" w:eastAsia="仿宋_GB2312" w:hAnsi="Arial Narrow" w:cs="楷体"/>
        </w:rPr>
        <w:t>25</w:t>
      </w:r>
      <w:r>
        <w:rPr>
          <w:rFonts w:ascii="Arial Narrow" w:eastAsia="仿宋_GB2312" w:hAnsi="Arial Narrow" w:cs="楷体"/>
        </w:rPr>
        <w:t>日由国税总局发布的国税函</w:t>
      </w:r>
      <w:r>
        <w:rPr>
          <w:rFonts w:ascii="Arial Narrow" w:eastAsia="仿宋_GB2312" w:hAnsi="Arial Narrow" w:cs="楷体"/>
        </w:rPr>
        <w:t>[2005]239</w:t>
      </w:r>
      <w:r>
        <w:rPr>
          <w:rFonts w:ascii="Arial Narrow" w:eastAsia="仿宋_GB2312" w:hAnsi="Arial Narrow" w:cs="楷体"/>
        </w:rPr>
        <w:t>号文（</w:t>
      </w:r>
      <w:r>
        <w:rPr>
          <w:rFonts w:ascii="Arial Narrow" w:eastAsia="仿宋_GB2312" w:hAnsi="Arial Narrow" w:cs="楷体"/>
        </w:rPr>
        <w:t>“</w:t>
      </w:r>
      <w:r>
        <w:rPr>
          <w:rFonts w:ascii="Arial Narrow" w:eastAsia="仿宋_GB2312" w:hAnsi="Arial Narrow" w:cs="楷体"/>
        </w:rPr>
        <w:t>国家税务总局关于</w:t>
      </w:r>
      <w:r>
        <w:rPr>
          <w:rFonts w:ascii="Arial Narrow" w:eastAsia="仿宋_GB2312" w:hAnsi="Arial Narrow" w:cs="楷体"/>
        </w:rPr>
        <w:t>2005</w:t>
      </w:r>
      <w:r>
        <w:rPr>
          <w:rFonts w:ascii="Arial Narrow" w:eastAsia="仿宋_GB2312" w:hAnsi="Arial Narrow" w:cs="楷体"/>
        </w:rPr>
        <w:t>年度反避税工作的通知</w:t>
      </w:r>
      <w:r>
        <w:rPr>
          <w:rFonts w:ascii="Arial Narrow" w:eastAsia="仿宋_GB2312" w:hAnsi="Arial Narrow" w:cs="楷体"/>
        </w:rPr>
        <w:t>”</w:t>
      </w:r>
      <w:r>
        <w:rPr>
          <w:rFonts w:ascii="Arial Narrow" w:eastAsia="仿宋_GB2312" w:hAnsi="Arial Narrow" w:cs="楷体"/>
        </w:rPr>
        <w:t>）中，国税总局要求在进行反避税调查和纳税调整中，要积极利用</w:t>
      </w:r>
      <w:r>
        <w:rPr>
          <w:rFonts w:ascii="Arial Narrow" w:eastAsia="仿宋_GB2312" w:hAnsi="Arial Narrow"/>
        </w:rPr>
        <w:t>Bureau van Dijk</w:t>
      </w:r>
      <w:r>
        <w:rPr>
          <w:rFonts w:ascii="Arial Narrow" w:eastAsia="仿宋_GB2312" w:hAnsi="Arial Narrow" w:cs="楷体"/>
        </w:rPr>
        <w:t>公司的数据库。</w:t>
      </w:r>
    </w:p>
  </w:footnote>
  <w:footnote w:id="21">
    <w:p w14:paraId="56FA4B8A" w14:textId="77777777" w:rsidR="00437FF1" w:rsidRPr="0031618F" w:rsidRDefault="00437FF1">
      <w:pPr>
        <w:pStyle w:val="af6"/>
        <w:spacing w:before="0" w:after="0" w:line="240" w:lineRule="atLeast"/>
        <w:jc w:val="left"/>
        <w:rPr>
          <w:rFonts w:ascii="Arial Narrow" w:eastAsia="仿宋_GB2312" w:hAnsi="Arial Narrow"/>
          <w:sz w:val="16"/>
          <w:szCs w:val="16"/>
        </w:rPr>
      </w:pPr>
      <w:r w:rsidRPr="0031618F">
        <w:rPr>
          <w:rStyle w:val="aff4"/>
          <w:rFonts w:ascii="Arial Narrow" w:eastAsia="仿宋_GB2312" w:hAnsi="Arial Narrow"/>
          <w:sz w:val="16"/>
          <w:szCs w:val="16"/>
        </w:rPr>
        <w:footnoteRef/>
      </w:r>
      <w:r w:rsidRPr="0031618F">
        <w:rPr>
          <w:rFonts w:ascii="Arial Narrow" w:eastAsia="仿宋_GB2312" w:hAnsi="Arial Narrow"/>
          <w:sz w:val="16"/>
          <w:szCs w:val="16"/>
        </w:rPr>
        <w:t xml:space="preserve"> </w:t>
      </w:r>
      <w:r w:rsidRPr="0031618F">
        <w:rPr>
          <w:rFonts w:ascii="Arial Narrow" w:eastAsia="仿宋_GB2312" w:hAnsi="Arial Narrow" w:cs="楷体"/>
          <w:sz w:val="16"/>
          <w:szCs w:val="16"/>
        </w:rPr>
        <w:t>《</w:t>
      </w:r>
      <w:r w:rsidRPr="0031618F">
        <w:rPr>
          <w:rFonts w:ascii="Arial Narrow" w:eastAsia="仿宋_GB2312" w:hAnsi="Arial Narrow" w:cs="楷体"/>
          <w:sz w:val="16"/>
          <w:szCs w:val="16"/>
        </w:rPr>
        <w:t>OECD</w:t>
      </w:r>
      <w:r w:rsidRPr="0031618F">
        <w:rPr>
          <w:rFonts w:ascii="Arial Narrow" w:eastAsia="仿宋_GB2312" w:hAnsi="Arial Narrow" w:cs="楷体"/>
          <w:sz w:val="16"/>
          <w:szCs w:val="16"/>
        </w:rPr>
        <w:t>转让定价指南》</w:t>
      </w:r>
      <w:r w:rsidRPr="0031618F">
        <w:rPr>
          <w:rFonts w:ascii="Arial Narrow" w:eastAsia="仿宋_GB2312" w:hAnsi="Arial Narrow" w:cs="楷体"/>
          <w:sz w:val="16"/>
          <w:szCs w:val="16"/>
        </w:rPr>
        <w:t>3.76</w:t>
      </w:r>
      <w:r w:rsidRPr="0031618F">
        <w:rPr>
          <w:rFonts w:ascii="Arial Narrow" w:eastAsia="仿宋_GB2312" w:hAnsi="Arial Narrow" w:cs="楷体"/>
          <w:sz w:val="16"/>
          <w:szCs w:val="16"/>
        </w:rPr>
        <w:t>章</w:t>
      </w:r>
    </w:p>
  </w:footnote>
  <w:footnote w:id="22">
    <w:p w14:paraId="5B30BFA1" w14:textId="77777777" w:rsidR="00437FF1" w:rsidRPr="0031618F" w:rsidRDefault="00437FF1">
      <w:pPr>
        <w:pStyle w:val="af6"/>
        <w:spacing w:before="0" w:after="0" w:line="240" w:lineRule="atLeast"/>
        <w:jc w:val="left"/>
        <w:rPr>
          <w:rFonts w:ascii="Arial Narrow" w:eastAsia="仿宋_GB2312" w:hAnsi="Arial Narrow"/>
          <w:sz w:val="16"/>
          <w:szCs w:val="16"/>
        </w:rPr>
      </w:pPr>
      <w:r w:rsidRPr="0031618F">
        <w:rPr>
          <w:rStyle w:val="aff4"/>
          <w:rFonts w:ascii="Arial Narrow" w:eastAsia="仿宋_GB2312" w:hAnsi="Arial Narrow"/>
          <w:sz w:val="16"/>
          <w:szCs w:val="16"/>
        </w:rPr>
        <w:footnoteRef/>
      </w:r>
      <w:r w:rsidRPr="0031618F">
        <w:rPr>
          <w:rFonts w:ascii="Arial Narrow" w:eastAsia="仿宋_GB2312" w:hAnsi="Arial Narrow"/>
          <w:sz w:val="16"/>
          <w:szCs w:val="16"/>
        </w:rPr>
        <w:t xml:space="preserve"> </w:t>
      </w:r>
      <w:r w:rsidRPr="0031618F">
        <w:rPr>
          <w:rFonts w:ascii="Arial Narrow" w:eastAsia="仿宋_GB2312" w:hAnsi="Arial Narrow" w:cs="楷体"/>
          <w:sz w:val="16"/>
          <w:szCs w:val="16"/>
        </w:rPr>
        <w:t>《</w:t>
      </w:r>
      <w:r w:rsidRPr="0031618F">
        <w:rPr>
          <w:rFonts w:ascii="Arial Narrow" w:eastAsia="仿宋_GB2312" w:hAnsi="Arial Narrow" w:cs="楷体"/>
          <w:sz w:val="16"/>
          <w:szCs w:val="16"/>
        </w:rPr>
        <w:t>OECD</w:t>
      </w:r>
      <w:r w:rsidRPr="0031618F">
        <w:rPr>
          <w:rFonts w:ascii="Arial Narrow" w:eastAsia="仿宋_GB2312" w:hAnsi="Arial Narrow" w:cs="楷体"/>
          <w:sz w:val="16"/>
          <w:szCs w:val="16"/>
        </w:rPr>
        <w:t>转让定价指南》</w:t>
      </w:r>
      <w:r w:rsidRPr="0031618F">
        <w:rPr>
          <w:rFonts w:ascii="Arial Narrow" w:eastAsia="仿宋_GB2312" w:hAnsi="Arial Narrow" w:cs="楷体"/>
          <w:sz w:val="16"/>
          <w:szCs w:val="16"/>
        </w:rPr>
        <w:t>3.77</w:t>
      </w:r>
      <w:r w:rsidRPr="0031618F">
        <w:rPr>
          <w:rFonts w:ascii="Arial Narrow" w:eastAsia="仿宋_GB2312" w:hAnsi="Arial Narrow" w:cs="楷体"/>
          <w:sz w:val="16"/>
          <w:szCs w:val="16"/>
        </w:rPr>
        <w:t>章</w:t>
      </w:r>
    </w:p>
  </w:footnote>
  <w:footnote w:id="23">
    <w:p w14:paraId="78345CCD" w14:textId="77777777" w:rsidR="00437FF1" w:rsidRDefault="00437FF1">
      <w:pPr>
        <w:pStyle w:val="af6"/>
        <w:spacing w:before="0" w:after="0" w:line="240" w:lineRule="atLeast"/>
        <w:jc w:val="left"/>
        <w:rPr>
          <w:rFonts w:ascii="Arial Narrow" w:eastAsia="仿宋_GB2312" w:hAnsi="Arial Narrow"/>
        </w:rPr>
      </w:pPr>
      <w:r w:rsidRPr="0031618F">
        <w:rPr>
          <w:rStyle w:val="aff4"/>
          <w:rFonts w:ascii="Arial Narrow" w:eastAsia="仿宋_GB2312" w:hAnsi="Arial Narrow"/>
          <w:sz w:val="16"/>
          <w:szCs w:val="16"/>
        </w:rPr>
        <w:footnoteRef/>
      </w:r>
      <w:r w:rsidRPr="0031618F">
        <w:rPr>
          <w:rFonts w:ascii="Arial Narrow" w:eastAsia="仿宋_GB2312" w:hAnsi="Arial Narrow"/>
          <w:sz w:val="16"/>
          <w:szCs w:val="16"/>
        </w:rPr>
        <w:t xml:space="preserve"> </w:t>
      </w:r>
      <w:r w:rsidRPr="0031618F">
        <w:rPr>
          <w:rFonts w:ascii="Arial Narrow" w:eastAsia="仿宋_GB2312" w:hAnsi="Arial Narrow" w:cs="楷体"/>
          <w:sz w:val="16"/>
          <w:szCs w:val="16"/>
        </w:rPr>
        <w:t>《</w:t>
      </w:r>
      <w:r w:rsidRPr="0031618F">
        <w:rPr>
          <w:rFonts w:ascii="Arial Narrow" w:eastAsia="仿宋_GB2312" w:hAnsi="Arial Narrow" w:cs="楷体"/>
          <w:sz w:val="16"/>
          <w:szCs w:val="16"/>
        </w:rPr>
        <w:t>OECD</w:t>
      </w:r>
      <w:r w:rsidRPr="0031618F">
        <w:rPr>
          <w:rFonts w:ascii="Arial Narrow" w:eastAsia="仿宋_GB2312" w:hAnsi="Arial Narrow" w:cs="楷体"/>
          <w:sz w:val="16"/>
          <w:szCs w:val="16"/>
        </w:rPr>
        <w:t>转让定价指南》</w:t>
      </w:r>
      <w:r w:rsidRPr="0031618F">
        <w:rPr>
          <w:rFonts w:ascii="Arial Narrow" w:eastAsia="仿宋_GB2312" w:hAnsi="Arial Narrow" w:cs="楷体"/>
          <w:sz w:val="16"/>
          <w:szCs w:val="16"/>
        </w:rPr>
        <w:t>3.55</w:t>
      </w:r>
      <w:r w:rsidRPr="0031618F">
        <w:rPr>
          <w:rFonts w:ascii="Arial Narrow" w:eastAsia="仿宋_GB2312" w:hAnsi="Arial Narrow" w:cs="楷体"/>
          <w:sz w:val="16"/>
          <w:szCs w:val="16"/>
        </w:rPr>
        <w:t>章</w:t>
      </w:r>
    </w:p>
  </w:footnote>
  <w:footnote w:id="24">
    <w:p w14:paraId="0BD91219" w14:textId="77777777" w:rsidR="00437FF1" w:rsidRPr="0031618F" w:rsidRDefault="00437FF1">
      <w:pPr>
        <w:pStyle w:val="af6"/>
        <w:spacing w:before="0" w:after="0" w:line="240" w:lineRule="atLeast"/>
        <w:jc w:val="left"/>
        <w:rPr>
          <w:rFonts w:ascii="Arial Narrow" w:eastAsia="仿宋_GB2312" w:hAnsi="Arial Narrow"/>
          <w:sz w:val="16"/>
          <w:szCs w:val="16"/>
        </w:rPr>
      </w:pPr>
      <w:r w:rsidRPr="0031618F">
        <w:rPr>
          <w:rStyle w:val="aff4"/>
          <w:rFonts w:ascii="Arial Narrow" w:eastAsia="仿宋_GB2312" w:hAnsi="Arial Narrow"/>
          <w:sz w:val="16"/>
          <w:szCs w:val="16"/>
        </w:rPr>
        <w:footnoteRef/>
      </w:r>
      <w:r w:rsidRPr="0031618F">
        <w:rPr>
          <w:rFonts w:ascii="Arial Narrow" w:eastAsia="仿宋_GB2312" w:hAnsi="Arial Narrow" w:cs="楷体"/>
          <w:sz w:val="16"/>
          <w:szCs w:val="16"/>
        </w:rPr>
        <w:t xml:space="preserve"> </w:t>
      </w:r>
      <w:r w:rsidRPr="0031618F">
        <w:rPr>
          <w:rFonts w:ascii="Arial Narrow" w:eastAsia="仿宋_GB2312" w:hAnsi="Arial Narrow" w:cs="楷体"/>
          <w:sz w:val="16"/>
          <w:szCs w:val="16"/>
        </w:rPr>
        <w:t>国家税务总局公告</w:t>
      </w:r>
      <w:r w:rsidRPr="0031618F">
        <w:rPr>
          <w:rFonts w:ascii="Arial Narrow" w:eastAsia="仿宋_GB2312" w:hAnsi="Arial Narrow" w:cs="楷体"/>
          <w:sz w:val="16"/>
          <w:szCs w:val="16"/>
        </w:rPr>
        <w:t>2017</w:t>
      </w:r>
      <w:r w:rsidRPr="0031618F">
        <w:rPr>
          <w:rFonts w:ascii="Arial Narrow" w:eastAsia="仿宋_GB2312" w:hAnsi="Arial Narrow" w:cs="楷体"/>
          <w:sz w:val="16"/>
          <w:szCs w:val="16"/>
        </w:rPr>
        <w:t>年第</w:t>
      </w:r>
      <w:r w:rsidRPr="0031618F">
        <w:rPr>
          <w:rFonts w:ascii="Arial Narrow" w:eastAsia="仿宋_GB2312" w:hAnsi="Arial Narrow" w:cs="楷体"/>
          <w:sz w:val="16"/>
          <w:szCs w:val="16"/>
        </w:rPr>
        <w:t>6</w:t>
      </w:r>
      <w:r w:rsidRPr="0031618F">
        <w:rPr>
          <w:rFonts w:ascii="Arial Narrow" w:eastAsia="仿宋_GB2312" w:hAnsi="Arial Narrow" w:cs="楷体"/>
          <w:sz w:val="16"/>
          <w:szCs w:val="16"/>
        </w:rPr>
        <w:t>号第</w:t>
      </w:r>
      <w:r w:rsidRPr="0031618F">
        <w:rPr>
          <w:rFonts w:ascii="Arial Narrow" w:eastAsia="仿宋_GB2312" w:hAnsi="Arial Narrow" w:cs="楷体"/>
          <w:sz w:val="16"/>
          <w:szCs w:val="16"/>
        </w:rPr>
        <w:t>25</w:t>
      </w:r>
      <w:r w:rsidRPr="0031618F">
        <w:rPr>
          <w:rFonts w:ascii="Arial Narrow" w:eastAsia="仿宋_GB2312" w:hAnsi="Arial Narrow" w:cs="楷体"/>
          <w:sz w:val="16"/>
          <w:szCs w:val="16"/>
        </w:rPr>
        <w:t>条提及</w:t>
      </w:r>
      <w:r w:rsidRPr="0031618F">
        <w:rPr>
          <w:rFonts w:ascii="Arial Narrow" w:eastAsia="仿宋_GB2312" w:hAnsi="Arial Narrow" w:cs="楷体"/>
          <w:sz w:val="16"/>
          <w:szCs w:val="16"/>
        </w:rPr>
        <w:t>“</w:t>
      </w:r>
      <w:r w:rsidRPr="0031618F">
        <w:rPr>
          <w:rFonts w:ascii="Arial Narrow" w:eastAsia="仿宋_GB2312" w:hAnsi="Arial Narrow" w:cs="楷体"/>
          <w:sz w:val="16"/>
          <w:szCs w:val="16"/>
        </w:rPr>
        <w:t>四分位法</w:t>
      </w:r>
      <w:r w:rsidRPr="0031618F">
        <w:rPr>
          <w:rFonts w:ascii="Arial Narrow" w:eastAsia="仿宋_GB2312" w:hAnsi="Arial Narrow" w:cs="楷体"/>
          <w:sz w:val="16"/>
          <w:szCs w:val="16"/>
        </w:rPr>
        <w:t>”</w:t>
      </w:r>
      <w:r w:rsidRPr="0031618F">
        <w:rPr>
          <w:rFonts w:ascii="Arial Narrow" w:eastAsia="仿宋_GB2312" w:hAnsi="Arial Narrow" w:cs="楷体"/>
          <w:sz w:val="16"/>
          <w:szCs w:val="16"/>
        </w:rPr>
        <w:t>的使用。四分位区间是指下四分位数至上四分位数之间的区间。</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34B5CC" w14:textId="52A38FBF" w:rsidR="00437FF1" w:rsidRDefault="00437F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901039" w14:textId="67CE86E6" w:rsidR="00437FF1" w:rsidRDefault="00437FF1">
    <w:pPr>
      <w:pStyle w:val="af2"/>
      <w:pBdr>
        <w:bottom w:val="none" w:sz="0" w:space="0" w:color="auto"/>
      </w:pBdr>
      <w:jc w:val="both"/>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8B599A" w14:textId="465C011D" w:rsidR="00437FF1" w:rsidRDefault="00437FF1">
    <w:pPr>
      <w:pStyle w:val="af2"/>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A7FFF5" w14:textId="77FF997C" w:rsidR="00437FF1" w:rsidRDefault="00437FF1">
    <w:pPr>
      <w:pStyle w:val="af2"/>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A04D9" w14:textId="23B030FF" w:rsidR="00437FF1" w:rsidRDefault="00437FF1">
    <w:pPr>
      <w:pStyle w:val="af2"/>
      <w:pBdr>
        <w:bottom w:val="none" w:sz="0" w:space="0" w:color="auto"/>
      </w:pBd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660756" w14:textId="791A10B3" w:rsidR="00437FF1" w:rsidRDefault="00437FF1">
    <w:pPr>
      <w:pStyle w:val="af2"/>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BFF967" w14:textId="74DB1327" w:rsidR="00437FF1" w:rsidRDefault="00437FF1">
    <w:pPr>
      <w:pStyle w:val="af2"/>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A6EB56" w14:textId="4637F1F9" w:rsidR="00437FF1" w:rsidRDefault="2DD37415" w:rsidP="2DD37415">
    <w:pPr>
      <w:pStyle w:val="af2"/>
      <w:pBdr>
        <w:bottom w:val="single" w:sz="4" w:space="1" w:color="auto"/>
      </w:pBdr>
      <w:tabs>
        <w:tab w:val="clear" w:pos="4153"/>
        <w:tab w:val="clear" w:pos="8306"/>
        <w:tab w:val="center" w:pos="4320"/>
        <w:tab w:val="left" w:pos="7830"/>
        <w:tab w:val="right" w:pos="8640"/>
      </w:tabs>
      <w:adjustRightInd w:val="0"/>
      <w:snapToGrid/>
      <w:spacing w:before="0" w:after="0" w:line="240" w:lineRule="atLeast"/>
      <w:ind w:left="0" w:right="0"/>
      <w:jc w:val="left"/>
      <w:rPr>
        <w:rFonts w:ascii="Arial Narrow" w:eastAsia="仿宋_GB2312" w:hAnsi="Arial Narrow" w:cs="华文细黑"/>
        <w:kern w:val="2"/>
      </w:rPr>
    </w:pPr>
    <w:r w:rsidRPr="003C6802">
      <w:rPr>
        <w:rFonts w:ascii="Arial Narrow" w:eastAsia="仿宋_GB2312" w:hAnsi="Arial Narrow" w:cs="华文细黑"/>
        <w:kern w:val="2"/>
      </w:rPr>
      <w:t>上海派智能源股份有限公司</w:t>
    </w:r>
  </w:p>
  <w:p w14:paraId="18C32046" w14:textId="77777777" w:rsidR="00437FF1" w:rsidRDefault="00437FF1">
    <w:pPr>
      <w:pStyle w:val="af2"/>
      <w:pBdr>
        <w:bottom w:val="single" w:sz="4" w:space="1" w:color="auto"/>
      </w:pBdr>
      <w:tabs>
        <w:tab w:val="clear" w:pos="4153"/>
        <w:tab w:val="clear" w:pos="8306"/>
        <w:tab w:val="center" w:pos="4320"/>
        <w:tab w:val="left" w:pos="7830"/>
        <w:tab w:val="right" w:pos="8640"/>
      </w:tabs>
      <w:adjustRightInd w:val="0"/>
      <w:snapToGrid/>
      <w:spacing w:before="0" w:after="0" w:line="240" w:lineRule="atLeast"/>
      <w:ind w:left="0" w:right="0"/>
      <w:jc w:val="left"/>
      <w:rPr>
        <w:rFonts w:ascii="Arial Narrow" w:eastAsia="仿宋_GB2312" w:hAnsi="Arial Narrow" w:cs="华文细黑"/>
        <w:kern w:val="2"/>
      </w:rPr>
    </w:pPr>
    <w:r>
      <w:rPr>
        <w:rFonts w:ascii="Arial Narrow" w:eastAsia="仿宋_GB2312" w:hAnsi="Arial Narrow" w:cs="华文细黑" w:hint="eastAsia"/>
        <w:kern w:val="2"/>
      </w:rPr>
      <w:t>关联交易同期资料报告（本地文档）</w:t>
    </w:r>
  </w:p>
  <w:p w14:paraId="10B9D601" w14:textId="77777777" w:rsidR="00437FF1" w:rsidRDefault="00437FF1">
    <w:pPr>
      <w:pStyle w:val="af2"/>
      <w:pBdr>
        <w:bottom w:val="single" w:sz="4" w:space="1" w:color="auto"/>
      </w:pBdr>
      <w:tabs>
        <w:tab w:val="clear" w:pos="4153"/>
        <w:tab w:val="clear" w:pos="8306"/>
        <w:tab w:val="center" w:pos="4320"/>
        <w:tab w:val="left" w:pos="7830"/>
        <w:tab w:val="right" w:pos="8640"/>
      </w:tabs>
      <w:adjustRightInd w:val="0"/>
      <w:snapToGrid/>
      <w:spacing w:before="0" w:after="0" w:line="240" w:lineRule="atLeast"/>
      <w:ind w:left="0" w:right="0"/>
      <w:jc w:val="left"/>
      <w:rPr>
        <w:rFonts w:ascii="Arial Narrow" w:eastAsia="仿宋_GB2312" w:hAnsi="Arial Narrow" w:cs="华文细黑"/>
        <w:kern w:val="2"/>
      </w:rPr>
    </w:pPr>
    <w:r>
      <w:rPr>
        <w:rFonts w:ascii="Arial Narrow" w:eastAsia="仿宋_GB2312" w:hAnsi="Arial Narrow" w:cs="华文细黑"/>
        <w:kern w:val="2"/>
      </w:rPr>
      <w:t>2</w:t>
    </w:r>
    <w:r>
      <w:rPr>
        <w:rFonts w:ascii="Arial Narrow" w:eastAsia="仿宋_GB2312" w:hAnsi="Arial Narrow" w:cs="华文细黑" w:hint="eastAsia"/>
        <w:kern w:val="2"/>
      </w:rPr>
      <w:t>02</w:t>
    </w:r>
    <w:r>
      <w:rPr>
        <w:rFonts w:ascii="Arial Narrow" w:eastAsia="仿宋_GB2312" w:hAnsi="Arial Narrow" w:cs="华文细黑"/>
        <w:kern w:val="2"/>
      </w:rPr>
      <w:t>3</w:t>
    </w:r>
    <w:r>
      <w:rPr>
        <w:rFonts w:ascii="Arial Narrow" w:eastAsia="仿宋_GB2312" w:hAnsi="Arial Narrow" w:cs="华文细黑" w:hint="eastAsia"/>
        <w:kern w:val="2"/>
      </w:rPr>
      <w:t>财务年度（截至</w:t>
    </w:r>
    <w:r>
      <w:rPr>
        <w:rFonts w:ascii="Arial Narrow" w:eastAsia="仿宋_GB2312" w:hAnsi="Arial Narrow" w:cs="华文细黑" w:hint="eastAsia"/>
        <w:kern w:val="2"/>
      </w:rPr>
      <w:t>202</w:t>
    </w:r>
    <w:r>
      <w:rPr>
        <w:rFonts w:ascii="Arial Narrow" w:eastAsia="仿宋_GB2312" w:hAnsi="Arial Narrow" w:cs="华文细黑"/>
        <w:kern w:val="2"/>
      </w:rPr>
      <w:t>3</w:t>
    </w:r>
    <w:r>
      <w:rPr>
        <w:rFonts w:ascii="Arial Narrow" w:eastAsia="仿宋_GB2312" w:hAnsi="Arial Narrow" w:cs="华文细黑" w:hint="eastAsia"/>
        <w:kern w:val="2"/>
      </w:rPr>
      <w:t>年</w:t>
    </w:r>
    <w:r>
      <w:rPr>
        <w:rFonts w:ascii="Arial Narrow" w:eastAsia="仿宋_GB2312" w:hAnsi="Arial Narrow" w:cs="华文细黑" w:hint="eastAsia"/>
        <w:kern w:val="2"/>
      </w:rPr>
      <w:t>12</w:t>
    </w:r>
    <w:r>
      <w:rPr>
        <w:rFonts w:ascii="Arial Narrow" w:eastAsia="仿宋_GB2312" w:hAnsi="Arial Narrow" w:cs="华文细黑" w:hint="eastAsia"/>
        <w:kern w:val="2"/>
      </w:rPr>
      <w:t>月</w:t>
    </w:r>
    <w:r>
      <w:rPr>
        <w:rFonts w:ascii="Arial Narrow" w:eastAsia="仿宋_GB2312" w:hAnsi="Arial Narrow" w:cs="华文细黑" w:hint="eastAsia"/>
        <w:kern w:val="2"/>
      </w:rPr>
      <w:t>31</w:t>
    </w:r>
    <w:r>
      <w:rPr>
        <w:rFonts w:ascii="Arial Narrow" w:eastAsia="仿宋_GB2312" w:hAnsi="Arial Narrow" w:cs="华文细黑" w:hint="eastAsia"/>
        <w:kern w:val="2"/>
      </w:rPr>
      <w:t>日）</w:t>
    </w:r>
    <w:r>
      <w:rPr>
        <w:rFonts w:ascii="Arial Narrow" w:eastAsia="仿宋_GB2312" w:hAnsi="Arial Narrow" w:cs="华文细黑"/>
        <w:kern w:val="2"/>
      </w:rPr>
      <w:tab/>
    </w:r>
  </w:p>
  <w:p w14:paraId="44539D29" w14:textId="77777777" w:rsidR="00437FF1" w:rsidRDefault="00437FF1">
    <w:pPr>
      <w:pStyle w:val="af2"/>
      <w:pBdr>
        <w:bottom w:val="none" w:sz="0" w:space="0" w:color="auto"/>
      </w:pBdr>
      <w:tabs>
        <w:tab w:val="left" w:pos="7830"/>
      </w:tabs>
      <w:adjustRightInd w:val="0"/>
      <w:spacing w:before="0" w:after="0" w:line="240" w:lineRule="atLeast"/>
      <w:ind w:left="0" w:right="0"/>
      <w:jc w:val="left"/>
      <w:rPr>
        <w:rFonts w:ascii="Arial Narrow" w:eastAsia="仿宋_GB2312" w:hAnsi="Arial Narrow"/>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ED63A7" w14:textId="39545F5C" w:rsidR="00437FF1" w:rsidRDefault="00437FF1">
    <w:pPr>
      <w:pStyle w:val="af2"/>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A0D49A" w14:textId="63FE946F" w:rsidR="00437FF1" w:rsidRDefault="00437FF1">
    <w:pPr>
      <w:pStyle w:val="af2"/>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3A7885" w14:textId="137AAAFE" w:rsidR="00437FF1" w:rsidRDefault="00437FF1">
    <w:pPr>
      <w:pStyle w:val="af2"/>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646AF6" w14:textId="39936332" w:rsidR="00437FF1" w:rsidRDefault="00437FF1">
    <w:pPr>
      <w:pStyle w:val="af2"/>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D6B69D" w14:textId="38914F13" w:rsidR="00437FF1" w:rsidRDefault="00437FF1">
    <w:pPr>
      <w:pStyle w:val="af2"/>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7D3150" w14:textId="5614A4C5" w:rsidR="00437FF1" w:rsidRDefault="00437FF1">
    <w:pPr>
      <w:pStyle w:val="af2"/>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AC09BC" w14:textId="66514017" w:rsidR="00437FF1" w:rsidRDefault="00437FF1">
    <w:pPr>
      <w:pStyle w:val="af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E3987"/>
    <w:multiLevelType w:val="multilevel"/>
    <w:tmpl w:val="01EE3987"/>
    <w:lvl w:ilvl="0">
      <w:start w:val="1"/>
      <w:numFmt w:val="bullet"/>
      <w:pStyle w:val="BulletEY"/>
      <w:lvlText w:val="►"/>
      <w:lvlJc w:val="left"/>
      <w:pPr>
        <w:tabs>
          <w:tab w:val="left" w:pos="3061"/>
        </w:tabs>
        <w:ind w:left="3061" w:hanging="360"/>
      </w:pPr>
      <w:rPr>
        <w:rFonts w:ascii="Arial" w:hAnsi="Arial" w:hint="default"/>
        <w:snapToGrid/>
        <w:color w:val="FFCC00"/>
        <w:spacing w:val="0"/>
        <w:w w:val="100"/>
        <w:kern w:val="16"/>
        <w:position w:val="0"/>
        <w:sz w:val="20"/>
        <w:szCs w:val="14"/>
      </w:rPr>
    </w:lvl>
    <w:lvl w:ilvl="1">
      <w:start w:val="1"/>
      <w:numFmt w:val="bullet"/>
      <w:lvlText w:val="–"/>
      <w:lvlJc w:val="left"/>
      <w:pPr>
        <w:tabs>
          <w:tab w:val="left" w:pos="3061"/>
        </w:tabs>
        <w:ind w:left="3061" w:hanging="360"/>
      </w:pPr>
      <w:rPr>
        <w:rFonts w:ascii="EYInterstate" w:hAnsi="EYInterstate" w:hint="default"/>
        <w:snapToGrid/>
        <w:color w:val="auto"/>
        <w:spacing w:val="0"/>
        <w:w w:val="100"/>
        <w:kern w:val="16"/>
        <w:position w:val="0"/>
        <w:sz w:val="20"/>
        <w:szCs w:val="14"/>
      </w:rPr>
    </w:lvl>
    <w:lvl w:ilvl="2">
      <w:start w:val="1"/>
      <w:numFmt w:val="bullet"/>
      <w:lvlText w:val="•"/>
      <w:lvlJc w:val="left"/>
      <w:pPr>
        <w:tabs>
          <w:tab w:val="left" w:pos="4861"/>
        </w:tabs>
        <w:ind w:left="4861" w:hanging="360"/>
      </w:pPr>
      <w:rPr>
        <w:rFonts w:ascii="Arial" w:hAnsi="Arial" w:hint="default"/>
        <w:snapToGrid/>
        <w:color w:val="auto"/>
        <w:spacing w:val="0"/>
        <w:w w:val="100"/>
        <w:kern w:val="16"/>
        <w:position w:val="0"/>
        <w:sz w:val="20"/>
        <w:szCs w:val="14"/>
      </w:rPr>
    </w:lvl>
    <w:lvl w:ilvl="3">
      <w:start w:val="1"/>
      <w:numFmt w:val="bullet"/>
      <w:lvlText w:val=""/>
      <w:lvlJc w:val="left"/>
      <w:pPr>
        <w:tabs>
          <w:tab w:val="left" w:pos="5581"/>
        </w:tabs>
        <w:ind w:left="5581" w:hanging="360"/>
      </w:pPr>
      <w:rPr>
        <w:rFonts w:ascii="Symbol" w:hAnsi="Symbol" w:hint="default"/>
      </w:rPr>
    </w:lvl>
    <w:lvl w:ilvl="4">
      <w:start w:val="1"/>
      <w:numFmt w:val="bullet"/>
      <w:lvlText w:val="o"/>
      <w:lvlJc w:val="left"/>
      <w:pPr>
        <w:tabs>
          <w:tab w:val="left" w:pos="6301"/>
        </w:tabs>
        <w:ind w:left="6301" w:hanging="360"/>
      </w:pPr>
      <w:rPr>
        <w:rFonts w:ascii="Courier New" w:hAnsi="Courier New" w:cs="Courier New" w:hint="default"/>
      </w:rPr>
    </w:lvl>
    <w:lvl w:ilvl="5">
      <w:start w:val="1"/>
      <w:numFmt w:val="bullet"/>
      <w:lvlText w:val=""/>
      <w:lvlJc w:val="left"/>
      <w:pPr>
        <w:tabs>
          <w:tab w:val="left" w:pos="7021"/>
        </w:tabs>
        <w:ind w:left="7021" w:hanging="360"/>
      </w:pPr>
      <w:rPr>
        <w:rFonts w:ascii="Wingdings" w:hAnsi="Wingdings" w:hint="default"/>
      </w:rPr>
    </w:lvl>
    <w:lvl w:ilvl="6">
      <w:start w:val="1"/>
      <w:numFmt w:val="bullet"/>
      <w:lvlText w:val=""/>
      <w:lvlJc w:val="left"/>
      <w:pPr>
        <w:tabs>
          <w:tab w:val="left" w:pos="7741"/>
        </w:tabs>
        <w:ind w:left="7741" w:hanging="360"/>
      </w:pPr>
      <w:rPr>
        <w:rFonts w:ascii="Symbol" w:hAnsi="Symbol" w:hint="default"/>
      </w:rPr>
    </w:lvl>
    <w:lvl w:ilvl="7">
      <w:start w:val="1"/>
      <w:numFmt w:val="bullet"/>
      <w:lvlText w:val="o"/>
      <w:lvlJc w:val="left"/>
      <w:pPr>
        <w:tabs>
          <w:tab w:val="left" w:pos="8461"/>
        </w:tabs>
        <w:ind w:left="8461" w:hanging="360"/>
      </w:pPr>
      <w:rPr>
        <w:rFonts w:ascii="Courier New" w:hAnsi="Courier New" w:cs="Courier New" w:hint="default"/>
      </w:rPr>
    </w:lvl>
    <w:lvl w:ilvl="8">
      <w:start w:val="1"/>
      <w:numFmt w:val="bullet"/>
      <w:lvlText w:val=""/>
      <w:lvlJc w:val="left"/>
      <w:pPr>
        <w:tabs>
          <w:tab w:val="left" w:pos="9181"/>
        </w:tabs>
        <w:ind w:left="9181" w:hanging="360"/>
      </w:pPr>
      <w:rPr>
        <w:rFonts w:ascii="Wingdings" w:hAnsi="Wingdings" w:hint="default"/>
      </w:rPr>
    </w:lvl>
  </w:abstractNum>
  <w:abstractNum w:abstractNumId="1" w15:restartNumberingAfterBreak="0">
    <w:nsid w:val="04E040D2"/>
    <w:multiLevelType w:val="multilevel"/>
    <w:tmpl w:val="04E040D2"/>
    <w:lvl w:ilvl="0">
      <w:start w:val="1"/>
      <w:numFmt w:val="bullet"/>
      <w:lvlText w:val=""/>
      <w:lvlJc w:val="left"/>
      <w:pPr>
        <w:ind w:left="979" w:hanging="420"/>
      </w:pPr>
      <w:rPr>
        <w:rFonts w:ascii="Wingdings" w:hAnsi="Wingdings" w:hint="default"/>
        <w:sz w:val="13"/>
      </w:rPr>
    </w:lvl>
    <w:lvl w:ilvl="1">
      <w:start w:val="1"/>
      <w:numFmt w:val="bullet"/>
      <w:lvlText w:val=""/>
      <w:lvlJc w:val="left"/>
      <w:pPr>
        <w:ind w:left="1399" w:hanging="420"/>
      </w:pPr>
      <w:rPr>
        <w:rFonts w:ascii="Wingdings" w:hAnsi="Wingdings" w:hint="default"/>
      </w:rPr>
    </w:lvl>
    <w:lvl w:ilvl="2">
      <w:start w:val="1"/>
      <w:numFmt w:val="bullet"/>
      <w:lvlText w:val=""/>
      <w:lvlJc w:val="left"/>
      <w:pPr>
        <w:ind w:left="1819" w:hanging="420"/>
      </w:pPr>
      <w:rPr>
        <w:rFonts w:ascii="Wingdings" w:hAnsi="Wingdings" w:hint="default"/>
      </w:rPr>
    </w:lvl>
    <w:lvl w:ilvl="3">
      <w:start w:val="1"/>
      <w:numFmt w:val="bullet"/>
      <w:lvlText w:val=""/>
      <w:lvlJc w:val="left"/>
      <w:pPr>
        <w:ind w:left="2239" w:hanging="420"/>
      </w:pPr>
      <w:rPr>
        <w:rFonts w:ascii="Wingdings" w:hAnsi="Wingdings" w:hint="default"/>
      </w:rPr>
    </w:lvl>
    <w:lvl w:ilvl="4">
      <w:start w:val="1"/>
      <w:numFmt w:val="bullet"/>
      <w:lvlText w:val=""/>
      <w:lvlJc w:val="left"/>
      <w:pPr>
        <w:ind w:left="2659" w:hanging="420"/>
      </w:pPr>
      <w:rPr>
        <w:rFonts w:ascii="Wingdings" w:hAnsi="Wingdings" w:hint="default"/>
      </w:rPr>
    </w:lvl>
    <w:lvl w:ilvl="5">
      <w:start w:val="1"/>
      <w:numFmt w:val="bullet"/>
      <w:lvlText w:val=""/>
      <w:lvlJc w:val="left"/>
      <w:pPr>
        <w:ind w:left="3079" w:hanging="420"/>
      </w:pPr>
      <w:rPr>
        <w:rFonts w:ascii="Wingdings" w:hAnsi="Wingdings" w:hint="default"/>
      </w:rPr>
    </w:lvl>
    <w:lvl w:ilvl="6">
      <w:start w:val="1"/>
      <w:numFmt w:val="bullet"/>
      <w:lvlText w:val=""/>
      <w:lvlJc w:val="left"/>
      <w:pPr>
        <w:ind w:left="3499" w:hanging="420"/>
      </w:pPr>
      <w:rPr>
        <w:rFonts w:ascii="Wingdings" w:hAnsi="Wingdings" w:hint="default"/>
      </w:rPr>
    </w:lvl>
    <w:lvl w:ilvl="7">
      <w:start w:val="1"/>
      <w:numFmt w:val="bullet"/>
      <w:lvlText w:val=""/>
      <w:lvlJc w:val="left"/>
      <w:pPr>
        <w:ind w:left="3919" w:hanging="420"/>
      </w:pPr>
      <w:rPr>
        <w:rFonts w:ascii="Wingdings" w:hAnsi="Wingdings" w:hint="default"/>
      </w:rPr>
    </w:lvl>
    <w:lvl w:ilvl="8">
      <w:start w:val="1"/>
      <w:numFmt w:val="bullet"/>
      <w:lvlText w:val=""/>
      <w:lvlJc w:val="left"/>
      <w:pPr>
        <w:ind w:left="4339" w:hanging="420"/>
      </w:pPr>
      <w:rPr>
        <w:rFonts w:ascii="Wingdings" w:hAnsi="Wingdings" w:hint="default"/>
      </w:rPr>
    </w:lvl>
  </w:abstractNum>
  <w:abstractNum w:abstractNumId="2" w15:restartNumberingAfterBreak="0">
    <w:nsid w:val="08112CE6"/>
    <w:multiLevelType w:val="multilevel"/>
    <w:tmpl w:val="08112CE6"/>
    <w:lvl w:ilvl="0">
      <w:start w:val="1"/>
      <w:numFmt w:val="decimal"/>
      <w:lvlText w:val="%1."/>
      <w:lvlJc w:val="left"/>
      <w:pPr>
        <w:ind w:left="516" w:hanging="360"/>
      </w:pPr>
    </w:lvl>
    <w:lvl w:ilvl="1">
      <w:start w:val="1"/>
      <w:numFmt w:val="lowerLetter"/>
      <w:lvlText w:val="%2."/>
      <w:lvlJc w:val="left"/>
      <w:pPr>
        <w:ind w:left="2356" w:hanging="360"/>
      </w:pPr>
    </w:lvl>
    <w:lvl w:ilvl="2">
      <w:start w:val="1"/>
      <w:numFmt w:val="lowerRoman"/>
      <w:lvlText w:val="%3."/>
      <w:lvlJc w:val="right"/>
      <w:pPr>
        <w:ind w:left="3076" w:hanging="180"/>
      </w:pPr>
    </w:lvl>
    <w:lvl w:ilvl="3">
      <w:start w:val="1"/>
      <w:numFmt w:val="decimal"/>
      <w:lvlText w:val="%4."/>
      <w:lvlJc w:val="left"/>
      <w:pPr>
        <w:ind w:left="3796" w:hanging="360"/>
      </w:pPr>
    </w:lvl>
    <w:lvl w:ilvl="4">
      <w:start w:val="1"/>
      <w:numFmt w:val="lowerLetter"/>
      <w:lvlText w:val="%5."/>
      <w:lvlJc w:val="left"/>
      <w:pPr>
        <w:ind w:left="4516" w:hanging="360"/>
      </w:pPr>
    </w:lvl>
    <w:lvl w:ilvl="5">
      <w:start w:val="1"/>
      <w:numFmt w:val="lowerRoman"/>
      <w:lvlText w:val="%6."/>
      <w:lvlJc w:val="right"/>
      <w:pPr>
        <w:ind w:left="5236" w:hanging="180"/>
      </w:pPr>
    </w:lvl>
    <w:lvl w:ilvl="6">
      <w:start w:val="1"/>
      <w:numFmt w:val="decimal"/>
      <w:lvlText w:val="%7."/>
      <w:lvlJc w:val="left"/>
      <w:pPr>
        <w:ind w:left="5956" w:hanging="360"/>
      </w:pPr>
    </w:lvl>
    <w:lvl w:ilvl="7">
      <w:start w:val="1"/>
      <w:numFmt w:val="lowerLetter"/>
      <w:lvlText w:val="%8."/>
      <w:lvlJc w:val="left"/>
      <w:pPr>
        <w:ind w:left="6676" w:hanging="360"/>
      </w:pPr>
    </w:lvl>
    <w:lvl w:ilvl="8">
      <w:start w:val="1"/>
      <w:numFmt w:val="lowerRoman"/>
      <w:lvlText w:val="%9."/>
      <w:lvlJc w:val="right"/>
      <w:pPr>
        <w:ind w:left="7396" w:hanging="180"/>
      </w:pPr>
    </w:lvl>
  </w:abstractNum>
  <w:abstractNum w:abstractNumId="3" w15:restartNumberingAfterBreak="0">
    <w:nsid w:val="0A6461D0"/>
    <w:multiLevelType w:val="multilevel"/>
    <w:tmpl w:val="0A6461D0"/>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 w15:restartNumberingAfterBreak="0">
    <w:nsid w:val="10042DBD"/>
    <w:multiLevelType w:val="multilevel"/>
    <w:tmpl w:val="10042DBD"/>
    <w:lvl w:ilvl="0">
      <w:start w:val="1"/>
      <w:numFmt w:val="bullet"/>
      <w:lvlText w:val=""/>
      <w:lvlJc w:val="left"/>
      <w:pPr>
        <w:ind w:left="880" w:hanging="420"/>
      </w:pPr>
      <w:rPr>
        <w:rFonts w:ascii="Wingdings" w:hAnsi="Wingdings" w:hint="default"/>
      </w:rPr>
    </w:lvl>
    <w:lvl w:ilvl="1">
      <w:start w:val="1"/>
      <w:numFmt w:val="bullet"/>
      <w:lvlText w:val=""/>
      <w:lvlJc w:val="left"/>
      <w:pPr>
        <w:ind w:left="1300" w:hanging="420"/>
      </w:pPr>
      <w:rPr>
        <w:rFonts w:ascii="Wingdings" w:hAnsi="Wingdings" w:hint="default"/>
      </w:rPr>
    </w:lvl>
    <w:lvl w:ilvl="2">
      <w:start w:val="1"/>
      <w:numFmt w:val="bullet"/>
      <w:lvlText w:val=""/>
      <w:lvlJc w:val="left"/>
      <w:pPr>
        <w:ind w:left="1720" w:hanging="420"/>
      </w:pPr>
      <w:rPr>
        <w:rFonts w:ascii="Wingdings" w:hAnsi="Wingdings" w:hint="default"/>
      </w:rPr>
    </w:lvl>
    <w:lvl w:ilvl="3">
      <w:start w:val="1"/>
      <w:numFmt w:val="bullet"/>
      <w:lvlText w:val=""/>
      <w:lvlJc w:val="left"/>
      <w:pPr>
        <w:ind w:left="2140" w:hanging="420"/>
      </w:pPr>
      <w:rPr>
        <w:rFonts w:ascii="Wingdings" w:hAnsi="Wingdings" w:hint="default"/>
      </w:rPr>
    </w:lvl>
    <w:lvl w:ilvl="4">
      <w:start w:val="1"/>
      <w:numFmt w:val="bullet"/>
      <w:lvlText w:val=""/>
      <w:lvlJc w:val="left"/>
      <w:pPr>
        <w:ind w:left="2560" w:hanging="420"/>
      </w:pPr>
      <w:rPr>
        <w:rFonts w:ascii="Wingdings" w:hAnsi="Wingdings" w:hint="default"/>
      </w:rPr>
    </w:lvl>
    <w:lvl w:ilvl="5">
      <w:start w:val="1"/>
      <w:numFmt w:val="bullet"/>
      <w:lvlText w:val=""/>
      <w:lvlJc w:val="left"/>
      <w:pPr>
        <w:ind w:left="2980" w:hanging="420"/>
      </w:pPr>
      <w:rPr>
        <w:rFonts w:ascii="Wingdings" w:hAnsi="Wingdings" w:hint="default"/>
      </w:rPr>
    </w:lvl>
    <w:lvl w:ilvl="6">
      <w:start w:val="1"/>
      <w:numFmt w:val="bullet"/>
      <w:lvlText w:val=""/>
      <w:lvlJc w:val="left"/>
      <w:pPr>
        <w:ind w:left="3400" w:hanging="420"/>
      </w:pPr>
      <w:rPr>
        <w:rFonts w:ascii="Wingdings" w:hAnsi="Wingdings" w:hint="default"/>
      </w:rPr>
    </w:lvl>
    <w:lvl w:ilvl="7">
      <w:start w:val="1"/>
      <w:numFmt w:val="bullet"/>
      <w:lvlText w:val=""/>
      <w:lvlJc w:val="left"/>
      <w:pPr>
        <w:ind w:left="3820" w:hanging="420"/>
      </w:pPr>
      <w:rPr>
        <w:rFonts w:ascii="Wingdings" w:hAnsi="Wingdings" w:hint="default"/>
      </w:rPr>
    </w:lvl>
    <w:lvl w:ilvl="8">
      <w:start w:val="1"/>
      <w:numFmt w:val="bullet"/>
      <w:lvlText w:val=""/>
      <w:lvlJc w:val="left"/>
      <w:pPr>
        <w:ind w:left="4240" w:hanging="420"/>
      </w:pPr>
      <w:rPr>
        <w:rFonts w:ascii="Wingdings" w:hAnsi="Wingdings" w:hint="default"/>
      </w:rPr>
    </w:lvl>
  </w:abstractNum>
  <w:abstractNum w:abstractNumId="5" w15:restartNumberingAfterBreak="0">
    <w:nsid w:val="12C00B40"/>
    <w:multiLevelType w:val="multilevel"/>
    <w:tmpl w:val="12C00B40"/>
    <w:lvl w:ilvl="0">
      <w:start w:val="1"/>
      <w:numFmt w:val="bullet"/>
      <w:lvlText w:val=""/>
      <w:lvlJc w:val="left"/>
      <w:pPr>
        <w:ind w:left="919" w:hanging="360"/>
      </w:pPr>
      <w:rPr>
        <w:rFonts w:ascii="Symbol" w:hAnsi="Symbol" w:hint="default"/>
      </w:rPr>
    </w:lvl>
    <w:lvl w:ilvl="1">
      <w:start w:val="1"/>
      <w:numFmt w:val="bullet"/>
      <w:lvlText w:val="o"/>
      <w:lvlJc w:val="left"/>
      <w:pPr>
        <w:ind w:left="1639" w:hanging="360"/>
      </w:pPr>
      <w:rPr>
        <w:rFonts w:ascii="Courier New" w:hAnsi="Courier New" w:cs="Courier New" w:hint="default"/>
      </w:rPr>
    </w:lvl>
    <w:lvl w:ilvl="2">
      <w:start w:val="1"/>
      <w:numFmt w:val="bullet"/>
      <w:lvlText w:val=""/>
      <w:lvlJc w:val="left"/>
      <w:pPr>
        <w:ind w:left="2359" w:hanging="360"/>
      </w:pPr>
      <w:rPr>
        <w:rFonts w:ascii="Wingdings" w:hAnsi="Wingdings" w:hint="default"/>
      </w:rPr>
    </w:lvl>
    <w:lvl w:ilvl="3">
      <w:start w:val="1"/>
      <w:numFmt w:val="bullet"/>
      <w:lvlText w:val=""/>
      <w:lvlJc w:val="left"/>
      <w:pPr>
        <w:ind w:left="3079" w:hanging="360"/>
      </w:pPr>
      <w:rPr>
        <w:rFonts w:ascii="Symbol" w:hAnsi="Symbol" w:hint="default"/>
      </w:rPr>
    </w:lvl>
    <w:lvl w:ilvl="4">
      <w:start w:val="1"/>
      <w:numFmt w:val="bullet"/>
      <w:lvlText w:val="o"/>
      <w:lvlJc w:val="left"/>
      <w:pPr>
        <w:ind w:left="3799" w:hanging="360"/>
      </w:pPr>
      <w:rPr>
        <w:rFonts w:ascii="Courier New" w:hAnsi="Courier New" w:cs="Courier New" w:hint="default"/>
      </w:rPr>
    </w:lvl>
    <w:lvl w:ilvl="5">
      <w:start w:val="1"/>
      <w:numFmt w:val="bullet"/>
      <w:lvlText w:val=""/>
      <w:lvlJc w:val="left"/>
      <w:pPr>
        <w:ind w:left="4519" w:hanging="360"/>
      </w:pPr>
      <w:rPr>
        <w:rFonts w:ascii="Wingdings" w:hAnsi="Wingdings" w:hint="default"/>
      </w:rPr>
    </w:lvl>
    <w:lvl w:ilvl="6">
      <w:start w:val="1"/>
      <w:numFmt w:val="bullet"/>
      <w:lvlText w:val=""/>
      <w:lvlJc w:val="left"/>
      <w:pPr>
        <w:ind w:left="5239" w:hanging="360"/>
      </w:pPr>
      <w:rPr>
        <w:rFonts w:ascii="Symbol" w:hAnsi="Symbol" w:hint="default"/>
      </w:rPr>
    </w:lvl>
    <w:lvl w:ilvl="7">
      <w:start w:val="1"/>
      <w:numFmt w:val="bullet"/>
      <w:lvlText w:val="o"/>
      <w:lvlJc w:val="left"/>
      <w:pPr>
        <w:ind w:left="5959" w:hanging="360"/>
      </w:pPr>
      <w:rPr>
        <w:rFonts w:ascii="Courier New" w:hAnsi="Courier New" w:cs="Courier New" w:hint="default"/>
      </w:rPr>
    </w:lvl>
    <w:lvl w:ilvl="8">
      <w:start w:val="1"/>
      <w:numFmt w:val="bullet"/>
      <w:lvlText w:val=""/>
      <w:lvlJc w:val="left"/>
      <w:pPr>
        <w:ind w:left="6679" w:hanging="360"/>
      </w:pPr>
      <w:rPr>
        <w:rFonts w:ascii="Wingdings" w:hAnsi="Wingdings" w:hint="default"/>
      </w:rPr>
    </w:lvl>
  </w:abstractNum>
  <w:abstractNum w:abstractNumId="6" w15:restartNumberingAfterBreak="0">
    <w:nsid w:val="159A7C55"/>
    <w:multiLevelType w:val="multilevel"/>
    <w:tmpl w:val="159A7C55"/>
    <w:lvl w:ilvl="0">
      <w:start w:val="1"/>
      <w:numFmt w:val="decimal"/>
      <w:lvlText w:val="%1)"/>
      <w:lvlJc w:val="left"/>
      <w:pPr>
        <w:ind w:left="1352"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62E2785"/>
    <w:multiLevelType w:val="multilevel"/>
    <w:tmpl w:val="162E2785"/>
    <w:lvl w:ilvl="0">
      <w:start w:val="1"/>
      <w:numFmt w:val="decimal"/>
      <w:lvlText w:val="%1)"/>
      <w:lvlJc w:val="left"/>
      <w:pPr>
        <w:ind w:left="1352"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C9A74D7"/>
    <w:multiLevelType w:val="multilevel"/>
    <w:tmpl w:val="1C9A74D7"/>
    <w:lvl w:ilvl="0">
      <w:start w:val="1"/>
      <w:numFmt w:val="bullet"/>
      <w:lvlText w:val=""/>
      <w:lvlJc w:val="left"/>
      <w:pPr>
        <w:ind w:left="979" w:hanging="420"/>
      </w:pPr>
      <w:rPr>
        <w:rFonts w:ascii="Wingdings" w:hAnsi="Wingdings" w:hint="default"/>
        <w:sz w:val="13"/>
      </w:rPr>
    </w:lvl>
    <w:lvl w:ilvl="1">
      <w:start w:val="1"/>
      <w:numFmt w:val="bullet"/>
      <w:lvlText w:val=""/>
      <w:lvlJc w:val="left"/>
      <w:pPr>
        <w:ind w:left="1399" w:hanging="420"/>
      </w:pPr>
      <w:rPr>
        <w:rFonts w:ascii="Wingdings" w:hAnsi="Wingdings" w:hint="default"/>
      </w:rPr>
    </w:lvl>
    <w:lvl w:ilvl="2">
      <w:start w:val="1"/>
      <w:numFmt w:val="bullet"/>
      <w:lvlText w:val=""/>
      <w:lvlJc w:val="left"/>
      <w:pPr>
        <w:ind w:left="1819" w:hanging="420"/>
      </w:pPr>
      <w:rPr>
        <w:rFonts w:ascii="Wingdings" w:hAnsi="Wingdings" w:hint="default"/>
      </w:rPr>
    </w:lvl>
    <w:lvl w:ilvl="3">
      <w:start w:val="1"/>
      <w:numFmt w:val="bullet"/>
      <w:lvlText w:val=""/>
      <w:lvlJc w:val="left"/>
      <w:pPr>
        <w:ind w:left="2239" w:hanging="420"/>
      </w:pPr>
      <w:rPr>
        <w:rFonts w:ascii="Wingdings" w:hAnsi="Wingdings" w:hint="default"/>
      </w:rPr>
    </w:lvl>
    <w:lvl w:ilvl="4">
      <w:start w:val="1"/>
      <w:numFmt w:val="bullet"/>
      <w:lvlText w:val=""/>
      <w:lvlJc w:val="left"/>
      <w:pPr>
        <w:ind w:left="2659" w:hanging="420"/>
      </w:pPr>
      <w:rPr>
        <w:rFonts w:ascii="Wingdings" w:hAnsi="Wingdings" w:hint="default"/>
      </w:rPr>
    </w:lvl>
    <w:lvl w:ilvl="5">
      <w:start w:val="1"/>
      <w:numFmt w:val="bullet"/>
      <w:lvlText w:val=""/>
      <w:lvlJc w:val="left"/>
      <w:pPr>
        <w:ind w:left="3079" w:hanging="420"/>
      </w:pPr>
      <w:rPr>
        <w:rFonts w:ascii="Wingdings" w:hAnsi="Wingdings" w:hint="default"/>
      </w:rPr>
    </w:lvl>
    <w:lvl w:ilvl="6">
      <w:start w:val="1"/>
      <w:numFmt w:val="bullet"/>
      <w:lvlText w:val=""/>
      <w:lvlJc w:val="left"/>
      <w:pPr>
        <w:ind w:left="3499" w:hanging="420"/>
      </w:pPr>
      <w:rPr>
        <w:rFonts w:ascii="Wingdings" w:hAnsi="Wingdings" w:hint="default"/>
      </w:rPr>
    </w:lvl>
    <w:lvl w:ilvl="7">
      <w:start w:val="1"/>
      <w:numFmt w:val="bullet"/>
      <w:lvlText w:val=""/>
      <w:lvlJc w:val="left"/>
      <w:pPr>
        <w:ind w:left="3919" w:hanging="420"/>
      </w:pPr>
      <w:rPr>
        <w:rFonts w:ascii="Wingdings" w:hAnsi="Wingdings" w:hint="default"/>
      </w:rPr>
    </w:lvl>
    <w:lvl w:ilvl="8">
      <w:start w:val="1"/>
      <w:numFmt w:val="bullet"/>
      <w:lvlText w:val=""/>
      <w:lvlJc w:val="left"/>
      <w:pPr>
        <w:ind w:left="4339" w:hanging="420"/>
      </w:pPr>
      <w:rPr>
        <w:rFonts w:ascii="Wingdings" w:hAnsi="Wingdings" w:hint="default"/>
      </w:rPr>
    </w:lvl>
  </w:abstractNum>
  <w:abstractNum w:abstractNumId="9" w15:restartNumberingAfterBreak="0">
    <w:nsid w:val="272F65D7"/>
    <w:multiLevelType w:val="multilevel"/>
    <w:tmpl w:val="272F65D7"/>
    <w:lvl w:ilvl="0">
      <w:numFmt w:val="bullet"/>
      <w:lvlText w:val=""/>
      <w:lvlJc w:val="left"/>
      <w:pPr>
        <w:ind w:left="979" w:hanging="420"/>
      </w:pPr>
      <w:rPr>
        <w:rFonts w:ascii="Wingdings" w:eastAsia="宋体" w:hAnsi="Wingdings" w:cs="Wingdings" w:hint="default"/>
        <w:color w:val="auto"/>
        <w:w w:val="100"/>
        <w:sz w:val="22"/>
        <w:szCs w:val="22"/>
      </w:rPr>
    </w:lvl>
    <w:lvl w:ilvl="1">
      <w:start w:val="1"/>
      <w:numFmt w:val="bullet"/>
      <w:lvlText w:val=""/>
      <w:lvlJc w:val="left"/>
      <w:pPr>
        <w:ind w:left="1399" w:hanging="420"/>
      </w:pPr>
      <w:rPr>
        <w:rFonts w:ascii="Wingdings" w:hAnsi="Wingdings" w:hint="default"/>
      </w:rPr>
    </w:lvl>
    <w:lvl w:ilvl="2">
      <w:start w:val="1"/>
      <w:numFmt w:val="bullet"/>
      <w:lvlText w:val=""/>
      <w:lvlJc w:val="left"/>
      <w:pPr>
        <w:ind w:left="1819" w:hanging="420"/>
      </w:pPr>
      <w:rPr>
        <w:rFonts w:ascii="Wingdings" w:hAnsi="Wingdings" w:hint="default"/>
      </w:rPr>
    </w:lvl>
    <w:lvl w:ilvl="3">
      <w:start w:val="1"/>
      <w:numFmt w:val="bullet"/>
      <w:lvlText w:val=""/>
      <w:lvlJc w:val="left"/>
      <w:pPr>
        <w:ind w:left="2239" w:hanging="420"/>
      </w:pPr>
      <w:rPr>
        <w:rFonts w:ascii="Wingdings" w:hAnsi="Wingdings" w:hint="default"/>
      </w:rPr>
    </w:lvl>
    <w:lvl w:ilvl="4">
      <w:start w:val="1"/>
      <w:numFmt w:val="bullet"/>
      <w:lvlText w:val=""/>
      <w:lvlJc w:val="left"/>
      <w:pPr>
        <w:ind w:left="2659" w:hanging="420"/>
      </w:pPr>
      <w:rPr>
        <w:rFonts w:ascii="Wingdings" w:hAnsi="Wingdings" w:hint="default"/>
      </w:rPr>
    </w:lvl>
    <w:lvl w:ilvl="5">
      <w:start w:val="1"/>
      <w:numFmt w:val="bullet"/>
      <w:lvlText w:val=""/>
      <w:lvlJc w:val="left"/>
      <w:pPr>
        <w:ind w:left="3079" w:hanging="420"/>
      </w:pPr>
      <w:rPr>
        <w:rFonts w:ascii="Wingdings" w:hAnsi="Wingdings" w:hint="default"/>
      </w:rPr>
    </w:lvl>
    <w:lvl w:ilvl="6">
      <w:start w:val="1"/>
      <w:numFmt w:val="bullet"/>
      <w:lvlText w:val=""/>
      <w:lvlJc w:val="left"/>
      <w:pPr>
        <w:ind w:left="3499" w:hanging="420"/>
      </w:pPr>
      <w:rPr>
        <w:rFonts w:ascii="Wingdings" w:hAnsi="Wingdings" w:hint="default"/>
      </w:rPr>
    </w:lvl>
    <w:lvl w:ilvl="7">
      <w:start w:val="1"/>
      <w:numFmt w:val="bullet"/>
      <w:lvlText w:val=""/>
      <w:lvlJc w:val="left"/>
      <w:pPr>
        <w:ind w:left="3919" w:hanging="420"/>
      </w:pPr>
      <w:rPr>
        <w:rFonts w:ascii="Wingdings" w:hAnsi="Wingdings" w:hint="default"/>
      </w:rPr>
    </w:lvl>
    <w:lvl w:ilvl="8">
      <w:start w:val="1"/>
      <w:numFmt w:val="bullet"/>
      <w:lvlText w:val=""/>
      <w:lvlJc w:val="left"/>
      <w:pPr>
        <w:ind w:left="4339" w:hanging="420"/>
      </w:pPr>
      <w:rPr>
        <w:rFonts w:ascii="Wingdings" w:hAnsi="Wingdings" w:hint="default"/>
      </w:rPr>
    </w:lvl>
  </w:abstractNum>
  <w:abstractNum w:abstractNumId="10" w15:restartNumberingAfterBreak="0">
    <w:nsid w:val="2A51122A"/>
    <w:multiLevelType w:val="multilevel"/>
    <w:tmpl w:val="2A51122A"/>
    <w:lvl w:ilvl="0">
      <w:numFmt w:val="bullet"/>
      <w:lvlText w:val=""/>
      <w:lvlJc w:val="left"/>
      <w:pPr>
        <w:ind w:left="979" w:hanging="420"/>
      </w:pPr>
      <w:rPr>
        <w:rFonts w:ascii="Wingdings" w:hAnsi="Wingdings" w:hint="default"/>
        <w:color w:val="auto"/>
        <w:w w:val="100"/>
        <w:sz w:val="22"/>
        <w:szCs w:val="22"/>
      </w:rPr>
    </w:lvl>
    <w:lvl w:ilvl="1">
      <w:start w:val="1"/>
      <w:numFmt w:val="bullet"/>
      <w:lvlText w:val=""/>
      <w:lvlJc w:val="left"/>
      <w:pPr>
        <w:ind w:left="1399" w:hanging="420"/>
      </w:pPr>
      <w:rPr>
        <w:rFonts w:ascii="Wingdings" w:hAnsi="Wingdings" w:hint="default"/>
      </w:rPr>
    </w:lvl>
    <w:lvl w:ilvl="2">
      <w:start w:val="1"/>
      <w:numFmt w:val="bullet"/>
      <w:lvlText w:val=""/>
      <w:lvlJc w:val="left"/>
      <w:pPr>
        <w:ind w:left="1819" w:hanging="420"/>
      </w:pPr>
      <w:rPr>
        <w:rFonts w:ascii="Wingdings" w:hAnsi="Wingdings" w:hint="default"/>
      </w:rPr>
    </w:lvl>
    <w:lvl w:ilvl="3">
      <w:start w:val="1"/>
      <w:numFmt w:val="bullet"/>
      <w:lvlText w:val=""/>
      <w:lvlJc w:val="left"/>
      <w:pPr>
        <w:ind w:left="2239" w:hanging="420"/>
      </w:pPr>
      <w:rPr>
        <w:rFonts w:ascii="Wingdings" w:hAnsi="Wingdings" w:hint="default"/>
      </w:rPr>
    </w:lvl>
    <w:lvl w:ilvl="4">
      <w:start w:val="1"/>
      <w:numFmt w:val="bullet"/>
      <w:lvlText w:val=""/>
      <w:lvlJc w:val="left"/>
      <w:pPr>
        <w:ind w:left="2659" w:hanging="420"/>
      </w:pPr>
      <w:rPr>
        <w:rFonts w:ascii="Wingdings" w:hAnsi="Wingdings" w:hint="default"/>
      </w:rPr>
    </w:lvl>
    <w:lvl w:ilvl="5">
      <w:start w:val="1"/>
      <w:numFmt w:val="bullet"/>
      <w:lvlText w:val=""/>
      <w:lvlJc w:val="left"/>
      <w:pPr>
        <w:ind w:left="3079" w:hanging="420"/>
      </w:pPr>
      <w:rPr>
        <w:rFonts w:ascii="Wingdings" w:hAnsi="Wingdings" w:hint="default"/>
      </w:rPr>
    </w:lvl>
    <w:lvl w:ilvl="6">
      <w:start w:val="1"/>
      <w:numFmt w:val="bullet"/>
      <w:lvlText w:val=""/>
      <w:lvlJc w:val="left"/>
      <w:pPr>
        <w:ind w:left="3499" w:hanging="420"/>
      </w:pPr>
      <w:rPr>
        <w:rFonts w:ascii="Wingdings" w:hAnsi="Wingdings" w:hint="default"/>
      </w:rPr>
    </w:lvl>
    <w:lvl w:ilvl="7">
      <w:start w:val="1"/>
      <w:numFmt w:val="bullet"/>
      <w:lvlText w:val=""/>
      <w:lvlJc w:val="left"/>
      <w:pPr>
        <w:ind w:left="3919" w:hanging="420"/>
      </w:pPr>
      <w:rPr>
        <w:rFonts w:ascii="Wingdings" w:hAnsi="Wingdings" w:hint="default"/>
      </w:rPr>
    </w:lvl>
    <w:lvl w:ilvl="8">
      <w:start w:val="1"/>
      <w:numFmt w:val="bullet"/>
      <w:lvlText w:val=""/>
      <w:lvlJc w:val="left"/>
      <w:pPr>
        <w:ind w:left="4339" w:hanging="420"/>
      </w:pPr>
      <w:rPr>
        <w:rFonts w:ascii="Wingdings" w:hAnsi="Wingdings" w:hint="default"/>
      </w:rPr>
    </w:lvl>
  </w:abstractNum>
  <w:abstractNum w:abstractNumId="11" w15:restartNumberingAfterBreak="0">
    <w:nsid w:val="2B4700A0"/>
    <w:multiLevelType w:val="multilevel"/>
    <w:tmpl w:val="4BDA7E08"/>
    <w:lvl w:ilvl="0">
      <w:numFmt w:val="bullet"/>
      <w:lvlText w:val=""/>
      <w:lvlJc w:val="left"/>
      <w:pPr>
        <w:ind w:left="979" w:hanging="420"/>
      </w:pPr>
      <w:rPr>
        <w:rFonts w:ascii="Wingdings" w:eastAsia="宋体" w:hAnsi="Wingdings" w:hint="default"/>
        <w:sz w:val="22"/>
        <w:szCs w:val="22"/>
      </w:rPr>
    </w:lvl>
    <w:lvl w:ilvl="1">
      <w:start w:val="1"/>
      <w:numFmt w:val="bullet"/>
      <w:lvlText w:val=""/>
      <w:lvlJc w:val="left"/>
      <w:pPr>
        <w:ind w:left="1399" w:hanging="420"/>
      </w:pPr>
      <w:rPr>
        <w:rFonts w:ascii="Wingdings" w:hAnsi="Wingdings" w:hint="default"/>
      </w:rPr>
    </w:lvl>
    <w:lvl w:ilvl="2">
      <w:start w:val="1"/>
      <w:numFmt w:val="bullet"/>
      <w:lvlText w:val=""/>
      <w:lvlJc w:val="left"/>
      <w:pPr>
        <w:ind w:left="1819" w:hanging="420"/>
      </w:pPr>
      <w:rPr>
        <w:rFonts w:ascii="Wingdings" w:hAnsi="Wingdings" w:hint="default"/>
      </w:rPr>
    </w:lvl>
    <w:lvl w:ilvl="3">
      <w:start w:val="1"/>
      <w:numFmt w:val="bullet"/>
      <w:lvlText w:val=""/>
      <w:lvlJc w:val="left"/>
      <w:pPr>
        <w:ind w:left="2239" w:hanging="420"/>
      </w:pPr>
      <w:rPr>
        <w:rFonts w:ascii="Wingdings" w:hAnsi="Wingdings" w:hint="default"/>
      </w:rPr>
    </w:lvl>
    <w:lvl w:ilvl="4">
      <w:start w:val="1"/>
      <w:numFmt w:val="bullet"/>
      <w:lvlText w:val=""/>
      <w:lvlJc w:val="left"/>
      <w:pPr>
        <w:ind w:left="2659" w:hanging="420"/>
      </w:pPr>
      <w:rPr>
        <w:rFonts w:ascii="Wingdings" w:hAnsi="Wingdings" w:hint="default"/>
      </w:rPr>
    </w:lvl>
    <w:lvl w:ilvl="5">
      <w:start w:val="1"/>
      <w:numFmt w:val="bullet"/>
      <w:lvlText w:val=""/>
      <w:lvlJc w:val="left"/>
      <w:pPr>
        <w:ind w:left="3079" w:hanging="420"/>
      </w:pPr>
      <w:rPr>
        <w:rFonts w:ascii="Wingdings" w:hAnsi="Wingdings" w:hint="default"/>
      </w:rPr>
    </w:lvl>
    <w:lvl w:ilvl="6">
      <w:start w:val="1"/>
      <w:numFmt w:val="bullet"/>
      <w:lvlText w:val=""/>
      <w:lvlJc w:val="left"/>
      <w:pPr>
        <w:ind w:left="3499" w:hanging="420"/>
      </w:pPr>
      <w:rPr>
        <w:rFonts w:ascii="Wingdings" w:hAnsi="Wingdings" w:hint="default"/>
      </w:rPr>
    </w:lvl>
    <w:lvl w:ilvl="7">
      <w:start w:val="1"/>
      <w:numFmt w:val="bullet"/>
      <w:lvlText w:val=""/>
      <w:lvlJc w:val="left"/>
      <w:pPr>
        <w:ind w:left="3919" w:hanging="420"/>
      </w:pPr>
      <w:rPr>
        <w:rFonts w:ascii="Wingdings" w:hAnsi="Wingdings" w:hint="default"/>
      </w:rPr>
    </w:lvl>
    <w:lvl w:ilvl="8">
      <w:start w:val="1"/>
      <w:numFmt w:val="bullet"/>
      <w:lvlText w:val=""/>
      <w:lvlJc w:val="left"/>
      <w:pPr>
        <w:ind w:left="4339" w:hanging="420"/>
      </w:pPr>
      <w:rPr>
        <w:rFonts w:ascii="Wingdings" w:hAnsi="Wingdings" w:hint="default"/>
      </w:rPr>
    </w:lvl>
  </w:abstractNum>
  <w:abstractNum w:abstractNumId="12" w15:restartNumberingAfterBreak="0">
    <w:nsid w:val="3D215286"/>
    <w:multiLevelType w:val="multilevel"/>
    <w:tmpl w:val="3D215286"/>
    <w:lvl w:ilvl="0">
      <w:start w:val="1"/>
      <w:numFmt w:val="decimal"/>
      <w:lvlText w:val="%1）"/>
      <w:lvlJc w:val="left"/>
      <w:pPr>
        <w:ind w:left="919" w:hanging="360"/>
      </w:pPr>
      <w:rPr>
        <w:rFonts w:hint="default"/>
      </w:rPr>
    </w:lvl>
    <w:lvl w:ilvl="1">
      <w:start w:val="1"/>
      <w:numFmt w:val="lowerLetter"/>
      <w:lvlText w:val="%2)"/>
      <w:lvlJc w:val="left"/>
      <w:pPr>
        <w:ind w:left="1399" w:hanging="420"/>
      </w:pPr>
    </w:lvl>
    <w:lvl w:ilvl="2">
      <w:start w:val="1"/>
      <w:numFmt w:val="lowerRoman"/>
      <w:lvlText w:val="%3."/>
      <w:lvlJc w:val="right"/>
      <w:pPr>
        <w:ind w:left="1819" w:hanging="420"/>
      </w:pPr>
    </w:lvl>
    <w:lvl w:ilvl="3">
      <w:start w:val="1"/>
      <w:numFmt w:val="decimal"/>
      <w:lvlText w:val="%4."/>
      <w:lvlJc w:val="left"/>
      <w:pPr>
        <w:ind w:left="2239" w:hanging="420"/>
      </w:pPr>
    </w:lvl>
    <w:lvl w:ilvl="4">
      <w:start w:val="1"/>
      <w:numFmt w:val="lowerLetter"/>
      <w:lvlText w:val="%5)"/>
      <w:lvlJc w:val="left"/>
      <w:pPr>
        <w:ind w:left="2659" w:hanging="420"/>
      </w:pPr>
    </w:lvl>
    <w:lvl w:ilvl="5">
      <w:start w:val="1"/>
      <w:numFmt w:val="lowerRoman"/>
      <w:lvlText w:val="%6."/>
      <w:lvlJc w:val="right"/>
      <w:pPr>
        <w:ind w:left="3079" w:hanging="420"/>
      </w:pPr>
    </w:lvl>
    <w:lvl w:ilvl="6">
      <w:start w:val="1"/>
      <w:numFmt w:val="decimal"/>
      <w:lvlText w:val="%7."/>
      <w:lvlJc w:val="left"/>
      <w:pPr>
        <w:ind w:left="3499" w:hanging="420"/>
      </w:pPr>
    </w:lvl>
    <w:lvl w:ilvl="7">
      <w:start w:val="1"/>
      <w:numFmt w:val="lowerLetter"/>
      <w:lvlText w:val="%8)"/>
      <w:lvlJc w:val="left"/>
      <w:pPr>
        <w:ind w:left="3919" w:hanging="420"/>
      </w:pPr>
    </w:lvl>
    <w:lvl w:ilvl="8">
      <w:start w:val="1"/>
      <w:numFmt w:val="lowerRoman"/>
      <w:lvlText w:val="%9."/>
      <w:lvlJc w:val="right"/>
      <w:pPr>
        <w:ind w:left="4339" w:hanging="420"/>
      </w:pPr>
    </w:lvl>
  </w:abstractNum>
  <w:abstractNum w:abstractNumId="13" w15:restartNumberingAfterBreak="0">
    <w:nsid w:val="43E02858"/>
    <w:multiLevelType w:val="multilevel"/>
    <w:tmpl w:val="43E02858"/>
    <w:lvl w:ilvl="0">
      <w:start w:val="1"/>
      <w:numFmt w:val="decimal"/>
      <w:lvlText w:val="%1."/>
      <w:lvlJc w:val="left"/>
      <w:pPr>
        <w:ind w:left="720" w:hanging="360"/>
      </w:pPr>
    </w:lvl>
    <w:lvl w:ilvl="1">
      <w:start w:val="4"/>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14" w15:restartNumberingAfterBreak="0">
    <w:nsid w:val="52CE60AC"/>
    <w:multiLevelType w:val="multilevel"/>
    <w:tmpl w:val="52CE60AC"/>
    <w:lvl w:ilvl="0">
      <w:numFmt w:val="bullet"/>
      <w:lvlText w:val=""/>
      <w:lvlJc w:val="left"/>
      <w:pPr>
        <w:ind w:left="979" w:hanging="420"/>
      </w:pPr>
      <w:rPr>
        <w:rFonts w:ascii="Wingdings" w:eastAsia="宋体" w:hAnsi="Wingdings" w:cs="Wingdings" w:hint="default"/>
        <w:color w:val="auto"/>
        <w:w w:val="100"/>
        <w:sz w:val="22"/>
        <w:szCs w:val="22"/>
      </w:rPr>
    </w:lvl>
    <w:lvl w:ilvl="1">
      <w:start w:val="1"/>
      <w:numFmt w:val="bullet"/>
      <w:lvlText w:val=""/>
      <w:lvlJc w:val="left"/>
      <w:pPr>
        <w:ind w:left="1399" w:hanging="420"/>
      </w:pPr>
      <w:rPr>
        <w:rFonts w:ascii="Wingdings" w:hAnsi="Wingdings" w:hint="default"/>
      </w:rPr>
    </w:lvl>
    <w:lvl w:ilvl="2">
      <w:start w:val="1"/>
      <w:numFmt w:val="bullet"/>
      <w:lvlText w:val=""/>
      <w:lvlJc w:val="left"/>
      <w:pPr>
        <w:ind w:left="1819" w:hanging="420"/>
      </w:pPr>
      <w:rPr>
        <w:rFonts w:ascii="Wingdings" w:hAnsi="Wingdings" w:hint="default"/>
      </w:rPr>
    </w:lvl>
    <w:lvl w:ilvl="3">
      <w:start w:val="1"/>
      <w:numFmt w:val="bullet"/>
      <w:lvlText w:val=""/>
      <w:lvlJc w:val="left"/>
      <w:pPr>
        <w:ind w:left="2239" w:hanging="420"/>
      </w:pPr>
      <w:rPr>
        <w:rFonts w:ascii="Wingdings" w:hAnsi="Wingdings" w:hint="default"/>
      </w:rPr>
    </w:lvl>
    <w:lvl w:ilvl="4">
      <w:start w:val="1"/>
      <w:numFmt w:val="bullet"/>
      <w:lvlText w:val=""/>
      <w:lvlJc w:val="left"/>
      <w:pPr>
        <w:ind w:left="2659" w:hanging="420"/>
      </w:pPr>
      <w:rPr>
        <w:rFonts w:ascii="Wingdings" w:hAnsi="Wingdings" w:hint="default"/>
      </w:rPr>
    </w:lvl>
    <w:lvl w:ilvl="5">
      <w:start w:val="1"/>
      <w:numFmt w:val="bullet"/>
      <w:lvlText w:val=""/>
      <w:lvlJc w:val="left"/>
      <w:pPr>
        <w:ind w:left="3079" w:hanging="420"/>
      </w:pPr>
      <w:rPr>
        <w:rFonts w:ascii="Wingdings" w:hAnsi="Wingdings" w:hint="default"/>
      </w:rPr>
    </w:lvl>
    <w:lvl w:ilvl="6">
      <w:start w:val="1"/>
      <w:numFmt w:val="bullet"/>
      <w:lvlText w:val=""/>
      <w:lvlJc w:val="left"/>
      <w:pPr>
        <w:ind w:left="3499" w:hanging="420"/>
      </w:pPr>
      <w:rPr>
        <w:rFonts w:ascii="Wingdings" w:hAnsi="Wingdings" w:hint="default"/>
      </w:rPr>
    </w:lvl>
    <w:lvl w:ilvl="7">
      <w:start w:val="1"/>
      <w:numFmt w:val="bullet"/>
      <w:lvlText w:val=""/>
      <w:lvlJc w:val="left"/>
      <w:pPr>
        <w:ind w:left="3919" w:hanging="420"/>
      </w:pPr>
      <w:rPr>
        <w:rFonts w:ascii="Wingdings" w:hAnsi="Wingdings" w:hint="default"/>
      </w:rPr>
    </w:lvl>
    <w:lvl w:ilvl="8">
      <w:start w:val="1"/>
      <w:numFmt w:val="bullet"/>
      <w:lvlText w:val=""/>
      <w:lvlJc w:val="left"/>
      <w:pPr>
        <w:ind w:left="4339" w:hanging="420"/>
      </w:pPr>
      <w:rPr>
        <w:rFonts w:ascii="Wingdings" w:hAnsi="Wingdings" w:hint="default"/>
      </w:rPr>
    </w:lvl>
  </w:abstractNum>
  <w:abstractNum w:abstractNumId="15" w15:restartNumberingAfterBreak="0">
    <w:nsid w:val="55254249"/>
    <w:multiLevelType w:val="hybridMultilevel"/>
    <w:tmpl w:val="DB3E7222"/>
    <w:lvl w:ilvl="0" w:tplc="AA089266">
      <w:start w:val="1"/>
      <w:numFmt w:val="decimal"/>
      <w:lvlText w:val="%1."/>
      <w:lvlJc w:val="left"/>
      <w:pPr>
        <w:ind w:left="479" w:hanging="360"/>
      </w:pPr>
      <w:rPr>
        <w:rFonts w:ascii="微软雅黑" w:eastAsia="微软雅黑" w:hAnsi="微软雅黑" w:cs="微软雅黑" w:hint="default"/>
      </w:rPr>
    </w:lvl>
    <w:lvl w:ilvl="1" w:tplc="04090019" w:tentative="1">
      <w:start w:val="1"/>
      <w:numFmt w:val="lowerLetter"/>
      <w:lvlText w:val="%2)"/>
      <w:lvlJc w:val="left"/>
      <w:pPr>
        <w:ind w:left="959" w:hanging="420"/>
      </w:pPr>
    </w:lvl>
    <w:lvl w:ilvl="2" w:tplc="0409001B" w:tentative="1">
      <w:start w:val="1"/>
      <w:numFmt w:val="lowerRoman"/>
      <w:lvlText w:val="%3."/>
      <w:lvlJc w:val="right"/>
      <w:pPr>
        <w:ind w:left="1379" w:hanging="420"/>
      </w:pPr>
    </w:lvl>
    <w:lvl w:ilvl="3" w:tplc="0409000F" w:tentative="1">
      <w:start w:val="1"/>
      <w:numFmt w:val="decimal"/>
      <w:lvlText w:val="%4."/>
      <w:lvlJc w:val="left"/>
      <w:pPr>
        <w:ind w:left="1799" w:hanging="420"/>
      </w:pPr>
    </w:lvl>
    <w:lvl w:ilvl="4" w:tplc="04090019" w:tentative="1">
      <w:start w:val="1"/>
      <w:numFmt w:val="lowerLetter"/>
      <w:lvlText w:val="%5)"/>
      <w:lvlJc w:val="left"/>
      <w:pPr>
        <w:ind w:left="2219" w:hanging="420"/>
      </w:pPr>
    </w:lvl>
    <w:lvl w:ilvl="5" w:tplc="0409001B" w:tentative="1">
      <w:start w:val="1"/>
      <w:numFmt w:val="lowerRoman"/>
      <w:lvlText w:val="%6."/>
      <w:lvlJc w:val="right"/>
      <w:pPr>
        <w:ind w:left="2639" w:hanging="420"/>
      </w:pPr>
    </w:lvl>
    <w:lvl w:ilvl="6" w:tplc="0409000F" w:tentative="1">
      <w:start w:val="1"/>
      <w:numFmt w:val="decimal"/>
      <w:lvlText w:val="%7."/>
      <w:lvlJc w:val="left"/>
      <w:pPr>
        <w:ind w:left="3059" w:hanging="420"/>
      </w:pPr>
    </w:lvl>
    <w:lvl w:ilvl="7" w:tplc="04090019" w:tentative="1">
      <w:start w:val="1"/>
      <w:numFmt w:val="lowerLetter"/>
      <w:lvlText w:val="%8)"/>
      <w:lvlJc w:val="left"/>
      <w:pPr>
        <w:ind w:left="3479" w:hanging="420"/>
      </w:pPr>
    </w:lvl>
    <w:lvl w:ilvl="8" w:tplc="0409001B" w:tentative="1">
      <w:start w:val="1"/>
      <w:numFmt w:val="lowerRoman"/>
      <w:lvlText w:val="%9."/>
      <w:lvlJc w:val="right"/>
      <w:pPr>
        <w:ind w:left="3899" w:hanging="420"/>
      </w:pPr>
    </w:lvl>
  </w:abstractNum>
  <w:abstractNum w:abstractNumId="16" w15:restartNumberingAfterBreak="0">
    <w:nsid w:val="57DA03F9"/>
    <w:multiLevelType w:val="multilevel"/>
    <w:tmpl w:val="57DA03F9"/>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5F1EA7B2"/>
    <w:multiLevelType w:val="singleLevel"/>
    <w:tmpl w:val="5F1EA7B2"/>
    <w:lvl w:ilvl="0">
      <w:start w:val="1"/>
      <w:numFmt w:val="decimal"/>
      <w:suff w:val="nothing"/>
      <w:lvlText w:val="（%1）"/>
      <w:lvlJc w:val="left"/>
    </w:lvl>
  </w:abstractNum>
  <w:abstractNum w:abstractNumId="18" w15:restartNumberingAfterBreak="0">
    <w:nsid w:val="621B69D4"/>
    <w:multiLevelType w:val="multilevel"/>
    <w:tmpl w:val="621B69D4"/>
    <w:lvl w:ilvl="0">
      <w:start w:val="1"/>
      <w:numFmt w:val="bullet"/>
      <w:lvlText w:val=""/>
      <w:lvlJc w:val="left"/>
      <w:pPr>
        <w:ind w:left="919" w:hanging="360"/>
      </w:pPr>
      <w:rPr>
        <w:rFonts w:ascii="Symbol" w:hAnsi="Symbol" w:hint="default"/>
      </w:rPr>
    </w:lvl>
    <w:lvl w:ilvl="1">
      <w:start w:val="1"/>
      <w:numFmt w:val="bullet"/>
      <w:lvlText w:val="o"/>
      <w:lvlJc w:val="left"/>
      <w:pPr>
        <w:ind w:left="1639" w:hanging="360"/>
      </w:pPr>
      <w:rPr>
        <w:rFonts w:ascii="Courier New" w:hAnsi="Courier New" w:cs="Courier New" w:hint="default"/>
      </w:rPr>
    </w:lvl>
    <w:lvl w:ilvl="2">
      <w:start w:val="1"/>
      <w:numFmt w:val="bullet"/>
      <w:lvlText w:val=""/>
      <w:lvlJc w:val="left"/>
      <w:pPr>
        <w:ind w:left="2359" w:hanging="360"/>
      </w:pPr>
      <w:rPr>
        <w:rFonts w:ascii="Wingdings" w:hAnsi="Wingdings" w:hint="default"/>
      </w:rPr>
    </w:lvl>
    <w:lvl w:ilvl="3">
      <w:start w:val="1"/>
      <w:numFmt w:val="bullet"/>
      <w:lvlText w:val=""/>
      <w:lvlJc w:val="left"/>
      <w:pPr>
        <w:ind w:left="3079" w:hanging="360"/>
      </w:pPr>
      <w:rPr>
        <w:rFonts w:ascii="Symbol" w:hAnsi="Symbol" w:hint="default"/>
      </w:rPr>
    </w:lvl>
    <w:lvl w:ilvl="4">
      <w:start w:val="1"/>
      <w:numFmt w:val="bullet"/>
      <w:lvlText w:val="o"/>
      <w:lvlJc w:val="left"/>
      <w:pPr>
        <w:ind w:left="3799" w:hanging="360"/>
      </w:pPr>
      <w:rPr>
        <w:rFonts w:ascii="Courier New" w:hAnsi="Courier New" w:cs="Courier New" w:hint="default"/>
      </w:rPr>
    </w:lvl>
    <w:lvl w:ilvl="5">
      <w:start w:val="1"/>
      <w:numFmt w:val="bullet"/>
      <w:lvlText w:val=""/>
      <w:lvlJc w:val="left"/>
      <w:pPr>
        <w:ind w:left="4519" w:hanging="360"/>
      </w:pPr>
      <w:rPr>
        <w:rFonts w:ascii="Wingdings" w:hAnsi="Wingdings" w:hint="default"/>
      </w:rPr>
    </w:lvl>
    <w:lvl w:ilvl="6">
      <w:start w:val="1"/>
      <w:numFmt w:val="bullet"/>
      <w:lvlText w:val=""/>
      <w:lvlJc w:val="left"/>
      <w:pPr>
        <w:ind w:left="5239" w:hanging="360"/>
      </w:pPr>
      <w:rPr>
        <w:rFonts w:ascii="Symbol" w:hAnsi="Symbol" w:hint="default"/>
      </w:rPr>
    </w:lvl>
    <w:lvl w:ilvl="7">
      <w:start w:val="1"/>
      <w:numFmt w:val="bullet"/>
      <w:lvlText w:val="o"/>
      <w:lvlJc w:val="left"/>
      <w:pPr>
        <w:ind w:left="5959" w:hanging="360"/>
      </w:pPr>
      <w:rPr>
        <w:rFonts w:ascii="Courier New" w:hAnsi="Courier New" w:cs="Courier New" w:hint="default"/>
      </w:rPr>
    </w:lvl>
    <w:lvl w:ilvl="8">
      <w:start w:val="1"/>
      <w:numFmt w:val="bullet"/>
      <w:lvlText w:val=""/>
      <w:lvlJc w:val="left"/>
      <w:pPr>
        <w:ind w:left="6679" w:hanging="360"/>
      </w:pPr>
      <w:rPr>
        <w:rFonts w:ascii="Wingdings" w:hAnsi="Wingdings" w:hint="default"/>
      </w:rPr>
    </w:lvl>
  </w:abstractNum>
  <w:abstractNum w:abstractNumId="19" w15:restartNumberingAfterBreak="0">
    <w:nsid w:val="669B2150"/>
    <w:multiLevelType w:val="multilevel"/>
    <w:tmpl w:val="669B2150"/>
    <w:lvl w:ilvl="0">
      <w:start w:val="1"/>
      <w:numFmt w:val="decimal"/>
      <w:lvlText w:val="%1)"/>
      <w:lvlJc w:val="left"/>
      <w:pPr>
        <w:ind w:left="1352"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6E8D546A"/>
    <w:multiLevelType w:val="multilevel"/>
    <w:tmpl w:val="37ECC68A"/>
    <w:lvl w:ilvl="0">
      <w:numFmt w:val="bullet"/>
      <w:lvlText w:val=""/>
      <w:lvlJc w:val="left"/>
      <w:pPr>
        <w:ind w:left="979" w:hanging="420"/>
      </w:pPr>
      <w:rPr>
        <w:rFonts w:ascii="Wingdings" w:hAnsi="Wingdings" w:hint="default"/>
        <w:sz w:val="22"/>
        <w:szCs w:val="22"/>
      </w:rPr>
    </w:lvl>
    <w:lvl w:ilvl="1">
      <w:start w:val="1"/>
      <w:numFmt w:val="bullet"/>
      <w:lvlText w:val=""/>
      <w:lvlJc w:val="left"/>
      <w:pPr>
        <w:ind w:left="1399" w:hanging="420"/>
      </w:pPr>
      <w:rPr>
        <w:rFonts w:ascii="Wingdings" w:hAnsi="Wingdings" w:hint="default"/>
      </w:rPr>
    </w:lvl>
    <w:lvl w:ilvl="2">
      <w:start w:val="1"/>
      <w:numFmt w:val="bullet"/>
      <w:lvlText w:val=""/>
      <w:lvlJc w:val="left"/>
      <w:pPr>
        <w:ind w:left="1819" w:hanging="420"/>
      </w:pPr>
      <w:rPr>
        <w:rFonts w:ascii="Wingdings" w:hAnsi="Wingdings" w:hint="default"/>
      </w:rPr>
    </w:lvl>
    <w:lvl w:ilvl="3">
      <w:start w:val="1"/>
      <w:numFmt w:val="bullet"/>
      <w:lvlText w:val=""/>
      <w:lvlJc w:val="left"/>
      <w:pPr>
        <w:ind w:left="2239" w:hanging="420"/>
      </w:pPr>
      <w:rPr>
        <w:rFonts w:ascii="Wingdings" w:hAnsi="Wingdings" w:hint="default"/>
      </w:rPr>
    </w:lvl>
    <w:lvl w:ilvl="4">
      <w:start w:val="1"/>
      <w:numFmt w:val="bullet"/>
      <w:lvlText w:val=""/>
      <w:lvlJc w:val="left"/>
      <w:pPr>
        <w:ind w:left="2659" w:hanging="420"/>
      </w:pPr>
      <w:rPr>
        <w:rFonts w:ascii="Wingdings" w:hAnsi="Wingdings" w:hint="default"/>
      </w:rPr>
    </w:lvl>
    <w:lvl w:ilvl="5">
      <w:start w:val="1"/>
      <w:numFmt w:val="bullet"/>
      <w:lvlText w:val=""/>
      <w:lvlJc w:val="left"/>
      <w:pPr>
        <w:ind w:left="3079" w:hanging="420"/>
      </w:pPr>
      <w:rPr>
        <w:rFonts w:ascii="Wingdings" w:hAnsi="Wingdings" w:hint="default"/>
      </w:rPr>
    </w:lvl>
    <w:lvl w:ilvl="6">
      <w:start w:val="1"/>
      <w:numFmt w:val="bullet"/>
      <w:lvlText w:val=""/>
      <w:lvlJc w:val="left"/>
      <w:pPr>
        <w:ind w:left="3499" w:hanging="420"/>
      </w:pPr>
      <w:rPr>
        <w:rFonts w:ascii="Wingdings" w:hAnsi="Wingdings" w:hint="default"/>
      </w:rPr>
    </w:lvl>
    <w:lvl w:ilvl="7">
      <w:start w:val="1"/>
      <w:numFmt w:val="bullet"/>
      <w:lvlText w:val=""/>
      <w:lvlJc w:val="left"/>
      <w:pPr>
        <w:ind w:left="3919" w:hanging="420"/>
      </w:pPr>
      <w:rPr>
        <w:rFonts w:ascii="Wingdings" w:hAnsi="Wingdings" w:hint="default"/>
      </w:rPr>
    </w:lvl>
    <w:lvl w:ilvl="8">
      <w:start w:val="1"/>
      <w:numFmt w:val="bullet"/>
      <w:lvlText w:val=""/>
      <w:lvlJc w:val="left"/>
      <w:pPr>
        <w:ind w:left="4339" w:hanging="420"/>
      </w:pPr>
      <w:rPr>
        <w:rFonts w:ascii="Wingdings" w:hAnsi="Wingdings" w:hint="default"/>
      </w:rPr>
    </w:lvl>
  </w:abstractNum>
  <w:abstractNum w:abstractNumId="21" w15:restartNumberingAfterBreak="0">
    <w:nsid w:val="6F9B5E47"/>
    <w:multiLevelType w:val="multilevel"/>
    <w:tmpl w:val="6F9B5E47"/>
    <w:lvl w:ilvl="0">
      <w:start w:val="1"/>
      <w:numFmt w:val="decimal"/>
      <w:lvlText w:val="%1)"/>
      <w:lvlJc w:val="left"/>
      <w:pPr>
        <w:ind w:left="1352"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71202006"/>
    <w:multiLevelType w:val="multilevel"/>
    <w:tmpl w:val="E63289C6"/>
    <w:lvl w:ilvl="0">
      <w:numFmt w:val="bullet"/>
      <w:lvlText w:val=""/>
      <w:lvlJc w:val="left"/>
      <w:pPr>
        <w:ind w:left="979" w:hanging="420"/>
      </w:pPr>
      <w:rPr>
        <w:rFonts w:ascii="Wingdings" w:hAnsi="Wingdings" w:hint="default"/>
      </w:rPr>
    </w:lvl>
    <w:lvl w:ilvl="1">
      <w:start w:val="1"/>
      <w:numFmt w:val="bullet"/>
      <w:lvlText w:val="o"/>
      <w:lvlJc w:val="left"/>
      <w:pPr>
        <w:ind w:left="1639" w:hanging="360"/>
      </w:pPr>
      <w:rPr>
        <w:rFonts w:ascii="Courier New" w:hAnsi="Courier New" w:hint="default"/>
      </w:rPr>
    </w:lvl>
    <w:lvl w:ilvl="2">
      <w:start w:val="1"/>
      <w:numFmt w:val="bullet"/>
      <w:lvlText w:val=""/>
      <w:lvlJc w:val="left"/>
      <w:pPr>
        <w:ind w:left="2359" w:hanging="360"/>
      </w:pPr>
      <w:rPr>
        <w:rFonts w:ascii="Wingdings" w:hAnsi="Wingdings" w:hint="default"/>
      </w:rPr>
    </w:lvl>
    <w:lvl w:ilvl="3">
      <w:start w:val="1"/>
      <w:numFmt w:val="bullet"/>
      <w:lvlText w:val=""/>
      <w:lvlJc w:val="left"/>
      <w:pPr>
        <w:ind w:left="3079" w:hanging="360"/>
      </w:pPr>
      <w:rPr>
        <w:rFonts w:ascii="Symbol" w:hAnsi="Symbol" w:hint="default"/>
      </w:rPr>
    </w:lvl>
    <w:lvl w:ilvl="4">
      <w:start w:val="1"/>
      <w:numFmt w:val="bullet"/>
      <w:lvlText w:val="o"/>
      <w:lvlJc w:val="left"/>
      <w:pPr>
        <w:ind w:left="3799" w:hanging="360"/>
      </w:pPr>
      <w:rPr>
        <w:rFonts w:ascii="Courier New" w:hAnsi="Courier New" w:hint="default"/>
      </w:rPr>
    </w:lvl>
    <w:lvl w:ilvl="5">
      <w:start w:val="1"/>
      <w:numFmt w:val="bullet"/>
      <w:lvlText w:val=""/>
      <w:lvlJc w:val="left"/>
      <w:pPr>
        <w:ind w:left="4519" w:hanging="360"/>
      </w:pPr>
      <w:rPr>
        <w:rFonts w:ascii="Wingdings" w:hAnsi="Wingdings" w:hint="default"/>
      </w:rPr>
    </w:lvl>
    <w:lvl w:ilvl="6">
      <w:start w:val="1"/>
      <w:numFmt w:val="bullet"/>
      <w:lvlText w:val=""/>
      <w:lvlJc w:val="left"/>
      <w:pPr>
        <w:ind w:left="5239" w:hanging="360"/>
      </w:pPr>
      <w:rPr>
        <w:rFonts w:ascii="Symbol" w:hAnsi="Symbol" w:hint="default"/>
      </w:rPr>
    </w:lvl>
    <w:lvl w:ilvl="7">
      <w:start w:val="1"/>
      <w:numFmt w:val="bullet"/>
      <w:lvlText w:val="o"/>
      <w:lvlJc w:val="left"/>
      <w:pPr>
        <w:ind w:left="5959" w:hanging="360"/>
      </w:pPr>
      <w:rPr>
        <w:rFonts w:ascii="Courier New" w:hAnsi="Courier New" w:hint="default"/>
      </w:rPr>
    </w:lvl>
    <w:lvl w:ilvl="8">
      <w:start w:val="1"/>
      <w:numFmt w:val="bullet"/>
      <w:lvlText w:val=""/>
      <w:lvlJc w:val="left"/>
      <w:pPr>
        <w:ind w:left="6679" w:hanging="360"/>
      </w:pPr>
      <w:rPr>
        <w:rFonts w:ascii="Wingdings" w:hAnsi="Wingdings" w:hint="default"/>
      </w:rPr>
    </w:lvl>
  </w:abstractNum>
  <w:abstractNum w:abstractNumId="23" w15:restartNumberingAfterBreak="0">
    <w:nsid w:val="724468E4"/>
    <w:multiLevelType w:val="multilevel"/>
    <w:tmpl w:val="724468E4"/>
    <w:lvl w:ilvl="0">
      <w:start w:val="1"/>
      <w:numFmt w:val="decimal"/>
      <w:lvlText w:val="%1)"/>
      <w:lvlJc w:val="left"/>
      <w:pPr>
        <w:ind w:left="1352"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72DF367A"/>
    <w:multiLevelType w:val="multilevel"/>
    <w:tmpl w:val="FC54BB26"/>
    <w:lvl w:ilvl="0">
      <w:numFmt w:val="bullet"/>
      <w:lvlText w:val=""/>
      <w:lvlJc w:val="left"/>
      <w:pPr>
        <w:ind w:left="979" w:hanging="420"/>
      </w:pPr>
      <w:rPr>
        <w:rFonts w:ascii="Wingdings" w:hAnsi="Wingdings" w:hint="default"/>
      </w:rPr>
    </w:lvl>
    <w:lvl w:ilvl="1">
      <w:start w:val="1"/>
      <w:numFmt w:val="bullet"/>
      <w:lvlText w:val="o"/>
      <w:lvlJc w:val="left"/>
      <w:pPr>
        <w:ind w:left="1639" w:hanging="360"/>
      </w:pPr>
      <w:rPr>
        <w:rFonts w:ascii="Courier New" w:hAnsi="Courier New" w:hint="default"/>
      </w:rPr>
    </w:lvl>
    <w:lvl w:ilvl="2">
      <w:start w:val="1"/>
      <w:numFmt w:val="bullet"/>
      <w:lvlText w:val=""/>
      <w:lvlJc w:val="left"/>
      <w:pPr>
        <w:ind w:left="2359" w:hanging="360"/>
      </w:pPr>
      <w:rPr>
        <w:rFonts w:ascii="Wingdings" w:hAnsi="Wingdings" w:hint="default"/>
      </w:rPr>
    </w:lvl>
    <w:lvl w:ilvl="3">
      <w:start w:val="1"/>
      <w:numFmt w:val="bullet"/>
      <w:lvlText w:val=""/>
      <w:lvlJc w:val="left"/>
      <w:pPr>
        <w:ind w:left="3079" w:hanging="360"/>
      </w:pPr>
      <w:rPr>
        <w:rFonts w:ascii="Symbol" w:hAnsi="Symbol" w:hint="default"/>
      </w:rPr>
    </w:lvl>
    <w:lvl w:ilvl="4">
      <w:start w:val="1"/>
      <w:numFmt w:val="bullet"/>
      <w:lvlText w:val="o"/>
      <w:lvlJc w:val="left"/>
      <w:pPr>
        <w:ind w:left="3799" w:hanging="360"/>
      </w:pPr>
      <w:rPr>
        <w:rFonts w:ascii="Courier New" w:hAnsi="Courier New" w:hint="default"/>
      </w:rPr>
    </w:lvl>
    <w:lvl w:ilvl="5">
      <w:start w:val="1"/>
      <w:numFmt w:val="bullet"/>
      <w:lvlText w:val=""/>
      <w:lvlJc w:val="left"/>
      <w:pPr>
        <w:ind w:left="4519" w:hanging="360"/>
      </w:pPr>
      <w:rPr>
        <w:rFonts w:ascii="Wingdings" w:hAnsi="Wingdings" w:hint="default"/>
      </w:rPr>
    </w:lvl>
    <w:lvl w:ilvl="6">
      <w:start w:val="1"/>
      <w:numFmt w:val="bullet"/>
      <w:lvlText w:val=""/>
      <w:lvlJc w:val="left"/>
      <w:pPr>
        <w:ind w:left="5239" w:hanging="360"/>
      </w:pPr>
      <w:rPr>
        <w:rFonts w:ascii="Symbol" w:hAnsi="Symbol" w:hint="default"/>
      </w:rPr>
    </w:lvl>
    <w:lvl w:ilvl="7">
      <w:start w:val="1"/>
      <w:numFmt w:val="bullet"/>
      <w:lvlText w:val="o"/>
      <w:lvlJc w:val="left"/>
      <w:pPr>
        <w:ind w:left="5959" w:hanging="360"/>
      </w:pPr>
      <w:rPr>
        <w:rFonts w:ascii="Courier New" w:hAnsi="Courier New" w:hint="default"/>
      </w:rPr>
    </w:lvl>
    <w:lvl w:ilvl="8">
      <w:start w:val="1"/>
      <w:numFmt w:val="bullet"/>
      <w:lvlText w:val=""/>
      <w:lvlJc w:val="left"/>
      <w:pPr>
        <w:ind w:left="6679" w:hanging="360"/>
      </w:pPr>
      <w:rPr>
        <w:rFonts w:ascii="Wingdings" w:hAnsi="Wingdings" w:hint="default"/>
      </w:rPr>
    </w:lvl>
  </w:abstractNum>
  <w:abstractNum w:abstractNumId="25" w15:restartNumberingAfterBreak="0">
    <w:nsid w:val="7D7A1835"/>
    <w:multiLevelType w:val="multilevel"/>
    <w:tmpl w:val="7D7A1835"/>
    <w:lvl w:ilvl="0">
      <w:start w:val="1"/>
      <w:numFmt w:val="decimal"/>
      <w:lvlText w:val="%1."/>
      <w:lvlJc w:val="left"/>
      <w:pPr>
        <w:ind w:left="516" w:hanging="360"/>
      </w:pPr>
    </w:lvl>
    <w:lvl w:ilvl="1">
      <w:start w:val="1"/>
      <w:numFmt w:val="lowerLetter"/>
      <w:lvlText w:val="%2."/>
      <w:lvlJc w:val="left"/>
      <w:pPr>
        <w:ind w:left="2356" w:hanging="360"/>
      </w:pPr>
    </w:lvl>
    <w:lvl w:ilvl="2">
      <w:start w:val="1"/>
      <w:numFmt w:val="lowerRoman"/>
      <w:lvlText w:val="%3."/>
      <w:lvlJc w:val="right"/>
      <w:pPr>
        <w:ind w:left="3076" w:hanging="180"/>
      </w:pPr>
    </w:lvl>
    <w:lvl w:ilvl="3">
      <w:start w:val="1"/>
      <w:numFmt w:val="decimal"/>
      <w:lvlText w:val="%4."/>
      <w:lvlJc w:val="left"/>
      <w:pPr>
        <w:ind w:left="3796" w:hanging="360"/>
      </w:pPr>
    </w:lvl>
    <w:lvl w:ilvl="4">
      <w:start w:val="1"/>
      <w:numFmt w:val="lowerLetter"/>
      <w:lvlText w:val="%5."/>
      <w:lvlJc w:val="left"/>
      <w:pPr>
        <w:ind w:left="4516" w:hanging="360"/>
      </w:pPr>
    </w:lvl>
    <w:lvl w:ilvl="5">
      <w:start w:val="1"/>
      <w:numFmt w:val="lowerRoman"/>
      <w:lvlText w:val="%6."/>
      <w:lvlJc w:val="right"/>
      <w:pPr>
        <w:ind w:left="5236" w:hanging="180"/>
      </w:pPr>
    </w:lvl>
    <w:lvl w:ilvl="6">
      <w:start w:val="1"/>
      <w:numFmt w:val="decimal"/>
      <w:lvlText w:val="%7."/>
      <w:lvlJc w:val="left"/>
      <w:pPr>
        <w:ind w:left="5956" w:hanging="360"/>
      </w:pPr>
    </w:lvl>
    <w:lvl w:ilvl="7">
      <w:start w:val="1"/>
      <w:numFmt w:val="lowerLetter"/>
      <w:lvlText w:val="%8."/>
      <w:lvlJc w:val="left"/>
      <w:pPr>
        <w:ind w:left="6676" w:hanging="360"/>
      </w:pPr>
    </w:lvl>
    <w:lvl w:ilvl="8">
      <w:start w:val="1"/>
      <w:numFmt w:val="lowerRoman"/>
      <w:lvlText w:val="%9."/>
      <w:lvlJc w:val="right"/>
      <w:pPr>
        <w:ind w:left="7396" w:hanging="180"/>
      </w:pPr>
    </w:lvl>
  </w:abstractNum>
  <w:num w:numId="1">
    <w:abstractNumId w:val="22"/>
  </w:num>
  <w:num w:numId="2">
    <w:abstractNumId w:val="24"/>
  </w:num>
  <w:num w:numId="3">
    <w:abstractNumId w:val="0"/>
  </w:num>
  <w:num w:numId="4">
    <w:abstractNumId w:val="16"/>
  </w:num>
  <w:num w:numId="5">
    <w:abstractNumId w:val="13"/>
  </w:num>
  <w:num w:numId="6">
    <w:abstractNumId w:val="21"/>
  </w:num>
  <w:num w:numId="7">
    <w:abstractNumId w:val="23"/>
  </w:num>
  <w:num w:numId="8">
    <w:abstractNumId w:val="7"/>
  </w:num>
  <w:num w:numId="9">
    <w:abstractNumId w:val="19"/>
  </w:num>
  <w:num w:numId="10">
    <w:abstractNumId w:val="6"/>
  </w:num>
  <w:num w:numId="11">
    <w:abstractNumId w:val="2"/>
  </w:num>
  <w:num w:numId="12">
    <w:abstractNumId w:val="25"/>
  </w:num>
  <w:num w:numId="13">
    <w:abstractNumId w:val="9"/>
  </w:num>
  <w:num w:numId="14">
    <w:abstractNumId w:val="14"/>
  </w:num>
  <w:num w:numId="15">
    <w:abstractNumId w:val="4"/>
  </w:num>
  <w:num w:numId="16">
    <w:abstractNumId w:val="12"/>
  </w:num>
  <w:num w:numId="17">
    <w:abstractNumId w:val="8"/>
  </w:num>
  <w:num w:numId="18">
    <w:abstractNumId w:val="10"/>
  </w:num>
  <w:num w:numId="19">
    <w:abstractNumId w:val="5"/>
  </w:num>
  <w:num w:numId="20">
    <w:abstractNumId w:val="17"/>
  </w:num>
  <w:num w:numId="21">
    <w:abstractNumId w:val="1"/>
  </w:num>
  <w:num w:numId="22">
    <w:abstractNumId w:val="18"/>
  </w:num>
  <w:num w:numId="23">
    <w:abstractNumId w:val="3"/>
  </w:num>
  <w:num w:numId="24">
    <w:abstractNumId w:val="11"/>
  </w:num>
  <w:num w:numId="25">
    <w:abstractNumId w:val="20"/>
  </w:num>
  <w:num w:numId="26">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dmin">
    <w15:presenceInfo w15:providerId="None" w15:userId="admin"/>
  </w15:person>
  <w15:person w15:author="作者">
    <w15:presenceInfo w15:providerId="None" w15:userId="作者"/>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bordersDoNotSurroundHeader/>
  <w:bordersDoNotSurroundFooter/>
  <w:hideSpellingErrors/>
  <w:proofState w:spelling="clean"/>
  <w:trackRevisions/>
  <w:doNotTrackFormatting/>
  <w:defaultTabStop w:val="420"/>
  <w:drawingGridHorizontalSpacing w:val="159"/>
  <w:drawingGridVerticalSpacing w:val="163"/>
  <w:displayVerticalDrawingGridEvery w:val="2"/>
  <w:noPunctuationKerning/>
  <w:characterSpacingControl w:val="compressPunctuation"/>
  <w:hdrShapeDefaults>
    <o:shapedefaults v:ext="edit" spidmax="2049" strokecolor="#b2a1c7">
      <v:fill rotate="t" angle="90" type="gradient"/>
      <v:stroke color="#b2a1c7" weight="1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k3NWE5NjI3NTYxNjdhNTRjMDZkZWQxN2IxZmZhN2QifQ=="/>
  </w:docVars>
  <w:rsids>
    <w:rsidRoot w:val="00CE2ACC"/>
    <w:rsid w:val="00000749"/>
    <w:rsid w:val="00000C98"/>
    <w:rsid w:val="0000133E"/>
    <w:rsid w:val="000018B6"/>
    <w:rsid w:val="00002EE4"/>
    <w:rsid w:val="000039E7"/>
    <w:rsid w:val="00003A95"/>
    <w:rsid w:val="00005D89"/>
    <w:rsid w:val="0000600A"/>
    <w:rsid w:val="00006A7F"/>
    <w:rsid w:val="00006B5C"/>
    <w:rsid w:val="00006CDC"/>
    <w:rsid w:val="00006E17"/>
    <w:rsid w:val="00007045"/>
    <w:rsid w:val="00007151"/>
    <w:rsid w:val="000075E4"/>
    <w:rsid w:val="00007D82"/>
    <w:rsid w:val="00010405"/>
    <w:rsid w:val="00010751"/>
    <w:rsid w:val="00010954"/>
    <w:rsid w:val="00011521"/>
    <w:rsid w:val="00011780"/>
    <w:rsid w:val="000119DB"/>
    <w:rsid w:val="00011EDA"/>
    <w:rsid w:val="00011FFA"/>
    <w:rsid w:val="00012045"/>
    <w:rsid w:val="00012273"/>
    <w:rsid w:val="00012370"/>
    <w:rsid w:val="0001258D"/>
    <w:rsid w:val="00013230"/>
    <w:rsid w:val="000138FE"/>
    <w:rsid w:val="00013C3C"/>
    <w:rsid w:val="00013CA3"/>
    <w:rsid w:val="00013E91"/>
    <w:rsid w:val="000141C5"/>
    <w:rsid w:val="000143B7"/>
    <w:rsid w:val="00014B05"/>
    <w:rsid w:val="00014F06"/>
    <w:rsid w:val="00014FB0"/>
    <w:rsid w:val="000158F0"/>
    <w:rsid w:val="000159E4"/>
    <w:rsid w:val="00015E30"/>
    <w:rsid w:val="00016063"/>
    <w:rsid w:val="00017F8D"/>
    <w:rsid w:val="000201B1"/>
    <w:rsid w:val="00020472"/>
    <w:rsid w:val="00020482"/>
    <w:rsid w:val="000204C6"/>
    <w:rsid w:val="0002066E"/>
    <w:rsid w:val="000209B0"/>
    <w:rsid w:val="000211D9"/>
    <w:rsid w:val="000215BC"/>
    <w:rsid w:val="000216D9"/>
    <w:rsid w:val="00021DEA"/>
    <w:rsid w:val="00022FB9"/>
    <w:rsid w:val="00023116"/>
    <w:rsid w:val="00023D31"/>
    <w:rsid w:val="00023D82"/>
    <w:rsid w:val="00024793"/>
    <w:rsid w:val="00024C10"/>
    <w:rsid w:val="0002502D"/>
    <w:rsid w:val="00025225"/>
    <w:rsid w:val="00025558"/>
    <w:rsid w:val="00025ADB"/>
    <w:rsid w:val="00026570"/>
    <w:rsid w:val="00026DDD"/>
    <w:rsid w:val="00026F8B"/>
    <w:rsid w:val="000271F0"/>
    <w:rsid w:val="0002781A"/>
    <w:rsid w:val="00027A62"/>
    <w:rsid w:val="00027F1C"/>
    <w:rsid w:val="0003015E"/>
    <w:rsid w:val="00030925"/>
    <w:rsid w:val="00030E96"/>
    <w:rsid w:val="000311DC"/>
    <w:rsid w:val="000311E7"/>
    <w:rsid w:val="00031E99"/>
    <w:rsid w:val="00031E9C"/>
    <w:rsid w:val="000323BC"/>
    <w:rsid w:val="00032A23"/>
    <w:rsid w:val="000335C8"/>
    <w:rsid w:val="000336A1"/>
    <w:rsid w:val="0003398C"/>
    <w:rsid w:val="00033DBA"/>
    <w:rsid w:val="00033FBF"/>
    <w:rsid w:val="000340A8"/>
    <w:rsid w:val="00034237"/>
    <w:rsid w:val="00034404"/>
    <w:rsid w:val="00034617"/>
    <w:rsid w:val="00034628"/>
    <w:rsid w:val="000346AE"/>
    <w:rsid w:val="00035B5D"/>
    <w:rsid w:val="00035FC1"/>
    <w:rsid w:val="00036554"/>
    <w:rsid w:val="0003676D"/>
    <w:rsid w:val="00037162"/>
    <w:rsid w:val="000372BF"/>
    <w:rsid w:val="00037B09"/>
    <w:rsid w:val="00037EDD"/>
    <w:rsid w:val="0004001B"/>
    <w:rsid w:val="00040BDB"/>
    <w:rsid w:val="00041270"/>
    <w:rsid w:val="00041608"/>
    <w:rsid w:val="0004168C"/>
    <w:rsid w:val="00041A52"/>
    <w:rsid w:val="00041E01"/>
    <w:rsid w:val="00042218"/>
    <w:rsid w:val="000422B5"/>
    <w:rsid w:val="00042372"/>
    <w:rsid w:val="000425B8"/>
    <w:rsid w:val="000426F5"/>
    <w:rsid w:val="0004289E"/>
    <w:rsid w:val="000431FC"/>
    <w:rsid w:val="000446C1"/>
    <w:rsid w:val="00044CD5"/>
    <w:rsid w:val="00044F0D"/>
    <w:rsid w:val="00044FD6"/>
    <w:rsid w:val="0004525E"/>
    <w:rsid w:val="00045FE1"/>
    <w:rsid w:val="00046D9C"/>
    <w:rsid w:val="000473DA"/>
    <w:rsid w:val="00047A67"/>
    <w:rsid w:val="000503C7"/>
    <w:rsid w:val="000504E3"/>
    <w:rsid w:val="00050D47"/>
    <w:rsid w:val="00051074"/>
    <w:rsid w:val="0005144E"/>
    <w:rsid w:val="000515B0"/>
    <w:rsid w:val="00051756"/>
    <w:rsid w:val="00051FCF"/>
    <w:rsid w:val="00052049"/>
    <w:rsid w:val="000522DB"/>
    <w:rsid w:val="0005269A"/>
    <w:rsid w:val="00052D82"/>
    <w:rsid w:val="00053A9A"/>
    <w:rsid w:val="00053F35"/>
    <w:rsid w:val="000543AA"/>
    <w:rsid w:val="000544B6"/>
    <w:rsid w:val="00055245"/>
    <w:rsid w:val="00055911"/>
    <w:rsid w:val="0005598C"/>
    <w:rsid w:val="00055F3B"/>
    <w:rsid w:val="0005689B"/>
    <w:rsid w:val="00056CC6"/>
    <w:rsid w:val="00057977"/>
    <w:rsid w:val="0006029C"/>
    <w:rsid w:val="0006072E"/>
    <w:rsid w:val="000607CD"/>
    <w:rsid w:val="00060C62"/>
    <w:rsid w:val="00061A82"/>
    <w:rsid w:val="00061B24"/>
    <w:rsid w:val="00061F16"/>
    <w:rsid w:val="000625BF"/>
    <w:rsid w:val="00062641"/>
    <w:rsid w:val="000629F1"/>
    <w:rsid w:val="00062A84"/>
    <w:rsid w:val="00062BC7"/>
    <w:rsid w:val="00062FDF"/>
    <w:rsid w:val="000632E3"/>
    <w:rsid w:val="00063910"/>
    <w:rsid w:val="00064132"/>
    <w:rsid w:val="0006422A"/>
    <w:rsid w:val="0006473E"/>
    <w:rsid w:val="00065823"/>
    <w:rsid w:val="00065FE4"/>
    <w:rsid w:val="000667FD"/>
    <w:rsid w:val="0006716B"/>
    <w:rsid w:val="00067357"/>
    <w:rsid w:val="00067A8F"/>
    <w:rsid w:val="00067ADF"/>
    <w:rsid w:val="00067F17"/>
    <w:rsid w:val="000700FD"/>
    <w:rsid w:val="0007022A"/>
    <w:rsid w:val="00070520"/>
    <w:rsid w:val="0007072B"/>
    <w:rsid w:val="00070CB1"/>
    <w:rsid w:val="00071DFF"/>
    <w:rsid w:val="00071EAB"/>
    <w:rsid w:val="000733F6"/>
    <w:rsid w:val="0007341E"/>
    <w:rsid w:val="00073B20"/>
    <w:rsid w:val="00073BFA"/>
    <w:rsid w:val="00073DB9"/>
    <w:rsid w:val="00074864"/>
    <w:rsid w:val="00074DB0"/>
    <w:rsid w:val="00075226"/>
    <w:rsid w:val="0007546D"/>
    <w:rsid w:val="0007559A"/>
    <w:rsid w:val="00075879"/>
    <w:rsid w:val="00075929"/>
    <w:rsid w:val="00075D21"/>
    <w:rsid w:val="00075EAD"/>
    <w:rsid w:val="000764EC"/>
    <w:rsid w:val="00076A48"/>
    <w:rsid w:val="00076DB2"/>
    <w:rsid w:val="00077AA2"/>
    <w:rsid w:val="00077DC9"/>
    <w:rsid w:val="00080150"/>
    <w:rsid w:val="00080CEA"/>
    <w:rsid w:val="000813FF"/>
    <w:rsid w:val="00081857"/>
    <w:rsid w:val="000818BA"/>
    <w:rsid w:val="00081CC6"/>
    <w:rsid w:val="0008216F"/>
    <w:rsid w:val="00082459"/>
    <w:rsid w:val="0008260F"/>
    <w:rsid w:val="000828CD"/>
    <w:rsid w:val="00082948"/>
    <w:rsid w:val="00082F4A"/>
    <w:rsid w:val="00083636"/>
    <w:rsid w:val="000836D7"/>
    <w:rsid w:val="00083A1B"/>
    <w:rsid w:val="00083CC3"/>
    <w:rsid w:val="00084541"/>
    <w:rsid w:val="000845F7"/>
    <w:rsid w:val="000849EE"/>
    <w:rsid w:val="00084CD9"/>
    <w:rsid w:val="00084DB4"/>
    <w:rsid w:val="00084DD9"/>
    <w:rsid w:val="00085355"/>
    <w:rsid w:val="00085446"/>
    <w:rsid w:val="000858F0"/>
    <w:rsid w:val="000864CA"/>
    <w:rsid w:val="00086752"/>
    <w:rsid w:val="00086BA6"/>
    <w:rsid w:val="000873AF"/>
    <w:rsid w:val="0008769F"/>
    <w:rsid w:val="00090502"/>
    <w:rsid w:val="00090557"/>
    <w:rsid w:val="000906A4"/>
    <w:rsid w:val="00090B38"/>
    <w:rsid w:val="00090C00"/>
    <w:rsid w:val="00090CCB"/>
    <w:rsid w:val="00090E1F"/>
    <w:rsid w:val="00091650"/>
    <w:rsid w:val="00091730"/>
    <w:rsid w:val="0009215F"/>
    <w:rsid w:val="0009237A"/>
    <w:rsid w:val="00092804"/>
    <w:rsid w:val="00093853"/>
    <w:rsid w:val="00093AAB"/>
    <w:rsid w:val="00093CEE"/>
    <w:rsid w:val="00093E22"/>
    <w:rsid w:val="0009430C"/>
    <w:rsid w:val="0009505C"/>
    <w:rsid w:val="0009563C"/>
    <w:rsid w:val="00095BB1"/>
    <w:rsid w:val="000963D4"/>
    <w:rsid w:val="00096751"/>
    <w:rsid w:val="000972B2"/>
    <w:rsid w:val="00097345"/>
    <w:rsid w:val="000A047B"/>
    <w:rsid w:val="000A04D2"/>
    <w:rsid w:val="000A0C70"/>
    <w:rsid w:val="000A12B7"/>
    <w:rsid w:val="000A1B68"/>
    <w:rsid w:val="000A1CC8"/>
    <w:rsid w:val="000A1F5E"/>
    <w:rsid w:val="000A225A"/>
    <w:rsid w:val="000A2731"/>
    <w:rsid w:val="000A2971"/>
    <w:rsid w:val="000A3422"/>
    <w:rsid w:val="000A3676"/>
    <w:rsid w:val="000A3BD9"/>
    <w:rsid w:val="000A471E"/>
    <w:rsid w:val="000A5426"/>
    <w:rsid w:val="000A5575"/>
    <w:rsid w:val="000A5600"/>
    <w:rsid w:val="000A656B"/>
    <w:rsid w:val="000A729C"/>
    <w:rsid w:val="000A7C52"/>
    <w:rsid w:val="000B0172"/>
    <w:rsid w:val="000B09FF"/>
    <w:rsid w:val="000B0A59"/>
    <w:rsid w:val="000B0ADD"/>
    <w:rsid w:val="000B0E40"/>
    <w:rsid w:val="000B1290"/>
    <w:rsid w:val="000B168C"/>
    <w:rsid w:val="000B2157"/>
    <w:rsid w:val="000B2694"/>
    <w:rsid w:val="000B26DE"/>
    <w:rsid w:val="000B2DCF"/>
    <w:rsid w:val="000B2F49"/>
    <w:rsid w:val="000B3B01"/>
    <w:rsid w:val="000B3DBE"/>
    <w:rsid w:val="000B40CB"/>
    <w:rsid w:val="000B46AC"/>
    <w:rsid w:val="000B4737"/>
    <w:rsid w:val="000B487E"/>
    <w:rsid w:val="000B494F"/>
    <w:rsid w:val="000B4BC7"/>
    <w:rsid w:val="000B50A3"/>
    <w:rsid w:val="000B5232"/>
    <w:rsid w:val="000B64D9"/>
    <w:rsid w:val="000B6889"/>
    <w:rsid w:val="000B6C53"/>
    <w:rsid w:val="000B6E2F"/>
    <w:rsid w:val="000B70BF"/>
    <w:rsid w:val="000B71E8"/>
    <w:rsid w:val="000B74E2"/>
    <w:rsid w:val="000B79B3"/>
    <w:rsid w:val="000C0DB0"/>
    <w:rsid w:val="000C1629"/>
    <w:rsid w:val="000C16BA"/>
    <w:rsid w:val="000C18FC"/>
    <w:rsid w:val="000C1C15"/>
    <w:rsid w:val="000C1ED1"/>
    <w:rsid w:val="000C21F5"/>
    <w:rsid w:val="000C282F"/>
    <w:rsid w:val="000C2848"/>
    <w:rsid w:val="000C3F45"/>
    <w:rsid w:val="000C4518"/>
    <w:rsid w:val="000C483F"/>
    <w:rsid w:val="000C48CA"/>
    <w:rsid w:val="000C49B5"/>
    <w:rsid w:val="000C4D19"/>
    <w:rsid w:val="000C5026"/>
    <w:rsid w:val="000C58FC"/>
    <w:rsid w:val="000C58FE"/>
    <w:rsid w:val="000C5D19"/>
    <w:rsid w:val="000C5FF2"/>
    <w:rsid w:val="000C624E"/>
    <w:rsid w:val="000C6663"/>
    <w:rsid w:val="000C7047"/>
    <w:rsid w:val="000C7521"/>
    <w:rsid w:val="000C78EE"/>
    <w:rsid w:val="000D072C"/>
    <w:rsid w:val="000D0BE0"/>
    <w:rsid w:val="000D15A4"/>
    <w:rsid w:val="000D1C5D"/>
    <w:rsid w:val="000D2176"/>
    <w:rsid w:val="000D24C6"/>
    <w:rsid w:val="000D29E6"/>
    <w:rsid w:val="000D2DC4"/>
    <w:rsid w:val="000D300B"/>
    <w:rsid w:val="000D363B"/>
    <w:rsid w:val="000D4C44"/>
    <w:rsid w:val="000D53CB"/>
    <w:rsid w:val="000D5920"/>
    <w:rsid w:val="000D5A14"/>
    <w:rsid w:val="000D5F7C"/>
    <w:rsid w:val="000D6228"/>
    <w:rsid w:val="000D6798"/>
    <w:rsid w:val="000D7B23"/>
    <w:rsid w:val="000D7DAD"/>
    <w:rsid w:val="000D7F6F"/>
    <w:rsid w:val="000E0826"/>
    <w:rsid w:val="000E0FA0"/>
    <w:rsid w:val="000E1102"/>
    <w:rsid w:val="000E11F6"/>
    <w:rsid w:val="000E149D"/>
    <w:rsid w:val="000E1796"/>
    <w:rsid w:val="000E240A"/>
    <w:rsid w:val="000E341C"/>
    <w:rsid w:val="000E4315"/>
    <w:rsid w:val="000E4336"/>
    <w:rsid w:val="000E4E45"/>
    <w:rsid w:val="000E52F9"/>
    <w:rsid w:val="000E54AA"/>
    <w:rsid w:val="000E583B"/>
    <w:rsid w:val="000E598E"/>
    <w:rsid w:val="000E5DB8"/>
    <w:rsid w:val="000E5FAB"/>
    <w:rsid w:val="000E60EF"/>
    <w:rsid w:val="000E60F3"/>
    <w:rsid w:val="000E6111"/>
    <w:rsid w:val="000E6AE0"/>
    <w:rsid w:val="000E6EEC"/>
    <w:rsid w:val="000E722D"/>
    <w:rsid w:val="000E7B56"/>
    <w:rsid w:val="000F016A"/>
    <w:rsid w:val="000F0AEF"/>
    <w:rsid w:val="000F0DD0"/>
    <w:rsid w:val="000F1448"/>
    <w:rsid w:val="000F1779"/>
    <w:rsid w:val="000F304E"/>
    <w:rsid w:val="000F3891"/>
    <w:rsid w:val="000F3BE1"/>
    <w:rsid w:val="000F3D4F"/>
    <w:rsid w:val="000F4153"/>
    <w:rsid w:val="000F4E74"/>
    <w:rsid w:val="000F54A2"/>
    <w:rsid w:val="000F63B9"/>
    <w:rsid w:val="000F6590"/>
    <w:rsid w:val="000F673F"/>
    <w:rsid w:val="000F71A5"/>
    <w:rsid w:val="000F78E3"/>
    <w:rsid w:val="000F7961"/>
    <w:rsid w:val="000F7BDD"/>
    <w:rsid w:val="000F7FBA"/>
    <w:rsid w:val="00100031"/>
    <w:rsid w:val="001009A8"/>
    <w:rsid w:val="001012EB"/>
    <w:rsid w:val="0010198C"/>
    <w:rsid w:val="00101A38"/>
    <w:rsid w:val="00101F60"/>
    <w:rsid w:val="00102438"/>
    <w:rsid w:val="00102464"/>
    <w:rsid w:val="00102749"/>
    <w:rsid w:val="001035E3"/>
    <w:rsid w:val="00103BDA"/>
    <w:rsid w:val="00103D33"/>
    <w:rsid w:val="00103DF2"/>
    <w:rsid w:val="0010471E"/>
    <w:rsid w:val="00104DD4"/>
    <w:rsid w:val="00104DEE"/>
    <w:rsid w:val="00105493"/>
    <w:rsid w:val="0010630C"/>
    <w:rsid w:val="00106E79"/>
    <w:rsid w:val="0010710C"/>
    <w:rsid w:val="00107301"/>
    <w:rsid w:val="001077A8"/>
    <w:rsid w:val="001079DD"/>
    <w:rsid w:val="00107BD0"/>
    <w:rsid w:val="00110D99"/>
    <w:rsid w:val="00110F3B"/>
    <w:rsid w:val="001115A9"/>
    <w:rsid w:val="00111A04"/>
    <w:rsid w:val="00112440"/>
    <w:rsid w:val="001127E4"/>
    <w:rsid w:val="00112AA7"/>
    <w:rsid w:val="00113030"/>
    <w:rsid w:val="001130E6"/>
    <w:rsid w:val="0011386A"/>
    <w:rsid w:val="00113C57"/>
    <w:rsid w:val="00113D9F"/>
    <w:rsid w:val="00114BFF"/>
    <w:rsid w:val="0011523D"/>
    <w:rsid w:val="0011567E"/>
    <w:rsid w:val="00115E77"/>
    <w:rsid w:val="001162B0"/>
    <w:rsid w:val="001164ED"/>
    <w:rsid w:val="00116E06"/>
    <w:rsid w:val="00116E1A"/>
    <w:rsid w:val="00116E22"/>
    <w:rsid w:val="00117B2C"/>
    <w:rsid w:val="00117F0B"/>
    <w:rsid w:val="0012011D"/>
    <w:rsid w:val="00120B56"/>
    <w:rsid w:val="0012170D"/>
    <w:rsid w:val="001221D2"/>
    <w:rsid w:val="00122FD4"/>
    <w:rsid w:val="00123026"/>
    <w:rsid w:val="00123301"/>
    <w:rsid w:val="00123659"/>
    <w:rsid w:val="00123AB5"/>
    <w:rsid w:val="00123FD2"/>
    <w:rsid w:val="00124A2D"/>
    <w:rsid w:val="001258E0"/>
    <w:rsid w:val="00125ECD"/>
    <w:rsid w:val="00126457"/>
    <w:rsid w:val="001267D5"/>
    <w:rsid w:val="001275DA"/>
    <w:rsid w:val="00127807"/>
    <w:rsid w:val="0013032F"/>
    <w:rsid w:val="001306BF"/>
    <w:rsid w:val="0013147D"/>
    <w:rsid w:val="001314F9"/>
    <w:rsid w:val="001316C4"/>
    <w:rsid w:val="0013192F"/>
    <w:rsid w:val="00132068"/>
    <w:rsid w:val="001323CC"/>
    <w:rsid w:val="0013281D"/>
    <w:rsid w:val="00132A33"/>
    <w:rsid w:val="00132F2E"/>
    <w:rsid w:val="00133190"/>
    <w:rsid w:val="001337D7"/>
    <w:rsid w:val="00133B57"/>
    <w:rsid w:val="00133BC5"/>
    <w:rsid w:val="00133C35"/>
    <w:rsid w:val="00133EF2"/>
    <w:rsid w:val="00134EDE"/>
    <w:rsid w:val="0013523D"/>
    <w:rsid w:val="001353C4"/>
    <w:rsid w:val="0013547A"/>
    <w:rsid w:val="00135632"/>
    <w:rsid w:val="0013587E"/>
    <w:rsid w:val="001358AF"/>
    <w:rsid w:val="00135C09"/>
    <w:rsid w:val="00135E15"/>
    <w:rsid w:val="00135F63"/>
    <w:rsid w:val="00135FDF"/>
    <w:rsid w:val="00136090"/>
    <w:rsid w:val="00136A65"/>
    <w:rsid w:val="00137264"/>
    <w:rsid w:val="00137A95"/>
    <w:rsid w:val="001401F0"/>
    <w:rsid w:val="00140211"/>
    <w:rsid w:val="00140C86"/>
    <w:rsid w:val="00140DBE"/>
    <w:rsid w:val="001410C9"/>
    <w:rsid w:val="0014115E"/>
    <w:rsid w:val="00141411"/>
    <w:rsid w:val="0014157F"/>
    <w:rsid w:val="00141CB6"/>
    <w:rsid w:val="00141CD0"/>
    <w:rsid w:val="00141D31"/>
    <w:rsid w:val="0014265F"/>
    <w:rsid w:val="00142C4D"/>
    <w:rsid w:val="00142E81"/>
    <w:rsid w:val="00143166"/>
    <w:rsid w:val="001435CD"/>
    <w:rsid w:val="001444FD"/>
    <w:rsid w:val="00144640"/>
    <w:rsid w:val="00144CC6"/>
    <w:rsid w:val="00145114"/>
    <w:rsid w:val="0014535C"/>
    <w:rsid w:val="001454C4"/>
    <w:rsid w:val="001457DB"/>
    <w:rsid w:val="00146329"/>
    <w:rsid w:val="00146E71"/>
    <w:rsid w:val="00146FE4"/>
    <w:rsid w:val="00147059"/>
    <w:rsid w:val="00147844"/>
    <w:rsid w:val="001478A1"/>
    <w:rsid w:val="001500AA"/>
    <w:rsid w:val="001505CD"/>
    <w:rsid w:val="00150604"/>
    <w:rsid w:val="00150F6D"/>
    <w:rsid w:val="001510F5"/>
    <w:rsid w:val="00151239"/>
    <w:rsid w:val="00151255"/>
    <w:rsid w:val="00151259"/>
    <w:rsid w:val="001517C8"/>
    <w:rsid w:val="001519F2"/>
    <w:rsid w:val="00152113"/>
    <w:rsid w:val="0015224A"/>
    <w:rsid w:val="00152DE4"/>
    <w:rsid w:val="0015312C"/>
    <w:rsid w:val="001532FE"/>
    <w:rsid w:val="001539EE"/>
    <w:rsid w:val="00154097"/>
    <w:rsid w:val="001542D9"/>
    <w:rsid w:val="001547F8"/>
    <w:rsid w:val="001549EB"/>
    <w:rsid w:val="00154A4F"/>
    <w:rsid w:val="00155216"/>
    <w:rsid w:val="001557F7"/>
    <w:rsid w:val="00155C4D"/>
    <w:rsid w:val="0015645C"/>
    <w:rsid w:val="00156F8F"/>
    <w:rsid w:val="00157DDE"/>
    <w:rsid w:val="0016028B"/>
    <w:rsid w:val="00160392"/>
    <w:rsid w:val="0016079B"/>
    <w:rsid w:val="00160816"/>
    <w:rsid w:val="00160C3D"/>
    <w:rsid w:val="00160D0D"/>
    <w:rsid w:val="00161499"/>
    <w:rsid w:val="001616DB"/>
    <w:rsid w:val="00162434"/>
    <w:rsid w:val="00162C3C"/>
    <w:rsid w:val="00162D5C"/>
    <w:rsid w:val="001633DE"/>
    <w:rsid w:val="001633F0"/>
    <w:rsid w:val="0016346E"/>
    <w:rsid w:val="00163905"/>
    <w:rsid w:val="00164A1C"/>
    <w:rsid w:val="00164C10"/>
    <w:rsid w:val="00164C1A"/>
    <w:rsid w:val="00164C83"/>
    <w:rsid w:val="0016526D"/>
    <w:rsid w:val="0016594F"/>
    <w:rsid w:val="00165B84"/>
    <w:rsid w:val="00166216"/>
    <w:rsid w:val="00166239"/>
    <w:rsid w:val="00166874"/>
    <w:rsid w:val="0016689B"/>
    <w:rsid w:val="00166D0B"/>
    <w:rsid w:val="0016703F"/>
    <w:rsid w:val="0016734B"/>
    <w:rsid w:val="0016736D"/>
    <w:rsid w:val="00167D70"/>
    <w:rsid w:val="00167DAA"/>
    <w:rsid w:val="00167DF7"/>
    <w:rsid w:val="001709BC"/>
    <w:rsid w:val="00170A83"/>
    <w:rsid w:val="00170C8C"/>
    <w:rsid w:val="00172D37"/>
    <w:rsid w:val="001738A4"/>
    <w:rsid w:val="00173941"/>
    <w:rsid w:val="00173949"/>
    <w:rsid w:val="00174686"/>
    <w:rsid w:val="00174D2C"/>
    <w:rsid w:val="001756D8"/>
    <w:rsid w:val="001756FD"/>
    <w:rsid w:val="00175D91"/>
    <w:rsid w:val="00176785"/>
    <w:rsid w:val="0017787B"/>
    <w:rsid w:val="00177BD7"/>
    <w:rsid w:val="00177D6A"/>
    <w:rsid w:val="001801F2"/>
    <w:rsid w:val="001802C8"/>
    <w:rsid w:val="00180393"/>
    <w:rsid w:val="001810B9"/>
    <w:rsid w:val="00181509"/>
    <w:rsid w:val="001818E5"/>
    <w:rsid w:val="001827A8"/>
    <w:rsid w:val="001830C8"/>
    <w:rsid w:val="001830E2"/>
    <w:rsid w:val="0018348A"/>
    <w:rsid w:val="00183591"/>
    <w:rsid w:val="00183A59"/>
    <w:rsid w:val="00183DB8"/>
    <w:rsid w:val="00184199"/>
    <w:rsid w:val="00184280"/>
    <w:rsid w:val="001845AF"/>
    <w:rsid w:val="001853E1"/>
    <w:rsid w:val="00185D54"/>
    <w:rsid w:val="00185DD7"/>
    <w:rsid w:val="00186723"/>
    <w:rsid w:val="00186F39"/>
    <w:rsid w:val="00187C6F"/>
    <w:rsid w:val="00187CC4"/>
    <w:rsid w:val="00187D91"/>
    <w:rsid w:val="00187DCA"/>
    <w:rsid w:val="00187FDD"/>
    <w:rsid w:val="00190135"/>
    <w:rsid w:val="0019013B"/>
    <w:rsid w:val="001902B5"/>
    <w:rsid w:val="00190B34"/>
    <w:rsid w:val="00190FE0"/>
    <w:rsid w:val="001910DE"/>
    <w:rsid w:val="0019120D"/>
    <w:rsid w:val="00191AC1"/>
    <w:rsid w:val="00191BE2"/>
    <w:rsid w:val="00191D6E"/>
    <w:rsid w:val="001922C2"/>
    <w:rsid w:val="0019231E"/>
    <w:rsid w:val="00193014"/>
    <w:rsid w:val="00193DFE"/>
    <w:rsid w:val="001957A6"/>
    <w:rsid w:val="001957DD"/>
    <w:rsid w:val="001959C8"/>
    <w:rsid w:val="00195D67"/>
    <w:rsid w:val="00196AA5"/>
    <w:rsid w:val="0019746C"/>
    <w:rsid w:val="001975B8"/>
    <w:rsid w:val="00197BD2"/>
    <w:rsid w:val="00197E00"/>
    <w:rsid w:val="001A0133"/>
    <w:rsid w:val="001A0B0D"/>
    <w:rsid w:val="001A1053"/>
    <w:rsid w:val="001A123F"/>
    <w:rsid w:val="001A1605"/>
    <w:rsid w:val="001A2410"/>
    <w:rsid w:val="001A2C9A"/>
    <w:rsid w:val="001A3329"/>
    <w:rsid w:val="001A40DA"/>
    <w:rsid w:val="001A45CC"/>
    <w:rsid w:val="001A45D7"/>
    <w:rsid w:val="001A4823"/>
    <w:rsid w:val="001A4979"/>
    <w:rsid w:val="001A550C"/>
    <w:rsid w:val="001A5778"/>
    <w:rsid w:val="001A57DE"/>
    <w:rsid w:val="001A60D1"/>
    <w:rsid w:val="001A6177"/>
    <w:rsid w:val="001A617F"/>
    <w:rsid w:val="001A6874"/>
    <w:rsid w:val="001A6A54"/>
    <w:rsid w:val="001A6B23"/>
    <w:rsid w:val="001A7137"/>
    <w:rsid w:val="001A7572"/>
    <w:rsid w:val="001A773A"/>
    <w:rsid w:val="001A7A77"/>
    <w:rsid w:val="001A7B1A"/>
    <w:rsid w:val="001A7EF1"/>
    <w:rsid w:val="001B0B3E"/>
    <w:rsid w:val="001B147C"/>
    <w:rsid w:val="001B173E"/>
    <w:rsid w:val="001B19DC"/>
    <w:rsid w:val="001B1EB4"/>
    <w:rsid w:val="001B2547"/>
    <w:rsid w:val="001B2604"/>
    <w:rsid w:val="001B2C09"/>
    <w:rsid w:val="001B2C35"/>
    <w:rsid w:val="001B2EB4"/>
    <w:rsid w:val="001B31D7"/>
    <w:rsid w:val="001B32DB"/>
    <w:rsid w:val="001B33E0"/>
    <w:rsid w:val="001B3941"/>
    <w:rsid w:val="001B3BAA"/>
    <w:rsid w:val="001B3E1A"/>
    <w:rsid w:val="001B4621"/>
    <w:rsid w:val="001B49B0"/>
    <w:rsid w:val="001B4DCE"/>
    <w:rsid w:val="001B5412"/>
    <w:rsid w:val="001B5FAC"/>
    <w:rsid w:val="001B638C"/>
    <w:rsid w:val="001B677C"/>
    <w:rsid w:val="001B6981"/>
    <w:rsid w:val="001B6A7F"/>
    <w:rsid w:val="001B7341"/>
    <w:rsid w:val="001B7355"/>
    <w:rsid w:val="001B7A30"/>
    <w:rsid w:val="001C09E4"/>
    <w:rsid w:val="001C1ACF"/>
    <w:rsid w:val="001C28E7"/>
    <w:rsid w:val="001C30C8"/>
    <w:rsid w:val="001C485D"/>
    <w:rsid w:val="001C4AA6"/>
    <w:rsid w:val="001C4B76"/>
    <w:rsid w:val="001C4D44"/>
    <w:rsid w:val="001C4E00"/>
    <w:rsid w:val="001C556F"/>
    <w:rsid w:val="001C618B"/>
    <w:rsid w:val="001C6AF4"/>
    <w:rsid w:val="001C6B77"/>
    <w:rsid w:val="001C7056"/>
    <w:rsid w:val="001C74EE"/>
    <w:rsid w:val="001C7A25"/>
    <w:rsid w:val="001C7E09"/>
    <w:rsid w:val="001D0020"/>
    <w:rsid w:val="001D0246"/>
    <w:rsid w:val="001D02FF"/>
    <w:rsid w:val="001D057F"/>
    <w:rsid w:val="001D06DE"/>
    <w:rsid w:val="001D0BF0"/>
    <w:rsid w:val="001D1FE4"/>
    <w:rsid w:val="001D21BD"/>
    <w:rsid w:val="001D2581"/>
    <w:rsid w:val="001D29BD"/>
    <w:rsid w:val="001D2B1A"/>
    <w:rsid w:val="001D326C"/>
    <w:rsid w:val="001D3D06"/>
    <w:rsid w:val="001D3E98"/>
    <w:rsid w:val="001D46AE"/>
    <w:rsid w:val="001D47C1"/>
    <w:rsid w:val="001D51C0"/>
    <w:rsid w:val="001D5581"/>
    <w:rsid w:val="001D5C9C"/>
    <w:rsid w:val="001D5FEC"/>
    <w:rsid w:val="001D6871"/>
    <w:rsid w:val="001D6D38"/>
    <w:rsid w:val="001D7202"/>
    <w:rsid w:val="001D747A"/>
    <w:rsid w:val="001D7509"/>
    <w:rsid w:val="001D7686"/>
    <w:rsid w:val="001E06EA"/>
    <w:rsid w:val="001E15A4"/>
    <w:rsid w:val="001E1786"/>
    <w:rsid w:val="001E17B0"/>
    <w:rsid w:val="001E17D3"/>
    <w:rsid w:val="001E1D27"/>
    <w:rsid w:val="001E2413"/>
    <w:rsid w:val="001E24D9"/>
    <w:rsid w:val="001E2D58"/>
    <w:rsid w:val="001E2DAF"/>
    <w:rsid w:val="001E41DF"/>
    <w:rsid w:val="001E52E8"/>
    <w:rsid w:val="001E53AA"/>
    <w:rsid w:val="001E60AC"/>
    <w:rsid w:val="001E63A4"/>
    <w:rsid w:val="001E6B9B"/>
    <w:rsid w:val="001F02F5"/>
    <w:rsid w:val="001F0674"/>
    <w:rsid w:val="001F0717"/>
    <w:rsid w:val="001F0CA1"/>
    <w:rsid w:val="001F0DB3"/>
    <w:rsid w:val="001F0FCC"/>
    <w:rsid w:val="001F10A3"/>
    <w:rsid w:val="001F15EE"/>
    <w:rsid w:val="001F1B26"/>
    <w:rsid w:val="001F1B89"/>
    <w:rsid w:val="001F2482"/>
    <w:rsid w:val="001F2BFC"/>
    <w:rsid w:val="001F2D0A"/>
    <w:rsid w:val="001F2E58"/>
    <w:rsid w:val="001F3146"/>
    <w:rsid w:val="001F3289"/>
    <w:rsid w:val="001F397A"/>
    <w:rsid w:val="001F5234"/>
    <w:rsid w:val="001F5340"/>
    <w:rsid w:val="001F55A4"/>
    <w:rsid w:val="001F590C"/>
    <w:rsid w:val="001F5FC1"/>
    <w:rsid w:val="001F6078"/>
    <w:rsid w:val="001F625E"/>
    <w:rsid w:val="001F6967"/>
    <w:rsid w:val="001F6D05"/>
    <w:rsid w:val="001F798C"/>
    <w:rsid w:val="001F7D26"/>
    <w:rsid w:val="001F7EB8"/>
    <w:rsid w:val="001F7F6D"/>
    <w:rsid w:val="00200098"/>
    <w:rsid w:val="002000AC"/>
    <w:rsid w:val="002003BA"/>
    <w:rsid w:val="002004A6"/>
    <w:rsid w:val="00200AC2"/>
    <w:rsid w:val="00200CAC"/>
    <w:rsid w:val="00200D53"/>
    <w:rsid w:val="00201545"/>
    <w:rsid w:val="00201CA9"/>
    <w:rsid w:val="002020B7"/>
    <w:rsid w:val="0020290C"/>
    <w:rsid w:val="00202E6C"/>
    <w:rsid w:val="00203352"/>
    <w:rsid w:val="00203515"/>
    <w:rsid w:val="002035AC"/>
    <w:rsid w:val="00203805"/>
    <w:rsid w:val="00204258"/>
    <w:rsid w:val="0020445E"/>
    <w:rsid w:val="00204472"/>
    <w:rsid w:val="002046B4"/>
    <w:rsid w:val="002049D9"/>
    <w:rsid w:val="0020543D"/>
    <w:rsid w:val="00205A97"/>
    <w:rsid w:val="00205D4A"/>
    <w:rsid w:val="00205F7A"/>
    <w:rsid w:val="00206400"/>
    <w:rsid w:val="00206A47"/>
    <w:rsid w:val="00206E21"/>
    <w:rsid w:val="00207205"/>
    <w:rsid w:val="0020724A"/>
    <w:rsid w:val="00207379"/>
    <w:rsid w:val="0020764F"/>
    <w:rsid w:val="00207C9F"/>
    <w:rsid w:val="00207CF4"/>
    <w:rsid w:val="00210307"/>
    <w:rsid w:val="00210508"/>
    <w:rsid w:val="00210563"/>
    <w:rsid w:val="00210903"/>
    <w:rsid w:val="00210957"/>
    <w:rsid w:val="00210A46"/>
    <w:rsid w:val="00210B48"/>
    <w:rsid w:val="00210D4E"/>
    <w:rsid w:val="0021118E"/>
    <w:rsid w:val="0021183F"/>
    <w:rsid w:val="002128BD"/>
    <w:rsid w:val="00214104"/>
    <w:rsid w:val="002141FD"/>
    <w:rsid w:val="002149D5"/>
    <w:rsid w:val="00214BBB"/>
    <w:rsid w:val="00214F4C"/>
    <w:rsid w:val="0021659E"/>
    <w:rsid w:val="0021665E"/>
    <w:rsid w:val="002168E4"/>
    <w:rsid w:val="00216DB3"/>
    <w:rsid w:val="00217002"/>
    <w:rsid w:val="00217411"/>
    <w:rsid w:val="002179BD"/>
    <w:rsid w:val="0022011B"/>
    <w:rsid w:val="0022078C"/>
    <w:rsid w:val="00220A17"/>
    <w:rsid w:val="002211A5"/>
    <w:rsid w:val="00222036"/>
    <w:rsid w:val="0022261B"/>
    <w:rsid w:val="002227C2"/>
    <w:rsid w:val="00222F9F"/>
    <w:rsid w:val="00223090"/>
    <w:rsid w:val="002230C8"/>
    <w:rsid w:val="002235E4"/>
    <w:rsid w:val="00223690"/>
    <w:rsid w:val="00224087"/>
    <w:rsid w:val="00224B16"/>
    <w:rsid w:val="00225042"/>
    <w:rsid w:val="00225309"/>
    <w:rsid w:val="00225976"/>
    <w:rsid w:val="00226D6F"/>
    <w:rsid w:val="002276E2"/>
    <w:rsid w:val="00227C77"/>
    <w:rsid w:val="00227FAB"/>
    <w:rsid w:val="00230B3B"/>
    <w:rsid w:val="00230B47"/>
    <w:rsid w:val="00230DCA"/>
    <w:rsid w:val="00231234"/>
    <w:rsid w:val="002316E8"/>
    <w:rsid w:val="002326A1"/>
    <w:rsid w:val="00232B18"/>
    <w:rsid w:val="00232B87"/>
    <w:rsid w:val="002332AF"/>
    <w:rsid w:val="00234517"/>
    <w:rsid w:val="00234D2C"/>
    <w:rsid w:val="00234FC1"/>
    <w:rsid w:val="00235053"/>
    <w:rsid w:val="002355DA"/>
    <w:rsid w:val="0023564F"/>
    <w:rsid w:val="0023571D"/>
    <w:rsid w:val="00235F66"/>
    <w:rsid w:val="00236692"/>
    <w:rsid w:val="00236A1A"/>
    <w:rsid w:val="00236E8A"/>
    <w:rsid w:val="00236F0A"/>
    <w:rsid w:val="00237418"/>
    <w:rsid w:val="002377C3"/>
    <w:rsid w:val="00240065"/>
    <w:rsid w:val="002407A7"/>
    <w:rsid w:val="002408C5"/>
    <w:rsid w:val="0024165D"/>
    <w:rsid w:val="00241AD8"/>
    <w:rsid w:val="00241C72"/>
    <w:rsid w:val="0024202D"/>
    <w:rsid w:val="00242311"/>
    <w:rsid w:val="002427BB"/>
    <w:rsid w:val="00242F8F"/>
    <w:rsid w:val="00243B27"/>
    <w:rsid w:val="00244413"/>
    <w:rsid w:val="002446C4"/>
    <w:rsid w:val="00244787"/>
    <w:rsid w:val="00245657"/>
    <w:rsid w:val="00245725"/>
    <w:rsid w:val="00245770"/>
    <w:rsid w:val="00245E24"/>
    <w:rsid w:val="00246440"/>
    <w:rsid w:val="00246C41"/>
    <w:rsid w:val="00246D0B"/>
    <w:rsid w:val="00246EBD"/>
    <w:rsid w:val="00246F59"/>
    <w:rsid w:val="002473CC"/>
    <w:rsid w:val="002476EF"/>
    <w:rsid w:val="002477A9"/>
    <w:rsid w:val="0024799A"/>
    <w:rsid w:val="002479A8"/>
    <w:rsid w:val="00250045"/>
    <w:rsid w:val="002500A9"/>
    <w:rsid w:val="00250146"/>
    <w:rsid w:val="002513D9"/>
    <w:rsid w:val="00251678"/>
    <w:rsid w:val="0025169F"/>
    <w:rsid w:val="002519F4"/>
    <w:rsid w:val="00252279"/>
    <w:rsid w:val="00252B32"/>
    <w:rsid w:val="00252F51"/>
    <w:rsid w:val="00253264"/>
    <w:rsid w:val="002538D3"/>
    <w:rsid w:val="00253EE3"/>
    <w:rsid w:val="00254049"/>
    <w:rsid w:val="0025465A"/>
    <w:rsid w:val="002548E6"/>
    <w:rsid w:val="00254C9F"/>
    <w:rsid w:val="00254D1B"/>
    <w:rsid w:val="0025555C"/>
    <w:rsid w:val="00255A91"/>
    <w:rsid w:val="002561E8"/>
    <w:rsid w:val="0025649C"/>
    <w:rsid w:val="00256C08"/>
    <w:rsid w:val="002572BC"/>
    <w:rsid w:val="00257465"/>
    <w:rsid w:val="0025749B"/>
    <w:rsid w:val="00260679"/>
    <w:rsid w:val="002607B5"/>
    <w:rsid w:val="00260BE8"/>
    <w:rsid w:val="00260DCD"/>
    <w:rsid w:val="00260FEE"/>
    <w:rsid w:val="0026147B"/>
    <w:rsid w:val="0026224C"/>
    <w:rsid w:val="002622D5"/>
    <w:rsid w:val="002629AC"/>
    <w:rsid w:val="0026325A"/>
    <w:rsid w:val="002633D8"/>
    <w:rsid w:val="00264267"/>
    <w:rsid w:val="00264351"/>
    <w:rsid w:val="0026473B"/>
    <w:rsid w:val="00264D05"/>
    <w:rsid w:val="0026500B"/>
    <w:rsid w:val="00265087"/>
    <w:rsid w:val="00265610"/>
    <w:rsid w:val="002657E0"/>
    <w:rsid w:val="00266AA8"/>
    <w:rsid w:val="00266E8D"/>
    <w:rsid w:val="00267260"/>
    <w:rsid w:val="0026730A"/>
    <w:rsid w:val="00267332"/>
    <w:rsid w:val="002677B2"/>
    <w:rsid w:val="002700B4"/>
    <w:rsid w:val="0027024B"/>
    <w:rsid w:val="002702FE"/>
    <w:rsid w:val="00270471"/>
    <w:rsid w:val="00270AE8"/>
    <w:rsid w:val="00270D11"/>
    <w:rsid w:val="002711DB"/>
    <w:rsid w:val="00272035"/>
    <w:rsid w:val="0027242F"/>
    <w:rsid w:val="00273687"/>
    <w:rsid w:val="00273B90"/>
    <w:rsid w:val="00273F1D"/>
    <w:rsid w:val="00274058"/>
    <w:rsid w:val="0027540B"/>
    <w:rsid w:val="00275522"/>
    <w:rsid w:val="00275F42"/>
    <w:rsid w:val="002760FB"/>
    <w:rsid w:val="00276175"/>
    <w:rsid w:val="00276ACD"/>
    <w:rsid w:val="00276BC7"/>
    <w:rsid w:val="0027728D"/>
    <w:rsid w:val="00277A1F"/>
    <w:rsid w:val="00277C2F"/>
    <w:rsid w:val="002804F8"/>
    <w:rsid w:val="00280588"/>
    <w:rsid w:val="0028103F"/>
    <w:rsid w:val="0028187A"/>
    <w:rsid w:val="00281BF4"/>
    <w:rsid w:val="00281F12"/>
    <w:rsid w:val="002826C5"/>
    <w:rsid w:val="002826D2"/>
    <w:rsid w:val="00282808"/>
    <w:rsid w:val="00282B36"/>
    <w:rsid w:val="00282B63"/>
    <w:rsid w:val="0028325E"/>
    <w:rsid w:val="002835F8"/>
    <w:rsid w:val="00283957"/>
    <w:rsid w:val="002839B1"/>
    <w:rsid w:val="002840B6"/>
    <w:rsid w:val="00284A10"/>
    <w:rsid w:val="00284A2B"/>
    <w:rsid w:val="00284AED"/>
    <w:rsid w:val="00285687"/>
    <w:rsid w:val="002860A6"/>
    <w:rsid w:val="00286566"/>
    <w:rsid w:val="00286E0B"/>
    <w:rsid w:val="002903FD"/>
    <w:rsid w:val="002905B6"/>
    <w:rsid w:val="0029117D"/>
    <w:rsid w:val="002915A8"/>
    <w:rsid w:val="0029165A"/>
    <w:rsid w:val="00291B89"/>
    <w:rsid w:val="00291F4C"/>
    <w:rsid w:val="0029239A"/>
    <w:rsid w:val="00292495"/>
    <w:rsid w:val="0029297C"/>
    <w:rsid w:val="0029340A"/>
    <w:rsid w:val="00293805"/>
    <w:rsid w:val="00293915"/>
    <w:rsid w:val="00293BA5"/>
    <w:rsid w:val="00293D85"/>
    <w:rsid w:val="0029478B"/>
    <w:rsid w:val="00294CF1"/>
    <w:rsid w:val="00295F54"/>
    <w:rsid w:val="00296684"/>
    <w:rsid w:val="00296A36"/>
    <w:rsid w:val="00296F71"/>
    <w:rsid w:val="00297186"/>
    <w:rsid w:val="00297584"/>
    <w:rsid w:val="002976F3"/>
    <w:rsid w:val="00297A26"/>
    <w:rsid w:val="00297BBB"/>
    <w:rsid w:val="002A0636"/>
    <w:rsid w:val="002A0B8C"/>
    <w:rsid w:val="002A122E"/>
    <w:rsid w:val="002A190C"/>
    <w:rsid w:val="002A1947"/>
    <w:rsid w:val="002A1BB1"/>
    <w:rsid w:val="002A1E68"/>
    <w:rsid w:val="002A2963"/>
    <w:rsid w:val="002A366E"/>
    <w:rsid w:val="002A36D0"/>
    <w:rsid w:val="002A40B9"/>
    <w:rsid w:val="002A44D7"/>
    <w:rsid w:val="002A495B"/>
    <w:rsid w:val="002A49AF"/>
    <w:rsid w:val="002A5003"/>
    <w:rsid w:val="002A5186"/>
    <w:rsid w:val="002A5577"/>
    <w:rsid w:val="002A5A3D"/>
    <w:rsid w:val="002A60BD"/>
    <w:rsid w:val="002A67A5"/>
    <w:rsid w:val="002A6C58"/>
    <w:rsid w:val="002A716B"/>
    <w:rsid w:val="002A722D"/>
    <w:rsid w:val="002A7903"/>
    <w:rsid w:val="002A7A76"/>
    <w:rsid w:val="002B0040"/>
    <w:rsid w:val="002B0279"/>
    <w:rsid w:val="002B067A"/>
    <w:rsid w:val="002B072E"/>
    <w:rsid w:val="002B0738"/>
    <w:rsid w:val="002B0840"/>
    <w:rsid w:val="002B0945"/>
    <w:rsid w:val="002B0C3B"/>
    <w:rsid w:val="002B14EE"/>
    <w:rsid w:val="002B16D3"/>
    <w:rsid w:val="002B1755"/>
    <w:rsid w:val="002B19DB"/>
    <w:rsid w:val="002B1CCB"/>
    <w:rsid w:val="002B2A5B"/>
    <w:rsid w:val="002B394B"/>
    <w:rsid w:val="002B3EC6"/>
    <w:rsid w:val="002B48C2"/>
    <w:rsid w:val="002B4EF1"/>
    <w:rsid w:val="002B5745"/>
    <w:rsid w:val="002B5C1C"/>
    <w:rsid w:val="002B613F"/>
    <w:rsid w:val="002B61E2"/>
    <w:rsid w:val="002B67F0"/>
    <w:rsid w:val="002B7F3F"/>
    <w:rsid w:val="002B7FB5"/>
    <w:rsid w:val="002C12C6"/>
    <w:rsid w:val="002C13E4"/>
    <w:rsid w:val="002C1499"/>
    <w:rsid w:val="002C16D2"/>
    <w:rsid w:val="002C1A7C"/>
    <w:rsid w:val="002C1E3D"/>
    <w:rsid w:val="002C2281"/>
    <w:rsid w:val="002C294A"/>
    <w:rsid w:val="002C376F"/>
    <w:rsid w:val="002C399F"/>
    <w:rsid w:val="002C3C1A"/>
    <w:rsid w:val="002C3F5F"/>
    <w:rsid w:val="002C40C8"/>
    <w:rsid w:val="002C432E"/>
    <w:rsid w:val="002C4792"/>
    <w:rsid w:val="002C4A49"/>
    <w:rsid w:val="002C508B"/>
    <w:rsid w:val="002C5092"/>
    <w:rsid w:val="002C5229"/>
    <w:rsid w:val="002C5B35"/>
    <w:rsid w:val="002C65D1"/>
    <w:rsid w:val="002C6721"/>
    <w:rsid w:val="002C684C"/>
    <w:rsid w:val="002C6EF9"/>
    <w:rsid w:val="002C77C4"/>
    <w:rsid w:val="002C7A28"/>
    <w:rsid w:val="002D0119"/>
    <w:rsid w:val="002D06D4"/>
    <w:rsid w:val="002D078B"/>
    <w:rsid w:val="002D0CA8"/>
    <w:rsid w:val="002D0D81"/>
    <w:rsid w:val="002D0E5D"/>
    <w:rsid w:val="002D0EE5"/>
    <w:rsid w:val="002D1389"/>
    <w:rsid w:val="002D15C7"/>
    <w:rsid w:val="002D1ED7"/>
    <w:rsid w:val="002D2662"/>
    <w:rsid w:val="002D2E1F"/>
    <w:rsid w:val="002D2EA7"/>
    <w:rsid w:val="002D316D"/>
    <w:rsid w:val="002D3683"/>
    <w:rsid w:val="002D4424"/>
    <w:rsid w:val="002D4510"/>
    <w:rsid w:val="002D455F"/>
    <w:rsid w:val="002D5273"/>
    <w:rsid w:val="002D548F"/>
    <w:rsid w:val="002D58CE"/>
    <w:rsid w:val="002D65F5"/>
    <w:rsid w:val="002D6B24"/>
    <w:rsid w:val="002D7285"/>
    <w:rsid w:val="002D7903"/>
    <w:rsid w:val="002D7942"/>
    <w:rsid w:val="002D7F4B"/>
    <w:rsid w:val="002E053C"/>
    <w:rsid w:val="002E0E6E"/>
    <w:rsid w:val="002E177C"/>
    <w:rsid w:val="002E1FF2"/>
    <w:rsid w:val="002E2345"/>
    <w:rsid w:val="002E2575"/>
    <w:rsid w:val="002E3A60"/>
    <w:rsid w:val="002E3B6F"/>
    <w:rsid w:val="002E51EF"/>
    <w:rsid w:val="002E51FB"/>
    <w:rsid w:val="002E5B74"/>
    <w:rsid w:val="002E5F83"/>
    <w:rsid w:val="002E61CF"/>
    <w:rsid w:val="002F0320"/>
    <w:rsid w:val="002F0CD1"/>
    <w:rsid w:val="002F15D2"/>
    <w:rsid w:val="002F20D7"/>
    <w:rsid w:val="002F2A36"/>
    <w:rsid w:val="002F2D56"/>
    <w:rsid w:val="002F30C0"/>
    <w:rsid w:val="002F352B"/>
    <w:rsid w:val="002F37D0"/>
    <w:rsid w:val="002F3F7F"/>
    <w:rsid w:val="002F47B7"/>
    <w:rsid w:val="002F4993"/>
    <w:rsid w:val="002F4F32"/>
    <w:rsid w:val="002F53F7"/>
    <w:rsid w:val="002F5692"/>
    <w:rsid w:val="002F5DFE"/>
    <w:rsid w:val="002F736D"/>
    <w:rsid w:val="002F7401"/>
    <w:rsid w:val="002F746C"/>
    <w:rsid w:val="00300C07"/>
    <w:rsid w:val="00300F3A"/>
    <w:rsid w:val="00301134"/>
    <w:rsid w:val="00301CD3"/>
    <w:rsid w:val="00302073"/>
    <w:rsid w:val="003021D3"/>
    <w:rsid w:val="0030239B"/>
    <w:rsid w:val="00302718"/>
    <w:rsid w:val="00302A45"/>
    <w:rsid w:val="00303020"/>
    <w:rsid w:val="003039AA"/>
    <w:rsid w:val="00303F99"/>
    <w:rsid w:val="003042FB"/>
    <w:rsid w:val="003046E3"/>
    <w:rsid w:val="00304B6B"/>
    <w:rsid w:val="00304C07"/>
    <w:rsid w:val="0030528B"/>
    <w:rsid w:val="003056E4"/>
    <w:rsid w:val="00305811"/>
    <w:rsid w:val="003058B3"/>
    <w:rsid w:val="0030610E"/>
    <w:rsid w:val="003062FE"/>
    <w:rsid w:val="003064B2"/>
    <w:rsid w:val="0030677D"/>
    <w:rsid w:val="00306B0F"/>
    <w:rsid w:val="00306BC3"/>
    <w:rsid w:val="00307514"/>
    <w:rsid w:val="0030779D"/>
    <w:rsid w:val="00307E69"/>
    <w:rsid w:val="00311182"/>
    <w:rsid w:val="003120A0"/>
    <w:rsid w:val="0031256A"/>
    <w:rsid w:val="0031279B"/>
    <w:rsid w:val="00313671"/>
    <w:rsid w:val="00313EF8"/>
    <w:rsid w:val="003147CD"/>
    <w:rsid w:val="00315EC0"/>
    <w:rsid w:val="0031618F"/>
    <w:rsid w:val="00316899"/>
    <w:rsid w:val="00316B8D"/>
    <w:rsid w:val="00316CEA"/>
    <w:rsid w:val="00316E29"/>
    <w:rsid w:val="00317144"/>
    <w:rsid w:val="0031784C"/>
    <w:rsid w:val="003200BC"/>
    <w:rsid w:val="00320680"/>
    <w:rsid w:val="00320AAD"/>
    <w:rsid w:val="00320E19"/>
    <w:rsid w:val="003210B1"/>
    <w:rsid w:val="00321930"/>
    <w:rsid w:val="0032193C"/>
    <w:rsid w:val="0032198E"/>
    <w:rsid w:val="003228D0"/>
    <w:rsid w:val="00322939"/>
    <w:rsid w:val="00322C5C"/>
    <w:rsid w:val="0032310F"/>
    <w:rsid w:val="00324744"/>
    <w:rsid w:val="00324C3A"/>
    <w:rsid w:val="0032511A"/>
    <w:rsid w:val="003255AE"/>
    <w:rsid w:val="003259EA"/>
    <w:rsid w:val="00325AD2"/>
    <w:rsid w:val="00325D60"/>
    <w:rsid w:val="003277A0"/>
    <w:rsid w:val="003277E8"/>
    <w:rsid w:val="003300DC"/>
    <w:rsid w:val="003304C6"/>
    <w:rsid w:val="003309C8"/>
    <w:rsid w:val="00330ED2"/>
    <w:rsid w:val="00330F2F"/>
    <w:rsid w:val="00331597"/>
    <w:rsid w:val="00331607"/>
    <w:rsid w:val="00331CB7"/>
    <w:rsid w:val="0033263F"/>
    <w:rsid w:val="00333814"/>
    <w:rsid w:val="0033401F"/>
    <w:rsid w:val="0033402B"/>
    <w:rsid w:val="00334399"/>
    <w:rsid w:val="00334624"/>
    <w:rsid w:val="0033482D"/>
    <w:rsid w:val="00334D4E"/>
    <w:rsid w:val="00334F81"/>
    <w:rsid w:val="00334FE3"/>
    <w:rsid w:val="00334FE4"/>
    <w:rsid w:val="00335116"/>
    <w:rsid w:val="00335A19"/>
    <w:rsid w:val="00335A60"/>
    <w:rsid w:val="00335BF8"/>
    <w:rsid w:val="003363E2"/>
    <w:rsid w:val="003367DC"/>
    <w:rsid w:val="0033732D"/>
    <w:rsid w:val="00337342"/>
    <w:rsid w:val="00337483"/>
    <w:rsid w:val="00340143"/>
    <w:rsid w:val="00340750"/>
    <w:rsid w:val="003409B7"/>
    <w:rsid w:val="00340AF0"/>
    <w:rsid w:val="00340E87"/>
    <w:rsid w:val="003416A8"/>
    <w:rsid w:val="00341877"/>
    <w:rsid w:val="003418D4"/>
    <w:rsid w:val="00341991"/>
    <w:rsid w:val="00341A26"/>
    <w:rsid w:val="00342067"/>
    <w:rsid w:val="00342327"/>
    <w:rsid w:val="00342768"/>
    <w:rsid w:val="00342800"/>
    <w:rsid w:val="00342B66"/>
    <w:rsid w:val="00342CB0"/>
    <w:rsid w:val="00343126"/>
    <w:rsid w:val="00343B83"/>
    <w:rsid w:val="00343E7C"/>
    <w:rsid w:val="00343FCD"/>
    <w:rsid w:val="00344D36"/>
    <w:rsid w:val="00345051"/>
    <w:rsid w:val="0034527D"/>
    <w:rsid w:val="003453D4"/>
    <w:rsid w:val="00345FB3"/>
    <w:rsid w:val="00346089"/>
    <w:rsid w:val="00346717"/>
    <w:rsid w:val="0034693B"/>
    <w:rsid w:val="00346B3D"/>
    <w:rsid w:val="00346CA2"/>
    <w:rsid w:val="003470C3"/>
    <w:rsid w:val="00347B5D"/>
    <w:rsid w:val="00347CC0"/>
    <w:rsid w:val="003502B6"/>
    <w:rsid w:val="003514A3"/>
    <w:rsid w:val="0035198C"/>
    <w:rsid w:val="00351E57"/>
    <w:rsid w:val="003522EC"/>
    <w:rsid w:val="003526E3"/>
    <w:rsid w:val="0035281F"/>
    <w:rsid w:val="00352883"/>
    <w:rsid w:val="0035298E"/>
    <w:rsid w:val="00352E35"/>
    <w:rsid w:val="00353CCA"/>
    <w:rsid w:val="00353D2C"/>
    <w:rsid w:val="00354176"/>
    <w:rsid w:val="00354A2A"/>
    <w:rsid w:val="00355362"/>
    <w:rsid w:val="00355BFC"/>
    <w:rsid w:val="00355F94"/>
    <w:rsid w:val="00356084"/>
    <w:rsid w:val="0035626F"/>
    <w:rsid w:val="00356C2A"/>
    <w:rsid w:val="00356D1C"/>
    <w:rsid w:val="00356D59"/>
    <w:rsid w:val="00356E07"/>
    <w:rsid w:val="003574FB"/>
    <w:rsid w:val="00357B92"/>
    <w:rsid w:val="00360C54"/>
    <w:rsid w:val="003615E7"/>
    <w:rsid w:val="003615FB"/>
    <w:rsid w:val="00361A33"/>
    <w:rsid w:val="00361B47"/>
    <w:rsid w:val="00362079"/>
    <w:rsid w:val="00362210"/>
    <w:rsid w:val="00362243"/>
    <w:rsid w:val="00363352"/>
    <w:rsid w:val="00363501"/>
    <w:rsid w:val="00364541"/>
    <w:rsid w:val="00364964"/>
    <w:rsid w:val="003650CD"/>
    <w:rsid w:val="00365679"/>
    <w:rsid w:val="00365780"/>
    <w:rsid w:val="0036593D"/>
    <w:rsid w:val="00365964"/>
    <w:rsid w:val="0036616C"/>
    <w:rsid w:val="003666AE"/>
    <w:rsid w:val="00366E28"/>
    <w:rsid w:val="0036725D"/>
    <w:rsid w:val="003673ED"/>
    <w:rsid w:val="00367DA6"/>
    <w:rsid w:val="00370755"/>
    <w:rsid w:val="00370A40"/>
    <w:rsid w:val="00370D32"/>
    <w:rsid w:val="00370F7F"/>
    <w:rsid w:val="003711B0"/>
    <w:rsid w:val="00371823"/>
    <w:rsid w:val="00371F2B"/>
    <w:rsid w:val="003726A8"/>
    <w:rsid w:val="0037280F"/>
    <w:rsid w:val="00373235"/>
    <w:rsid w:val="003733B8"/>
    <w:rsid w:val="0037371F"/>
    <w:rsid w:val="00373CA9"/>
    <w:rsid w:val="00373D6F"/>
    <w:rsid w:val="00374429"/>
    <w:rsid w:val="0037448C"/>
    <w:rsid w:val="003746E4"/>
    <w:rsid w:val="0037475C"/>
    <w:rsid w:val="00374C41"/>
    <w:rsid w:val="00374F1B"/>
    <w:rsid w:val="0037529A"/>
    <w:rsid w:val="003756C8"/>
    <w:rsid w:val="003765FA"/>
    <w:rsid w:val="003769DA"/>
    <w:rsid w:val="00376DD4"/>
    <w:rsid w:val="0037742C"/>
    <w:rsid w:val="0037744F"/>
    <w:rsid w:val="00380268"/>
    <w:rsid w:val="003804FC"/>
    <w:rsid w:val="00380851"/>
    <w:rsid w:val="00380F00"/>
    <w:rsid w:val="0038129C"/>
    <w:rsid w:val="0038131D"/>
    <w:rsid w:val="00381321"/>
    <w:rsid w:val="003815E2"/>
    <w:rsid w:val="00382298"/>
    <w:rsid w:val="00382FB5"/>
    <w:rsid w:val="00383937"/>
    <w:rsid w:val="003840D0"/>
    <w:rsid w:val="00384A8C"/>
    <w:rsid w:val="003856D2"/>
    <w:rsid w:val="00385C0C"/>
    <w:rsid w:val="00385E00"/>
    <w:rsid w:val="00386E73"/>
    <w:rsid w:val="0038736D"/>
    <w:rsid w:val="00387AE4"/>
    <w:rsid w:val="00387B94"/>
    <w:rsid w:val="00387BBF"/>
    <w:rsid w:val="0039053E"/>
    <w:rsid w:val="00390C9E"/>
    <w:rsid w:val="00391141"/>
    <w:rsid w:val="00391328"/>
    <w:rsid w:val="0039148F"/>
    <w:rsid w:val="00391B35"/>
    <w:rsid w:val="003922EE"/>
    <w:rsid w:val="00392859"/>
    <w:rsid w:val="00392CB1"/>
    <w:rsid w:val="00392E11"/>
    <w:rsid w:val="00393045"/>
    <w:rsid w:val="0039341E"/>
    <w:rsid w:val="00393501"/>
    <w:rsid w:val="003940F7"/>
    <w:rsid w:val="00394DAD"/>
    <w:rsid w:val="00394E94"/>
    <w:rsid w:val="00395015"/>
    <w:rsid w:val="003954ED"/>
    <w:rsid w:val="003955A1"/>
    <w:rsid w:val="00395D7E"/>
    <w:rsid w:val="0039602B"/>
    <w:rsid w:val="003963CC"/>
    <w:rsid w:val="00396B47"/>
    <w:rsid w:val="00396D84"/>
    <w:rsid w:val="00396F58"/>
    <w:rsid w:val="003979FA"/>
    <w:rsid w:val="00397C90"/>
    <w:rsid w:val="003A0032"/>
    <w:rsid w:val="003A0D16"/>
    <w:rsid w:val="003A1113"/>
    <w:rsid w:val="003A144A"/>
    <w:rsid w:val="003A1855"/>
    <w:rsid w:val="003A19DF"/>
    <w:rsid w:val="003A2202"/>
    <w:rsid w:val="003A2417"/>
    <w:rsid w:val="003A29C8"/>
    <w:rsid w:val="003A2AEA"/>
    <w:rsid w:val="003A338D"/>
    <w:rsid w:val="003A37CC"/>
    <w:rsid w:val="003A38B7"/>
    <w:rsid w:val="003A3BA7"/>
    <w:rsid w:val="003A44FF"/>
    <w:rsid w:val="003A4905"/>
    <w:rsid w:val="003A5061"/>
    <w:rsid w:val="003A5C58"/>
    <w:rsid w:val="003A5DA4"/>
    <w:rsid w:val="003A6FD3"/>
    <w:rsid w:val="003A79E2"/>
    <w:rsid w:val="003A7AE5"/>
    <w:rsid w:val="003B05A3"/>
    <w:rsid w:val="003B0659"/>
    <w:rsid w:val="003B0757"/>
    <w:rsid w:val="003B1731"/>
    <w:rsid w:val="003B17AE"/>
    <w:rsid w:val="003B1E53"/>
    <w:rsid w:val="003B2C41"/>
    <w:rsid w:val="003B2EFD"/>
    <w:rsid w:val="003B3015"/>
    <w:rsid w:val="003B3A30"/>
    <w:rsid w:val="003B3B50"/>
    <w:rsid w:val="003B3C47"/>
    <w:rsid w:val="003B3D05"/>
    <w:rsid w:val="003B4504"/>
    <w:rsid w:val="003B4508"/>
    <w:rsid w:val="003B453A"/>
    <w:rsid w:val="003B48B1"/>
    <w:rsid w:val="003B4960"/>
    <w:rsid w:val="003B4A7E"/>
    <w:rsid w:val="003B4D80"/>
    <w:rsid w:val="003B51BB"/>
    <w:rsid w:val="003B5B5E"/>
    <w:rsid w:val="003B5F0C"/>
    <w:rsid w:val="003B6201"/>
    <w:rsid w:val="003B65C9"/>
    <w:rsid w:val="003B692F"/>
    <w:rsid w:val="003B6C4D"/>
    <w:rsid w:val="003B7393"/>
    <w:rsid w:val="003B7645"/>
    <w:rsid w:val="003B7C2C"/>
    <w:rsid w:val="003B7D24"/>
    <w:rsid w:val="003B7DE9"/>
    <w:rsid w:val="003C066C"/>
    <w:rsid w:val="003C0D1A"/>
    <w:rsid w:val="003C1207"/>
    <w:rsid w:val="003C1459"/>
    <w:rsid w:val="003C148E"/>
    <w:rsid w:val="003C1A15"/>
    <w:rsid w:val="003C3050"/>
    <w:rsid w:val="003C3079"/>
    <w:rsid w:val="003C38D8"/>
    <w:rsid w:val="003C39B3"/>
    <w:rsid w:val="003C3AF3"/>
    <w:rsid w:val="003C4632"/>
    <w:rsid w:val="003C4C4A"/>
    <w:rsid w:val="003C551E"/>
    <w:rsid w:val="003C5936"/>
    <w:rsid w:val="003C64F5"/>
    <w:rsid w:val="003C6802"/>
    <w:rsid w:val="003C6863"/>
    <w:rsid w:val="003C68F5"/>
    <w:rsid w:val="003C70B6"/>
    <w:rsid w:val="003C727D"/>
    <w:rsid w:val="003D0A1A"/>
    <w:rsid w:val="003D12CC"/>
    <w:rsid w:val="003D1889"/>
    <w:rsid w:val="003D1C4D"/>
    <w:rsid w:val="003D1F10"/>
    <w:rsid w:val="003D2066"/>
    <w:rsid w:val="003D26D7"/>
    <w:rsid w:val="003D3072"/>
    <w:rsid w:val="003D310C"/>
    <w:rsid w:val="003D3598"/>
    <w:rsid w:val="003D38BC"/>
    <w:rsid w:val="003D3D10"/>
    <w:rsid w:val="003D401E"/>
    <w:rsid w:val="003D488D"/>
    <w:rsid w:val="003D4C91"/>
    <w:rsid w:val="003D5115"/>
    <w:rsid w:val="003D5F55"/>
    <w:rsid w:val="003D602B"/>
    <w:rsid w:val="003D6044"/>
    <w:rsid w:val="003D6C0F"/>
    <w:rsid w:val="003D713D"/>
    <w:rsid w:val="003D723C"/>
    <w:rsid w:val="003D7695"/>
    <w:rsid w:val="003D7B03"/>
    <w:rsid w:val="003E0129"/>
    <w:rsid w:val="003E029F"/>
    <w:rsid w:val="003E0928"/>
    <w:rsid w:val="003E14D5"/>
    <w:rsid w:val="003E3DD3"/>
    <w:rsid w:val="003E4A5B"/>
    <w:rsid w:val="003E4DB9"/>
    <w:rsid w:val="003E5327"/>
    <w:rsid w:val="003E5755"/>
    <w:rsid w:val="003E6879"/>
    <w:rsid w:val="003E71A3"/>
    <w:rsid w:val="003F0374"/>
    <w:rsid w:val="003F0A86"/>
    <w:rsid w:val="003F0DD0"/>
    <w:rsid w:val="003F120A"/>
    <w:rsid w:val="003F154A"/>
    <w:rsid w:val="003F187F"/>
    <w:rsid w:val="003F20C0"/>
    <w:rsid w:val="003F2629"/>
    <w:rsid w:val="003F2642"/>
    <w:rsid w:val="003F29A0"/>
    <w:rsid w:val="003F2D2B"/>
    <w:rsid w:val="003F2DDD"/>
    <w:rsid w:val="003F34EE"/>
    <w:rsid w:val="003F37A0"/>
    <w:rsid w:val="003F39CA"/>
    <w:rsid w:val="003F3E51"/>
    <w:rsid w:val="003F49CA"/>
    <w:rsid w:val="003F56AD"/>
    <w:rsid w:val="003F5F67"/>
    <w:rsid w:val="003F6317"/>
    <w:rsid w:val="003F63BC"/>
    <w:rsid w:val="003F651B"/>
    <w:rsid w:val="003F6B6A"/>
    <w:rsid w:val="003F6E1B"/>
    <w:rsid w:val="003F74CA"/>
    <w:rsid w:val="003F7597"/>
    <w:rsid w:val="003F7632"/>
    <w:rsid w:val="00400627"/>
    <w:rsid w:val="0040137B"/>
    <w:rsid w:val="00401388"/>
    <w:rsid w:val="00401521"/>
    <w:rsid w:val="00401AFC"/>
    <w:rsid w:val="00401C7C"/>
    <w:rsid w:val="0040248B"/>
    <w:rsid w:val="004025E7"/>
    <w:rsid w:val="00402D38"/>
    <w:rsid w:val="004038F5"/>
    <w:rsid w:val="00403E6B"/>
    <w:rsid w:val="00403FE8"/>
    <w:rsid w:val="00404118"/>
    <w:rsid w:val="00404120"/>
    <w:rsid w:val="00404154"/>
    <w:rsid w:val="00404400"/>
    <w:rsid w:val="00404741"/>
    <w:rsid w:val="00404831"/>
    <w:rsid w:val="0040489F"/>
    <w:rsid w:val="00404991"/>
    <w:rsid w:val="00404A80"/>
    <w:rsid w:val="00404CFF"/>
    <w:rsid w:val="00405220"/>
    <w:rsid w:val="004058D8"/>
    <w:rsid w:val="004067DC"/>
    <w:rsid w:val="0040725C"/>
    <w:rsid w:val="00407278"/>
    <w:rsid w:val="00407828"/>
    <w:rsid w:val="00407920"/>
    <w:rsid w:val="00407B6D"/>
    <w:rsid w:val="00407C76"/>
    <w:rsid w:val="00407E61"/>
    <w:rsid w:val="00407FAD"/>
    <w:rsid w:val="0041008A"/>
    <w:rsid w:val="00410679"/>
    <w:rsid w:val="00410694"/>
    <w:rsid w:val="00411A81"/>
    <w:rsid w:val="00411E09"/>
    <w:rsid w:val="00412665"/>
    <w:rsid w:val="00413E9A"/>
    <w:rsid w:val="00414426"/>
    <w:rsid w:val="00414625"/>
    <w:rsid w:val="00414766"/>
    <w:rsid w:val="0041504C"/>
    <w:rsid w:val="00415A02"/>
    <w:rsid w:val="004161A5"/>
    <w:rsid w:val="004162B7"/>
    <w:rsid w:val="00416653"/>
    <w:rsid w:val="0041666C"/>
    <w:rsid w:val="0041676B"/>
    <w:rsid w:val="00416CAE"/>
    <w:rsid w:val="00417264"/>
    <w:rsid w:val="00417483"/>
    <w:rsid w:val="004176AE"/>
    <w:rsid w:val="00417B2B"/>
    <w:rsid w:val="00417B76"/>
    <w:rsid w:val="0042014D"/>
    <w:rsid w:val="004202F8"/>
    <w:rsid w:val="0042085D"/>
    <w:rsid w:val="00421EBC"/>
    <w:rsid w:val="004226E4"/>
    <w:rsid w:val="00422869"/>
    <w:rsid w:val="00422C39"/>
    <w:rsid w:val="00423002"/>
    <w:rsid w:val="00423283"/>
    <w:rsid w:val="00424432"/>
    <w:rsid w:val="0042492F"/>
    <w:rsid w:val="00424B04"/>
    <w:rsid w:val="00424FA6"/>
    <w:rsid w:val="00425089"/>
    <w:rsid w:val="004252BA"/>
    <w:rsid w:val="004253E3"/>
    <w:rsid w:val="00425685"/>
    <w:rsid w:val="00425C52"/>
    <w:rsid w:val="00425FE1"/>
    <w:rsid w:val="00426536"/>
    <w:rsid w:val="00426DEA"/>
    <w:rsid w:val="00427547"/>
    <w:rsid w:val="0042776C"/>
    <w:rsid w:val="00427C39"/>
    <w:rsid w:val="00430179"/>
    <w:rsid w:val="00430363"/>
    <w:rsid w:val="00430851"/>
    <w:rsid w:val="00431662"/>
    <w:rsid w:val="00431697"/>
    <w:rsid w:val="004319A1"/>
    <w:rsid w:val="0043263F"/>
    <w:rsid w:val="004326FC"/>
    <w:rsid w:val="00432F7A"/>
    <w:rsid w:val="004334ED"/>
    <w:rsid w:val="00433746"/>
    <w:rsid w:val="004337CD"/>
    <w:rsid w:val="00433C85"/>
    <w:rsid w:val="004340B6"/>
    <w:rsid w:val="0043420F"/>
    <w:rsid w:val="0043427D"/>
    <w:rsid w:val="004343F2"/>
    <w:rsid w:val="0043591F"/>
    <w:rsid w:val="00435A0B"/>
    <w:rsid w:val="00435CAF"/>
    <w:rsid w:val="004360FD"/>
    <w:rsid w:val="00436723"/>
    <w:rsid w:val="00436C7C"/>
    <w:rsid w:val="004373B3"/>
    <w:rsid w:val="00437545"/>
    <w:rsid w:val="00437A45"/>
    <w:rsid w:val="00437FF1"/>
    <w:rsid w:val="00440159"/>
    <w:rsid w:val="004401A0"/>
    <w:rsid w:val="004403E2"/>
    <w:rsid w:val="00440D77"/>
    <w:rsid w:val="0044126E"/>
    <w:rsid w:val="0044134B"/>
    <w:rsid w:val="004421B0"/>
    <w:rsid w:val="00442B78"/>
    <w:rsid w:val="00442BEB"/>
    <w:rsid w:val="00442E4F"/>
    <w:rsid w:val="00443D39"/>
    <w:rsid w:val="00444220"/>
    <w:rsid w:val="0044580C"/>
    <w:rsid w:val="00445A4F"/>
    <w:rsid w:val="00446CDA"/>
    <w:rsid w:val="00446DA3"/>
    <w:rsid w:val="00446DD5"/>
    <w:rsid w:val="0044710A"/>
    <w:rsid w:val="00447298"/>
    <w:rsid w:val="004472E6"/>
    <w:rsid w:val="00447910"/>
    <w:rsid w:val="00447CAE"/>
    <w:rsid w:val="00450261"/>
    <w:rsid w:val="00450887"/>
    <w:rsid w:val="004509DB"/>
    <w:rsid w:val="00450B1B"/>
    <w:rsid w:val="00450B50"/>
    <w:rsid w:val="00450BB6"/>
    <w:rsid w:val="00450E44"/>
    <w:rsid w:val="00450F24"/>
    <w:rsid w:val="00451EA3"/>
    <w:rsid w:val="00452523"/>
    <w:rsid w:val="00452E25"/>
    <w:rsid w:val="00453517"/>
    <w:rsid w:val="0045362F"/>
    <w:rsid w:val="0045392E"/>
    <w:rsid w:val="00453F71"/>
    <w:rsid w:val="0045422D"/>
    <w:rsid w:val="00454BCC"/>
    <w:rsid w:val="00454D73"/>
    <w:rsid w:val="00454D97"/>
    <w:rsid w:val="004555FF"/>
    <w:rsid w:val="00456362"/>
    <w:rsid w:val="00456BA8"/>
    <w:rsid w:val="00456D03"/>
    <w:rsid w:val="00456FE0"/>
    <w:rsid w:val="00457361"/>
    <w:rsid w:val="0045761B"/>
    <w:rsid w:val="00457962"/>
    <w:rsid w:val="00457F05"/>
    <w:rsid w:val="00460A86"/>
    <w:rsid w:val="00460AAF"/>
    <w:rsid w:val="00461143"/>
    <w:rsid w:val="004611C2"/>
    <w:rsid w:val="00461353"/>
    <w:rsid w:val="00461495"/>
    <w:rsid w:val="00461CA7"/>
    <w:rsid w:val="00462808"/>
    <w:rsid w:val="00462BB0"/>
    <w:rsid w:val="00463AD1"/>
    <w:rsid w:val="004640B7"/>
    <w:rsid w:val="004653F2"/>
    <w:rsid w:val="00465814"/>
    <w:rsid w:val="004660DC"/>
    <w:rsid w:val="00466C05"/>
    <w:rsid w:val="004673F8"/>
    <w:rsid w:val="0046793C"/>
    <w:rsid w:val="00467FFB"/>
    <w:rsid w:val="0047048D"/>
    <w:rsid w:val="00470895"/>
    <w:rsid w:val="00470B58"/>
    <w:rsid w:val="00472357"/>
    <w:rsid w:val="00472604"/>
    <w:rsid w:val="00472F22"/>
    <w:rsid w:val="00472FA1"/>
    <w:rsid w:val="00472FE0"/>
    <w:rsid w:val="00473CDA"/>
    <w:rsid w:val="0047437C"/>
    <w:rsid w:val="00474B80"/>
    <w:rsid w:val="00474F07"/>
    <w:rsid w:val="00474F93"/>
    <w:rsid w:val="004755CE"/>
    <w:rsid w:val="004758CA"/>
    <w:rsid w:val="00475EAA"/>
    <w:rsid w:val="004760A6"/>
    <w:rsid w:val="0047640A"/>
    <w:rsid w:val="00476555"/>
    <w:rsid w:val="00476FB9"/>
    <w:rsid w:val="0047748E"/>
    <w:rsid w:val="004801E7"/>
    <w:rsid w:val="004804B5"/>
    <w:rsid w:val="0048067B"/>
    <w:rsid w:val="00480A5E"/>
    <w:rsid w:val="00481BD0"/>
    <w:rsid w:val="00481EA2"/>
    <w:rsid w:val="00481F2B"/>
    <w:rsid w:val="004820A9"/>
    <w:rsid w:val="0048241C"/>
    <w:rsid w:val="004824B4"/>
    <w:rsid w:val="00482D3F"/>
    <w:rsid w:val="0048317B"/>
    <w:rsid w:val="00483402"/>
    <w:rsid w:val="004835DC"/>
    <w:rsid w:val="004836F7"/>
    <w:rsid w:val="004839A4"/>
    <w:rsid w:val="00483A01"/>
    <w:rsid w:val="00483E02"/>
    <w:rsid w:val="00483ED0"/>
    <w:rsid w:val="00484EA3"/>
    <w:rsid w:val="00485DC4"/>
    <w:rsid w:val="00487022"/>
    <w:rsid w:val="00490DCB"/>
    <w:rsid w:val="00491875"/>
    <w:rsid w:val="00491F34"/>
    <w:rsid w:val="004934E0"/>
    <w:rsid w:val="0049478C"/>
    <w:rsid w:val="004958B8"/>
    <w:rsid w:val="00495E55"/>
    <w:rsid w:val="00496F86"/>
    <w:rsid w:val="00496FE9"/>
    <w:rsid w:val="00497533"/>
    <w:rsid w:val="004976B4"/>
    <w:rsid w:val="00497876"/>
    <w:rsid w:val="004978AC"/>
    <w:rsid w:val="004978F5"/>
    <w:rsid w:val="00497C99"/>
    <w:rsid w:val="004A050E"/>
    <w:rsid w:val="004A0928"/>
    <w:rsid w:val="004A0A06"/>
    <w:rsid w:val="004A0D3A"/>
    <w:rsid w:val="004A0F78"/>
    <w:rsid w:val="004A1196"/>
    <w:rsid w:val="004A214C"/>
    <w:rsid w:val="004A2B19"/>
    <w:rsid w:val="004A30AC"/>
    <w:rsid w:val="004A36F0"/>
    <w:rsid w:val="004A3AD9"/>
    <w:rsid w:val="004A3DA8"/>
    <w:rsid w:val="004A4077"/>
    <w:rsid w:val="004A41CA"/>
    <w:rsid w:val="004A48F1"/>
    <w:rsid w:val="004A496A"/>
    <w:rsid w:val="004A4C78"/>
    <w:rsid w:val="004A5003"/>
    <w:rsid w:val="004A5292"/>
    <w:rsid w:val="004A53DC"/>
    <w:rsid w:val="004A5990"/>
    <w:rsid w:val="004A60C9"/>
    <w:rsid w:val="004A628A"/>
    <w:rsid w:val="004A664D"/>
    <w:rsid w:val="004A6FA9"/>
    <w:rsid w:val="004A7064"/>
    <w:rsid w:val="004A74EC"/>
    <w:rsid w:val="004A7761"/>
    <w:rsid w:val="004A7E4D"/>
    <w:rsid w:val="004B0014"/>
    <w:rsid w:val="004B1093"/>
    <w:rsid w:val="004B1A71"/>
    <w:rsid w:val="004B2279"/>
    <w:rsid w:val="004B2343"/>
    <w:rsid w:val="004B2A10"/>
    <w:rsid w:val="004B2C89"/>
    <w:rsid w:val="004B397E"/>
    <w:rsid w:val="004B3B81"/>
    <w:rsid w:val="004B3EBF"/>
    <w:rsid w:val="004B45D2"/>
    <w:rsid w:val="004B4DAE"/>
    <w:rsid w:val="004B4F22"/>
    <w:rsid w:val="004B5579"/>
    <w:rsid w:val="004B56D0"/>
    <w:rsid w:val="004B5AC2"/>
    <w:rsid w:val="004B5D5F"/>
    <w:rsid w:val="004B71A9"/>
    <w:rsid w:val="004C00C6"/>
    <w:rsid w:val="004C1292"/>
    <w:rsid w:val="004C1716"/>
    <w:rsid w:val="004C19AE"/>
    <w:rsid w:val="004C19E0"/>
    <w:rsid w:val="004C23E7"/>
    <w:rsid w:val="004C305F"/>
    <w:rsid w:val="004C30D9"/>
    <w:rsid w:val="004C3C59"/>
    <w:rsid w:val="004C3CAD"/>
    <w:rsid w:val="004C462E"/>
    <w:rsid w:val="004C5559"/>
    <w:rsid w:val="004C55D4"/>
    <w:rsid w:val="004C5B29"/>
    <w:rsid w:val="004C6016"/>
    <w:rsid w:val="004C65BA"/>
    <w:rsid w:val="004C66D0"/>
    <w:rsid w:val="004D071D"/>
    <w:rsid w:val="004D0878"/>
    <w:rsid w:val="004D0E89"/>
    <w:rsid w:val="004D132F"/>
    <w:rsid w:val="004D15E2"/>
    <w:rsid w:val="004D1D6A"/>
    <w:rsid w:val="004D30A8"/>
    <w:rsid w:val="004D31D9"/>
    <w:rsid w:val="004D3DB6"/>
    <w:rsid w:val="004D4313"/>
    <w:rsid w:val="004D49F4"/>
    <w:rsid w:val="004D4E7B"/>
    <w:rsid w:val="004D5657"/>
    <w:rsid w:val="004D599F"/>
    <w:rsid w:val="004D5B51"/>
    <w:rsid w:val="004D5C06"/>
    <w:rsid w:val="004D6359"/>
    <w:rsid w:val="004D65D5"/>
    <w:rsid w:val="004D6619"/>
    <w:rsid w:val="004D6A5E"/>
    <w:rsid w:val="004D6C4D"/>
    <w:rsid w:val="004D6F9F"/>
    <w:rsid w:val="004D715C"/>
    <w:rsid w:val="004E01B1"/>
    <w:rsid w:val="004E0A97"/>
    <w:rsid w:val="004E0FC2"/>
    <w:rsid w:val="004E17A7"/>
    <w:rsid w:val="004E19E8"/>
    <w:rsid w:val="004E1C47"/>
    <w:rsid w:val="004E1D56"/>
    <w:rsid w:val="004E3346"/>
    <w:rsid w:val="004E35CE"/>
    <w:rsid w:val="004E3D06"/>
    <w:rsid w:val="004E4721"/>
    <w:rsid w:val="004E51A9"/>
    <w:rsid w:val="004E5546"/>
    <w:rsid w:val="004E55D1"/>
    <w:rsid w:val="004E55D9"/>
    <w:rsid w:val="004E5AFF"/>
    <w:rsid w:val="004E5DE8"/>
    <w:rsid w:val="004E5FA7"/>
    <w:rsid w:val="004E67EA"/>
    <w:rsid w:val="004E6ACC"/>
    <w:rsid w:val="004E74A9"/>
    <w:rsid w:val="004E77A5"/>
    <w:rsid w:val="004E7E1C"/>
    <w:rsid w:val="004F045C"/>
    <w:rsid w:val="004F0A02"/>
    <w:rsid w:val="004F0EFA"/>
    <w:rsid w:val="004F1692"/>
    <w:rsid w:val="004F190D"/>
    <w:rsid w:val="004F20F4"/>
    <w:rsid w:val="004F2573"/>
    <w:rsid w:val="004F2703"/>
    <w:rsid w:val="004F276D"/>
    <w:rsid w:val="004F2CE4"/>
    <w:rsid w:val="004F2EEE"/>
    <w:rsid w:val="004F31C6"/>
    <w:rsid w:val="004F3742"/>
    <w:rsid w:val="004F3FC7"/>
    <w:rsid w:val="004F4203"/>
    <w:rsid w:val="004F42F7"/>
    <w:rsid w:val="004F4C6E"/>
    <w:rsid w:val="004F54CA"/>
    <w:rsid w:val="004F635B"/>
    <w:rsid w:val="004F69CF"/>
    <w:rsid w:val="004F6A62"/>
    <w:rsid w:val="004F6D3F"/>
    <w:rsid w:val="004F6E1D"/>
    <w:rsid w:val="004F7B06"/>
    <w:rsid w:val="004F7C8D"/>
    <w:rsid w:val="00500A82"/>
    <w:rsid w:val="00500F23"/>
    <w:rsid w:val="00501C93"/>
    <w:rsid w:val="00502102"/>
    <w:rsid w:val="00502308"/>
    <w:rsid w:val="00502643"/>
    <w:rsid w:val="00503395"/>
    <w:rsid w:val="00503AB2"/>
    <w:rsid w:val="00503B3B"/>
    <w:rsid w:val="005044B2"/>
    <w:rsid w:val="00504C9D"/>
    <w:rsid w:val="005051F8"/>
    <w:rsid w:val="00505AB3"/>
    <w:rsid w:val="00506265"/>
    <w:rsid w:val="00507550"/>
    <w:rsid w:val="00507758"/>
    <w:rsid w:val="00507EBF"/>
    <w:rsid w:val="00510639"/>
    <w:rsid w:val="00510640"/>
    <w:rsid w:val="00510D71"/>
    <w:rsid w:val="00510EEC"/>
    <w:rsid w:val="005116F3"/>
    <w:rsid w:val="00511B7C"/>
    <w:rsid w:val="00511BF8"/>
    <w:rsid w:val="0051210E"/>
    <w:rsid w:val="005128C3"/>
    <w:rsid w:val="00512ACD"/>
    <w:rsid w:val="00512C74"/>
    <w:rsid w:val="00513261"/>
    <w:rsid w:val="00513997"/>
    <w:rsid w:val="00513EDB"/>
    <w:rsid w:val="00514384"/>
    <w:rsid w:val="00514598"/>
    <w:rsid w:val="00514A0F"/>
    <w:rsid w:val="00514A95"/>
    <w:rsid w:val="0051572B"/>
    <w:rsid w:val="00515BBC"/>
    <w:rsid w:val="005160B9"/>
    <w:rsid w:val="005167F9"/>
    <w:rsid w:val="0052003B"/>
    <w:rsid w:val="00521146"/>
    <w:rsid w:val="00521560"/>
    <w:rsid w:val="0052163C"/>
    <w:rsid w:val="00521D86"/>
    <w:rsid w:val="00521E2C"/>
    <w:rsid w:val="00522189"/>
    <w:rsid w:val="005227B4"/>
    <w:rsid w:val="00522E1C"/>
    <w:rsid w:val="00523106"/>
    <w:rsid w:val="005231A9"/>
    <w:rsid w:val="00523825"/>
    <w:rsid w:val="00523AF4"/>
    <w:rsid w:val="00524618"/>
    <w:rsid w:val="005246E7"/>
    <w:rsid w:val="00525042"/>
    <w:rsid w:val="00525182"/>
    <w:rsid w:val="00525229"/>
    <w:rsid w:val="0052581D"/>
    <w:rsid w:val="005263E7"/>
    <w:rsid w:val="00526C2B"/>
    <w:rsid w:val="005270FD"/>
    <w:rsid w:val="0052737F"/>
    <w:rsid w:val="0052738A"/>
    <w:rsid w:val="00527863"/>
    <w:rsid w:val="00527BC9"/>
    <w:rsid w:val="00527F2F"/>
    <w:rsid w:val="0053022E"/>
    <w:rsid w:val="005302DD"/>
    <w:rsid w:val="00530400"/>
    <w:rsid w:val="00530BE6"/>
    <w:rsid w:val="00530CC6"/>
    <w:rsid w:val="00530D79"/>
    <w:rsid w:val="00531A6A"/>
    <w:rsid w:val="00531BB4"/>
    <w:rsid w:val="00531E8F"/>
    <w:rsid w:val="00531F88"/>
    <w:rsid w:val="00532073"/>
    <w:rsid w:val="00532140"/>
    <w:rsid w:val="0053216F"/>
    <w:rsid w:val="00533C62"/>
    <w:rsid w:val="005344F5"/>
    <w:rsid w:val="0053467F"/>
    <w:rsid w:val="00534EAF"/>
    <w:rsid w:val="005350CF"/>
    <w:rsid w:val="005351BA"/>
    <w:rsid w:val="00535543"/>
    <w:rsid w:val="00536062"/>
    <w:rsid w:val="0053611E"/>
    <w:rsid w:val="005361BE"/>
    <w:rsid w:val="00536212"/>
    <w:rsid w:val="005365A4"/>
    <w:rsid w:val="00536B88"/>
    <w:rsid w:val="00536EAB"/>
    <w:rsid w:val="00536FD2"/>
    <w:rsid w:val="0053727D"/>
    <w:rsid w:val="00537328"/>
    <w:rsid w:val="00537945"/>
    <w:rsid w:val="00537AE9"/>
    <w:rsid w:val="0054025C"/>
    <w:rsid w:val="0054026A"/>
    <w:rsid w:val="005419A9"/>
    <w:rsid w:val="00542101"/>
    <w:rsid w:val="00542489"/>
    <w:rsid w:val="005424FC"/>
    <w:rsid w:val="005427CA"/>
    <w:rsid w:val="005429AE"/>
    <w:rsid w:val="00543065"/>
    <w:rsid w:val="0054346E"/>
    <w:rsid w:val="00544C9B"/>
    <w:rsid w:val="00545A33"/>
    <w:rsid w:val="00545BB2"/>
    <w:rsid w:val="00545F71"/>
    <w:rsid w:val="00546B36"/>
    <w:rsid w:val="00546C11"/>
    <w:rsid w:val="00547218"/>
    <w:rsid w:val="00547C5F"/>
    <w:rsid w:val="005500D2"/>
    <w:rsid w:val="00550707"/>
    <w:rsid w:val="00550A64"/>
    <w:rsid w:val="005511FF"/>
    <w:rsid w:val="0055147B"/>
    <w:rsid w:val="0055166F"/>
    <w:rsid w:val="00551874"/>
    <w:rsid w:val="00551E56"/>
    <w:rsid w:val="00552A0D"/>
    <w:rsid w:val="00552A19"/>
    <w:rsid w:val="00552B82"/>
    <w:rsid w:val="00552D6F"/>
    <w:rsid w:val="00554068"/>
    <w:rsid w:val="00554262"/>
    <w:rsid w:val="005544F7"/>
    <w:rsid w:val="0055491D"/>
    <w:rsid w:val="00554E7D"/>
    <w:rsid w:val="00555240"/>
    <w:rsid w:val="005552BC"/>
    <w:rsid w:val="00555456"/>
    <w:rsid w:val="005555D1"/>
    <w:rsid w:val="00555A6A"/>
    <w:rsid w:val="00555B6B"/>
    <w:rsid w:val="00555BA6"/>
    <w:rsid w:val="00555F7B"/>
    <w:rsid w:val="005561C3"/>
    <w:rsid w:val="00556950"/>
    <w:rsid w:val="00556D15"/>
    <w:rsid w:val="00557414"/>
    <w:rsid w:val="00557439"/>
    <w:rsid w:val="0055762D"/>
    <w:rsid w:val="00557669"/>
    <w:rsid w:val="00557B2D"/>
    <w:rsid w:val="005604D3"/>
    <w:rsid w:val="00560C18"/>
    <w:rsid w:val="005612CA"/>
    <w:rsid w:val="00561319"/>
    <w:rsid w:val="005613BF"/>
    <w:rsid w:val="005620D8"/>
    <w:rsid w:val="00562819"/>
    <w:rsid w:val="00562C00"/>
    <w:rsid w:val="00562CC6"/>
    <w:rsid w:val="00562DAB"/>
    <w:rsid w:val="005637AD"/>
    <w:rsid w:val="00563996"/>
    <w:rsid w:val="00563B88"/>
    <w:rsid w:val="00563D44"/>
    <w:rsid w:val="00563E4C"/>
    <w:rsid w:val="00563ECE"/>
    <w:rsid w:val="00564078"/>
    <w:rsid w:val="00564E44"/>
    <w:rsid w:val="0056511A"/>
    <w:rsid w:val="00566904"/>
    <w:rsid w:val="00566D2E"/>
    <w:rsid w:val="00567A99"/>
    <w:rsid w:val="00570158"/>
    <w:rsid w:val="005704FF"/>
    <w:rsid w:val="00570FCF"/>
    <w:rsid w:val="005711DE"/>
    <w:rsid w:val="0057127E"/>
    <w:rsid w:val="00571ACF"/>
    <w:rsid w:val="00571AF3"/>
    <w:rsid w:val="00571B69"/>
    <w:rsid w:val="00571C19"/>
    <w:rsid w:val="00571DB3"/>
    <w:rsid w:val="00572CD5"/>
    <w:rsid w:val="005732AB"/>
    <w:rsid w:val="005733B5"/>
    <w:rsid w:val="00573557"/>
    <w:rsid w:val="005739C6"/>
    <w:rsid w:val="00574503"/>
    <w:rsid w:val="0057496B"/>
    <w:rsid w:val="00574CA6"/>
    <w:rsid w:val="0057616E"/>
    <w:rsid w:val="0057621A"/>
    <w:rsid w:val="005764A4"/>
    <w:rsid w:val="00576680"/>
    <w:rsid w:val="005767C2"/>
    <w:rsid w:val="00576C69"/>
    <w:rsid w:val="00576E17"/>
    <w:rsid w:val="00576FFD"/>
    <w:rsid w:val="00577349"/>
    <w:rsid w:val="00577BA0"/>
    <w:rsid w:val="00580430"/>
    <w:rsid w:val="00580795"/>
    <w:rsid w:val="005807B2"/>
    <w:rsid w:val="00580F45"/>
    <w:rsid w:val="005814C3"/>
    <w:rsid w:val="0058194F"/>
    <w:rsid w:val="00581B9D"/>
    <w:rsid w:val="00581CC6"/>
    <w:rsid w:val="005829DD"/>
    <w:rsid w:val="00582A49"/>
    <w:rsid w:val="00582AC8"/>
    <w:rsid w:val="00582EDA"/>
    <w:rsid w:val="00583A98"/>
    <w:rsid w:val="00583AD8"/>
    <w:rsid w:val="00583C7C"/>
    <w:rsid w:val="00584099"/>
    <w:rsid w:val="0058430E"/>
    <w:rsid w:val="00584815"/>
    <w:rsid w:val="005849A3"/>
    <w:rsid w:val="00584E90"/>
    <w:rsid w:val="00585189"/>
    <w:rsid w:val="00585D45"/>
    <w:rsid w:val="00585FCC"/>
    <w:rsid w:val="005860BF"/>
    <w:rsid w:val="005865E0"/>
    <w:rsid w:val="00586A77"/>
    <w:rsid w:val="00586E2D"/>
    <w:rsid w:val="00586FD2"/>
    <w:rsid w:val="00587253"/>
    <w:rsid w:val="005874CB"/>
    <w:rsid w:val="00590D33"/>
    <w:rsid w:val="00590F2D"/>
    <w:rsid w:val="005910F2"/>
    <w:rsid w:val="0059232B"/>
    <w:rsid w:val="00592436"/>
    <w:rsid w:val="005928C3"/>
    <w:rsid w:val="005929F8"/>
    <w:rsid w:val="00592B3F"/>
    <w:rsid w:val="0059305E"/>
    <w:rsid w:val="005939A2"/>
    <w:rsid w:val="00593EA9"/>
    <w:rsid w:val="00594738"/>
    <w:rsid w:val="00594A06"/>
    <w:rsid w:val="00595017"/>
    <w:rsid w:val="0059507C"/>
    <w:rsid w:val="0059529D"/>
    <w:rsid w:val="005952EE"/>
    <w:rsid w:val="00595471"/>
    <w:rsid w:val="00595A26"/>
    <w:rsid w:val="00595F64"/>
    <w:rsid w:val="005960DA"/>
    <w:rsid w:val="005967DA"/>
    <w:rsid w:val="005967F5"/>
    <w:rsid w:val="00596E8D"/>
    <w:rsid w:val="00596EF2"/>
    <w:rsid w:val="00596FE9"/>
    <w:rsid w:val="0059715B"/>
    <w:rsid w:val="00597F92"/>
    <w:rsid w:val="005A020A"/>
    <w:rsid w:val="005A0325"/>
    <w:rsid w:val="005A05C4"/>
    <w:rsid w:val="005A0739"/>
    <w:rsid w:val="005A07AB"/>
    <w:rsid w:val="005A1312"/>
    <w:rsid w:val="005A15AB"/>
    <w:rsid w:val="005A181F"/>
    <w:rsid w:val="005A19F8"/>
    <w:rsid w:val="005A2153"/>
    <w:rsid w:val="005A2B5A"/>
    <w:rsid w:val="005A3652"/>
    <w:rsid w:val="005A418C"/>
    <w:rsid w:val="005A5141"/>
    <w:rsid w:val="005A5571"/>
    <w:rsid w:val="005A56A5"/>
    <w:rsid w:val="005A5B30"/>
    <w:rsid w:val="005A5C43"/>
    <w:rsid w:val="005A62F9"/>
    <w:rsid w:val="005A6A19"/>
    <w:rsid w:val="005A6B2F"/>
    <w:rsid w:val="005A75AF"/>
    <w:rsid w:val="005A7A27"/>
    <w:rsid w:val="005A7CC3"/>
    <w:rsid w:val="005B05FF"/>
    <w:rsid w:val="005B0767"/>
    <w:rsid w:val="005B0D4A"/>
    <w:rsid w:val="005B1323"/>
    <w:rsid w:val="005B1463"/>
    <w:rsid w:val="005B1CE9"/>
    <w:rsid w:val="005B1DC6"/>
    <w:rsid w:val="005B2240"/>
    <w:rsid w:val="005B2AD6"/>
    <w:rsid w:val="005B30FC"/>
    <w:rsid w:val="005B3470"/>
    <w:rsid w:val="005B361E"/>
    <w:rsid w:val="005B3DC2"/>
    <w:rsid w:val="005B412B"/>
    <w:rsid w:val="005B4902"/>
    <w:rsid w:val="005B4E0D"/>
    <w:rsid w:val="005B6CF6"/>
    <w:rsid w:val="005B7008"/>
    <w:rsid w:val="005B7A46"/>
    <w:rsid w:val="005B7C23"/>
    <w:rsid w:val="005B7D65"/>
    <w:rsid w:val="005B7FF7"/>
    <w:rsid w:val="005C01CD"/>
    <w:rsid w:val="005C0506"/>
    <w:rsid w:val="005C0688"/>
    <w:rsid w:val="005C0F43"/>
    <w:rsid w:val="005C1C1D"/>
    <w:rsid w:val="005C25A5"/>
    <w:rsid w:val="005C2787"/>
    <w:rsid w:val="005C33BE"/>
    <w:rsid w:val="005C3884"/>
    <w:rsid w:val="005C3908"/>
    <w:rsid w:val="005C394F"/>
    <w:rsid w:val="005C3A90"/>
    <w:rsid w:val="005C3EF4"/>
    <w:rsid w:val="005C4AC1"/>
    <w:rsid w:val="005C5519"/>
    <w:rsid w:val="005C57EC"/>
    <w:rsid w:val="005C5982"/>
    <w:rsid w:val="005C641D"/>
    <w:rsid w:val="005C674A"/>
    <w:rsid w:val="005C67C1"/>
    <w:rsid w:val="005C6C04"/>
    <w:rsid w:val="005C7356"/>
    <w:rsid w:val="005C73E5"/>
    <w:rsid w:val="005D03B3"/>
    <w:rsid w:val="005D04F8"/>
    <w:rsid w:val="005D07C4"/>
    <w:rsid w:val="005D0950"/>
    <w:rsid w:val="005D0B47"/>
    <w:rsid w:val="005D124E"/>
    <w:rsid w:val="005D1A03"/>
    <w:rsid w:val="005D22A6"/>
    <w:rsid w:val="005D24F9"/>
    <w:rsid w:val="005D278D"/>
    <w:rsid w:val="005D2798"/>
    <w:rsid w:val="005D2BF9"/>
    <w:rsid w:val="005D30D5"/>
    <w:rsid w:val="005D3870"/>
    <w:rsid w:val="005D3A54"/>
    <w:rsid w:val="005D3C98"/>
    <w:rsid w:val="005D46D9"/>
    <w:rsid w:val="005D5F60"/>
    <w:rsid w:val="005D5FFB"/>
    <w:rsid w:val="005D6551"/>
    <w:rsid w:val="005D65F8"/>
    <w:rsid w:val="005D66D5"/>
    <w:rsid w:val="005D691B"/>
    <w:rsid w:val="005D6A69"/>
    <w:rsid w:val="005D6E05"/>
    <w:rsid w:val="005D6F4F"/>
    <w:rsid w:val="005D74CD"/>
    <w:rsid w:val="005D7835"/>
    <w:rsid w:val="005D7B3A"/>
    <w:rsid w:val="005E0104"/>
    <w:rsid w:val="005E0447"/>
    <w:rsid w:val="005E0D49"/>
    <w:rsid w:val="005E146B"/>
    <w:rsid w:val="005E15CC"/>
    <w:rsid w:val="005E19CE"/>
    <w:rsid w:val="005E1E49"/>
    <w:rsid w:val="005E1FB7"/>
    <w:rsid w:val="005E28BD"/>
    <w:rsid w:val="005E2938"/>
    <w:rsid w:val="005E3180"/>
    <w:rsid w:val="005E3B06"/>
    <w:rsid w:val="005E41C6"/>
    <w:rsid w:val="005E4A58"/>
    <w:rsid w:val="005E509F"/>
    <w:rsid w:val="005E53C6"/>
    <w:rsid w:val="005E55FF"/>
    <w:rsid w:val="005E596C"/>
    <w:rsid w:val="005E5C0A"/>
    <w:rsid w:val="005E7028"/>
    <w:rsid w:val="005E724C"/>
    <w:rsid w:val="005E75B0"/>
    <w:rsid w:val="005E790C"/>
    <w:rsid w:val="005E7D59"/>
    <w:rsid w:val="005E7F45"/>
    <w:rsid w:val="005F005F"/>
    <w:rsid w:val="005F0425"/>
    <w:rsid w:val="005F0606"/>
    <w:rsid w:val="005F0845"/>
    <w:rsid w:val="005F08FB"/>
    <w:rsid w:val="005F123B"/>
    <w:rsid w:val="005F14DD"/>
    <w:rsid w:val="005F1555"/>
    <w:rsid w:val="005F1AD9"/>
    <w:rsid w:val="005F1F95"/>
    <w:rsid w:val="005F2321"/>
    <w:rsid w:val="005F29F4"/>
    <w:rsid w:val="005F2B35"/>
    <w:rsid w:val="005F31AD"/>
    <w:rsid w:val="005F31DE"/>
    <w:rsid w:val="005F350D"/>
    <w:rsid w:val="005F373B"/>
    <w:rsid w:val="005F3867"/>
    <w:rsid w:val="005F3F38"/>
    <w:rsid w:val="005F474B"/>
    <w:rsid w:val="005F4B6E"/>
    <w:rsid w:val="005F4C93"/>
    <w:rsid w:val="005F4D25"/>
    <w:rsid w:val="005F55EC"/>
    <w:rsid w:val="005F5796"/>
    <w:rsid w:val="005F6376"/>
    <w:rsid w:val="005F642F"/>
    <w:rsid w:val="005F64FE"/>
    <w:rsid w:val="005F792A"/>
    <w:rsid w:val="005F7EDF"/>
    <w:rsid w:val="006007A6"/>
    <w:rsid w:val="006007E5"/>
    <w:rsid w:val="00600CF5"/>
    <w:rsid w:val="00600D9C"/>
    <w:rsid w:val="00600E07"/>
    <w:rsid w:val="00600F88"/>
    <w:rsid w:val="0060118B"/>
    <w:rsid w:val="006018C4"/>
    <w:rsid w:val="00601C14"/>
    <w:rsid w:val="00601CE8"/>
    <w:rsid w:val="00601DF5"/>
    <w:rsid w:val="00601F12"/>
    <w:rsid w:val="00602119"/>
    <w:rsid w:val="00602492"/>
    <w:rsid w:val="006024AA"/>
    <w:rsid w:val="00602D8C"/>
    <w:rsid w:val="00602D93"/>
    <w:rsid w:val="00602D98"/>
    <w:rsid w:val="00603160"/>
    <w:rsid w:val="0060326A"/>
    <w:rsid w:val="006041B8"/>
    <w:rsid w:val="00605088"/>
    <w:rsid w:val="00605288"/>
    <w:rsid w:val="00605FD5"/>
    <w:rsid w:val="0060634D"/>
    <w:rsid w:val="006064D8"/>
    <w:rsid w:val="00606A18"/>
    <w:rsid w:val="00606ADA"/>
    <w:rsid w:val="00606CF7"/>
    <w:rsid w:val="00607081"/>
    <w:rsid w:val="00607121"/>
    <w:rsid w:val="006073F6"/>
    <w:rsid w:val="00607F99"/>
    <w:rsid w:val="00611389"/>
    <w:rsid w:val="0061161A"/>
    <w:rsid w:val="0061163C"/>
    <w:rsid w:val="00611834"/>
    <w:rsid w:val="006118F9"/>
    <w:rsid w:val="006121B4"/>
    <w:rsid w:val="0061259F"/>
    <w:rsid w:val="006125CA"/>
    <w:rsid w:val="00612B64"/>
    <w:rsid w:val="00612DBF"/>
    <w:rsid w:val="00612FBB"/>
    <w:rsid w:val="00613267"/>
    <w:rsid w:val="006135B1"/>
    <w:rsid w:val="00613C57"/>
    <w:rsid w:val="00613E79"/>
    <w:rsid w:val="0061413D"/>
    <w:rsid w:val="0061462C"/>
    <w:rsid w:val="00614B40"/>
    <w:rsid w:val="00614BBF"/>
    <w:rsid w:val="00615237"/>
    <w:rsid w:val="00615332"/>
    <w:rsid w:val="00615498"/>
    <w:rsid w:val="0061625D"/>
    <w:rsid w:val="006163B8"/>
    <w:rsid w:val="006179DD"/>
    <w:rsid w:val="006206F3"/>
    <w:rsid w:val="00620E42"/>
    <w:rsid w:val="00620E59"/>
    <w:rsid w:val="0062152E"/>
    <w:rsid w:val="0062248C"/>
    <w:rsid w:val="006224E0"/>
    <w:rsid w:val="00622953"/>
    <w:rsid w:val="00622B0D"/>
    <w:rsid w:val="006233BA"/>
    <w:rsid w:val="006234A4"/>
    <w:rsid w:val="006234B8"/>
    <w:rsid w:val="006238E7"/>
    <w:rsid w:val="00623C32"/>
    <w:rsid w:val="0062428B"/>
    <w:rsid w:val="006242AD"/>
    <w:rsid w:val="0062432A"/>
    <w:rsid w:val="00624756"/>
    <w:rsid w:val="00624BAB"/>
    <w:rsid w:val="006252F7"/>
    <w:rsid w:val="00625428"/>
    <w:rsid w:val="0062651D"/>
    <w:rsid w:val="00626E9E"/>
    <w:rsid w:val="00627309"/>
    <w:rsid w:val="00627C04"/>
    <w:rsid w:val="006306B5"/>
    <w:rsid w:val="00630D4C"/>
    <w:rsid w:val="00630E64"/>
    <w:rsid w:val="006313CB"/>
    <w:rsid w:val="0063146A"/>
    <w:rsid w:val="0063256E"/>
    <w:rsid w:val="00632775"/>
    <w:rsid w:val="00632F92"/>
    <w:rsid w:val="00633A0D"/>
    <w:rsid w:val="00633BAC"/>
    <w:rsid w:val="00634127"/>
    <w:rsid w:val="006341FE"/>
    <w:rsid w:val="00634224"/>
    <w:rsid w:val="00634D34"/>
    <w:rsid w:val="00634F1D"/>
    <w:rsid w:val="00635633"/>
    <w:rsid w:val="00635AC1"/>
    <w:rsid w:val="00635BF6"/>
    <w:rsid w:val="00635D84"/>
    <w:rsid w:val="006361F9"/>
    <w:rsid w:val="00636201"/>
    <w:rsid w:val="00636806"/>
    <w:rsid w:val="00636961"/>
    <w:rsid w:val="00636B1B"/>
    <w:rsid w:val="00636DD6"/>
    <w:rsid w:val="00637AD3"/>
    <w:rsid w:val="00640113"/>
    <w:rsid w:val="0064047C"/>
    <w:rsid w:val="00640662"/>
    <w:rsid w:val="00640898"/>
    <w:rsid w:val="006408AE"/>
    <w:rsid w:val="00640D27"/>
    <w:rsid w:val="006414A4"/>
    <w:rsid w:val="00641FBB"/>
    <w:rsid w:val="006425A3"/>
    <w:rsid w:val="00642994"/>
    <w:rsid w:val="00642B8E"/>
    <w:rsid w:val="00643928"/>
    <w:rsid w:val="006444C8"/>
    <w:rsid w:val="0064492F"/>
    <w:rsid w:val="00644954"/>
    <w:rsid w:val="00644BE4"/>
    <w:rsid w:val="00644C8A"/>
    <w:rsid w:val="00644D5A"/>
    <w:rsid w:val="00645890"/>
    <w:rsid w:val="00645A94"/>
    <w:rsid w:val="00645C6F"/>
    <w:rsid w:val="00646218"/>
    <w:rsid w:val="00646FDC"/>
    <w:rsid w:val="006470BB"/>
    <w:rsid w:val="00647867"/>
    <w:rsid w:val="00647F50"/>
    <w:rsid w:val="0065034F"/>
    <w:rsid w:val="00650439"/>
    <w:rsid w:val="00650C02"/>
    <w:rsid w:val="00650DC5"/>
    <w:rsid w:val="00651BE3"/>
    <w:rsid w:val="00651CD4"/>
    <w:rsid w:val="00651DBE"/>
    <w:rsid w:val="00652719"/>
    <w:rsid w:val="00652B1E"/>
    <w:rsid w:val="00653D41"/>
    <w:rsid w:val="0065563C"/>
    <w:rsid w:val="00655755"/>
    <w:rsid w:val="0065599F"/>
    <w:rsid w:val="006560A9"/>
    <w:rsid w:val="006565DC"/>
    <w:rsid w:val="00656AD5"/>
    <w:rsid w:val="00657CB9"/>
    <w:rsid w:val="00657DDB"/>
    <w:rsid w:val="00660285"/>
    <w:rsid w:val="006603FF"/>
    <w:rsid w:val="00660A4F"/>
    <w:rsid w:val="00660A78"/>
    <w:rsid w:val="00660D02"/>
    <w:rsid w:val="00661B98"/>
    <w:rsid w:val="00661DB9"/>
    <w:rsid w:val="0066206E"/>
    <w:rsid w:val="006626F0"/>
    <w:rsid w:val="006627DB"/>
    <w:rsid w:val="00662B1C"/>
    <w:rsid w:val="00662D39"/>
    <w:rsid w:val="006631D9"/>
    <w:rsid w:val="00663667"/>
    <w:rsid w:val="006637B8"/>
    <w:rsid w:val="00663DFD"/>
    <w:rsid w:val="00664003"/>
    <w:rsid w:val="006646CF"/>
    <w:rsid w:val="0066509F"/>
    <w:rsid w:val="006653F2"/>
    <w:rsid w:val="00665ABF"/>
    <w:rsid w:val="006662CC"/>
    <w:rsid w:val="006663B9"/>
    <w:rsid w:val="006665C2"/>
    <w:rsid w:val="0066665D"/>
    <w:rsid w:val="00666666"/>
    <w:rsid w:val="00666960"/>
    <w:rsid w:val="00667440"/>
    <w:rsid w:val="0066754A"/>
    <w:rsid w:val="0066760C"/>
    <w:rsid w:val="0066786B"/>
    <w:rsid w:val="006679C1"/>
    <w:rsid w:val="00667E08"/>
    <w:rsid w:val="006701B7"/>
    <w:rsid w:val="00670730"/>
    <w:rsid w:val="006708C5"/>
    <w:rsid w:val="006709C0"/>
    <w:rsid w:val="00671014"/>
    <w:rsid w:val="00672F0B"/>
    <w:rsid w:val="00672F57"/>
    <w:rsid w:val="006733B3"/>
    <w:rsid w:val="006736FD"/>
    <w:rsid w:val="00673C31"/>
    <w:rsid w:val="00673C5C"/>
    <w:rsid w:val="006741E3"/>
    <w:rsid w:val="006745F6"/>
    <w:rsid w:val="00674773"/>
    <w:rsid w:val="0067557E"/>
    <w:rsid w:val="00675C35"/>
    <w:rsid w:val="00676069"/>
    <w:rsid w:val="00676558"/>
    <w:rsid w:val="006769EF"/>
    <w:rsid w:val="00676B6E"/>
    <w:rsid w:val="0067712B"/>
    <w:rsid w:val="00677561"/>
    <w:rsid w:val="0067768B"/>
    <w:rsid w:val="00677796"/>
    <w:rsid w:val="006779CA"/>
    <w:rsid w:val="00677FEB"/>
    <w:rsid w:val="00680578"/>
    <w:rsid w:val="00680590"/>
    <w:rsid w:val="0068078B"/>
    <w:rsid w:val="00681165"/>
    <w:rsid w:val="00681671"/>
    <w:rsid w:val="0068192E"/>
    <w:rsid w:val="00681ED1"/>
    <w:rsid w:val="00682E2E"/>
    <w:rsid w:val="00683633"/>
    <w:rsid w:val="006836DD"/>
    <w:rsid w:val="0068421F"/>
    <w:rsid w:val="00684B35"/>
    <w:rsid w:val="006855D7"/>
    <w:rsid w:val="00685F29"/>
    <w:rsid w:val="00686A19"/>
    <w:rsid w:val="006876A1"/>
    <w:rsid w:val="00687C67"/>
    <w:rsid w:val="00687F63"/>
    <w:rsid w:val="006907C9"/>
    <w:rsid w:val="006907F9"/>
    <w:rsid w:val="00690CBA"/>
    <w:rsid w:val="00691200"/>
    <w:rsid w:val="00691201"/>
    <w:rsid w:val="00691665"/>
    <w:rsid w:val="0069177A"/>
    <w:rsid w:val="0069182E"/>
    <w:rsid w:val="0069199C"/>
    <w:rsid w:val="006919B9"/>
    <w:rsid w:val="00691B4D"/>
    <w:rsid w:val="00691EAF"/>
    <w:rsid w:val="0069210A"/>
    <w:rsid w:val="00692172"/>
    <w:rsid w:val="006921F1"/>
    <w:rsid w:val="00692713"/>
    <w:rsid w:val="00693416"/>
    <w:rsid w:val="00693428"/>
    <w:rsid w:val="00693793"/>
    <w:rsid w:val="006937F5"/>
    <w:rsid w:val="00693C4A"/>
    <w:rsid w:val="00694C6F"/>
    <w:rsid w:val="006951FA"/>
    <w:rsid w:val="0069557D"/>
    <w:rsid w:val="006955ED"/>
    <w:rsid w:val="00695C16"/>
    <w:rsid w:val="00695C9D"/>
    <w:rsid w:val="00695F53"/>
    <w:rsid w:val="00695F58"/>
    <w:rsid w:val="006963B8"/>
    <w:rsid w:val="00697058"/>
    <w:rsid w:val="006970A2"/>
    <w:rsid w:val="00697725"/>
    <w:rsid w:val="00697DAC"/>
    <w:rsid w:val="00697E69"/>
    <w:rsid w:val="006A04ED"/>
    <w:rsid w:val="006A04EE"/>
    <w:rsid w:val="006A0A81"/>
    <w:rsid w:val="006A1762"/>
    <w:rsid w:val="006A1927"/>
    <w:rsid w:val="006A19EF"/>
    <w:rsid w:val="006A1CF5"/>
    <w:rsid w:val="006A209C"/>
    <w:rsid w:val="006A2B49"/>
    <w:rsid w:val="006A3038"/>
    <w:rsid w:val="006A38E3"/>
    <w:rsid w:val="006A3BE4"/>
    <w:rsid w:val="006A3F26"/>
    <w:rsid w:val="006A4056"/>
    <w:rsid w:val="006A42A2"/>
    <w:rsid w:val="006A470C"/>
    <w:rsid w:val="006A538E"/>
    <w:rsid w:val="006A7146"/>
    <w:rsid w:val="006A7592"/>
    <w:rsid w:val="006B0318"/>
    <w:rsid w:val="006B03F7"/>
    <w:rsid w:val="006B0B88"/>
    <w:rsid w:val="006B0BEA"/>
    <w:rsid w:val="006B0CC1"/>
    <w:rsid w:val="006B10C9"/>
    <w:rsid w:val="006B118A"/>
    <w:rsid w:val="006B14FE"/>
    <w:rsid w:val="006B1914"/>
    <w:rsid w:val="006B1BFA"/>
    <w:rsid w:val="006B1E57"/>
    <w:rsid w:val="006B22E3"/>
    <w:rsid w:val="006B2516"/>
    <w:rsid w:val="006B2656"/>
    <w:rsid w:val="006B3881"/>
    <w:rsid w:val="006B38D3"/>
    <w:rsid w:val="006B3953"/>
    <w:rsid w:val="006B3C5C"/>
    <w:rsid w:val="006B40A4"/>
    <w:rsid w:val="006B4DE4"/>
    <w:rsid w:val="006B5745"/>
    <w:rsid w:val="006B580E"/>
    <w:rsid w:val="006B5AE5"/>
    <w:rsid w:val="006B5EBF"/>
    <w:rsid w:val="006B6C61"/>
    <w:rsid w:val="006B6DF6"/>
    <w:rsid w:val="006B7112"/>
    <w:rsid w:val="006B72CC"/>
    <w:rsid w:val="006B7693"/>
    <w:rsid w:val="006B7A6A"/>
    <w:rsid w:val="006C09BF"/>
    <w:rsid w:val="006C10BF"/>
    <w:rsid w:val="006C13E2"/>
    <w:rsid w:val="006C17EE"/>
    <w:rsid w:val="006C1D30"/>
    <w:rsid w:val="006C1FA2"/>
    <w:rsid w:val="006C20A2"/>
    <w:rsid w:val="006C2402"/>
    <w:rsid w:val="006C26F8"/>
    <w:rsid w:val="006C2872"/>
    <w:rsid w:val="006C2D12"/>
    <w:rsid w:val="006C2D49"/>
    <w:rsid w:val="006C352C"/>
    <w:rsid w:val="006C379A"/>
    <w:rsid w:val="006C3D56"/>
    <w:rsid w:val="006C4729"/>
    <w:rsid w:val="006C4745"/>
    <w:rsid w:val="006C479C"/>
    <w:rsid w:val="006C54F9"/>
    <w:rsid w:val="006C569B"/>
    <w:rsid w:val="006C5F5D"/>
    <w:rsid w:val="006C6078"/>
    <w:rsid w:val="006C6EB4"/>
    <w:rsid w:val="006C7546"/>
    <w:rsid w:val="006C7946"/>
    <w:rsid w:val="006C7A91"/>
    <w:rsid w:val="006C7C94"/>
    <w:rsid w:val="006C7D6A"/>
    <w:rsid w:val="006D03F6"/>
    <w:rsid w:val="006D0428"/>
    <w:rsid w:val="006D0468"/>
    <w:rsid w:val="006D080C"/>
    <w:rsid w:val="006D09C7"/>
    <w:rsid w:val="006D198E"/>
    <w:rsid w:val="006D2026"/>
    <w:rsid w:val="006D2202"/>
    <w:rsid w:val="006D26C3"/>
    <w:rsid w:val="006D27E9"/>
    <w:rsid w:val="006D2CCC"/>
    <w:rsid w:val="006D357F"/>
    <w:rsid w:val="006D44B3"/>
    <w:rsid w:val="006D4A12"/>
    <w:rsid w:val="006D4FEF"/>
    <w:rsid w:val="006D5812"/>
    <w:rsid w:val="006D7885"/>
    <w:rsid w:val="006E0386"/>
    <w:rsid w:val="006E04F8"/>
    <w:rsid w:val="006E05CD"/>
    <w:rsid w:val="006E0B15"/>
    <w:rsid w:val="006E0CE3"/>
    <w:rsid w:val="006E1468"/>
    <w:rsid w:val="006E1EFF"/>
    <w:rsid w:val="006E1FC6"/>
    <w:rsid w:val="006E25B4"/>
    <w:rsid w:val="006E283D"/>
    <w:rsid w:val="006E2A01"/>
    <w:rsid w:val="006E379F"/>
    <w:rsid w:val="006E391E"/>
    <w:rsid w:val="006E3FC4"/>
    <w:rsid w:val="006E41C3"/>
    <w:rsid w:val="006E4EB3"/>
    <w:rsid w:val="006E5250"/>
    <w:rsid w:val="006E5371"/>
    <w:rsid w:val="006E5857"/>
    <w:rsid w:val="006E5A0F"/>
    <w:rsid w:val="006E5AFB"/>
    <w:rsid w:val="006E5B73"/>
    <w:rsid w:val="006E62EA"/>
    <w:rsid w:val="006E6B47"/>
    <w:rsid w:val="006E6C11"/>
    <w:rsid w:val="006E756B"/>
    <w:rsid w:val="006E799D"/>
    <w:rsid w:val="006E7E9C"/>
    <w:rsid w:val="006E7F38"/>
    <w:rsid w:val="006F09AD"/>
    <w:rsid w:val="006F0A41"/>
    <w:rsid w:val="006F0AB1"/>
    <w:rsid w:val="006F0C1A"/>
    <w:rsid w:val="006F105B"/>
    <w:rsid w:val="006F1AFE"/>
    <w:rsid w:val="006F1D07"/>
    <w:rsid w:val="006F28B1"/>
    <w:rsid w:val="006F29CB"/>
    <w:rsid w:val="006F2B96"/>
    <w:rsid w:val="006F3485"/>
    <w:rsid w:val="006F3CD1"/>
    <w:rsid w:val="006F4157"/>
    <w:rsid w:val="006F4227"/>
    <w:rsid w:val="006F4567"/>
    <w:rsid w:val="006F469D"/>
    <w:rsid w:val="006F543B"/>
    <w:rsid w:val="006F62C6"/>
    <w:rsid w:val="006F6E7B"/>
    <w:rsid w:val="006F724E"/>
    <w:rsid w:val="006F758E"/>
    <w:rsid w:val="006F78CE"/>
    <w:rsid w:val="0070035F"/>
    <w:rsid w:val="007007E9"/>
    <w:rsid w:val="00701341"/>
    <w:rsid w:val="0070159D"/>
    <w:rsid w:val="0070160E"/>
    <w:rsid w:val="00701925"/>
    <w:rsid w:val="00702711"/>
    <w:rsid w:val="00703157"/>
    <w:rsid w:val="007031CE"/>
    <w:rsid w:val="00703612"/>
    <w:rsid w:val="0070382E"/>
    <w:rsid w:val="00703B8C"/>
    <w:rsid w:val="00703CAE"/>
    <w:rsid w:val="007045FD"/>
    <w:rsid w:val="00704E23"/>
    <w:rsid w:val="0070594F"/>
    <w:rsid w:val="00705A03"/>
    <w:rsid w:val="00705E5F"/>
    <w:rsid w:val="00706020"/>
    <w:rsid w:val="00706468"/>
    <w:rsid w:val="00706779"/>
    <w:rsid w:val="007069AA"/>
    <w:rsid w:val="00706C02"/>
    <w:rsid w:val="00706C60"/>
    <w:rsid w:val="007075CB"/>
    <w:rsid w:val="0070773A"/>
    <w:rsid w:val="007078F9"/>
    <w:rsid w:val="0070798F"/>
    <w:rsid w:val="0071006F"/>
    <w:rsid w:val="007101C1"/>
    <w:rsid w:val="007101E8"/>
    <w:rsid w:val="00710745"/>
    <w:rsid w:val="00711995"/>
    <w:rsid w:val="00711B99"/>
    <w:rsid w:val="00711BF8"/>
    <w:rsid w:val="00712B21"/>
    <w:rsid w:val="0071356B"/>
    <w:rsid w:val="00714398"/>
    <w:rsid w:val="00714963"/>
    <w:rsid w:val="00714F21"/>
    <w:rsid w:val="00714FF3"/>
    <w:rsid w:val="007150C4"/>
    <w:rsid w:val="00715535"/>
    <w:rsid w:val="0071577E"/>
    <w:rsid w:val="0071603D"/>
    <w:rsid w:val="007171C4"/>
    <w:rsid w:val="00717567"/>
    <w:rsid w:val="0071782D"/>
    <w:rsid w:val="007207E9"/>
    <w:rsid w:val="00720E83"/>
    <w:rsid w:val="0072155B"/>
    <w:rsid w:val="007216C2"/>
    <w:rsid w:val="007217E7"/>
    <w:rsid w:val="00722175"/>
    <w:rsid w:val="00722184"/>
    <w:rsid w:val="0072232D"/>
    <w:rsid w:val="00722735"/>
    <w:rsid w:val="00722B94"/>
    <w:rsid w:val="00722E4B"/>
    <w:rsid w:val="007230B8"/>
    <w:rsid w:val="00723102"/>
    <w:rsid w:val="00723271"/>
    <w:rsid w:val="00723DDA"/>
    <w:rsid w:val="0072472E"/>
    <w:rsid w:val="00725371"/>
    <w:rsid w:val="007256A1"/>
    <w:rsid w:val="007256F6"/>
    <w:rsid w:val="00725BCA"/>
    <w:rsid w:val="00725DF3"/>
    <w:rsid w:val="007260B5"/>
    <w:rsid w:val="00726626"/>
    <w:rsid w:val="00726F37"/>
    <w:rsid w:val="00727394"/>
    <w:rsid w:val="00727B96"/>
    <w:rsid w:val="00727E74"/>
    <w:rsid w:val="00730EED"/>
    <w:rsid w:val="00730F4B"/>
    <w:rsid w:val="00731056"/>
    <w:rsid w:val="00731B7B"/>
    <w:rsid w:val="00732362"/>
    <w:rsid w:val="00732A59"/>
    <w:rsid w:val="00732D31"/>
    <w:rsid w:val="007331E0"/>
    <w:rsid w:val="00733252"/>
    <w:rsid w:val="00733326"/>
    <w:rsid w:val="007336C6"/>
    <w:rsid w:val="00733951"/>
    <w:rsid w:val="00733D5B"/>
    <w:rsid w:val="00733D6B"/>
    <w:rsid w:val="0073423D"/>
    <w:rsid w:val="00734670"/>
    <w:rsid w:val="00734CC2"/>
    <w:rsid w:val="00735B9B"/>
    <w:rsid w:val="00735F18"/>
    <w:rsid w:val="00736158"/>
    <w:rsid w:val="0073625C"/>
    <w:rsid w:val="007362F5"/>
    <w:rsid w:val="0073686A"/>
    <w:rsid w:val="00736CBE"/>
    <w:rsid w:val="007371EE"/>
    <w:rsid w:val="00737666"/>
    <w:rsid w:val="00737764"/>
    <w:rsid w:val="007379B1"/>
    <w:rsid w:val="00740204"/>
    <w:rsid w:val="007404F9"/>
    <w:rsid w:val="007407E2"/>
    <w:rsid w:val="0074081E"/>
    <w:rsid w:val="0074114B"/>
    <w:rsid w:val="00741B3C"/>
    <w:rsid w:val="00741C36"/>
    <w:rsid w:val="00741C6A"/>
    <w:rsid w:val="00741F31"/>
    <w:rsid w:val="00742FBE"/>
    <w:rsid w:val="00743FC4"/>
    <w:rsid w:val="00744019"/>
    <w:rsid w:val="00744025"/>
    <w:rsid w:val="007448DF"/>
    <w:rsid w:val="00744F80"/>
    <w:rsid w:val="00744FE2"/>
    <w:rsid w:val="00746397"/>
    <w:rsid w:val="00746473"/>
    <w:rsid w:val="007466FC"/>
    <w:rsid w:val="007469BD"/>
    <w:rsid w:val="00747EEB"/>
    <w:rsid w:val="00750768"/>
    <w:rsid w:val="007508A0"/>
    <w:rsid w:val="00750ACF"/>
    <w:rsid w:val="007524D7"/>
    <w:rsid w:val="00752506"/>
    <w:rsid w:val="00753377"/>
    <w:rsid w:val="0075484B"/>
    <w:rsid w:val="00754DBE"/>
    <w:rsid w:val="00755064"/>
    <w:rsid w:val="00755A0D"/>
    <w:rsid w:val="00755A87"/>
    <w:rsid w:val="00755D33"/>
    <w:rsid w:val="00755FB8"/>
    <w:rsid w:val="0075650F"/>
    <w:rsid w:val="00756544"/>
    <w:rsid w:val="00756674"/>
    <w:rsid w:val="00756A96"/>
    <w:rsid w:val="00756C1E"/>
    <w:rsid w:val="00757760"/>
    <w:rsid w:val="00757808"/>
    <w:rsid w:val="00757921"/>
    <w:rsid w:val="0076082A"/>
    <w:rsid w:val="0076083E"/>
    <w:rsid w:val="0076156A"/>
    <w:rsid w:val="00762BE6"/>
    <w:rsid w:val="00762E7F"/>
    <w:rsid w:val="00763A65"/>
    <w:rsid w:val="00764342"/>
    <w:rsid w:val="00764651"/>
    <w:rsid w:val="00764C39"/>
    <w:rsid w:val="007651AE"/>
    <w:rsid w:val="00765C95"/>
    <w:rsid w:val="00765E9F"/>
    <w:rsid w:val="00766849"/>
    <w:rsid w:val="00767183"/>
    <w:rsid w:val="007674C6"/>
    <w:rsid w:val="007676A0"/>
    <w:rsid w:val="007677E6"/>
    <w:rsid w:val="00770663"/>
    <w:rsid w:val="00770D65"/>
    <w:rsid w:val="00770E76"/>
    <w:rsid w:val="00771297"/>
    <w:rsid w:val="00771833"/>
    <w:rsid w:val="00771881"/>
    <w:rsid w:val="00771D79"/>
    <w:rsid w:val="00772904"/>
    <w:rsid w:val="00772DF5"/>
    <w:rsid w:val="00773549"/>
    <w:rsid w:val="0077430A"/>
    <w:rsid w:val="00774A85"/>
    <w:rsid w:val="00774EFE"/>
    <w:rsid w:val="0077508F"/>
    <w:rsid w:val="00775644"/>
    <w:rsid w:val="00775C51"/>
    <w:rsid w:val="00775E65"/>
    <w:rsid w:val="007763D0"/>
    <w:rsid w:val="00776667"/>
    <w:rsid w:val="007767AD"/>
    <w:rsid w:val="00776AB2"/>
    <w:rsid w:val="007772EA"/>
    <w:rsid w:val="00777E69"/>
    <w:rsid w:val="00777F83"/>
    <w:rsid w:val="00780233"/>
    <w:rsid w:val="0078033F"/>
    <w:rsid w:val="0078055F"/>
    <w:rsid w:val="0078057F"/>
    <w:rsid w:val="00781505"/>
    <w:rsid w:val="0078167D"/>
    <w:rsid w:val="007817D5"/>
    <w:rsid w:val="00781813"/>
    <w:rsid w:val="00781A3C"/>
    <w:rsid w:val="00781EB1"/>
    <w:rsid w:val="00782035"/>
    <w:rsid w:val="00782411"/>
    <w:rsid w:val="00782BF2"/>
    <w:rsid w:val="007832C3"/>
    <w:rsid w:val="007833E2"/>
    <w:rsid w:val="00783440"/>
    <w:rsid w:val="00783CDE"/>
    <w:rsid w:val="007842EE"/>
    <w:rsid w:val="00784F64"/>
    <w:rsid w:val="00785677"/>
    <w:rsid w:val="007858F2"/>
    <w:rsid w:val="0078596C"/>
    <w:rsid w:val="00785E15"/>
    <w:rsid w:val="0078613E"/>
    <w:rsid w:val="007866B2"/>
    <w:rsid w:val="00786AF0"/>
    <w:rsid w:val="00787206"/>
    <w:rsid w:val="00787319"/>
    <w:rsid w:val="00787ABE"/>
    <w:rsid w:val="00787D55"/>
    <w:rsid w:val="00790020"/>
    <w:rsid w:val="0079032D"/>
    <w:rsid w:val="00790CCC"/>
    <w:rsid w:val="00790D06"/>
    <w:rsid w:val="00790D40"/>
    <w:rsid w:val="00790F86"/>
    <w:rsid w:val="00791A21"/>
    <w:rsid w:val="00791C90"/>
    <w:rsid w:val="00791E9D"/>
    <w:rsid w:val="00791F55"/>
    <w:rsid w:val="007923B9"/>
    <w:rsid w:val="00792FBB"/>
    <w:rsid w:val="007932C1"/>
    <w:rsid w:val="0079378C"/>
    <w:rsid w:val="00793855"/>
    <w:rsid w:val="00793E2D"/>
    <w:rsid w:val="007942F4"/>
    <w:rsid w:val="00794794"/>
    <w:rsid w:val="0079483D"/>
    <w:rsid w:val="00794856"/>
    <w:rsid w:val="00794F70"/>
    <w:rsid w:val="0079516F"/>
    <w:rsid w:val="00795631"/>
    <w:rsid w:val="00795C6F"/>
    <w:rsid w:val="00795D01"/>
    <w:rsid w:val="00795D20"/>
    <w:rsid w:val="0079695F"/>
    <w:rsid w:val="00796A14"/>
    <w:rsid w:val="00796A55"/>
    <w:rsid w:val="00796B23"/>
    <w:rsid w:val="00797091"/>
    <w:rsid w:val="0079724D"/>
    <w:rsid w:val="0079764B"/>
    <w:rsid w:val="00797CD0"/>
    <w:rsid w:val="00797DF9"/>
    <w:rsid w:val="007A0524"/>
    <w:rsid w:val="007A070D"/>
    <w:rsid w:val="007A09B2"/>
    <w:rsid w:val="007A1FB5"/>
    <w:rsid w:val="007A2388"/>
    <w:rsid w:val="007A2458"/>
    <w:rsid w:val="007A263A"/>
    <w:rsid w:val="007A278E"/>
    <w:rsid w:val="007A2C41"/>
    <w:rsid w:val="007A2C91"/>
    <w:rsid w:val="007A3D4B"/>
    <w:rsid w:val="007A45B5"/>
    <w:rsid w:val="007A4AFC"/>
    <w:rsid w:val="007A4ECB"/>
    <w:rsid w:val="007A4F79"/>
    <w:rsid w:val="007A565F"/>
    <w:rsid w:val="007A59E2"/>
    <w:rsid w:val="007A6599"/>
    <w:rsid w:val="007A664E"/>
    <w:rsid w:val="007A684A"/>
    <w:rsid w:val="007A6CCE"/>
    <w:rsid w:val="007A72A3"/>
    <w:rsid w:val="007A7B28"/>
    <w:rsid w:val="007B0B58"/>
    <w:rsid w:val="007B12EC"/>
    <w:rsid w:val="007B1B4C"/>
    <w:rsid w:val="007B1C6B"/>
    <w:rsid w:val="007B2D07"/>
    <w:rsid w:val="007B3366"/>
    <w:rsid w:val="007B336E"/>
    <w:rsid w:val="007B3DFE"/>
    <w:rsid w:val="007B428A"/>
    <w:rsid w:val="007B4701"/>
    <w:rsid w:val="007B5678"/>
    <w:rsid w:val="007B5870"/>
    <w:rsid w:val="007B5873"/>
    <w:rsid w:val="007B5E83"/>
    <w:rsid w:val="007B5E94"/>
    <w:rsid w:val="007B6F3F"/>
    <w:rsid w:val="007B74E2"/>
    <w:rsid w:val="007B76FF"/>
    <w:rsid w:val="007B7A40"/>
    <w:rsid w:val="007C12EC"/>
    <w:rsid w:val="007C214C"/>
    <w:rsid w:val="007C2733"/>
    <w:rsid w:val="007C2D57"/>
    <w:rsid w:val="007C3621"/>
    <w:rsid w:val="007C36B5"/>
    <w:rsid w:val="007C399F"/>
    <w:rsid w:val="007C39E4"/>
    <w:rsid w:val="007C403B"/>
    <w:rsid w:val="007C479F"/>
    <w:rsid w:val="007C4B09"/>
    <w:rsid w:val="007C5773"/>
    <w:rsid w:val="007C57C2"/>
    <w:rsid w:val="007C5F41"/>
    <w:rsid w:val="007C6F0F"/>
    <w:rsid w:val="007C713C"/>
    <w:rsid w:val="007C7A07"/>
    <w:rsid w:val="007C7D5F"/>
    <w:rsid w:val="007D08FD"/>
    <w:rsid w:val="007D0B32"/>
    <w:rsid w:val="007D0D71"/>
    <w:rsid w:val="007D13F5"/>
    <w:rsid w:val="007D1418"/>
    <w:rsid w:val="007D173A"/>
    <w:rsid w:val="007D1A4A"/>
    <w:rsid w:val="007D1D8B"/>
    <w:rsid w:val="007D2CE7"/>
    <w:rsid w:val="007D32F5"/>
    <w:rsid w:val="007D3343"/>
    <w:rsid w:val="007D3348"/>
    <w:rsid w:val="007D42DB"/>
    <w:rsid w:val="007D43E1"/>
    <w:rsid w:val="007D442B"/>
    <w:rsid w:val="007D495B"/>
    <w:rsid w:val="007D4B38"/>
    <w:rsid w:val="007D6109"/>
    <w:rsid w:val="007D61F5"/>
    <w:rsid w:val="007D692D"/>
    <w:rsid w:val="007D773F"/>
    <w:rsid w:val="007E0DE3"/>
    <w:rsid w:val="007E1115"/>
    <w:rsid w:val="007E1389"/>
    <w:rsid w:val="007E199B"/>
    <w:rsid w:val="007E19C9"/>
    <w:rsid w:val="007E27E1"/>
    <w:rsid w:val="007E298C"/>
    <w:rsid w:val="007E2E59"/>
    <w:rsid w:val="007E3FE4"/>
    <w:rsid w:val="007E48D4"/>
    <w:rsid w:val="007E4AA4"/>
    <w:rsid w:val="007E55C6"/>
    <w:rsid w:val="007E56B9"/>
    <w:rsid w:val="007E6ACF"/>
    <w:rsid w:val="007E6F9A"/>
    <w:rsid w:val="007E776B"/>
    <w:rsid w:val="007F081E"/>
    <w:rsid w:val="007F092E"/>
    <w:rsid w:val="007F10FD"/>
    <w:rsid w:val="007F117B"/>
    <w:rsid w:val="007F12D5"/>
    <w:rsid w:val="007F1580"/>
    <w:rsid w:val="007F1D98"/>
    <w:rsid w:val="007F1E9C"/>
    <w:rsid w:val="007F2361"/>
    <w:rsid w:val="007F2648"/>
    <w:rsid w:val="007F2935"/>
    <w:rsid w:val="007F2A2D"/>
    <w:rsid w:val="007F2F45"/>
    <w:rsid w:val="007F3052"/>
    <w:rsid w:val="007F336D"/>
    <w:rsid w:val="007F39E9"/>
    <w:rsid w:val="007F4364"/>
    <w:rsid w:val="007F4575"/>
    <w:rsid w:val="007F4592"/>
    <w:rsid w:val="007F45F1"/>
    <w:rsid w:val="007F4855"/>
    <w:rsid w:val="007F4B4B"/>
    <w:rsid w:val="007F4B88"/>
    <w:rsid w:val="007F54D6"/>
    <w:rsid w:val="007F5EBC"/>
    <w:rsid w:val="007F698B"/>
    <w:rsid w:val="007F6A81"/>
    <w:rsid w:val="007F6A8F"/>
    <w:rsid w:val="007F74CC"/>
    <w:rsid w:val="007F7DC8"/>
    <w:rsid w:val="00800FB3"/>
    <w:rsid w:val="0080134E"/>
    <w:rsid w:val="00801412"/>
    <w:rsid w:val="0080154D"/>
    <w:rsid w:val="008022A5"/>
    <w:rsid w:val="0080236D"/>
    <w:rsid w:val="00802D33"/>
    <w:rsid w:val="00802D5A"/>
    <w:rsid w:val="0080301A"/>
    <w:rsid w:val="008035D9"/>
    <w:rsid w:val="008035E5"/>
    <w:rsid w:val="00803B97"/>
    <w:rsid w:val="0080464F"/>
    <w:rsid w:val="00804A67"/>
    <w:rsid w:val="00804CE1"/>
    <w:rsid w:val="0080592B"/>
    <w:rsid w:val="00805AC3"/>
    <w:rsid w:val="00805EF7"/>
    <w:rsid w:val="008064A8"/>
    <w:rsid w:val="00807708"/>
    <w:rsid w:val="00807908"/>
    <w:rsid w:val="00807C1D"/>
    <w:rsid w:val="00810101"/>
    <w:rsid w:val="0081019E"/>
    <w:rsid w:val="00811873"/>
    <w:rsid w:val="00811B78"/>
    <w:rsid w:val="00812841"/>
    <w:rsid w:val="00812CC9"/>
    <w:rsid w:val="00812F1E"/>
    <w:rsid w:val="008133A0"/>
    <w:rsid w:val="00813B1E"/>
    <w:rsid w:val="00814165"/>
    <w:rsid w:val="00814453"/>
    <w:rsid w:val="0081453F"/>
    <w:rsid w:val="00814F95"/>
    <w:rsid w:val="008155BE"/>
    <w:rsid w:val="00815E3C"/>
    <w:rsid w:val="008167A5"/>
    <w:rsid w:val="008168A0"/>
    <w:rsid w:val="008168C7"/>
    <w:rsid w:val="0081778F"/>
    <w:rsid w:val="008177FB"/>
    <w:rsid w:val="00817E1E"/>
    <w:rsid w:val="00817F22"/>
    <w:rsid w:val="008206F4"/>
    <w:rsid w:val="00820A8C"/>
    <w:rsid w:val="00820D5B"/>
    <w:rsid w:val="008214C4"/>
    <w:rsid w:val="00821991"/>
    <w:rsid w:val="00821B38"/>
    <w:rsid w:val="00821D7C"/>
    <w:rsid w:val="00822003"/>
    <w:rsid w:val="00822ED5"/>
    <w:rsid w:val="00822F70"/>
    <w:rsid w:val="008231E6"/>
    <w:rsid w:val="00823495"/>
    <w:rsid w:val="008234FA"/>
    <w:rsid w:val="00823CD2"/>
    <w:rsid w:val="00823FDB"/>
    <w:rsid w:val="008241BA"/>
    <w:rsid w:val="008243AC"/>
    <w:rsid w:val="008244C2"/>
    <w:rsid w:val="008245D7"/>
    <w:rsid w:val="008249AD"/>
    <w:rsid w:val="008249D3"/>
    <w:rsid w:val="0082519D"/>
    <w:rsid w:val="0082526A"/>
    <w:rsid w:val="008262B6"/>
    <w:rsid w:val="00826BF3"/>
    <w:rsid w:val="00826C28"/>
    <w:rsid w:val="00827E91"/>
    <w:rsid w:val="008306B4"/>
    <w:rsid w:val="00831104"/>
    <w:rsid w:val="00831329"/>
    <w:rsid w:val="0083133F"/>
    <w:rsid w:val="00831B3D"/>
    <w:rsid w:val="008324A7"/>
    <w:rsid w:val="00832D19"/>
    <w:rsid w:val="008334FB"/>
    <w:rsid w:val="008335B6"/>
    <w:rsid w:val="00833A96"/>
    <w:rsid w:val="00833C55"/>
    <w:rsid w:val="00833C5C"/>
    <w:rsid w:val="008340DA"/>
    <w:rsid w:val="00834410"/>
    <w:rsid w:val="0083472D"/>
    <w:rsid w:val="008347FE"/>
    <w:rsid w:val="0083480A"/>
    <w:rsid w:val="00834C86"/>
    <w:rsid w:val="0083509D"/>
    <w:rsid w:val="00835527"/>
    <w:rsid w:val="00836254"/>
    <w:rsid w:val="0083625F"/>
    <w:rsid w:val="0083638D"/>
    <w:rsid w:val="008363F7"/>
    <w:rsid w:val="00836A09"/>
    <w:rsid w:val="00840569"/>
    <w:rsid w:val="008405B6"/>
    <w:rsid w:val="008409B2"/>
    <w:rsid w:val="00841370"/>
    <w:rsid w:val="00841BCB"/>
    <w:rsid w:val="00842F2A"/>
    <w:rsid w:val="008434F8"/>
    <w:rsid w:val="00843673"/>
    <w:rsid w:val="00843A0C"/>
    <w:rsid w:val="00843A1A"/>
    <w:rsid w:val="00843BEA"/>
    <w:rsid w:val="00843F69"/>
    <w:rsid w:val="00844BA7"/>
    <w:rsid w:val="00844C20"/>
    <w:rsid w:val="008450E2"/>
    <w:rsid w:val="00845335"/>
    <w:rsid w:val="00845AA1"/>
    <w:rsid w:val="00845AAF"/>
    <w:rsid w:val="00845B7A"/>
    <w:rsid w:val="00845EC0"/>
    <w:rsid w:val="008463C9"/>
    <w:rsid w:val="00846D39"/>
    <w:rsid w:val="00846DE4"/>
    <w:rsid w:val="008474C5"/>
    <w:rsid w:val="008475F2"/>
    <w:rsid w:val="00847B32"/>
    <w:rsid w:val="0085071A"/>
    <w:rsid w:val="00850E61"/>
    <w:rsid w:val="00851863"/>
    <w:rsid w:val="00851A25"/>
    <w:rsid w:val="00851AB8"/>
    <w:rsid w:val="00851B8B"/>
    <w:rsid w:val="008522D5"/>
    <w:rsid w:val="0085274D"/>
    <w:rsid w:val="008528E3"/>
    <w:rsid w:val="00852FE3"/>
    <w:rsid w:val="00853053"/>
    <w:rsid w:val="008531CD"/>
    <w:rsid w:val="008533B3"/>
    <w:rsid w:val="008539E9"/>
    <w:rsid w:val="00853A9B"/>
    <w:rsid w:val="008544B2"/>
    <w:rsid w:val="00854A80"/>
    <w:rsid w:val="00854DF8"/>
    <w:rsid w:val="00854E40"/>
    <w:rsid w:val="00855C03"/>
    <w:rsid w:val="0085649E"/>
    <w:rsid w:val="00856566"/>
    <w:rsid w:val="00856610"/>
    <w:rsid w:val="00856678"/>
    <w:rsid w:val="008568E7"/>
    <w:rsid w:val="00856CEC"/>
    <w:rsid w:val="00857646"/>
    <w:rsid w:val="00857895"/>
    <w:rsid w:val="00857BAF"/>
    <w:rsid w:val="0086045C"/>
    <w:rsid w:val="008604FD"/>
    <w:rsid w:val="00860B2E"/>
    <w:rsid w:val="00860BB5"/>
    <w:rsid w:val="00860F01"/>
    <w:rsid w:val="00861585"/>
    <w:rsid w:val="00861DED"/>
    <w:rsid w:val="00861E37"/>
    <w:rsid w:val="00861E73"/>
    <w:rsid w:val="00862454"/>
    <w:rsid w:val="00862DE9"/>
    <w:rsid w:val="00863399"/>
    <w:rsid w:val="0086377D"/>
    <w:rsid w:val="00863A6F"/>
    <w:rsid w:val="00864425"/>
    <w:rsid w:val="00864D2D"/>
    <w:rsid w:val="00864E21"/>
    <w:rsid w:val="0086527F"/>
    <w:rsid w:val="0086543D"/>
    <w:rsid w:val="008655AD"/>
    <w:rsid w:val="00865D4C"/>
    <w:rsid w:val="00865F46"/>
    <w:rsid w:val="00866227"/>
    <w:rsid w:val="00866B6D"/>
    <w:rsid w:val="00867052"/>
    <w:rsid w:val="00867DEE"/>
    <w:rsid w:val="008701CA"/>
    <w:rsid w:val="008702C8"/>
    <w:rsid w:val="0087087D"/>
    <w:rsid w:val="00870F6B"/>
    <w:rsid w:val="00871530"/>
    <w:rsid w:val="00871A80"/>
    <w:rsid w:val="00871D3C"/>
    <w:rsid w:val="00872412"/>
    <w:rsid w:val="0087250B"/>
    <w:rsid w:val="00872943"/>
    <w:rsid w:val="00872AED"/>
    <w:rsid w:val="00872DB4"/>
    <w:rsid w:val="0087336C"/>
    <w:rsid w:val="00873EBB"/>
    <w:rsid w:val="00873EF8"/>
    <w:rsid w:val="0087408B"/>
    <w:rsid w:val="0087524D"/>
    <w:rsid w:val="008755D6"/>
    <w:rsid w:val="00875C8E"/>
    <w:rsid w:val="00875F24"/>
    <w:rsid w:val="00876043"/>
    <w:rsid w:val="0087606C"/>
    <w:rsid w:val="008760D8"/>
    <w:rsid w:val="00877839"/>
    <w:rsid w:val="00877C84"/>
    <w:rsid w:val="00880DC8"/>
    <w:rsid w:val="00880FFD"/>
    <w:rsid w:val="008812DC"/>
    <w:rsid w:val="0088147C"/>
    <w:rsid w:val="00881567"/>
    <w:rsid w:val="008815FF"/>
    <w:rsid w:val="008818C0"/>
    <w:rsid w:val="00881B5D"/>
    <w:rsid w:val="00881FE8"/>
    <w:rsid w:val="00882602"/>
    <w:rsid w:val="00882887"/>
    <w:rsid w:val="00882CDB"/>
    <w:rsid w:val="0088323A"/>
    <w:rsid w:val="0088341B"/>
    <w:rsid w:val="00883BA0"/>
    <w:rsid w:val="00883E72"/>
    <w:rsid w:val="00883EC7"/>
    <w:rsid w:val="00884457"/>
    <w:rsid w:val="00884752"/>
    <w:rsid w:val="00884AF8"/>
    <w:rsid w:val="00884D2A"/>
    <w:rsid w:val="00885030"/>
    <w:rsid w:val="008850A3"/>
    <w:rsid w:val="008851FD"/>
    <w:rsid w:val="008854A2"/>
    <w:rsid w:val="00885985"/>
    <w:rsid w:val="00885D4B"/>
    <w:rsid w:val="00885EDD"/>
    <w:rsid w:val="00885F3B"/>
    <w:rsid w:val="00885FB1"/>
    <w:rsid w:val="00887353"/>
    <w:rsid w:val="008907A9"/>
    <w:rsid w:val="00890957"/>
    <w:rsid w:val="00891166"/>
    <w:rsid w:val="0089175A"/>
    <w:rsid w:val="008919CA"/>
    <w:rsid w:val="00891BEA"/>
    <w:rsid w:val="00891D9B"/>
    <w:rsid w:val="008928A3"/>
    <w:rsid w:val="00892A8A"/>
    <w:rsid w:val="00892CBD"/>
    <w:rsid w:val="00893B26"/>
    <w:rsid w:val="008945BD"/>
    <w:rsid w:val="00894740"/>
    <w:rsid w:val="00894B76"/>
    <w:rsid w:val="008953B0"/>
    <w:rsid w:val="00895623"/>
    <w:rsid w:val="008967F6"/>
    <w:rsid w:val="00897129"/>
    <w:rsid w:val="00897DEC"/>
    <w:rsid w:val="00897F33"/>
    <w:rsid w:val="008A0418"/>
    <w:rsid w:val="008A114C"/>
    <w:rsid w:val="008A14AA"/>
    <w:rsid w:val="008A1835"/>
    <w:rsid w:val="008A1D93"/>
    <w:rsid w:val="008A24FC"/>
    <w:rsid w:val="008A27E7"/>
    <w:rsid w:val="008A290C"/>
    <w:rsid w:val="008A2AF6"/>
    <w:rsid w:val="008A2B72"/>
    <w:rsid w:val="008A2B89"/>
    <w:rsid w:val="008A30A7"/>
    <w:rsid w:val="008A3A86"/>
    <w:rsid w:val="008A4DC2"/>
    <w:rsid w:val="008A53A3"/>
    <w:rsid w:val="008A54D0"/>
    <w:rsid w:val="008A55A2"/>
    <w:rsid w:val="008A5C0F"/>
    <w:rsid w:val="008A61B0"/>
    <w:rsid w:val="008A61FE"/>
    <w:rsid w:val="008A66D6"/>
    <w:rsid w:val="008A6845"/>
    <w:rsid w:val="008A73F2"/>
    <w:rsid w:val="008B0CD1"/>
    <w:rsid w:val="008B108D"/>
    <w:rsid w:val="008B132E"/>
    <w:rsid w:val="008B1418"/>
    <w:rsid w:val="008B2493"/>
    <w:rsid w:val="008B293D"/>
    <w:rsid w:val="008B2BCE"/>
    <w:rsid w:val="008B2ECA"/>
    <w:rsid w:val="008B3BB4"/>
    <w:rsid w:val="008B43D3"/>
    <w:rsid w:val="008B4C15"/>
    <w:rsid w:val="008B4F27"/>
    <w:rsid w:val="008B4FA2"/>
    <w:rsid w:val="008B562C"/>
    <w:rsid w:val="008B5A6C"/>
    <w:rsid w:val="008B62A4"/>
    <w:rsid w:val="008B659B"/>
    <w:rsid w:val="008B6D88"/>
    <w:rsid w:val="008B7058"/>
    <w:rsid w:val="008B7291"/>
    <w:rsid w:val="008B73ED"/>
    <w:rsid w:val="008B7BA2"/>
    <w:rsid w:val="008C00E8"/>
    <w:rsid w:val="008C020F"/>
    <w:rsid w:val="008C0756"/>
    <w:rsid w:val="008C0B8F"/>
    <w:rsid w:val="008C1B3A"/>
    <w:rsid w:val="008C1C49"/>
    <w:rsid w:val="008C2825"/>
    <w:rsid w:val="008C2A72"/>
    <w:rsid w:val="008C2AE3"/>
    <w:rsid w:val="008C303B"/>
    <w:rsid w:val="008C3915"/>
    <w:rsid w:val="008C42C5"/>
    <w:rsid w:val="008C4E14"/>
    <w:rsid w:val="008C5096"/>
    <w:rsid w:val="008C54A7"/>
    <w:rsid w:val="008C5AC3"/>
    <w:rsid w:val="008C602C"/>
    <w:rsid w:val="008C67D2"/>
    <w:rsid w:val="008C6A1A"/>
    <w:rsid w:val="008C741F"/>
    <w:rsid w:val="008C786D"/>
    <w:rsid w:val="008C7AC2"/>
    <w:rsid w:val="008C7B44"/>
    <w:rsid w:val="008C7BDE"/>
    <w:rsid w:val="008D01DE"/>
    <w:rsid w:val="008D032E"/>
    <w:rsid w:val="008D0AAC"/>
    <w:rsid w:val="008D16C6"/>
    <w:rsid w:val="008D187B"/>
    <w:rsid w:val="008D19E2"/>
    <w:rsid w:val="008D1ABA"/>
    <w:rsid w:val="008D1CB4"/>
    <w:rsid w:val="008D1FB3"/>
    <w:rsid w:val="008D2188"/>
    <w:rsid w:val="008D226A"/>
    <w:rsid w:val="008D26BB"/>
    <w:rsid w:val="008D3632"/>
    <w:rsid w:val="008D3836"/>
    <w:rsid w:val="008D3EE1"/>
    <w:rsid w:val="008D4AC1"/>
    <w:rsid w:val="008D5466"/>
    <w:rsid w:val="008D551A"/>
    <w:rsid w:val="008D5863"/>
    <w:rsid w:val="008D5910"/>
    <w:rsid w:val="008D667C"/>
    <w:rsid w:val="008D66C9"/>
    <w:rsid w:val="008D6E0D"/>
    <w:rsid w:val="008D73D5"/>
    <w:rsid w:val="008D7A5B"/>
    <w:rsid w:val="008E08CB"/>
    <w:rsid w:val="008E08FD"/>
    <w:rsid w:val="008E0963"/>
    <w:rsid w:val="008E13C6"/>
    <w:rsid w:val="008E25E4"/>
    <w:rsid w:val="008E2C65"/>
    <w:rsid w:val="008E2CDA"/>
    <w:rsid w:val="008E396B"/>
    <w:rsid w:val="008E4F3E"/>
    <w:rsid w:val="008E6347"/>
    <w:rsid w:val="008E634E"/>
    <w:rsid w:val="008E6653"/>
    <w:rsid w:val="008E67D5"/>
    <w:rsid w:val="008E68AB"/>
    <w:rsid w:val="008E6AC3"/>
    <w:rsid w:val="008E6BB9"/>
    <w:rsid w:val="008E7648"/>
    <w:rsid w:val="008E7750"/>
    <w:rsid w:val="008E79B6"/>
    <w:rsid w:val="008E7C30"/>
    <w:rsid w:val="008E7D9A"/>
    <w:rsid w:val="008E7F36"/>
    <w:rsid w:val="008E7F8A"/>
    <w:rsid w:val="008F01B6"/>
    <w:rsid w:val="008F03D3"/>
    <w:rsid w:val="008F0473"/>
    <w:rsid w:val="008F058E"/>
    <w:rsid w:val="008F10FF"/>
    <w:rsid w:val="008F18DA"/>
    <w:rsid w:val="008F2063"/>
    <w:rsid w:val="008F20DB"/>
    <w:rsid w:val="008F22A3"/>
    <w:rsid w:val="008F23D5"/>
    <w:rsid w:val="008F273D"/>
    <w:rsid w:val="008F2D32"/>
    <w:rsid w:val="008F3499"/>
    <w:rsid w:val="008F3BB9"/>
    <w:rsid w:val="008F44D7"/>
    <w:rsid w:val="008F485C"/>
    <w:rsid w:val="008F48D2"/>
    <w:rsid w:val="008F4FB9"/>
    <w:rsid w:val="008F5D24"/>
    <w:rsid w:val="008F616C"/>
    <w:rsid w:val="008F67E1"/>
    <w:rsid w:val="008F6CE6"/>
    <w:rsid w:val="008F6E29"/>
    <w:rsid w:val="008F6F76"/>
    <w:rsid w:val="008F727E"/>
    <w:rsid w:val="008F7F9C"/>
    <w:rsid w:val="0090028C"/>
    <w:rsid w:val="009003D4"/>
    <w:rsid w:val="00900AEF"/>
    <w:rsid w:val="00900C63"/>
    <w:rsid w:val="0090177F"/>
    <w:rsid w:val="00901C03"/>
    <w:rsid w:val="00901DC7"/>
    <w:rsid w:val="00902335"/>
    <w:rsid w:val="009025E6"/>
    <w:rsid w:val="009027EF"/>
    <w:rsid w:val="00902979"/>
    <w:rsid w:val="00902F36"/>
    <w:rsid w:val="00903C45"/>
    <w:rsid w:val="00903DAD"/>
    <w:rsid w:val="00903F55"/>
    <w:rsid w:val="00904201"/>
    <w:rsid w:val="0090450E"/>
    <w:rsid w:val="00905329"/>
    <w:rsid w:val="0090643B"/>
    <w:rsid w:val="00906543"/>
    <w:rsid w:val="00906A82"/>
    <w:rsid w:val="00906B10"/>
    <w:rsid w:val="00906D89"/>
    <w:rsid w:val="00910032"/>
    <w:rsid w:val="009101E3"/>
    <w:rsid w:val="00910DED"/>
    <w:rsid w:val="00911423"/>
    <w:rsid w:val="00911C09"/>
    <w:rsid w:val="00911D16"/>
    <w:rsid w:val="00912084"/>
    <w:rsid w:val="0091269D"/>
    <w:rsid w:val="009126DB"/>
    <w:rsid w:val="00913166"/>
    <w:rsid w:val="00913512"/>
    <w:rsid w:val="0091388C"/>
    <w:rsid w:val="00913D47"/>
    <w:rsid w:val="00913DD6"/>
    <w:rsid w:val="00914741"/>
    <w:rsid w:val="00916889"/>
    <w:rsid w:val="00916A38"/>
    <w:rsid w:val="00916B5B"/>
    <w:rsid w:val="009170A6"/>
    <w:rsid w:val="009178A8"/>
    <w:rsid w:val="009179C2"/>
    <w:rsid w:val="00920044"/>
    <w:rsid w:val="009207CE"/>
    <w:rsid w:val="00920DB0"/>
    <w:rsid w:val="00920FB6"/>
    <w:rsid w:val="00921078"/>
    <w:rsid w:val="00921836"/>
    <w:rsid w:val="00921CE0"/>
    <w:rsid w:val="00921F5F"/>
    <w:rsid w:val="00922626"/>
    <w:rsid w:val="0092299B"/>
    <w:rsid w:val="00922A04"/>
    <w:rsid w:val="00923F5D"/>
    <w:rsid w:val="00923F68"/>
    <w:rsid w:val="00927320"/>
    <w:rsid w:val="00930184"/>
    <w:rsid w:val="00930196"/>
    <w:rsid w:val="00931551"/>
    <w:rsid w:val="009329AB"/>
    <w:rsid w:val="009335B5"/>
    <w:rsid w:val="009339C2"/>
    <w:rsid w:val="009345E7"/>
    <w:rsid w:val="00935156"/>
    <w:rsid w:val="0093539A"/>
    <w:rsid w:val="00935497"/>
    <w:rsid w:val="0093551C"/>
    <w:rsid w:val="00935A22"/>
    <w:rsid w:val="00935A4E"/>
    <w:rsid w:val="00935BEA"/>
    <w:rsid w:val="009365F5"/>
    <w:rsid w:val="009369C5"/>
    <w:rsid w:val="0094039E"/>
    <w:rsid w:val="00940E82"/>
    <w:rsid w:val="00940E95"/>
    <w:rsid w:val="009412D9"/>
    <w:rsid w:val="009413B4"/>
    <w:rsid w:val="00941671"/>
    <w:rsid w:val="009418FC"/>
    <w:rsid w:val="00941FA1"/>
    <w:rsid w:val="00942177"/>
    <w:rsid w:val="009421AB"/>
    <w:rsid w:val="00942248"/>
    <w:rsid w:val="0094273B"/>
    <w:rsid w:val="00942BE6"/>
    <w:rsid w:val="00943682"/>
    <w:rsid w:val="00943FFF"/>
    <w:rsid w:val="00944329"/>
    <w:rsid w:val="0094584D"/>
    <w:rsid w:val="00945EB7"/>
    <w:rsid w:val="0094647E"/>
    <w:rsid w:val="009474DB"/>
    <w:rsid w:val="00947A5A"/>
    <w:rsid w:val="009503CA"/>
    <w:rsid w:val="009507C1"/>
    <w:rsid w:val="0095095C"/>
    <w:rsid w:val="00950B24"/>
    <w:rsid w:val="00951826"/>
    <w:rsid w:val="00951A2B"/>
    <w:rsid w:val="00951A48"/>
    <w:rsid w:val="00951BE5"/>
    <w:rsid w:val="009522B1"/>
    <w:rsid w:val="00952B63"/>
    <w:rsid w:val="00952BD9"/>
    <w:rsid w:val="00953253"/>
    <w:rsid w:val="00953289"/>
    <w:rsid w:val="0095384A"/>
    <w:rsid w:val="00953B89"/>
    <w:rsid w:val="009548F5"/>
    <w:rsid w:val="00954A49"/>
    <w:rsid w:val="009555F5"/>
    <w:rsid w:val="00955ABA"/>
    <w:rsid w:val="009565CF"/>
    <w:rsid w:val="00956CC4"/>
    <w:rsid w:val="009570E4"/>
    <w:rsid w:val="00957BEB"/>
    <w:rsid w:val="00957C0A"/>
    <w:rsid w:val="0096008B"/>
    <w:rsid w:val="009601AF"/>
    <w:rsid w:val="009601B1"/>
    <w:rsid w:val="0096030A"/>
    <w:rsid w:val="0096199A"/>
    <w:rsid w:val="00962565"/>
    <w:rsid w:val="00962B5C"/>
    <w:rsid w:val="00963192"/>
    <w:rsid w:val="0096337F"/>
    <w:rsid w:val="00963405"/>
    <w:rsid w:val="00963824"/>
    <w:rsid w:val="00964062"/>
    <w:rsid w:val="0096489E"/>
    <w:rsid w:val="00964BD3"/>
    <w:rsid w:val="00966CFC"/>
    <w:rsid w:val="00967A8A"/>
    <w:rsid w:val="00967C01"/>
    <w:rsid w:val="00967EFC"/>
    <w:rsid w:val="0097075E"/>
    <w:rsid w:val="00971616"/>
    <w:rsid w:val="009719C4"/>
    <w:rsid w:val="00972801"/>
    <w:rsid w:val="00972E82"/>
    <w:rsid w:val="009730CA"/>
    <w:rsid w:val="0097352C"/>
    <w:rsid w:val="009737D8"/>
    <w:rsid w:val="009749BB"/>
    <w:rsid w:val="00975B26"/>
    <w:rsid w:val="00975D44"/>
    <w:rsid w:val="00975E17"/>
    <w:rsid w:val="00975F1F"/>
    <w:rsid w:val="00976438"/>
    <w:rsid w:val="00977170"/>
    <w:rsid w:val="00977306"/>
    <w:rsid w:val="0097736D"/>
    <w:rsid w:val="00977887"/>
    <w:rsid w:val="00977C84"/>
    <w:rsid w:val="0098099B"/>
    <w:rsid w:val="00980C5B"/>
    <w:rsid w:val="0098111C"/>
    <w:rsid w:val="0098152C"/>
    <w:rsid w:val="00981B78"/>
    <w:rsid w:val="00981E25"/>
    <w:rsid w:val="009828BC"/>
    <w:rsid w:val="009829C1"/>
    <w:rsid w:val="009829C4"/>
    <w:rsid w:val="0098338C"/>
    <w:rsid w:val="009833D9"/>
    <w:rsid w:val="0098347C"/>
    <w:rsid w:val="00983AC3"/>
    <w:rsid w:val="00983CB9"/>
    <w:rsid w:val="00984224"/>
    <w:rsid w:val="009843A3"/>
    <w:rsid w:val="00985330"/>
    <w:rsid w:val="0098559E"/>
    <w:rsid w:val="00985840"/>
    <w:rsid w:val="009859CB"/>
    <w:rsid w:val="00985DF4"/>
    <w:rsid w:val="00986A0C"/>
    <w:rsid w:val="00986A16"/>
    <w:rsid w:val="00986E0C"/>
    <w:rsid w:val="0098747A"/>
    <w:rsid w:val="00987E8C"/>
    <w:rsid w:val="009907C5"/>
    <w:rsid w:val="00990D27"/>
    <w:rsid w:val="00991F0F"/>
    <w:rsid w:val="00991F5B"/>
    <w:rsid w:val="00992174"/>
    <w:rsid w:val="00992F50"/>
    <w:rsid w:val="00993A22"/>
    <w:rsid w:val="00993DCA"/>
    <w:rsid w:val="00993F2D"/>
    <w:rsid w:val="009944B9"/>
    <w:rsid w:val="00996464"/>
    <w:rsid w:val="0099698B"/>
    <w:rsid w:val="009971ED"/>
    <w:rsid w:val="009976E8"/>
    <w:rsid w:val="0099788D"/>
    <w:rsid w:val="009A066B"/>
    <w:rsid w:val="009A08EA"/>
    <w:rsid w:val="009A0DF1"/>
    <w:rsid w:val="009A1250"/>
    <w:rsid w:val="009A1E92"/>
    <w:rsid w:val="009A1F3F"/>
    <w:rsid w:val="009A1FA5"/>
    <w:rsid w:val="009A2F72"/>
    <w:rsid w:val="009A358A"/>
    <w:rsid w:val="009A3F7B"/>
    <w:rsid w:val="009A4F06"/>
    <w:rsid w:val="009A53A8"/>
    <w:rsid w:val="009A5C04"/>
    <w:rsid w:val="009A6793"/>
    <w:rsid w:val="009A68C3"/>
    <w:rsid w:val="009A6A64"/>
    <w:rsid w:val="009A7365"/>
    <w:rsid w:val="009A73CB"/>
    <w:rsid w:val="009A7B1A"/>
    <w:rsid w:val="009A7D0E"/>
    <w:rsid w:val="009B0093"/>
    <w:rsid w:val="009B0609"/>
    <w:rsid w:val="009B072B"/>
    <w:rsid w:val="009B0F47"/>
    <w:rsid w:val="009B11F0"/>
    <w:rsid w:val="009B121A"/>
    <w:rsid w:val="009B163A"/>
    <w:rsid w:val="009B1C8E"/>
    <w:rsid w:val="009B1FE9"/>
    <w:rsid w:val="009B2618"/>
    <w:rsid w:val="009B2D31"/>
    <w:rsid w:val="009B2E5D"/>
    <w:rsid w:val="009B2FE8"/>
    <w:rsid w:val="009B306B"/>
    <w:rsid w:val="009B3343"/>
    <w:rsid w:val="009B33E9"/>
    <w:rsid w:val="009B349C"/>
    <w:rsid w:val="009B34B0"/>
    <w:rsid w:val="009B3538"/>
    <w:rsid w:val="009B3A96"/>
    <w:rsid w:val="009B3CAF"/>
    <w:rsid w:val="009B4E05"/>
    <w:rsid w:val="009B4FC7"/>
    <w:rsid w:val="009B5A21"/>
    <w:rsid w:val="009B5A48"/>
    <w:rsid w:val="009B5B3F"/>
    <w:rsid w:val="009B5F9D"/>
    <w:rsid w:val="009B60A4"/>
    <w:rsid w:val="009B632A"/>
    <w:rsid w:val="009B653F"/>
    <w:rsid w:val="009B6939"/>
    <w:rsid w:val="009B69EB"/>
    <w:rsid w:val="009B6E93"/>
    <w:rsid w:val="009B6FF8"/>
    <w:rsid w:val="009B7071"/>
    <w:rsid w:val="009B70B8"/>
    <w:rsid w:val="009B7367"/>
    <w:rsid w:val="009C06A3"/>
    <w:rsid w:val="009C077C"/>
    <w:rsid w:val="009C0859"/>
    <w:rsid w:val="009C0964"/>
    <w:rsid w:val="009C0A45"/>
    <w:rsid w:val="009C0DE8"/>
    <w:rsid w:val="009C103F"/>
    <w:rsid w:val="009C1440"/>
    <w:rsid w:val="009C1720"/>
    <w:rsid w:val="009C22D6"/>
    <w:rsid w:val="009C2487"/>
    <w:rsid w:val="009C2942"/>
    <w:rsid w:val="009C31B3"/>
    <w:rsid w:val="009C3214"/>
    <w:rsid w:val="009C3343"/>
    <w:rsid w:val="009C33F5"/>
    <w:rsid w:val="009C3497"/>
    <w:rsid w:val="009C34ED"/>
    <w:rsid w:val="009C35A3"/>
    <w:rsid w:val="009C38C1"/>
    <w:rsid w:val="009C39DC"/>
    <w:rsid w:val="009C401B"/>
    <w:rsid w:val="009C57BD"/>
    <w:rsid w:val="009C5929"/>
    <w:rsid w:val="009C5E71"/>
    <w:rsid w:val="009C6139"/>
    <w:rsid w:val="009C6358"/>
    <w:rsid w:val="009C6591"/>
    <w:rsid w:val="009C68F2"/>
    <w:rsid w:val="009C7C28"/>
    <w:rsid w:val="009D0029"/>
    <w:rsid w:val="009D01B9"/>
    <w:rsid w:val="009D03D4"/>
    <w:rsid w:val="009D0607"/>
    <w:rsid w:val="009D0964"/>
    <w:rsid w:val="009D09AC"/>
    <w:rsid w:val="009D2191"/>
    <w:rsid w:val="009D281B"/>
    <w:rsid w:val="009D2BFF"/>
    <w:rsid w:val="009D2CFD"/>
    <w:rsid w:val="009D37C7"/>
    <w:rsid w:val="009D3A34"/>
    <w:rsid w:val="009D4252"/>
    <w:rsid w:val="009D4609"/>
    <w:rsid w:val="009D46C6"/>
    <w:rsid w:val="009D4A94"/>
    <w:rsid w:val="009D4BA7"/>
    <w:rsid w:val="009D5561"/>
    <w:rsid w:val="009D5662"/>
    <w:rsid w:val="009D5D2D"/>
    <w:rsid w:val="009D66E8"/>
    <w:rsid w:val="009D7182"/>
    <w:rsid w:val="009D7A04"/>
    <w:rsid w:val="009E01CA"/>
    <w:rsid w:val="009E0A40"/>
    <w:rsid w:val="009E172F"/>
    <w:rsid w:val="009E1B07"/>
    <w:rsid w:val="009E1C57"/>
    <w:rsid w:val="009E1DE8"/>
    <w:rsid w:val="009E214C"/>
    <w:rsid w:val="009E2536"/>
    <w:rsid w:val="009E25ED"/>
    <w:rsid w:val="009E2653"/>
    <w:rsid w:val="009E2BDD"/>
    <w:rsid w:val="009E2EB0"/>
    <w:rsid w:val="009E392E"/>
    <w:rsid w:val="009E49EB"/>
    <w:rsid w:val="009E5224"/>
    <w:rsid w:val="009E537E"/>
    <w:rsid w:val="009E53ED"/>
    <w:rsid w:val="009E5847"/>
    <w:rsid w:val="009E5E9E"/>
    <w:rsid w:val="009E6389"/>
    <w:rsid w:val="009E69A8"/>
    <w:rsid w:val="009E7636"/>
    <w:rsid w:val="009E78BE"/>
    <w:rsid w:val="009F00A4"/>
    <w:rsid w:val="009F0E27"/>
    <w:rsid w:val="009F122A"/>
    <w:rsid w:val="009F1747"/>
    <w:rsid w:val="009F176E"/>
    <w:rsid w:val="009F1B0B"/>
    <w:rsid w:val="009F1B58"/>
    <w:rsid w:val="009F1EC2"/>
    <w:rsid w:val="009F276F"/>
    <w:rsid w:val="009F2912"/>
    <w:rsid w:val="009F323A"/>
    <w:rsid w:val="009F4820"/>
    <w:rsid w:val="009F5B3A"/>
    <w:rsid w:val="009F5B45"/>
    <w:rsid w:val="009F6276"/>
    <w:rsid w:val="009F6DF5"/>
    <w:rsid w:val="009F761E"/>
    <w:rsid w:val="009F799E"/>
    <w:rsid w:val="009F7D2A"/>
    <w:rsid w:val="00A000B1"/>
    <w:rsid w:val="00A00247"/>
    <w:rsid w:val="00A006D2"/>
    <w:rsid w:val="00A0096F"/>
    <w:rsid w:val="00A015F6"/>
    <w:rsid w:val="00A0257E"/>
    <w:rsid w:val="00A02718"/>
    <w:rsid w:val="00A027BB"/>
    <w:rsid w:val="00A02998"/>
    <w:rsid w:val="00A02DE1"/>
    <w:rsid w:val="00A032D9"/>
    <w:rsid w:val="00A039ED"/>
    <w:rsid w:val="00A03AE6"/>
    <w:rsid w:val="00A03C64"/>
    <w:rsid w:val="00A03FF3"/>
    <w:rsid w:val="00A04541"/>
    <w:rsid w:val="00A045DF"/>
    <w:rsid w:val="00A04779"/>
    <w:rsid w:val="00A04FAE"/>
    <w:rsid w:val="00A05647"/>
    <w:rsid w:val="00A057B2"/>
    <w:rsid w:val="00A05901"/>
    <w:rsid w:val="00A05BC1"/>
    <w:rsid w:val="00A05D0F"/>
    <w:rsid w:val="00A05E86"/>
    <w:rsid w:val="00A062A3"/>
    <w:rsid w:val="00A063E4"/>
    <w:rsid w:val="00A065D0"/>
    <w:rsid w:val="00A066E7"/>
    <w:rsid w:val="00A06B1D"/>
    <w:rsid w:val="00A06C42"/>
    <w:rsid w:val="00A1018B"/>
    <w:rsid w:val="00A11487"/>
    <w:rsid w:val="00A11A30"/>
    <w:rsid w:val="00A11A7E"/>
    <w:rsid w:val="00A11D7E"/>
    <w:rsid w:val="00A1229B"/>
    <w:rsid w:val="00A123D4"/>
    <w:rsid w:val="00A1348D"/>
    <w:rsid w:val="00A143FD"/>
    <w:rsid w:val="00A14427"/>
    <w:rsid w:val="00A148D5"/>
    <w:rsid w:val="00A15140"/>
    <w:rsid w:val="00A154A2"/>
    <w:rsid w:val="00A161F5"/>
    <w:rsid w:val="00A16BD0"/>
    <w:rsid w:val="00A16C43"/>
    <w:rsid w:val="00A1734A"/>
    <w:rsid w:val="00A207A8"/>
    <w:rsid w:val="00A207BC"/>
    <w:rsid w:val="00A20D26"/>
    <w:rsid w:val="00A212EC"/>
    <w:rsid w:val="00A2146F"/>
    <w:rsid w:val="00A21572"/>
    <w:rsid w:val="00A218AA"/>
    <w:rsid w:val="00A2197B"/>
    <w:rsid w:val="00A21A6A"/>
    <w:rsid w:val="00A21ED6"/>
    <w:rsid w:val="00A220DC"/>
    <w:rsid w:val="00A22342"/>
    <w:rsid w:val="00A224B1"/>
    <w:rsid w:val="00A232A3"/>
    <w:rsid w:val="00A2331D"/>
    <w:rsid w:val="00A234CC"/>
    <w:rsid w:val="00A23B09"/>
    <w:rsid w:val="00A23B67"/>
    <w:rsid w:val="00A23BFD"/>
    <w:rsid w:val="00A242C6"/>
    <w:rsid w:val="00A242CA"/>
    <w:rsid w:val="00A24B22"/>
    <w:rsid w:val="00A24B96"/>
    <w:rsid w:val="00A24C3F"/>
    <w:rsid w:val="00A24D73"/>
    <w:rsid w:val="00A25697"/>
    <w:rsid w:val="00A25D80"/>
    <w:rsid w:val="00A26016"/>
    <w:rsid w:val="00A26758"/>
    <w:rsid w:val="00A26B0D"/>
    <w:rsid w:val="00A26DF9"/>
    <w:rsid w:val="00A2779D"/>
    <w:rsid w:val="00A279C8"/>
    <w:rsid w:val="00A27AA8"/>
    <w:rsid w:val="00A3039D"/>
    <w:rsid w:val="00A30BBA"/>
    <w:rsid w:val="00A30BE6"/>
    <w:rsid w:val="00A316CD"/>
    <w:rsid w:val="00A320E7"/>
    <w:rsid w:val="00A32174"/>
    <w:rsid w:val="00A322A3"/>
    <w:rsid w:val="00A32304"/>
    <w:rsid w:val="00A324E5"/>
    <w:rsid w:val="00A32566"/>
    <w:rsid w:val="00A32948"/>
    <w:rsid w:val="00A32DCC"/>
    <w:rsid w:val="00A337D8"/>
    <w:rsid w:val="00A339F7"/>
    <w:rsid w:val="00A33C4B"/>
    <w:rsid w:val="00A34B64"/>
    <w:rsid w:val="00A350BF"/>
    <w:rsid w:val="00A353D9"/>
    <w:rsid w:val="00A35D9D"/>
    <w:rsid w:val="00A365D1"/>
    <w:rsid w:val="00A36CC0"/>
    <w:rsid w:val="00A3716B"/>
    <w:rsid w:val="00A37202"/>
    <w:rsid w:val="00A37CEF"/>
    <w:rsid w:val="00A37F47"/>
    <w:rsid w:val="00A404B3"/>
    <w:rsid w:val="00A4086B"/>
    <w:rsid w:val="00A41323"/>
    <w:rsid w:val="00A4181B"/>
    <w:rsid w:val="00A41CF9"/>
    <w:rsid w:val="00A41E85"/>
    <w:rsid w:val="00A41EA3"/>
    <w:rsid w:val="00A41F48"/>
    <w:rsid w:val="00A42092"/>
    <w:rsid w:val="00A420F8"/>
    <w:rsid w:val="00A42700"/>
    <w:rsid w:val="00A42F6D"/>
    <w:rsid w:val="00A43128"/>
    <w:rsid w:val="00A4313B"/>
    <w:rsid w:val="00A434A6"/>
    <w:rsid w:val="00A437C4"/>
    <w:rsid w:val="00A437D0"/>
    <w:rsid w:val="00A43BAD"/>
    <w:rsid w:val="00A43C46"/>
    <w:rsid w:val="00A44631"/>
    <w:rsid w:val="00A446E4"/>
    <w:rsid w:val="00A44C5A"/>
    <w:rsid w:val="00A45048"/>
    <w:rsid w:val="00A45445"/>
    <w:rsid w:val="00A45CA7"/>
    <w:rsid w:val="00A45EE1"/>
    <w:rsid w:val="00A46301"/>
    <w:rsid w:val="00A4658E"/>
    <w:rsid w:val="00A468A6"/>
    <w:rsid w:val="00A4723F"/>
    <w:rsid w:val="00A479AD"/>
    <w:rsid w:val="00A47D5E"/>
    <w:rsid w:val="00A50FFF"/>
    <w:rsid w:val="00A51B21"/>
    <w:rsid w:val="00A51D53"/>
    <w:rsid w:val="00A528F3"/>
    <w:rsid w:val="00A52909"/>
    <w:rsid w:val="00A5296F"/>
    <w:rsid w:val="00A52A08"/>
    <w:rsid w:val="00A53A56"/>
    <w:rsid w:val="00A53B8B"/>
    <w:rsid w:val="00A53EB7"/>
    <w:rsid w:val="00A5446C"/>
    <w:rsid w:val="00A54E1A"/>
    <w:rsid w:val="00A554B1"/>
    <w:rsid w:val="00A560BB"/>
    <w:rsid w:val="00A560D1"/>
    <w:rsid w:val="00A5610B"/>
    <w:rsid w:val="00A562CF"/>
    <w:rsid w:val="00A56BA2"/>
    <w:rsid w:val="00A56F86"/>
    <w:rsid w:val="00A57D57"/>
    <w:rsid w:val="00A57FA0"/>
    <w:rsid w:val="00A60147"/>
    <w:rsid w:val="00A604E4"/>
    <w:rsid w:val="00A60709"/>
    <w:rsid w:val="00A60ABA"/>
    <w:rsid w:val="00A60F55"/>
    <w:rsid w:val="00A611C8"/>
    <w:rsid w:val="00A62D16"/>
    <w:rsid w:val="00A631B7"/>
    <w:rsid w:val="00A63243"/>
    <w:rsid w:val="00A63732"/>
    <w:rsid w:val="00A63C16"/>
    <w:rsid w:val="00A63D06"/>
    <w:rsid w:val="00A64153"/>
    <w:rsid w:val="00A6474A"/>
    <w:rsid w:val="00A64FC9"/>
    <w:rsid w:val="00A64FEA"/>
    <w:rsid w:val="00A65016"/>
    <w:rsid w:val="00A65CE5"/>
    <w:rsid w:val="00A65D3F"/>
    <w:rsid w:val="00A65DCE"/>
    <w:rsid w:val="00A662E3"/>
    <w:rsid w:val="00A6672D"/>
    <w:rsid w:val="00A66C1B"/>
    <w:rsid w:val="00A6774F"/>
    <w:rsid w:val="00A67C4A"/>
    <w:rsid w:val="00A67EED"/>
    <w:rsid w:val="00A70433"/>
    <w:rsid w:val="00A7083E"/>
    <w:rsid w:val="00A70BC6"/>
    <w:rsid w:val="00A70C28"/>
    <w:rsid w:val="00A70CE3"/>
    <w:rsid w:val="00A70F9B"/>
    <w:rsid w:val="00A7199A"/>
    <w:rsid w:val="00A71F93"/>
    <w:rsid w:val="00A721EA"/>
    <w:rsid w:val="00A72381"/>
    <w:rsid w:val="00A72D96"/>
    <w:rsid w:val="00A72EF5"/>
    <w:rsid w:val="00A73C48"/>
    <w:rsid w:val="00A7419B"/>
    <w:rsid w:val="00A742B5"/>
    <w:rsid w:val="00A74440"/>
    <w:rsid w:val="00A745EF"/>
    <w:rsid w:val="00A7478F"/>
    <w:rsid w:val="00A74930"/>
    <w:rsid w:val="00A74B8B"/>
    <w:rsid w:val="00A75490"/>
    <w:rsid w:val="00A75756"/>
    <w:rsid w:val="00A75F89"/>
    <w:rsid w:val="00A762DD"/>
    <w:rsid w:val="00A76C20"/>
    <w:rsid w:val="00A77861"/>
    <w:rsid w:val="00A77E9E"/>
    <w:rsid w:val="00A805C7"/>
    <w:rsid w:val="00A814E4"/>
    <w:rsid w:val="00A82812"/>
    <w:rsid w:val="00A83877"/>
    <w:rsid w:val="00A83E90"/>
    <w:rsid w:val="00A83FF1"/>
    <w:rsid w:val="00A84214"/>
    <w:rsid w:val="00A84C2A"/>
    <w:rsid w:val="00A85494"/>
    <w:rsid w:val="00A85C6E"/>
    <w:rsid w:val="00A8689E"/>
    <w:rsid w:val="00A868D3"/>
    <w:rsid w:val="00A86962"/>
    <w:rsid w:val="00A87312"/>
    <w:rsid w:val="00A873C4"/>
    <w:rsid w:val="00A877C1"/>
    <w:rsid w:val="00A87A78"/>
    <w:rsid w:val="00A87AF7"/>
    <w:rsid w:val="00A87D6A"/>
    <w:rsid w:val="00A9093C"/>
    <w:rsid w:val="00A90975"/>
    <w:rsid w:val="00A90B84"/>
    <w:rsid w:val="00A90FC8"/>
    <w:rsid w:val="00A910C4"/>
    <w:rsid w:val="00A91467"/>
    <w:rsid w:val="00A9257F"/>
    <w:rsid w:val="00A928E2"/>
    <w:rsid w:val="00A93137"/>
    <w:rsid w:val="00A9330C"/>
    <w:rsid w:val="00A93432"/>
    <w:rsid w:val="00A93CBD"/>
    <w:rsid w:val="00A93CCE"/>
    <w:rsid w:val="00A93D50"/>
    <w:rsid w:val="00A9416B"/>
    <w:rsid w:val="00A94B03"/>
    <w:rsid w:val="00A94FDF"/>
    <w:rsid w:val="00A954C9"/>
    <w:rsid w:val="00A958AF"/>
    <w:rsid w:val="00A95BF7"/>
    <w:rsid w:val="00A96201"/>
    <w:rsid w:val="00A9667C"/>
    <w:rsid w:val="00A96778"/>
    <w:rsid w:val="00A9729F"/>
    <w:rsid w:val="00A976E2"/>
    <w:rsid w:val="00A979C4"/>
    <w:rsid w:val="00AA0255"/>
    <w:rsid w:val="00AA0487"/>
    <w:rsid w:val="00AA10CA"/>
    <w:rsid w:val="00AA14D6"/>
    <w:rsid w:val="00AA1547"/>
    <w:rsid w:val="00AA1867"/>
    <w:rsid w:val="00AA1C45"/>
    <w:rsid w:val="00AA1CA7"/>
    <w:rsid w:val="00AA1D55"/>
    <w:rsid w:val="00AA2152"/>
    <w:rsid w:val="00AA2193"/>
    <w:rsid w:val="00AA2B60"/>
    <w:rsid w:val="00AA3118"/>
    <w:rsid w:val="00AA3348"/>
    <w:rsid w:val="00AA399C"/>
    <w:rsid w:val="00AA43C8"/>
    <w:rsid w:val="00AA4974"/>
    <w:rsid w:val="00AA49ED"/>
    <w:rsid w:val="00AA4B3F"/>
    <w:rsid w:val="00AA4CA3"/>
    <w:rsid w:val="00AA505E"/>
    <w:rsid w:val="00AA5B8C"/>
    <w:rsid w:val="00AA5D51"/>
    <w:rsid w:val="00AA5EB9"/>
    <w:rsid w:val="00AA6058"/>
    <w:rsid w:val="00AA6068"/>
    <w:rsid w:val="00AA642E"/>
    <w:rsid w:val="00AA6498"/>
    <w:rsid w:val="00AA65FC"/>
    <w:rsid w:val="00AA6807"/>
    <w:rsid w:val="00AA76AF"/>
    <w:rsid w:val="00AB050F"/>
    <w:rsid w:val="00AB0566"/>
    <w:rsid w:val="00AB0AA6"/>
    <w:rsid w:val="00AB0F81"/>
    <w:rsid w:val="00AB12AE"/>
    <w:rsid w:val="00AB1496"/>
    <w:rsid w:val="00AB1724"/>
    <w:rsid w:val="00AB210A"/>
    <w:rsid w:val="00AB28B2"/>
    <w:rsid w:val="00AB30EC"/>
    <w:rsid w:val="00AB3D85"/>
    <w:rsid w:val="00AB3F2F"/>
    <w:rsid w:val="00AB3FE8"/>
    <w:rsid w:val="00AB45C8"/>
    <w:rsid w:val="00AB461C"/>
    <w:rsid w:val="00AB4715"/>
    <w:rsid w:val="00AB4A7F"/>
    <w:rsid w:val="00AB53DE"/>
    <w:rsid w:val="00AB5877"/>
    <w:rsid w:val="00AB5B7E"/>
    <w:rsid w:val="00AB5E98"/>
    <w:rsid w:val="00AB6131"/>
    <w:rsid w:val="00AB64AF"/>
    <w:rsid w:val="00AB6E8E"/>
    <w:rsid w:val="00AB73F5"/>
    <w:rsid w:val="00AB78FF"/>
    <w:rsid w:val="00AB794E"/>
    <w:rsid w:val="00AB7C75"/>
    <w:rsid w:val="00AC04DE"/>
    <w:rsid w:val="00AC0AE9"/>
    <w:rsid w:val="00AC0E3C"/>
    <w:rsid w:val="00AC2776"/>
    <w:rsid w:val="00AC2FB8"/>
    <w:rsid w:val="00AC375B"/>
    <w:rsid w:val="00AC3D28"/>
    <w:rsid w:val="00AC3F8E"/>
    <w:rsid w:val="00AC44A5"/>
    <w:rsid w:val="00AC45FC"/>
    <w:rsid w:val="00AC5080"/>
    <w:rsid w:val="00AC5304"/>
    <w:rsid w:val="00AC61A0"/>
    <w:rsid w:val="00AC64DB"/>
    <w:rsid w:val="00AC66DA"/>
    <w:rsid w:val="00AC66DC"/>
    <w:rsid w:val="00AC6A88"/>
    <w:rsid w:val="00AC74A3"/>
    <w:rsid w:val="00AC7762"/>
    <w:rsid w:val="00AC77B2"/>
    <w:rsid w:val="00AC7A10"/>
    <w:rsid w:val="00AC7B28"/>
    <w:rsid w:val="00AD00B9"/>
    <w:rsid w:val="00AD014D"/>
    <w:rsid w:val="00AD022E"/>
    <w:rsid w:val="00AD0395"/>
    <w:rsid w:val="00AD0424"/>
    <w:rsid w:val="00AD066C"/>
    <w:rsid w:val="00AD0D8D"/>
    <w:rsid w:val="00AD1A10"/>
    <w:rsid w:val="00AD2601"/>
    <w:rsid w:val="00AD2DE2"/>
    <w:rsid w:val="00AD383E"/>
    <w:rsid w:val="00AD3F79"/>
    <w:rsid w:val="00AD4381"/>
    <w:rsid w:val="00AD4403"/>
    <w:rsid w:val="00AD4C5B"/>
    <w:rsid w:val="00AD4D03"/>
    <w:rsid w:val="00AD4D3F"/>
    <w:rsid w:val="00AD4D81"/>
    <w:rsid w:val="00AD510C"/>
    <w:rsid w:val="00AD53D9"/>
    <w:rsid w:val="00AD57AA"/>
    <w:rsid w:val="00AD5A74"/>
    <w:rsid w:val="00AD5C68"/>
    <w:rsid w:val="00AD6641"/>
    <w:rsid w:val="00AD7418"/>
    <w:rsid w:val="00AD748D"/>
    <w:rsid w:val="00AD7643"/>
    <w:rsid w:val="00AD773A"/>
    <w:rsid w:val="00AD7A36"/>
    <w:rsid w:val="00AD7E80"/>
    <w:rsid w:val="00AE0391"/>
    <w:rsid w:val="00AE0455"/>
    <w:rsid w:val="00AE078F"/>
    <w:rsid w:val="00AE096A"/>
    <w:rsid w:val="00AE0A89"/>
    <w:rsid w:val="00AE0E0E"/>
    <w:rsid w:val="00AE0E97"/>
    <w:rsid w:val="00AE11DF"/>
    <w:rsid w:val="00AE1557"/>
    <w:rsid w:val="00AE18B3"/>
    <w:rsid w:val="00AE1A32"/>
    <w:rsid w:val="00AE1A74"/>
    <w:rsid w:val="00AE1D5A"/>
    <w:rsid w:val="00AE1EBC"/>
    <w:rsid w:val="00AE1F2D"/>
    <w:rsid w:val="00AE4921"/>
    <w:rsid w:val="00AE53EF"/>
    <w:rsid w:val="00AE566E"/>
    <w:rsid w:val="00AE573A"/>
    <w:rsid w:val="00AE5D15"/>
    <w:rsid w:val="00AE5E0E"/>
    <w:rsid w:val="00AE5E3E"/>
    <w:rsid w:val="00AE5E9D"/>
    <w:rsid w:val="00AE664F"/>
    <w:rsid w:val="00AE678B"/>
    <w:rsid w:val="00AE6DF5"/>
    <w:rsid w:val="00AE712F"/>
    <w:rsid w:val="00AE7AC7"/>
    <w:rsid w:val="00AE7AE6"/>
    <w:rsid w:val="00AE7FCC"/>
    <w:rsid w:val="00AF0406"/>
    <w:rsid w:val="00AF094D"/>
    <w:rsid w:val="00AF0BCF"/>
    <w:rsid w:val="00AF16DF"/>
    <w:rsid w:val="00AF171F"/>
    <w:rsid w:val="00AF23DA"/>
    <w:rsid w:val="00AF25A9"/>
    <w:rsid w:val="00AF26F0"/>
    <w:rsid w:val="00AF2768"/>
    <w:rsid w:val="00AF2F4F"/>
    <w:rsid w:val="00AF2F61"/>
    <w:rsid w:val="00AF2F6F"/>
    <w:rsid w:val="00AF3069"/>
    <w:rsid w:val="00AF35FE"/>
    <w:rsid w:val="00AF36A9"/>
    <w:rsid w:val="00AF3BE8"/>
    <w:rsid w:val="00AF3DC8"/>
    <w:rsid w:val="00AF42CE"/>
    <w:rsid w:val="00AF469F"/>
    <w:rsid w:val="00AF53EE"/>
    <w:rsid w:val="00AF5996"/>
    <w:rsid w:val="00AF6E2E"/>
    <w:rsid w:val="00AF7320"/>
    <w:rsid w:val="00AF7F4B"/>
    <w:rsid w:val="00AF7F7A"/>
    <w:rsid w:val="00B0052D"/>
    <w:rsid w:val="00B017EB"/>
    <w:rsid w:val="00B01D87"/>
    <w:rsid w:val="00B022EA"/>
    <w:rsid w:val="00B02400"/>
    <w:rsid w:val="00B02AED"/>
    <w:rsid w:val="00B02B5A"/>
    <w:rsid w:val="00B02BCA"/>
    <w:rsid w:val="00B02F7E"/>
    <w:rsid w:val="00B02FF4"/>
    <w:rsid w:val="00B03CA3"/>
    <w:rsid w:val="00B03DCC"/>
    <w:rsid w:val="00B03E33"/>
    <w:rsid w:val="00B040A1"/>
    <w:rsid w:val="00B05CE2"/>
    <w:rsid w:val="00B0621F"/>
    <w:rsid w:val="00B06308"/>
    <w:rsid w:val="00B06A9E"/>
    <w:rsid w:val="00B10C11"/>
    <w:rsid w:val="00B11C73"/>
    <w:rsid w:val="00B124B8"/>
    <w:rsid w:val="00B12526"/>
    <w:rsid w:val="00B1255E"/>
    <w:rsid w:val="00B12854"/>
    <w:rsid w:val="00B136D1"/>
    <w:rsid w:val="00B139B9"/>
    <w:rsid w:val="00B149AA"/>
    <w:rsid w:val="00B14BB4"/>
    <w:rsid w:val="00B1573F"/>
    <w:rsid w:val="00B159D7"/>
    <w:rsid w:val="00B1627C"/>
    <w:rsid w:val="00B165F2"/>
    <w:rsid w:val="00B16DA9"/>
    <w:rsid w:val="00B17A4A"/>
    <w:rsid w:val="00B17D48"/>
    <w:rsid w:val="00B20610"/>
    <w:rsid w:val="00B214D1"/>
    <w:rsid w:val="00B2269A"/>
    <w:rsid w:val="00B229EA"/>
    <w:rsid w:val="00B22EAC"/>
    <w:rsid w:val="00B230B2"/>
    <w:rsid w:val="00B23107"/>
    <w:rsid w:val="00B23E81"/>
    <w:rsid w:val="00B245AF"/>
    <w:rsid w:val="00B24669"/>
    <w:rsid w:val="00B24D6D"/>
    <w:rsid w:val="00B24FA7"/>
    <w:rsid w:val="00B25115"/>
    <w:rsid w:val="00B25A06"/>
    <w:rsid w:val="00B25EBA"/>
    <w:rsid w:val="00B26627"/>
    <w:rsid w:val="00B266B8"/>
    <w:rsid w:val="00B26908"/>
    <w:rsid w:val="00B26E2E"/>
    <w:rsid w:val="00B26FB2"/>
    <w:rsid w:val="00B2722B"/>
    <w:rsid w:val="00B2722D"/>
    <w:rsid w:val="00B27683"/>
    <w:rsid w:val="00B279E0"/>
    <w:rsid w:val="00B300D7"/>
    <w:rsid w:val="00B3015B"/>
    <w:rsid w:val="00B302E8"/>
    <w:rsid w:val="00B3044A"/>
    <w:rsid w:val="00B3085A"/>
    <w:rsid w:val="00B30923"/>
    <w:rsid w:val="00B30AD2"/>
    <w:rsid w:val="00B30CC3"/>
    <w:rsid w:val="00B30CD1"/>
    <w:rsid w:val="00B3191F"/>
    <w:rsid w:val="00B31A89"/>
    <w:rsid w:val="00B31CDA"/>
    <w:rsid w:val="00B3249D"/>
    <w:rsid w:val="00B32502"/>
    <w:rsid w:val="00B32603"/>
    <w:rsid w:val="00B3321C"/>
    <w:rsid w:val="00B332D3"/>
    <w:rsid w:val="00B334A8"/>
    <w:rsid w:val="00B33A13"/>
    <w:rsid w:val="00B33AA9"/>
    <w:rsid w:val="00B349AF"/>
    <w:rsid w:val="00B35621"/>
    <w:rsid w:val="00B35B65"/>
    <w:rsid w:val="00B36116"/>
    <w:rsid w:val="00B362D6"/>
    <w:rsid w:val="00B36C41"/>
    <w:rsid w:val="00B37181"/>
    <w:rsid w:val="00B37E6E"/>
    <w:rsid w:val="00B4094D"/>
    <w:rsid w:val="00B40EBC"/>
    <w:rsid w:val="00B418E5"/>
    <w:rsid w:val="00B41C44"/>
    <w:rsid w:val="00B4205A"/>
    <w:rsid w:val="00B42533"/>
    <w:rsid w:val="00B42B29"/>
    <w:rsid w:val="00B43070"/>
    <w:rsid w:val="00B43452"/>
    <w:rsid w:val="00B435CA"/>
    <w:rsid w:val="00B439E5"/>
    <w:rsid w:val="00B444E1"/>
    <w:rsid w:val="00B44B07"/>
    <w:rsid w:val="00B457E5"/>
    <w:rsid w:val="00B45833"/>
    <w:rsid w:val="00B45E8F"/>
    <w:rsid w:val="00B46098"/>
    <w:rsid w:val="00B460B7"/>
    <w:rsid w:val="00B46127"/>
    <w:rsid w:val="00B46BB1"/>
    <w:rsid w:val="00B46C37"/>
    <w:rsid w:val="00B472A6"/>
    <w:rsid w:val="00B50A04"/>
    <w:rsid w:val="00B50E81"/>
    <w:rsid w:val="00B50F4D"/>
    <w:rsid w:val="00B510AD"/>
    <w:rsid w:val="00B51294"/>
    <w:rsid w:val="00B51B00"/>
    <w:rsid w:val="00B520B1"/>
    <w:rsid w:val="00B52A83"/>
    <w:rsid w:val="00B535D2"/>
    <w:rsid w:val="00B537C4"/>
    <w:rsid w:val="00B5383A"/>
    <w:rsid w:val="00B541C9"/>
    <w:rsid w:val="00B54383"/>
    <w:rsid w:val="00B5444F"/>
    <w:rsid w:val="00B546D4"/>
    <w:rsid w:val="00B54731"/>
    <w:rsid w:val="00B54DB3"/>
    <w:rsid w:val="00B55344"/>
    <w:rsid w:val="00B55578"/>
    <w:rsid w:val="00B55DCD"/>
    <w:rsid w:val="00B55DD5"/>
    <w:rsid w:val="00B55F6E"/>
    <w:rsid w:val="00B56655"/>
    <w:rsid w:val="00B56C34"/>
    <w:rsid w:val="00B56EBB"/>
    <w:rsid w:val="00B571DD"/>
    <w:rsid w:val="00B57724"/>
    <w:rsid w:val="00B57A82"/>
    <w:rsid w:val="00B57E25"/>
    <w:rsid w:val="00B604D8"/>
    <w:rsid w:val="00B60565"/>
    <w:rsid w:val="00B60FE6"/>
    <w:rsid w:val="00B6149C"/>
    <w:rsid w:val="00B61FCE"/>
    <w:rsid w:val="00B621B3"/>
    <w:rsid w:val="00B622C7"/>
    <w:rsid w:val="00B626DF"/>
    <w:rsid w:val="00B62764"/>
    <w:rsid w:val="00B62BCC"/>
    <w:rsid w:val="00B62DE1"/>
    <w:rsid w:val="00B630D1"/>
    <w:rsid w:val="00B63284"/>
    <w:rsid w:val="00B635F6"/>
    <w:rsid w:val="00B63749"/>
    <w:rsid w:val="00B63E90"/>
    <w:rsid w:val="00B64B24"/>
    <w:rsid w:val="00B65A7D"/>
    <w:rsid w:val="00B669D9"/>
    <w:rsid w:val="00B66B10"/>
    <w:rsid w:val="00B66EFE"/>
    <w:rsid w:val="00B674C3"/>
    <w:rsid w:val="00B6757D"/>
    <w:rsid w:val="00B708E2"/>
    <w:rsid w:val="00B70943"/>
    <w:rsid w:val="00B70C35"/>
    <w:rsid w:val="00B70E9D"/>
    <w:rsid w:val="00B70F58"/>
    <w:rsid w:val="00B70FD3"/>
    <w:rsid w:val="00B71371"/>
    <w:rsid w:val="00B71499"/>
    <w:rsid w:val="00B7159F"/>
    <w:rsid w:val="00B71766"/>
    <w:rsid w:val="00B71DE0"/>
    <w:rsid w:val="00B71FFF"/>
    <w:rsid w:val="00B738D0"/>
    <w:rsid w:val="00B73DDF"/>
    <w:rsid w:val="00B7403E"/>
    <w:rsid w:val="00B740A5"/>
    <w:rsid w:val="00B74479"/>
    <w:rsid w:val="00B74A5C"/>
    <w:rsid w:val="00B758E8"/>
    <w:rsid w:val="00B75F1B"/>
    <w:rsid w:val="00B76548"/>
    <w:rsid w:val="00B76A57"/>
    <w:rsid w:val="00B76DC5"/>
    <w:rsid w:val="00B770DD"/>
    <w:rsid w:val="00B77D7B"/>
    <w:rsid w:val="00B80A81"/>
    <w:rsid w:val="00B80BF4"/>
    <w:rsid w:val="00B81098"/>
    <w:rsid w:val="00B816E7"/>
    <w:rsid w:val="00B81DCD"/>
    <w:rsid w:val="00B81DEE"/>
    <w:rsid w:val="00B8225B"/>
    <w:rsid w:val="00B8267A"/>
    <w:rsid w:val="00B82789"/>
    <w:rsid w:val="00B836FE"/>
    <w:rsid w:val="00B839E8"/>
    <w:rsid w:val="00B84324"/>
    <w:rsid w:val="00B8475E"/>
    <w:rsid w:val="00B84762"/>
    <w:rsid w:val="00B851A2"/>
    <w:rsid w:val="00B85463"/>
    <w:rsid w:val="00B85772"/>
    <w:rsid w:val="00B86687"/>
    <w:rsid w:val="00B87887"/>
    <w:rsid w:val="00B903EB"/>
    <w:rsid w:val="00B9072F"/>
    <w:rsid w:val="00B908FF"/>
    <w:rsid w:val="00B90AC1"/>
    <w:rsid w:val="00B90E13"/>
    <w:rsid w:val="00B91772"/>
    <w:rsid w:val="00B91E63"/>
    <w:rsid w:val="00B9280A"/>
    <w:rsid w:val="00B92D38"/>
    <w:rsid w:val="00B93166"/>
    <w:rsid w:val="00B93BA8"/>
    <w:rsid w:val="00B93EF9"/>
    <w:rsid w:val="00B940D3"/>
    <w:rsid w:val="00B942CA"/>
    <w:rsid w:val="00B94567"/>
    <w:rsid w:val="00B948FE"/>
    <w:rsid w:val="00B94A00"/>
    <w:rsid w:val="00B958B3"/>
    <w:rsid w:val="00B95955"/>
    <w:rsid w:val="00B95AEB"/>
    <w:rsid w:val="00B95CB4"/>
    <w:rsid w:val="00B970A6"/>
    <w:rsid w:val="00B97C5A"/>
    <w:rsid w:val="00B97D81"/>
    <w:rsid w:val="00B97F0A"/>
    <w:rsid w:val="00BA03C3"/>
    <w:rsid w:val="00BA081E"/>
    <w:rsid w:val="00BA086E"/>
    <w:rsid w:val="00BA088B"/>
    <w:rsid w:val="00BA0963"/>
    <w:rsid w:val="00BA1479"/>
    <w:rsid w:val="00BA1B41"/>
    <w:rsid w:val="00BA1B43"/>
    <w:rsid w:val="00BA1C36"/>
    <w:rsid w:val="00BA1CCE"/>
    <w:rsid w:val="00BA202F"/>
    <w:rsid w:val="00BA2233"/>
    <w:rsid w:val="00BA2855"/>
    <w:rsid w:val="00BA372E"/>
    <w:rsid w:val="00BA377D"/>
    <w:rsid w:val="00BA393B"/>
    <w:rsid w:val="00BA437B"/>
    <w:rsid w:val="00BA491D"/>
    <w:rsid w:val="00BA4E07"/>
    <w:rsid w:val="00BA4E27"/>
    <w:rsid w:val="00BA4E56"/>
    <w:rsid w:val="00BA50E2"/>
    <w:rsid w:val="00BA5931"/>
    <w:rsid w:val="00BA5A47"/>
    <w:rsid w:val="00BA6334"/>
    <w:rsid w:val="00BA6F49"/>
    <w:rsid w:val="00BA7131"/>
    <w:rsid w:val="00BA7394"/>
    <w:rsid w:val="00BA7E91"/>
    <w:rsid w:val="00BA7FC6"/>
    <w:rsid w:val="00BB15AE"/>
    <w:rsid w:val="00BB1801"/>
    <w:rsid w:val="00BB18BA"/>
    <w:rsid w:val="00BB1A94"/>
    <w:rsid w:val="00BB1E30"/>
    <w:rsid w:val="00BB22EE"/>
    <w:rsid w:val="00BB24F6"/>
    <w:rsid w:val="00BB26BB"/>
    <w:rsid w:val="00BB2987"/>
    <w:rsid w:val="00BB2DAB"/>
    <w:rsid w:val="00BB3130"/>
    <w:rsid w:val="00BB383E"/>
    <w:rsid w:val="00BB38D5"/>
    <w:rsid w:val="00BB3A9D"/>
    <w:rsid w:val="00BB3E43"/>
    <w:rsid w:val="00BB3E8B"/>
    <w:rsid w:val="00BB422B"/>
    <w:rsid w:val="00BB496D"/>
    <w:rsid w:val="00BB4B1A"/>
    <w:rsid w:val="00BB4C11"/>
    <w:rsid w:val="00BB571B"/>
    <w:rsid w:val="00BB5779"/>
    <w:rsid w:val="00BB5BA0"/>
    <w:rsid w:val="00BB777A"/>
    <w:rsid w:val="00BB77D6"/>
    <w:rsid w:val="00BB7938"/>
    <w:rsid w:val="00BB796F"/>
    <w:rsid w:val="00BC0340"/>
    <w:rsid w:val="00BC1806"/>
    <w:rsid w:val="00BC1C64"/>
    <w:rsid w:val="00BC1FFF"/>
    <w:rsid w:val="00BC244C"/>
    <w:rsid w:val="00BC25FE"/>
    <w:rsid w:val="00BC2688"/>
    <w:rsid w:val="00BC2903"/>
    <w:rsid w:val="00BC2F85"/>
    <w:rsid w:val="00BC32F4"/>
    <w:rsid w:val="00BC4134"/>
    <w:rsid w:val="00BC4264"/>
    <w:rsid w:val="00BC4A5B"/>
    <w:rsid w:val="00BC5252"/>
    <w:rsid w:val="00BC5651"/>
    <w:rsid w:val="00BC5683"/>
    <w:rsid w:val="00BC618C"/>
    <w:rsid w:val="00BC627E"/>
    <w:rsid w:val="00BC6987"/>
    <w:rsid w:val="00BC707F"/>
    <w:rsid w:val="00BC70B4"/>
    <w:rsid w:val="00BC7235"/>
    <w:rsid w:val="00BC7EFC"/>
    <w:rsid w:val="00BD04B8"/>
    <w:rsid w:val="00BD0731"/>
    <w:rsid w:val="00BD0E35"/>
    <w:rsid w:val="00BD10DC"/>
    <w:rsid w:val="00BD137B"/>
    <w:rsid w:val="00BD1D3B"/>
    <w:rsid w:val="00BD2730"/>
    <w:rsid w:val="00BD3BEF"/>
    <w:rsid w:val="00BD416A"/>
    <w:rsid w:val="00BD451C"/>
    <w:rsid w:val="00BD460B"/>
    <w:rsid w:val="00BD4616"/>
    <w:rsid w:val="00BD4D0F"/>
    <w:rsid w:val="00BD4F6F"/>
    <w:rsid w:val="00BD5170"/>
    <w:rsid w:val="00BD52FD"/>
    <w:rsid w:val="00BD564E"/>
    <w:rsid w:val="00BD581F"/>
    <w:rsid w:val="00BD61C4"/>
    <w:rsid w:val="00BD623B"/>
    <w:rsid w:val="00BD6556"/>
    <w:rsid w:val="00BD671C"/>
    <w:rsid w:val="00BD6FAA"/>
    <w:rsid w:val="00BD7274"/>
    <w:rsid w:val="00BD7979"/>
    <w:rsid w:val="00BE0433"/>
    <w:rsid w:val="00BE0ADD"/>
    <w:rsid w:val="00BE0D6C"/>
    <w:rsid w:val="00BE11B6"/>
    <w:rsid w:val="00BE1967"/>
    <w:rsid w:val="00BE1EFA"/>
    <w:rsid w:val="00BE2012"/>
    <w:rsid w:val="00BE2024"/>
    <w:rsid w:val="00BE20D2"/>
    <w:rsid w:val="00BE2909"/>
    <w:rsid w:val="00BE3C2B"/>
    <w:rsid w:val="00BE4482"/>
    <w:rsid w:val="00BE4891"/>
    <w:rsid w:val="00BE49CB"/>
    <w:rsid w:val="00BE4C9B"/>
    <w:rsid w:val="00BE5347"/>
    <w:rsid w:val="00BE590D"/>
    <w:rsid w:val="00BE5972"/>
    <w:rsid w:val="00BE5F0A"/>
    <w:rsid w:val="00BE64BD"/>
    <w:rsid w:val="00BE65E2"/>
    <w:rsid w:val="00BE6E6A"/>
    <w:rsid w:val="00BE704A"/>
    <w:rsid w:val="00BE740C"/>
    <w:rsid w:val="00BE79A5"/>
    <w:rsid w:val="00BE7C3E"/>
    <w:rsid w:val="00BF0620"/>
    <w:rsid w:val="00BF0628"/>
    <w:rsid w:val="00BF0CAE"/>
    <w:rsid w:val="00BF0EE0"/>
    <w:rsid w:val="00BF1458"/>
    <w:rsid w:val="00BF15B8"/>
    <w:rsid w:val="00BF1BE5"/>
    <w:rsid w:val="00BF26F4"/>
    <w:rsid w:val="00BF289C"/>
    <w:rsid w:val="00BF2B2B"/>
    <w:rsid w:val="00BF2E66"/>
    <w:rsid w:val="00BF2F06"/>
    <w:rsid w:val="00BF31A2"/>
    <w:rsid w:val="00BF3BFC"/>
    <w:rsid w:val="00BF3D5C"/>
    <w:rsid w:val="00BF4195"/>
    <w:rsid w:val="00BF41BB"/>
    <w:rsid w:val="00BF4E9D"/>
    <w:rsid w:val="00BF4F19"/>
    <w:rsid w:val="00BF534C"/>
    <w:rsid w:val="00BF5504"/>
    <w:rsid w:val="00BF5645"/>
    <w:rsid w:val="00BF5962"/>
    <w:rsid w:val="00BF59E3"/>
    <w:rsid w:val="00BF5F2A"/>
    <w:rsid w:val="00BF69C9"/>
    <w:rsid w:val="00BF70D5"/>
    <w:rsid w:val="00BF74D5"/>
    <w:rsid w:val="00C00B02"/>
    <w:rsid w:val="00C00DB7"/>
    <w:rsid w:val="00C01050"/>
    <w:rsid w:val="00C016AC"/>
    <w:rsid w:val="00C01844"/>
    <w:rsid w:val="00C01EDF"/>
    <w:rsid w:val="00C0203B"/>
    <w:rsid w:val="00C020F1"/>
    <w:rsid w:val="00C02563"/>
    <w:rsid w:val="00C03FD8"/>
    <w:rsid w:val="00C04271"/>
    <w:rsid w:val="00C04AFE"/>
    <w:rsid w:val="00C05310"/>
    <w:rsid w:val="00C0664F"/>
    <w:rsid w:val="00C06802"/>
    <w:rsid w:val="00C07271"/>
    <w:rsid w:val="00C1027C"/>
    <w:rsid w:val="00C10746"/>
    <w:rsid w:val="00C10991"/>
    <w:rsid w:val="00C10A3C"/>
    <w:rsid w:val="00C11560"/>
    <w:rsid w:val="00C12226"/>
    <w:rsid w:val="00C125CC"/>
    <w:rsid w:val="00C128C6"/>
    <w:rsid w:val="00C12EF3"/>
    <w:rsid w:val="00C13032"/>
    <w:rsid w:val="00C1307F"/>
    <w:rsid w:val="00C1399E"/>
    <w:rsid w:val="00C13EFE"/>
    <w:rsid w:val="00C13F36"/>
    <w:rsid w:val="00C14825"/>
    <w:rsid w:val="00C14EFF"/>
    <w:rsid w:val="00C1528C"/>
    <w:rsid w:val="00C15CFF"/>
    <w:rsid w:val="00C15E8D"/>
    <w:rsid w:val="00C162D0"/>
    <w:rsid w:val="00C17019"/>
    <w:rsid w:val="00C17139"/>
    <w:rsid w:val="00C175A0"/>
    <w:rsid w:val="00C177A3"/>
    <w:rsid w:val="00C17C34"/>
    <w:rsid w:val="00C17D28"/>
    <w:rsid w:val="00C20345"/>
    <w:rsid w:val="00C209E3"/>
    <w:rsid w:val="00C21407"/>
    <w:rsid w:val="00C214A1"/>
    <w:rsid w:val="00C22457"/>
    <w:rsid w:val="00C226D3"/>
    <w:rsid w:val="00C228D6"/>
    <w:rsid w:val="00C22BE8"/>
    <w:rsid w:val="00C2384E"/>
    <w:rsid w:val="00C23E28"/>
    <w:rsid w:val="00C23F7D"/>
    <w:rsid w:val="00C256C0"/>
    <w:rsid w:val="00C25AEB"/>
    <w:rsid w:val="00C26328"/>
    <w:rsid w:val="00C26339"/>
    <w:rsid w:val="00C2664B"/>
    <w:rsid w:val="00C2770E"/>
    <w:rsid w:val="00C2777A"/>
    <w:rsid w:val="00C27A6F"/>
    <w:rsid w:val="00C27AA0"/>
    <w:rsid w:val="00C302B5"/>
    <w:rsid w:val="00C3067A"/>
    <w:rsid w:val="00C30915"/>
    <w:rsid w:val="00C30A7F"/>
    <w:rsid w:val="00C31AFA"/>
    <w:rsid w:val="00C31EC9"/>
    <w:rsid w:val="00C3306D"/>
    <w:rsid w:val="00C331A5"/>
    <w:rsid w:val="00C33367"/>
    <w:rsid w:val="00C33D48"/>
    <w:rsid w:val="00C33DCF"/>
    <w:rsid w:val="00C340BA"/>
    <w:rsid w:val="00C340EA"/>
    <w:rsid w:val="00C3445B"/>
    <w:rsid w:val="00C348E4"/>
    <w:rsid w:val="00C34957"/>
    <w:rsid w:val="00C34CC9"/>
    <w:rsid w:val="00C35171"/>
    <w:rsid w:val="00C3525C"/>
    <w:rsid w:val="00C35604"/>
    <w:rsid w:val="00C35B44"/>
    <w:rsid w:val="00C37882"/>
    <w:rsid w:val="00C37932"/>
    <w:rsid w:val="00C37EA5"/>
    <w:rsid w:val="00C4028F"/>
    <w:rsid w:val="00C402EF"/>
    <w:rsid w:val="00C40664"/>
    <w:rsid w:val="00C40C4B"/>
    <w:rsid w:val="00C41247"/>
    <w:rsid w:val="00C41CD5"/>
    <w:rsid w:val="00C4354B"/>
    <w:rsid w:val="00C43BB6"/>
    <w:rsid w:val="00C464C5"/>
    <w:rsid w:val="00C465D8"/>
    <w:rsid w:val="00C46C22"/>
    <w:rsid w:val="00C4729C"/>
    <w:rsid w:val="00C47487"/>
    <w:rsid w:val="00C47B2E"/>
    <w:rsid w:val="00C47C32"/>
    <w:rsid w:val="00C47D34"/>
    <w:rsid w:val="00C508ED"/>
    <w:rsid w:val="00C50A7B"/>
    <w:rsid w:val="00C50ABB"/>
    <w:rsid w:val="00C50C45"/>
    <w:rsid w:val="00C50C93"/>
    <w:rsid w:val="00C50E65"/>
    <w:rsid w:val="00C51167"/>
    <w:rsid w:val="00C51637"/>
    <w:rsid w:val="00C5167B"/>
    <w:rsid w:val="00C51826"/>
    <w:rsid w:val="00C518EB"/>
    <w:rsid w:val="00C51F22"/>
    <w:rsid w:val="00C521DD"/>
    <w:rsid w:val="00C52CB8"/>
    <w:rsid w:val="00C5394B"/>
    <w:rsid w:val="00C539D0"/>
    <w:rsid w:val="00C53DB3"/>
    <w:rsid w:val="00C54380"/>
    <w:rsid w:val="00C54627"/>
    <w:rsid w:val="00C5562F"/>
    <w:rsid w:val="00C55BF7"/>
    <w:rsid w:val="00C5643F"/>
    <w:rsid w:val="00C56708"/>
    <w:rsid w:val="00C568AA"/>
    <w:rsid w:val="00C56C99"/>
    <w:rsid w:val="00C57385"/>
    <w:rsid w:val="00C574EF"/>
    <w:rsid w:val="00C57EDE"/>
    <w:rsid w:val="00C60079"/>
    <w:rsid w:val="00C600C0"/>
    <w:rsid w:val="00C60757"/>
    <w:rsid w:val="00C610A9"/>
    <w:rsid w:val="00C614BA"/>
    <w:rsid w:val="00C61920"/>
    <w:rsid w:val="00C619A4"/>
    <w:rsid w:val="00C61B55"/>
    <w:rsid w:val="00C6208A"/>
    <w:rsid w:val="00C62615"/>
    <w:rsid w:val="00C62C3D"/>
    <w:rsid w:val="00C63159"/>
    <w:rsid w:val="00C638B5"/>
    <w:rsid w:val="00C64C0A"/>
    <w:rsid w:val="00C64CD6"/>
    <w:rsid w:val="00C64CF8"/>
    <w:rsid w:val="00C6521B"/>
    <w:rsid w:val="00C6534D"/>
    <w:rsid w:val="00C6559A"/>
    <w:rsid w:val="00C658B1"/>
    <w:rsid w:val="00C65956"/>
    <w:rsid w:val="00C668A0"/>
    <w:rsid w:val="00C66C12"/>
    <w:rsid w:val="00C66C5A"/>
    <w:rsid w:val="00C66E78"/>
    <w:rsid w:val="00C67191"/>
    <w:rsid w:val="00C67263"/>
    <w:rsid w:val="00C67442"/>
    <w:rsid w:val="00C67BF3"/>
    <w:rsid w:val="00C70516"/>
    <w:rsid w:val="00C70EE6"/>
    <w:rsid w:val="00C71D03"/>
    <w:rsid w:val="00C72345"/>
    <w:rsid w:val="00C72385"/>
    <w:rsid w:val="00C72A23"/>
    <w:rsid w:val="00C737C6"/>
    <w:rsid w:val="00C739B9"/>
    <w:rsid w:val="00C73A01"/>
    <w:rsid w:val="00C73A97"/>
    <w:rsid w:val="00C74908"/>
    <w:rsid w:val="00C74CC8"/>
    <w:rsid w:val="00C7508A"/>
    <w:rsid w:val="00C750E6"/>
    <w:rsid w:val="00C752FE"/>
    <w:rsid w:val="00C75826"/>
    <w:rsid w:val="00C76001"/>
    <w:rsid w:val="00C7617C"/>
    <w:rsid w:val="00C76559"/>
    <w:rsid w:val="00C76C39"/>
    <w:rsid w:val="00C772E8"/>
    <w:rsid w:val="00C77523"/>
    <w:rsid w:val="00C776AF"/>
    <w:rsid w:val="00C77A82"/>
    <w:rsid w:val="00C77BF0"/>
    <w:rsid w:val="00C77DF0"/>
    <w:rsid w:val="00C80240"/>
    <w:rsid w:val="00C803D3"/>
    <w:rsid w:val="00C8054B"/>
    <w:rsid w:val="00C809A3"/>
    <w:rsid w:val="00C80B02"/>
    <w:rsid w:val="00C815E7"/>
    <w:rsid w:val="00C81D2A"/>
    <w:rsid w:val="00C8213A"/>
    <w:rsid w:val="00C8213E"/>
    <w:rsid w:val="00C82232"/>
    <w:rsid w:val="00C824B8"/>
    <w:rsid w:val="00C82CA5"/>
    <w:rsid w:val="00C8306F"/>
    <w:rsid w:val="00C83364"/>
    <w:rsid w:val="00C83752"/>
    <w:rsid w:val="00C8397A"/>
    <w:rsid w:val="00C84020"/>
    <w:rsid w:val="00C84246"/>
    <w:rsid w:val="00C84727"/>
    <w:rsid w:val="00C84EAF"/>
    <w:rsid w:val="00C85034"/>
    <w:rsid w:val="00C85198"/>
    <w:rsid w:val="00C85281"/>
    <w:rsid w:val="00C85628"/>
    <w:rsid w:val="00C85DDC"/>
    <w:rsid w:val="00C86590"/>
    <w:rsid w:val="00C8765E"/>
    <w:rsid w:val="00C87911"/>
    <w:rsid w:val="00C87A97"/>
    <w:rsid w:val="00C87F42"/>
    <w:rsid w:val="00C901A9"/>
    <w:rsid w:val="00C90FFC"/>
    <w:rsid w:val="00C91E6E"/>
    <w:rsid w:val="00C921BE"/>
    <w:rsid w:val="00C92674"/>
    <w:rsid w:val="00C92847"/>
    <w:rsid w:val="00C928D1"/>
    <w:rsid w:val="00C92B37"/>
    <w:rsid w:val="00C93289"/>
    <w:rsid w:val="00C93CAF"/>
    <w:rsid w:val="00C94321"/>
    <w:rsid w:val="00C95929"/>
    <w:rsid w:val="00C960FB"/>
    <w:rsid w:val="00C96574"/>
    <w:rsid w:val="00C97437"/>
    <w:rsid w:val="00C974EA"/>
    <w:rsid w:val="00C97BED"/>
    <w:rsid w:val="00C97EB5"/>
    <w:rsid w:val="00C97FB9"/>
    <w:rsid w:val="00CA049E"/>
    <w:rsid w:val="00CA06E8"/>
    <w:rsid w:val="00CA0EAA"/>
    <w:rsid w:val="00CA193F"/>
    <w:rsid w:val="00CA1ED3"/>
    <w:rsid w:val="00CA218E"/>
    <w:rsid w:val="00CA26C3"/>
    <w:rsid w:val="00CA2ABA"/>
    <w:rsid w:val="00CA31F7"/>
    <w:rsid w:val="00CA390E"/>
    <w:rsid w:val="00CA4574"/>
    <w:rsid w:val="00CA5119"/>
    <w:rsid w:val="00CA5FEF"/>
    <w:rsid w:val="00CA6164"/>
    <w:rsid w:val="00CA6EA7"/>
    <w:rsid w:val="00CA6FD2"/>
    <w:rsid w:val="00CA70B2"/>
    <w:rsid w:val="00CA71A8"/>
    <w:rsid w:val="00CA77AA"/>
    <w:rsid w:val="00CA7806"/>
    <w:rsid w:val="00CB0071"/>
    <w:rsid w:val="00CB0423"/>
    <w:rsid w:val="00CB06CF"/>
    <w:rsid w:val="00CB108B"/>
    <w:rsid w:val="00CB157F"/>
    <w:rsid w:val="00CB2205"/>
    <w:rsid w:val="00CB2216"/>
    <w:rsid w:val="00CB305E"/>
    <w:rsid w:val="00CB313A"/>
    <w:rsid w:val="00CB3682"/>
    <w:rsid w:val="00CB434C"/>
    <w:rsid w:val="00CB4506"/>
    <w:rsid w:val="00CB4B59"/>
    <w:rsid w:val="00CB4C0E"/>
    <w:rsid w:val="00CB5BDA"/>
    <w:rsid w:val="00CB6AF1"/>
    <w:rsid w:val="00CB6BA9"/>
    <w:rsid w:val="00CB6C17"/>
    <w:rsid w:val="00CB6FC1"/>
    <w:rsid w:val="00CB758C"/>
    <w:rsid w:val="00CB75F8"/>
    <w:rsid w:val="00CB7875"/>
    <w:rsid w:val="00CB7DF7"/>
    <w:rsid w:val="00CC024F"/>
    <w:rsid w:val="00CC09F7"/>
    <w:rsid w:val="00CC0C23"/>
    <w:rsid w:val="00CC1AD4"/>
    <w:rsid w:val="00CC1BE5"/>
    <w:rsid w:val="00CC1F46"/>
    <w:rsid w:val="00CC252A"/>
    <w:rsid w:val="00CC3256"/>
    <w:rsid w:val="00CC3271"/>
    <w:rsid w:val="00CC32A2"/>
    <w:rsid w:val="00CC3A1B"/>
    <w:rsid w:val="00CC3EC7"/>
    <w:rsid w:val="00CC4030"/>
    <w:rsid w:val="00CC4290"/>
    <w:rsid w:val="00CC473B"/>
    <w:rsid w:val="00CC4C0E"/>
    <w:rsid w:val="00CC4D21"/>
    <w:rsid w:val="00CC4D37"/>
    <w:rsid w:val="00CC4FF2"/>
    <w:rsid w:val="00CC5124"/>
    <w:rsid w:val="00CC5426"/>
    <w:rsid w:val="00CC5588"/>
    <w:rsid w:val="00CC55B1"/>
    <w:rsid w:val="00CC56DA"/>
    <w:rsid w:val="00CC57F8"/>
    <w:rsid w:val="00CC58F9"/>
    <w:rsid w:val="00CC63CA"/>
    <w:rsid w:val="00CC6961"/>
    <w:rsid w:val="00CC6DAA"/>
    <w:rsid w:val="00CC7062"/>
    <w:rsid w:val="00CC7E88"/>
    <w:rsid w:val="00CD0840"/>
    <w:rsid w:val="00CD0E09"/>
    <w:rsid w:val="00CD0F8D"/>
    <w:rsid w:val="00CD1193"/>
    <w:rsid w:val="00CD1C9E"/>
    <w:rsid w:val="00CD2219"/>
    <w:rsid w:val="00CD2232"/>
    <w:rsid w:val="00CD23CC"/>
    <w:rsid w:val="00CD2C07"/>
    <w:rsid w:val="00CD2E01"/>
    <w:rsid w:val="00CD30B6"/>
    <w:rsid w:val="00CD3106"/>
    <w:rsid w:val="00CD3336"/>
    <w:rsid w:val="00CD3425"/>
    <w:rsid w:val="00CD3B09"/>
    <w:rsid w:val="00CD3EE8"/>
    <w:rsid w:val="00CD410D"/>
    <w:rsid w:val="00CD4297"/>
    <w:rsid w:val="00CD49E4"/>
    <w:rsid w:val="00CD4BCE"/>
    <w:rsid w:val="00CD51F2"/>
    <w:rsid w:val="00CD52B3"/>
    <w:rsid w:val="00CD5376"/>
    <w:rsid w:val="00CD564D"/>
    <w:rsid w:val="00CD5B2F"/>
    <w:rsid w:val="00CD6746"/>
    <w:rsid w:val="00CD67D5"/>
    <w:rsid w:val="00CD6A51"/>
    <w:rsid w:val="00CD6E46"/>
    <w:rsid w:val="00CD76D2"/>
    <w:rsid w:val="00CE03E5"/>
    <w:rsid w:val="00CE0692"/>
    <w:rsid w:val="00CE08A9"/>
    <w:rsid w:val="00CE0C29"/>
    <w:rsid w:val="00CE0FAF"/>
    <w:rsid w:val="00CE15AF"/>
    <w:rsid w:val="00CE1699"/>
    <w:rsid w:val="00CE288B"/>
    <w:rsid w:val="00CE2ACC"/>
    <w:rsid w:val="00CE2BF4"/>
    <w:rsid w:val="00CE33C7"/>
    <w:rsid w:val="00CE364F"/>
    <w:rsid w:val="00CE3F35"/>
    <w:rsid w:val="00CE453F"/>
    <w:rsid w:val="00CE4E8D"/>
    <w:rsid w:val="00CE5252"/>
    <w:rsid w:val="00CE5446"/>
    <w:rsid w:val="00CE5475"/>
    <w:rsid w:val="00CE556A"/>
    <w:rsid w:val="00CE56E0"/>
    <w:rsid w:val="00CE58A0"/>
    <w:rsid w:val="00CE632D"/>
    <w:rsid w:val="00CE63C2"/>
    <w:rsid w:val="00CE6D19"/>
    <w:rsid w:val="00CE70B9"/>
    <w:rsid w:val="00CE7548"/>
    <w:rsid w:val="00CE7CC2"/>
    <w:rsid w:val="00CF01E9"/>
    <w:rsid w:val="00CF032A"/>
    <w:rsid w:val="00CF067A"/>
    <w:rsid w:val="00CF0925"/>
    <w:rsid w:val="00CF1010"/>
    <w:rsid w:val="00CF11EA"/>
    <w:rsid w:val="00CF1558"/>
    <w:rsid w:val="00CF18CE"/>
    <w:rsid w:val="00CF26D8"/>
    <w:rsid w:val="00CF31BC"/>
    <w:rsid w:val="00CF331B"/>
    <w:rsid w:val="00CF360B"/>
    <w:rsid w:val="00CF373F"/>
    <w:rsid w:val="00CF3B8C"/>
    <w:rsid w:val="00CF3CFE"/>
    <w:rsid w:val="00CF3EF0"/>
    <w:rsid w:val="00CF474A"/>
    <w:rsid w:val="00CF4768"/>
    <w:rsid w:val="00CF48DF"/>
    <w:rsid w:val="00CF4A70"/>
    <w:rsid w:val="00CF4F97"/>
    <w:rsid w:val="00CF500B"/>
    <w:rsid w:val="00CF5CE7"/>
    <w:rsid w:val="00CF6A3B"/>
    <w:rsid w:val="00CF6C1A"/>
    <w:rsid w:val="00CF6C41"/>
    <w:rsid w:val="00CF76B2"/>
    <w:rsid w:val="00CF77B1"/>
    <w:rsid w:val="00CF7DEE"/>
    <w:rsid w:val="00CF7E2A"/>
    <w:rsid w:val="00D001AF"/>
    <w:rsid w:val="00D008A9"/>
    <w:rsid w:val="00D00ABE"/>
    <w:rsid w:val="00D0218E"/>
    <w:rsid w:val="00D02966"/>
    <w:rsid w:val="00D02BC9"/>
    <w:rsid w:val="00D02F03"/>
    <w:rsid w:val="00D02FA4"/>
    <w:rsid w:val="00D035F4"/>
    <w:rsid w:val="00D037FC"/>
    <w:rsid w:val="00D0416A"/>
    <w:rsid w:val="00D042C8"/>
    <w:rsid w:val="00D045DF"/>
    <w:rsid w:val="00D0466A"/>
    <w:rsid w:val="00D04BFC"/>
    <w:rsid w:val="00D05863"/>
    <w:rsid w:val="00D05865"/>
    <w:rsid w:val="00D05965"/>
    <w:rsid w:val="00D06022"/>
    <w:rsid w:val="00D0608F"/>
    <w:rsid w:val="00D067D3"/>
    <w:rsid w:val="00D069AB"/>
    <w:rsid w:val="00D0718F"/>
    <w:rsid w:val="00D076DB"/>
    <w:rsid w:val="00D104BD"/>
    <w:rsid w:val="00D10855"/>
    <w:rsid w:val="00D118BB"/>
    <w:rsid w:val="00D11A35"/>
    <w:rsid w:val="00D11BDE"/>
    <w:rsid w:val="00D123B7"/>
    <w:rsid w:val="00D12659"/>
    <w:rsid w:val="00D129B9"/>
    <w:rsid w:val="00D12DF2"/>
    <w:rsid w:val="00D12DF6"/>
    <w:rsid w:val="00D12E5E"/>
    <w:rsid w:val="00D134BE"/>
    <w:rsid w:val="00D13819"/>
    <w:rsid w:val="00D139E1"/>
    <w:rsid w:val="00D13B4D"/>
    <w:rsid w:val="00D13F75"/>
    <w:rsid w:val="00D14576"/>
    <w:rsid w:val="00D1674A"/>
    <w:rsid w:val="00D16808"/>
    <w:rsid w:val="00D16AEA"/>
    <w:rsid w:val="00D16F64"/>
    <w:rsid w:val="00D175AE"/>
    <w:rsid w:val="00D20928"/>
    <w:rsid w:val="00D20A4C"/>
    <w:rsid w:val="00D20A75"/>
    <w:rsid w:val="00D20D0C"/>
    <w:rsid w:val="00D2172C"/>
    <w:rsid w:val="00D21875"/>
    <w:rsid w:val="00D22937"/>
    <w:rsid w:val="00D23665"/>
    <w:rsid w:val="00D23FDE"/>
    <w:rsid w:val="00D25533"/>
    <w:rsid w:val="00D258DE"/>
    <w:rsid w:val="00D266D4"/>
    <w:rsid w:val="00D2696C"/>
    <w:rsid w:val="00D27108"/>
    <w:rsid w:val="00D2794F"/>
    <w:rsid w:val="00D27BA0"/>
    <w:rsid w:val="00D30391"/>
    <w:rsid w:val="00D307CF"/>
    <w:rsid w:val="00D30B78"/>
    <w:rsid w:val="00D30BE5"/>
    <w:rsid w:val="00D30E0C"/>
    <w:rsid w:val="00D31C75"/>
    <w:rsid w:val="00D32777"/>
    <w:rsid w:val="00D331D6"/>
    <w:rsid w:val="00D332D6"/>
    <w:rsid w:val="00D3357E"/>
    <w:rsid w:val="00D336F8"/>
    <w:rsid w:val="00D33967"/>
    <w:rsid w:val="00D33B7C"/>
    <w:rsid w:val="00D34398"/>
    <w:rsid w:val="00D3476F"/>
    <w:rsid w:val="00D3555D"/>
    <w:rsid w:val="00D35B44"/>
    <w:rsid w:val="00D366DE"/>
    <w:rsid w:val="00D36769"/>
    <w:rsid w:val="00D3763F"/>
    <w:rsid w:val="00D3771B"/>
    <w:rsid w:val="00D4012A"/>
    <w:rsid w:val="00D405FA"/>
    <w:rsid w:val="00D40D15"/>
    <w:rsid w:val="00D4178B"/>
    <w:rsid w:val="00D42EF6"/>
    <w:rsid w:val="00D43B5B"/>
    <w:rsid w:val="00D43CCC"/>
    <w:rsid w:val="00D43CEB"/>
    <w:rsid w:val="00D43F34"/>
    <w:rsid w:val="00D44B3D"/>
    <w:rsid w:val="00D44B82"/>
    <w:rsid w:val="00D44F55"/>
    <w:rsid w:val="00D44F85"/>
    <w:rsid w:val="00D451C5"/>
    <w:rsid w:val="00D452EB"/>
    <w:rsid w:val="00D456ED"/>
    <w:rsid w:val="00D4586F"/>
    <w:rsid w:val="00D45EE3"/>
    <w:rsid w:val="00D460F6"/>
    <w:rsid w:val="00D464EE"/>
    <w:rsid w:val="00D46847"/>
    <w:rsid w:val="00D46E0B"/>
    <w:rsid w:val="00D4709B"/>
    <w:rsid w:val="00D472AC"/>
    <w:rsid w:val="00D473BC"/>
    <w:rsid w:val="00D478FC"/>
    <w:rsid w:val="00D47E35"/>
    <w:rsid w:val="00D47F21"/>
    <w:rsid w:val="00D500D7"/>
    <w:rsid w:val="00D50B68"/>
    <w:rsid w:val="00D50BAA"/>
    <w:rsid w:val="00D50CB3"/>
    <w:rsid w:val="00D50D84"/>
    <w:rsid w:val="00D51A68"/>
    <w:rsid w:val="00D51CB5"/>
    <w:rsid w:val="00D5205C"/>
    <w:rsid w:val="00D5273C"/>
    <w:rsid w:val="00D5283D"/>
    <w:rsid w:val="00D53154"/>
    <w:rsid w:val="00D535D7"/>
    <w:rsid w:val="00D53C72"/>
    <w:rsid w:val="00D54369"/>
    <w:rsid w:val="00D5472C"/>
    <w:rsid w:val="00D54D6A"/>
    <w:rsid w:val="00D54E22"/>
    <w:rsid w:val="00D550C0"/>
    <w:rsid w:val="00D5605D"/>
    <w:rsid w:val="00D56083"/>
    <w:rsid w:val="00D56306"/>
    <w:rsid w:val="00D56E2F"/>
    <w:rsid w:val="00D572D2"/>
    <w:rsid w:val="00D57471"/>
    <w:rsid w:val="00D57E2A"/>
    <w:rsid w:val="00D600B2"/>
    <w:rsid w:val="00D6102B"/>
    <w:rsid w:val="00D613CF"/>
    <w:rsid w:val="00D618DD"/>
    <w:rsid w:val="00D62429"/>
    <w:rsid w:val="00D62737"/>
    <w:rsid w:val="00D632A5"/>
    <w:rsid w:val="00D6358E"/>
    <w:rsid w:val="00D640C6"/>
    <w:rsid w:val="00D647EF"/>
    <w:rsid w:val="00D65050"/>
    <w:rsid w:val="00D653B7"/>
    <w:rsid w:val="00D65914"/>
    <w:rsid w:val="00D65A4D"/>
    <w:rsid w:val="00D66776"/>
    <w:rsid w:val="00D7099A"/>
    <w:rsid w:val="00D70B35"/>
    <w:rsid w:val="00D71C36"/>
    <w:rsid w:val="00D7225C"/>
    <w:rsid w:val="00D73136"/>
    <w:rsid w:val="00D733F7"/>
    <w:rsid w:val="00D73844"/>
    <w:rsid w:val="00D73BD9"/>
    <w:rsid w:val="00D741BD"/>
    <w:rsid w:val="00D74350"/>
    <w:rsid w:val="00D74580"/>
    <w:rsid w:val="00D7468E"/>
    <w:rsid w:val="00D750C9"/>
    <w:rsid w:val="00D7535B"/>
    <w:rsid w:val="00D75784"/>
    <w:rsid w:val="00D76430"/>
    <w:rsid w:val="00D76912"/>
    <w:rsid w:val="00D774F6"/>
    <w:rsid w:val="00D7755F"/>
    <w:rsid w:val="00D8056F"/>
    <w:rsid w:val="00D80C18"/>
    <w:rsid w:val="00D80DA0"/>
    <w:rsid w:val="00D811E6"/>
    <w:rsid w:val="00D81707"/>
    <w:rsid w:val="00D81D6B"/>
    <w:rsid w:val="00D81DE3"/>
    <w:rsid w:val="00D82BA8"/>
    <w:rsid w:val="00D83942"/>
    <w:rsid w:val="00D843AD"/>
    <w:rsid w:val="00D845D1"/>
    <w:rsid w:val="00D84608"/>
    <w:rsid w:val="00D84701"/>
    <w:rsid w:val="00D84BF3"/>
    <w:rsid w:val="00D84DA4"/>
    <w:rsid w:val="00D868C8"/>
    <w:rsid w:val="00D86D8A"/>
    <w:rsid w:val="00D871A2"/>
    <w:rsid w:val="00D901C9"/>
    <w:rsid w:val="00D913C7"/>
    <w:rsid w:val="00D91416"/>
    <w:rsid w:val="00D918AA"/>
    <w:rsid w:val="00D91997"/>
    <w:rsid w:val="00D91C84"/>
    <w:rsid w:val="00D91F6C"/>
    <w:rsid w:val="00D92CF3"/>
    <w:rsid w:val="00D93381"/>
    <w:rsid w:val="00D939E4"/>
    <w:rsid w:val="00D93F7A"/>
    <w:rsid w:val="00D94618"/>
    <w:rsid w:val="00D94D3E"/>
    <w:rsid w:val="00D9528C"/>
    <w:rsid w:val="00D952D8"/>
    <w:rsid w:val="00D95357"/>
    <w:rsid w:val="00D96554"/>
    <w:rsid w:val="00D96559"/>
    <w:rsid w:val="00D97160"/>
    <w:rsid w:val="00D9793C"/>
    <w:rsid w:val="00D979D2"/>
    <w:rsid w:val="00D97B5E"/>
    <w:rsid w:val="00D97D87"/>
    <w:rsid w:val="00D97F4E"/>
    <w:rsid w:val="00DA001F"/>
    <w:rsid w:val="00DA0514"/>
    <w:rsid w:val="00DA05B3"/>
    <w:rsid w:val="00DA12A2"/>
    <w:rsid w:val="00DA1413"/>
    <w:rsid w:val="00DA1CB1"/>
    <w:rsid w:val="00DA26AD"/>
    <w:rsid w:val="00DA30FD"/>
    <w:rsid w:val="00DA3E69"/>
    <w:rsid w:val="00DA3EA7"/>
    <w:rsid w:val="00DA41A2"/>
    <w:rsid w:val="00DA4658"/>
    <w:rsid w:val="00DA5140"/>
    <w:rsid w:val="00DA57BD"/>
    <w:rsid w:val="00DA58F9"/>
    <w:rsid w:val="00DA6421"/>
    <w:rsid w:val="00DA6A55"/>
    <w:rsid w:val="00DA6A77"/>
    <w:rsid w:val="00DA7366"/>
    <w:rsid w:val="00DA77F5"/>
    <w:rsid w:val="00DA7D2B"/>
    <w:rsid w:val="00DB06B8"/>
    <w:rsid w:val="00DB0DB3"/>
    <w:rsid w:val="00DB147A"/>
    <w:rsid w:val="00DB1654"/>
    <w:rsid w:val="00DB16F4"/>
    <w:rsid w:val="00DB19FB"/>
    <w:rsid w:val="00DB1B22"/>
    <w:rsid w:val="00DB1CDF"/>
    <w:rsid w:val="00DB1E78"/>
    <w:rsid w:val="00DB20D6"/>
    <w:rsid w:val="00DB32E3"/>
    <w:rsid w:val="00DB3550"/>
    <w:rsid w:val="00DB3639"/>
    <w:rsid w:val="00DB363A"/>
    <w:rsid w:val="00DB39E4"/>
    <w:rsid w:val="00DB3AB1"/>
    <w:rsid w:val="00DB3AE9"/>
    <w:rsid w:val="00DB3EF5"/>
    <w:rsid w:val="00DB4BDF"/>
    <w:rsid w:val="00DB4DB4"/>
    <w:rsid w:val="00DB522D"/>
    <w:rsid w:val="00DB5831"/>
    <w:rsid w:val="00DB5A27"/>
    <w:rsid w:val="00DB5D94"/>
    <w:rsid w:val="00DB64AA"/>
    <w:rsid w:val="00DB66DA"/>
    <w:rsid w:val="00DB6E66"/>
    <w:rsid w:val="00DB6FC5"/>
    <w:rsid w:val="00DB7236"/>
    <w:rsid w:val="00DB756F"/>
    <w:rsid w:val="00DB769D"/>
    <w:rsid w:val="00DB7743"/>
    <w:rsid w:val="00DB78F4"/>
    <w:rsid w:val="00DB7EC0"/>
    <w:rsid w:val="00DC03B6"/>
    <w:rsid w:val="00DC03CF"/>
    <w:rsid w:val="00DC0484"/>
    <w:rsid w:val="00DC070A"/>
    <w:rsid w:val="00DC072D"/>
    <w:rsid w:val="00DC0C7C"/>
    <w:rsid w:val="00DC1114"/>
    <w:rsid w:val="00DC125C"/>
    <w:rsid w:val="00DC183C"/>
    <w:rsid w:val="00DC1BD7"/>
    <w:rsid w:val="00DC2315"/>
    <w:rsid w:val="00DC238D"/>
    <w:rsid w:val="00DC3597"/>
    <w:rsid w:val="00DC3CF6"/>
    <w:rsid w:val="00DC3D4C"/>
    <w:rsid w:val="00DC42CC"/>
    <w:rsid w:val="00DC45CD"/>
    <w:rsid w:val="00DC4E1C"/>
    <w:rsid w:val="00DC5028"/>
    <w:rsid w:val="00DC5C9B"/>
    <w:rsid w:val="00DC5CB7"/>
    <w:rsid w:val="00DC5D89"/>
    <w:rsid w:val="00DC6049"/>
    <w:rsid w:val="00DC64DD"/>
    <w:rsid w:val="00DC68C6"/>
    <w:rsid w:val="00DC6FD1"/>
    <w:rsid w:val="00DC6FF6"/>
    <w:rsid w:val="00DC71FD"/>
    <w:rsid w:val="00DC7339"/>
    <w:rsid w:val="00DC7D91"/>
    <w:rsid w:val="00DC7E03"/>
    <w:rsid w:val="00DC7E3C"/>
    <w:rsid w:val="00DD0128"/>
    <w:rsid w:val="00DD0B3D"/>
    <w:rsid w:val="00DD0C03"/>
    <w:rsid w:val="00DD0E6B"/>
    <w:rsid w:val="00DD0E73"/>
    <w:rsid w:val="00DD0F69"/>
    <w:rsid w:val="00DD116E"/>
    <w:rsid w:val="00DD130F"/>
    <w:rsid w:val="00DD1B87"/>
    <w:rsid w:val="00DD2BFC"/>
    <w:rsid w:val="00DD2DB9"/>
    <w:rsid w:val="00DD2E92"/>
    <w:rsid w:val="00DD3417"/>
    <w:rsid w:val="00DD35A3"/>
    <w:rsid w:val="00DD3B33"/>
    <w:rsid w:val="00DD5035"/>
    <w:rsid w:val="00DD5070"/>
    <w:rsid w:val="00DD50D2"/>
    <w:rsid w:val="00DD6005"/>
    <w:rsid w:val="00DD65B7"/>
    <w:rsid w:val="00DD65F2"/>
    <w:rsid w:val="00DD6624"/>
    <w:rsid w:val="00DD6995"/>
    <w:rsid w:val="00DD741A"/>
    <w:rsid w:val="00DD7734"/>
    <w:rsid w:val="00DD7EF5"/>
    <w:rsid w:val="00DE0908"/>
    <w:rsid w:val="00DE0B50"/>
    <w:rsid w:val="00DE2161"/>
    <w:rsid w:val="00DE2967"/>
    <w:rsid w:val="00DE2D63"/>
    <w:rsid w:val="00DE2D93"/>
    <w:rsid w:val="00DE3348"/>
    <w:rsid w:val="00DE33C4"/>
    <w:rsid w:val="00DE36A1"/>
    <w:rsid w:val="00DE3738"/>
    <w:rsid w:val="00DE4089"/>
    <w:rsid w:val="00DE5976"/>
    <w:rsid w:val="00DE5A48"/>
    <w:rsid w:val="00DE5D8B"/>
    <w:rsid w:val="00DE5DEE"/>
    <w:rsid w:val="00DE6272"/>
    <w:rsid w:val="00DE639D"/>
    <w:rsid w:val="00DE6893"/>
    <w:rsid w:val="00DE694E"/>
    <w:rsid w:val="00DE697D"/>
    <w:rsid w:val="00DE70D6"/>
    <w:rsid w:val="00DE7EE6"/>
    <w:rsid w:val="00DE7F99"/>
    <w:rsid w:val="00DF0517"/>
    <w:rsid w:val="00DF0B44"/>
    <w:rsid w:val="00DF1331"/>
    <w:rsid w:val="00DF1465"/>
    <w:rsid w:val="00DF15C1"/>
    <w:rsid w:val="00DF163F"/>
    <w:rsid w:val="00DF18C3"/>
    <w:rsid w:val="00DF2F62"/>
    <w:rsid w:val="00DF327E"/>
    <w:rsid w:val="00DF358E"/>
    <w:rsid w:val="00DF39EB"/>
    <w:rsid w:val="00DF3B24"/>
    <w:rsid w:val="00DF48C7"/>
    <w:rsid w:val="00DF4A5B"/>
    <w:rsid w:val="00DF4CA7"/>
    <w:rsid w:val="00DF5376"/>
    <w:rsid w:val="00DF599B"/>
    <w:rsid w:val="00DF5FC9"/>
    <w:rsid w:val="00DF6088"/>
    <w:rsid w:val="00DF60D6"/>
    <w:rsid w:val="00DF673F"/>
    <w:rsid w:val="00DF677A"/>
    <w:rsid w:val="00DF6791"/>
    <w:rsid w:val="00DF6BFA"/>
    <w:rsid w:val="00DF6CBF"/>
    <w:rsid w:val="00DF72D5"/>
    <w:rsid w:val="00DF750B"/>
    <w:rsid w:val="00DF7C30"/>
    <w:rsid w:val="00E0020D"/>
    <w:rsid w:val="00E00836"/>
    <w:rsid w:val="00E01346"/>
    <w:rsid w:val="00E020F2"/>
    <w:rsid w:val="00E0308B"/>
    <w:rsid w:val="00E0315B"/>
    <w:rsid w:val="00E033A3"/>
    <w:rsid w:val="00E034ED"/>
    <w:rsid w:val="00E037EF"/>
    <w:rsid w:val="00E03F85"/>
    <w:rsid w:val="00E041B7"/>
    <w:rsid w:val="00E0454A"/>
    <w:rsid w:val="00E04AC9"/>
    <w:rsid w:val="00E04F51"/>
    <w:rsid w:val="00E04F7B"/>
    <w:rsid w:val="00E051A0"/>
    <w:rsid w:val="00E052BC"/>
    <w:rsid w:val="00E053AE"/>
    <w:rsid w:val="00E05942"/>
    <w:rsid w:val="00E05B22"/>
    <w:rsid w:val="00E05BF4"/>
    <w:rsid w:val="00E0727F"/>
    <w:rsid w:val="00E072AA"/>
    <w:rsid w:val="00E077C9"/>
    <w:rsid w:val="00E077F2"/>
    <w:rsid w:val="00E103F6"/>
    <w:rsid w:val="00E10424"/>
    <w:rsid w:val="00E1070E"/>
    <w:rsid w:val="00E108C3"/>
    <w:rsid w:val="00E10D98"/>
    <w:rsid w:val="00E11FEF"/>
    <w:rsid w:val="00E120AC"/>
    <w:rsid w:val="00E12296"/>
    <w:rsid w:val="00E12A10"/>
    <w:rsid w:val="00E12EE8"/>
    <w:rsid w:val="00E13210"/>
    <w:rsid w:val="00E13454"/>
    <w:rsid w:val="00E13C0D"/>
    <w:rsid w:val="00E143DB"/>
    <w:rsid w:val="00E14D4C"/>
    <w:rsid w:val="00E155FD"/>
    <w:rsid w:val="00E166FE"/>
    <w:rsid w:val="00E1730F"/>
    <w:rsid w:val="00E1734A"/>
    <w:rsid w:val="00E17648"/>
    <w:rsid w:val="00E17686"/>
    <w:rsid w:val="00E20238"/>
    <w:rsid w:val="00E20DBD"/>
    <w:rsid w:val="00E20F67"/>
    <w:rsid w:val="00E2160C"/>
    <w:rsid w:val="00E21668"/>
    <w:rsid w:val="00E2172E"/>
    <w:rsid w:val="00E2174D"/>
    <w:rsid w:val="00E21AAE"/>
    <w:rsid w:val="00E21C86"/>
    <w:rsid w:val="00E225A0"/>
    <w:rsid w:val="00E22BED"/>
    <w:rsid w:val="00E22D9E"/>
    <w:rsid w:val="00E22F9D"/>
    <w:rsid w:val="00E2336A"/>
    <w:rsid w:val="00E2380E"/>
    <w:rsid w:val="00E23CEA"/>
    <w:rsid w:val="00E23E86"/>
    <w:rsid w:val="00E24E1F"/>
    <w:rsid w:val="00E24FCF"/>
    <w:rsid w:val="00E25380"/>
    <w:rsid w:val="00E26607"/>
    <w:rsid w:val="00E26E40"/>
    <w:rsid w:val="00E270F9"/>
    <w:rsid w:val="00E275C7"/>
    <w:rsid w:val="00E277EE"/>
    <w:rsid w:val="00E27F28"/>
    <w:rsid w:val="00E30075"/>
    <w:rsid w:val="00E30C46"/>
    <w:rsid w:val="00E30E86"/>
    <w:rsid w:val="00E31115"/>
    <w:rsid w:val="00E3125B"/>
    <w:rsid w:val="00E3176A"/>
    <w:rsid w:val="00E31B3A"/>
    <w:rsid w:val="00E31EF7"/>
    <w:rsid w:val="00E32AF5"/>
    <w:rsid w:val="00E32DBF"/>
    <w:rsid w:val="00E33171"/>
    <w:rsid w:val="00E335FF"/>
    <w:rsid w:val="00E33768"/>
    <w:rsid w:val="00E34223"/>
    <w:rsid w:val="00E342A2"/>
    <w:rsid w:val="00E34413"/>
    <w:rsid w:val="00E34683"/>
    <w:rsid w:val="00E34AFA"/>
    <w:rsid w:val="00E3549A"/>
    <w:rsid w:val="00E35571"/>
    <w:rsid w:val="00E3582F"/>
    <w:rsid w:val="00E35AD7"/>
    <w:rsid w:val="00E35F95"/>
    <w:rsid w:val="00E36155"/>
    <w:rsid w:val="00E3724E"/>
    <w:rsid w:val="00E3734A"/>
    <w:rsid w:val="00E37EB8"/>
    <w:rsid w:val="00E403BA"/>
    <w:rsid w:val="00E4071E"/>
    <w:rsid w:val="00E411C9"/>
    <w:rsid w:val="00E413E6"/>
    <w:rsid w:val="00E4165A"/>
    <w:rsid w:val="00E42214"/>
    <w:rsid w:val="00E4229D"/>
    <w:rsid w:val="00E42350"/>
    <w:rsid w:val="00E4272E"/>
    <w:rsid w:val="00E42754"/>
    <w:rsid w:val="00E42960"/>
    <w:rsid w:val="00E42C80"/>
    <w:rsid w:val="00E43101"/>
    <w:rsid w:val="00E43259"/>
    <w:rsid w:val="00E4334A"/>
    <w:rsid w:val="00E435AB"/>
    <w:rsid w:val="00E436C8"/>
    <w:rsid w:val="00E44482"/>
    <w:rsid w:val="00E44D31"/>
    <w:rsid w:val="00E45393"/>
    <w:rsid w:val="00E455AC"/>
    <w:rsid w:val="00E45A1D"/>
    <w:rsid w:val="00E45D7C"/>
    <w:rsid w:val="00E4619E"/>
    <w:rsid w:val="00E463D5"/>
    <w:rsid w:val="00E46FC8"/>
    <w:rsid w:val="00E471BF"/>
    <w:rsid w:val="00E47325"/>
    <w:rsid w:val="00E479D2"/>
    <w:rsid w:val="00E47C5D"/>
    <w:rsid w:val="00E47F79"/>
    <w:rsid w:val="00E50154"/>
    <w:rsid w:val="00E509D3"/>
    <w:rsid w:val="00E50BDF"/>
    <w:rsid w:val="00E50BF2"/>
    <w:rsid w:val="00E50F80"/>
    <w:rsid w:val="00E51D5A"/>
    <w:rsid w:val="00E520C7"/>
    <w:rsid w:val="00E52135"/>
    <w:rsid w:val="00E52B6F"/>
    <w:rsid w:val="00E52D4A"/>
    <w:rsid w:val="00E53622"/>
    <w:rsid w:val="00E54145"/>
    <w:rsid w:val="00E5415F"/>
    <w:rsid w:val="00E54526"/>
    <w:rsid w:val="00E54B6C"/>
    <w:rsid w:val="00E550A4"/>
    <w:rsid w:val="00E5514E"/>
    <w:rsid w:val="00E553CB"/>
    <w:rsid w:val="00E5590A"/>
    <w:rsid w:val="00E55F63"/>
    <w:rsid w:val="00E5603B"/>
    <w:rsid w:val="00E56236"/>
    <w:rsid w:val="00E56743"/>
    <w:rsid w:val="00E56951"/>
    <w:rsid w:val="00E56F01"/>
    <w:rsid w:val="00E57123"/>
    <w:rsid w:val="00E5712E"/>
    <w:rsid w:val="00E5736F"/>
    <w:rsid w:val="00E602F4"/>
    <w:rsid w:val="00E60FA7"/>
    <w:rsid w:val="00E6112B"/>
    <w:rsid w:val="00E6117D"/>
    <w:rsid w:val="00E61183"/>
    <w:rsid w:val="00E61846"/>
    <w:rsid w:val="00E61F5D"/>
    <w:rsid w:val="00E623E5"/>
    <w:rsid w:val="00E624C6"/>
    <w:rsid w:val="00E62787"/>
    <w:rsid w:val="00E62795"/>
    <w:rsid w:val="00E62BD7"/>
    <w:rsid w:val="00E62C06"/>
    <w:rsid w:val="00E62D02"/>
    <w:rsid w:val="00E63041"/>
    <w:rsid w:val="00E637E0"/>
    <w:rsid w:val="00E63AFF"/>
    <w:rsid w:val="00E6408F"/>
    <w:rsid w:val="00E643CF"/>
    <w:rsid w:val="00E6474F"/>
    <w:rsid w:val="00E651A5"/>
    <w:rsid w:val="00E6551B"/>
    <w:rsid w:val="00E65534"/>
    <w:rsid w:val="00E65698"/>
    <w:rsid w:val="00E65C67"/>
    <w:rsid w:val="00E660EA"/>
    <w:rsid w:val="00E66160"/>
    <w:rsid w:val="00E663E3"/>
    <w:rsid w:val="00E66D99"/>
    <w:rsid w:val="00E672ED"/>
    <w:rsid w:val="00E676DA"/>
    <w:rsid w:val="00E7092D"/>
    <w:rsid w:val="00E7093F"/>
    <w:rsid w:val="00E70C6F"/>
    <w:rsid w:val="00E714F5"/>
    <w:rsid w:val="00E7168C"/>
    <w:rsid w:val="00E71A21"/>
    <w:rsid w:val="00E71E36"/>
    <w:rsid w:val="00E7209C"/>
    <w:rsid w:val="00E721BE"/>
    <w:rsid w:val="00E72A9A"/>
    <w:rsid w:val="00E72CEC"/>
    <w:rsid w:val="00E736F8"/>
    <w:rsid w:val="00E73998"/>
    <w:rsid w:val="00E74200"/>
    <w:rsid w:val="00E74821"/>
    <w:rsid w:val="00E7488C"/>
    <w:rsid w:val="00E74E6C"/>
    <w:rsid w:val="00E75194"/>
    <w:rsid w:val="00E75412"/>
    <w:rsid w:val="00E75577"/>
    <w:rsid w:val="00E756F5"/>
    <w:rsid w:val="00E7606D"/>
    <w:rsid w:val="00E764F5"/>
    <w:rsid w:val="00E76CD3"/>
    <w:rsid w:val="00E76D0F"/>
    <w:rsid w:val="00E76F05"/>
    <w:rsid w:val="00E77096"/>
    <w:rsid w:val="00E7739E"/>
    <w:rsid w:val="00E775FE"/>
    <w:rsid w:val="00E778B4"/>
    <w:rsid w:val="00E77C1E"/>
    <w:rsid w:val="00E77C50"/>
    <w:rsid w:val="00E77DDC"/>
    <w:rsid w:val="00E77DFF"/>
    <w:rsid w:val="00E804B6"/>
    <w:rsid w:val="00E805A7"/>
    <w:rsid w:val="00E807EB"/>
    <w:rsid w:val="00E80CF1"/>
    <w:rsid w:val="00E81498"/>
    <w:rsid w:val="00E816C8"/>
    <w:rsid w:val="00E81C47"/>
    <w:rsid w:val="00E81EB8"/>
    <w:rsid w:val="00E823E4"/>
    <w:rsid w:val="00E824E3"/>
    <w:rsid w:val="00E828C1"/>
    <w:rsid w:val="00E831EA"/>
    <w:rsid w:val="00E8356F"/>
    <w:rsid w:val="00E838A9"/>
    <w:rsid w:val="00E84060"/>
    <w:rsid w:val="00E84E79"/>
    <w:rsid w:val="00E84EAF"/>
    <w:rsid w:val="00E857EC"/>
    <w:rsid w:val="00E85B48"/>
    <w:rsid w:val="00E8638B"/>
    <w:rsid w:val="00E86673"/>
    <w:rsid w:val="00E86927"/>
    <w:rsid w:val="00E86C67"/>
    <w:rsid w:val="00E8749B"/>
    <w:rsid w:val="00E87967"/>
    <w:rsid w:val="00E911AB"/>
    <w:rsid w:val="00E9181A"/>
    <w:rsid w:val="00E92DC0"/>
    <w:rsid w:val="00E92E84"/>
    <w:rsid w:val="00E9303B"/>
    <w:rsid w:val="00E934B6"/>
    <w:rsid w:val="00E93591"/>
    <w:rsid w:val="00E939FF"/>
    <w:rsid w:val="00E943C8"/>
    <w:rsid w:val="00E94586"/>
    <w:rsid w:val="00E94ADE"/>
    <w:rsid w:val="00E94ED0"/>
    <w:rsid w:val="00E956F7"/>
    <w:rsid w:val="00E96273"/>
    <w:rsid w:val="00E963EE"/>
    <w:rsid w:val="00E9674F"/>
    <w:rsid w:val="00E96DB6"/>
    <w:rsid w:val="00E97137"/>
    <w:rsid w:val="00E97989"/>
    <w:rsid w:val="00E97AC2"/>
    <w:rsid w:val="00EA0015"/>
    <w:rsid w:val="00EA0DBF"/>
    <w:rsid w:val="00EA14EA"/>
    <w:rsid w:val="00EA165F"/>
    <w:rsid w:val="00EA17F2"/>
    <w:rsid w:val="00EA1959"/>
    <w:rsid w:val="00EA1D37"/>
    <w:rsid w:val="00EA2BEA"/>
    <w:rsid w:val="00EA2DBD"/>
    <w:rsid w:val="00EA2DC7"/>
    <w:rsid w:val="00EA313E"/>
    <w:rsid w:val="00EA3295"/>
    <w:rsid w:val="00EA3356"/>
    <w:rsid w:val="00EA3577"/>
    <w:rsid w:val="00EA3F23"/>
    <w:rsid w:val="00EA43E9"/>
    <w:rsid w:val="00EA440A"/>
    <w:rsid w:val="00EA4624"/>
    <w:rsid w:val="00EA4C78"/>
    <w:rsid w:val="00EA4F2F"/>
    <w:rsid w:val="00EA53D2"/>
    <w:rsid w:val="00EA5465"/>
    <w:rsid w:val="00EA5557"/>
    <w:rsid w:val="00EA66D2"/>
    <w:rsid w:val="00EA6C37"/>
    <w:rsid w:val="00EA77F5"/>
    <w:rsid w:val="00EA7C35"/>
    <w:rsid w:val="00EA7CC2"/>
    <w:rsid w:val="00EB1098"/>
    <w:rsid w:val="00EB130B"/>
    <w:rsid w:val="00EB152D"/>
    <w:rsid w:val="00EB156B"/>
    <w:rsid w:val="00EB1AAD"/>
    <w:rsid w:val="00EB2825"/>
    <w:rsid w:val="00EB2884"/>
    <w:rsid w:val="00EB37A3"/>
    <w:rsid w:val="00EB3858"/>
    <w:rsid w:val="00EB41F1"/>
    <w:rsid w:val="00EB42E1"/>
    <w:rsid w:val="00EB4590"/>
    <w:rsid w:val="00EB46C5"/>
    <w:rsid w:val="00EB4ACF"/>
    <w:rsid w:val="00EB4C59"/>
    <w:rsid w:val="00EB5288"/>
    <w:rsid w:val="00EB5946"/>
    <w:rsid w:val="00EB5B37"/>
    <w:rsid w:val="00EB5E48"/>
    <w:rsid w:val="00EB60A2"/>
    <w:rsid w:val="00EB639A"/>
    <w:rsid w:val="00EB647B"/>
    <w:rsid w:val="00EB6CC7"/>
    <w:rsid w:val="00EB7089"/>
    <w:rsid w:val="00EB73F1"/>
    <w:rsid w:val="00EB7724"/>
    <w:rsid w:val="00EB7E21"/>
    <w:rsid w:val="00EC0476"/>
    <w:rsid w:val="00EC0993"/>
    <w:rsid w:val="00EC0F24"/>
    <w:rsid w:val="00EC1103"/>
    <w:rsid w:val="00EC1242"/>
    <w:rsid w:val="00EC1355"/>
    <w:rsid w:val="00EC16D3"/>
    <w:rsid w:val="00EC3298"/>
    <w:rsid w:val="00EC3364"/>
    <w:rsid w:val="00EC3571"/>
    <w:rsid w:val="00EC385F"/>
    <w:rsid w:val="00EC3E8A"/>
    <w:rsid w:val="00EC40D8"/>
    <w:rsid w:val="00EC52F9"/>
    <w:rsid w:val="00EC5A22"/>
    <w:rsid w:val="00EC5AEE"/>
    <w:rsid w:val="00EC656E"/>
    <w:rsid w:val="00EC6F7F"/>
    <w:rsid w:val="00EC7186"/>
    <w:rsid w:val="00ED0339"/>
    <w:rsid w:val="00ED08DA"/>
    <w:rsid w:val="00ED12A2"/>
    <w:rsid w:val="00ED1869"/>
    <w:rsid w:val="00ED1B7D"/>
    <w:rsid w:val="00ED1FDB"/>
    <w:rsid w:val="00ED2107"/>
    <w:rsid w:val="00ED23DC"/>
    <w:rsid w:val="00ED2D49"/>
    <w:rsid w:val="00ED30E7"/>
    <w:rsid w:val="00ED338D"/>
    <w:rsid w:val="00ED3B39"/>
    <w:rsid w:val="00ED3D31"/>
    <w:rsid w:val="00ED3D4F"/>
    <w:rsid w:val="00ED3FE4"/>
    <w:rsid w:val="00ED4516"/>
    <w:rsid w:val="00ED484C"/>
    <w:rsid w:val="00ED4906"/>
    <w:rsid w:val="00ED4B9F"/>
    <w:rsid w:val="00ED4FB8"/>
    <w:rsid w:val="00ED5011"/>
    <w:rsid w:val="00ED501C"/>
    <w:rsid w:val="00ED5717"/>
    <w:rsid w:val="00ED5D83"/>
    <w:rsid w:val="00ED5E35"/>
    <w:rsid w:val="00ED5F67"/>
    <w:rsid w:val="00ED6E54"/>
    <w:rsid w:val="00ED6F5E"/>
    <w:rsid w:val="00ED7A83"/>
    <w:rsid w:val="00ED7A99"/>
    <w:rsid w:val="00ED7FC9"/>
    <w:rsid w:val="00EE0137"/>
    <w:rsid w:val="00EE03E8"/>
    <w:rsid w:val="00EE061C"/>
    <w:rsid w:val="00EE10E2"/>
    <w:rsid w:val="00EE13A7"/>
    <w:rsid w:val="00EE13ED"/>
    <w:rsid w:val="00EE152D"/>
    <w:rsid w:val="00EE202F"/>
    <w:rsid w:val="00EE21E8"/>
    <w:rsid w:val="00EE39EE"/>
    <w:rsid w:val="00EE3A82"/>
    <w:rsid w:val="00EE3E00"/>
    <w:rsid w:val="00EE45CF"/>
    <w:rsid w:val="00EE4613"/>
    <w:rsid w:val="00EE4D65"/>
    <w:rsid w:val="00EE4F44"/>
    <w:rsid w:val="00EE502B"/>
    <w:rsid w:val="00EE5662"/>
    <w:rsid w:val="00EE5BF7"/>
    <w:rsid w:val="00EE5E1D"/>
    <w:rsid w:val="00EE615E"/>
    <w:rsid w:val="00EE65A8"/>
    <w:rsid w:val="00EE68FB"/>
    <w:rsid w:val="00EE6CDE"/>
    <w:rsid w:val="00EE6D5C"/>
    <w:rsid w:val="00EE7435"/>
    <w:rsid w:val="00EE74A4"/>
    <w:rsid w:val="00EE7822"/>
    <w:rsid w:val="00EE7A4A"/>
    <w:rsid w:val="00EF071C"/>
    <w:rsid w:val="00EF0AD4"/>
    <w:rsid w:val="00EF18DE"/>
    <w:rsid w:val="00EF19D6"/>
    <w:rsid w:val="00EF1B48"/>
    <w:rsid w:val="00EF1B7C"/>
    <w:rsid w:val="00EF1C33"/>
    <w:rsid w:val="00EF1DEC"/>
    <w:rsid w:val="00EF260F"/>
    <w:rsid w:val="00EF2622"/>
    <w:rsid w:val="00EF264F"/>
    <w:rsid w:val="00EF2846"/>
    <w:rsid w:val="00EF29BA"/>
    <w:rsid w:val="00EF3AD3"/>
    <w:rsid w:val="00EF4177"/>
    <w:rsid w:val="00EF45A9"/>
    <w:rsid w:val="00EF47EC"/>
    <w:rsid w:val="00EF48F3"/>
    <w:rsid w:val="00EF4919"/>
    <w:rsid w:val="00EF4AA1"/>
    <w:rsid w:val="00EF5071"/>
    <w:rsid w:val="00EF519E"/>
    <w:rsid w:val="00EF54F4"/>
    <w:rsid w:val="00EF5DF7"/>
    <w:rsid w:val="00EF626A"/>
    <w:rsid w:val="00EF65CE"/>
    <w:rsid w:val="00EF6E9B"/>
    <w:rsid w:val="00EF7301"/>
    <w:rsid w:val="00EF76B1"/>
    <w:rsid w:val="00EF7ADD"/>
    <w:rsid w:val="00EF7E62"/>
    <w:rsid w:val="00F00D33"/>
    <w:rsid w:val="00F01432"/>
    <w:rsid w:val="00F01D96"/>
    <w:rsid w:val="00F0240B"/>
    <w:rsid w:val="00F02594"/>
    <w:rsid w:val="00F028F8"/>
    <w:rsid w:val="00F02CCE"/>
    <w:rsid w:val="00F02F8F"/>
    <w:rsid w:val="00F0305A"/>
    <w:rsid w:val="00F03242"/>
    <w:rsid w:val="00F0357C"/>
    <w:rsid w:val="00F036B1"/>
    <w:rsid w:val="00F03A97"/>
    <w:rsid w:val="00F03C45"/>
    <w:rsid w:val="00F03CD6"/>
    <w:rsid w:val="00F0481E"/>
    <w:rsid w:val="00F0516F"/>
    <w:rsid w:val="00F0539E"/>
    <w:rsid w:val="00F0566A"/>
    <w:rsid w:val="00F0583F"/>
    <w:rsid w:val="00F05852"/>
    <w:rsid w:val="00F05D4C"/>
    <w:rsid w:val="00F062FF"/>
    <w:rsid w:val="00F063F0"/>
    <w:rsid w:val="00F064AA"/>
    <w:rsid w:val="00F06A50"/>
    <w:rsid w:val="00F06DC8"/>
    <w:rsid w:val="00F077E8"/>
    <w:rsid w:val="00F07D7B"/>
    <w:rsid w:val="00F104F1"/>
    <w:rsid w:val="00F10B55"/>
    <w:rsid w:val="00F10E42"/>
    <w:rsid w:val="00F11631"/>
    <w:rsid w:val="00F1177F"/>
    <w:rsid w:val="00F1199F"/>
    <w:rsid w:val="00F11EA0"/>
    <w:rsid w:val="00F12708"/>
    <w:rsid w:val="00F12DBD"/>
    <w:rsid w:val="00F13073"/>
    <w:rsid w:val="00F13110"/>
    <w:rsid w:val="00F13481"/>
    <w:rsid w:val="00F13799"/>
    <w:rsid w:val="00F13E52"/>
    <w:rsid w:val="00F146B3"/>
    <w:rsid w:val="00F1487D"/>
    <w:rsid w:val="00F14C48"/>
    <w:rsid w:val="00F151BF"/>
    <w:rsid w:val="00F15B5D"/>
    <w:rsid w:val="00F15D88"/>
    <w:rsid w:val="00F1625C"/>
    <w:rsid w:val="00F166CC"/>
    <w:rsid w:val="00F167D9"/>
    <w:rsid w:val="00F170A1"/>
    <w:rsid w:val="00F1717C"/>
    <w:rsid w:val="00F175C6"/>
    <w:rsid w:val="00F1778D"/>
    <w:rsid w:val="00F17854"/>
    <w:rsid w:val="00F2093E"/>
    <w:rsid w:val="00F2128C"/>
    <w:rsid w:val="00F21C70"/>
    <w:rsid w:val="00F21DC6"/>
    <w:rsid w:val="00F2228C"/>
    <w:rsid w:val="00F22515"/>
    <w:rsid w:val="00F226C7"/>
    <w:rsid w:val="00F22743"/>
    <w:rsid w:val="00F238C3"/>
    <w:rsid w:val="00F23AE2"/>
    <w:rsid w:val="00F24B94"/>
    <w:rsid w:val="00F24E88"/>
    <w:rsid w:val="00F24FAE"/>
    <w:rsid w:val="00F25575"/>
    <w:rsid w:val="00F26166"/>
    <w:rsid w:val="00F264B3"/>
    <w:rsid w:val="00F267AC"/>
    <w:rsid w:val="00F27A43"/>
    <w:rsid w:val="00F27EE1"/>
    <w:rsid w:val="00F30037"/>
    <w:rsid w:val="00F305CF"/>
    <w:rsid w:val="00F30654"/>
    <w:rsid w:val="00F30A1F"/>
    <w:rsid w:val="00F30BB3"/>
    <w:rsid w:val="00F30C52"/>
    <w:rsid w:val="00F30DD2"/>
    <w:rsid w:val="00F311A1"/>
    <w:rsid w:val="00F319DD"/>
    <w:rsid w:val="00F31A36"/>
    <w:rsid w:val="00F31CD9"/>
    <w:rsid w:val="00F3204B"/>
    <w:rsid w:val="00F328F2"/>
    <w:rsid w:val="00F32912"/>
    <w:rsid w:val="00F32B52"/>
    <w:rsid w:val="00F3318B"/>
    <w:rsid w:val="00F33A37"/>
    <w:rsid w:val="00F33B0A"/>
    <w:rsid w:val="00F34183"/>
    <w:rsid w:val="00F342CF"/>
    <w:rsid w:val="00F3452E"/>
    <w:rsid w:val="00F34BA7"/>
    <w:rsid w:val="00F34C41"/>
    <w:rsid w:val="00F3598C"/>
    <w:rsid w:val="00F359FA"/>
    <w:rsid w:val="00F36241"/>
    <w:rsid w:val="00F36494"/>
    <w:rsid w:val="00F368A5"/>
    <w:rsid w:val="00F3765C"/>
    <w:rsid w:val="00F378DE"/>
    <w:rsid w:val="00F37B69"/>
    <w:rsid w:val="00F37ED7"/>
    <w:rsid w:val="00F405BC"/>
    <w:rsid w:val="00F40F73"/>
    <w:rsid w:val="00F4120A"/>
    <w:rsid w:val="00F4128F"/>
    <w:rsid w:val="00F41BC3"/>
    <w:rsid w:val="00F420F1"/>
    <w:rsid w:val="00F42242"/>
    <w:rsid w:val="00F428A1"/>
    <w:rsid w:val="00F43389"/>
    <w:rsid w:val="00F433A2"/>
    <w:rsid w:val="00F43486"/>
    <w:rsid w:val="00F43A8D"/>
    <w:rsid w:val="00F444B6"/>
    <w:rsid w:val="00F4575D"/>
    <w:rsid w:val="00F46EB4"/>
    <w:rsid w:val="00F47E25"/>
    <w:rsid w:val="00F504AA"/>
    <w:rsid w:val="00F509E5"/>
    <w:rsid w:val="00F51153"/>
    <w:rsid w:val="00F513C5"/>
    <w:rsid w:val="00F516C3"/>
    <w:rsid w:val="00F51D14"/>
    <w:rsid w:val="00F52648"/>
    <w:rsid w:val="00F5291A"/>
    <w:rsid w:val="00F52D0A"/>
    <w:rsid w:val="00F52E4B"/>
    <w:rsid w:val="00F52EC0"/>
    <w:rsid w:val="00F52F6E"/>
    <w:rsid w:val="00F53B5F"/>
    <w:rsid w:val="00F53D66"/>
    <w:rsid w:val="00F53E7E"/>
    <w:rsid w:val="00F53E93"/>
    <w:rsid w:val="00F54399"/>
    <w:rsid w:val="00F54CE6"/>
    <w:rsid w:val="00F54DA6"/>
    <w:rsid w:val="00F54EF8"/>
    <w:rsid w:val="00F55A38"/>
    <w:rsid w:val="00F57DBC"/>
    <w:rsid w:val="00F6065F"/>
    <w:rsid w:val="00F60C5F"/>
    <w:rsid w:val="00F60E18"/>
    <w:rsid w:val="00F60E57"/>
    <w:rsid w:val="00F6127D"/>
    <w:rsid w:val="00F61354"/>
    <w:rsid w:val="00F61476"/>
    <w:rsid w:val="00F6191E"/>
    <w:rsid w:val="00F62565"/>
    <w:rsid w:val="00F6265A"/>
    <w:rsid w:val="00F636BE"/>
    <w:rsid w:val="00F63CEF"/>
    <w:rsid w:val="00F64A4E"/>
    <w:rsid w:val="00F64B58"/>
    <w:rsid w:val="00F650D8"/>
    <w:rsid w:val="00F65D59"/>
    <w:rsid w:val="00F66BA0"/>
    <w:rsid w:val="00F67241"/>
    <w:rsid w:val="00F67B6E"/>
    <w:rsid w:val="00F70550"/>
    <w:rsid w:val="00F70D9F"/>
    <w:rsid w:val="00F71637"/>
    <w:rsid w:val="00F71840"/>
    <w:rsid w:val="00F724FB"/>
    <w:rsid w:val="00F72E53"/>
    <w:rsid w:val="00F72FEC"/>
    <w:rsid w:val="00F739AB"/>
    <w:rsid w:val="00F741C5"/>
    <w:rsid w:val="00F751E8"/>
    <w:rsid w:val="00F75507"/>
    <w:rsid w:val="00F7550D"/>
    <w:rsid w:val="00F755C9"/>
    <w:rsid w:val="00F75A7B"/>
    <w:rsid w:val="00F75CAF"/>
    <w:rsid w:val="00F75F4D"/>
    <w:rsid w:val="00F75FD7"/>
    <w:rsid w:val="00F7618D"/>
    <w:rsid w:val="00F76582"/>
    <w:rsid w:val="00F769A0"/>
    <w:rsid w:val="00F801D7"/>
    <w:rsid w:val="00F80381"/>
    <w:rsid w:val="00F80625"/>
    <w:rsid w:val="00F808CB"/>
    <w:rsid w:val="00F80A4D"/>
    <w:rsid w:val="00F811A5"/>
    <w:rsid w:val="00F81C27"/>
    <w:rsid w:val="00F822CC"/>
    <w:rsid w:val="00F82323"/>
    <w:rsid w:val="00F82A61"/>
    <w:rsid w:val="00F82D28"/>
    <w:rsid w:val="00F83643"/>
    <w:rsid w:val="00F83B58"/>
    <w:rsid w:val="00F83ED9"/>
    <w:rsid w:val="00F84379"/>
    <w:rsid w:val="00F843F2"/>
    <w:rsid w:val="00F843F5"/>
    <w:rsid w:val="00F84876"/>
    <w:rsid w:val="00F84B1A"/>
    <w:rsid w:val="00F84FF6"/>
    <w:rsid w:val="00F850D3"/>
    <w:rsid w:val="00F8584C"/>
    <w:rsid w:val="00F8608E"/>
    <w:rsid w:val="00F86203"/>
    <w:rsid w:val="00F871DB"/>
    <w:rsid w:val="00F8777A"/>
    <w:rsid w:val="00F8790D"/>
    <w:rsid w:val="00F900AB"/>
    <w:rsid w:val="00F9026F"/>
    <w:rsid w:val="00F9111B"/>
    <w:rsid w:val="00F91638"/>
    <w:rsid w:val="00F91C4E"/>
    <w:rsid w:val="00F92571"/>
    <w:rsid w:val="00F925B0"/>
    <w:rsid w:val="00F92D4A"/>
    <w:rsid w:val="00F92F87"/>
    <w:rsid w:val="00F93361"/>
    <w:rsid w:val="00F933A8"/>
    <w:rsid w:val="00F93771"/>
    <w:rsid w:val="00F9379B"/>
    <w:rsid w:val="00F9416C"/>
    <w:rsid w:val="00F9524A"/>
    <w:rsid w:val="00F9546C"/>
    <w:rsid w:val="00F95B5A"/>
    <w:rsid w:val="00F96D56"/>
    <w:rsid w:val="00F96F8F"/>
    <w:rsid w:val="00F97269"/>
    <w:rsid w:val="00FA0825"/>
    <w:rsid w:val="00FA0847"/>
    <w:rsid w:val="00FA0960"/>
    <w:rsid w:val="00FA0D24"/>
    <w:rsid w:val="00FA17D2"/>
    <w:rsid w:val="00FA1B4E"/>
    <w:rsid w:val="00FA20D2"/>
    <w:rsid w:val="00FA2C0F"/>
    <w:rsid w:val="00FA2DFF"/>
    <w:rsid w:val="00FA3878"/>
    <w:rsid w:val="00FA38FD"/>
    <w:rsid w:val="00FA3D8B"/>
    <w:rsid w:val="00FA595C"/>
    <w:rsid w:val="00FA621C"/>
    <w:rsid w:val="00FA6526"/>
    <w:rsid w:val="00FA6A21"/>
    <w:rsid w:val="00FA703E"/>
    <w:rsid w:val="00FA71A1"/>
    <w:rsid w:val="00FA7457"/>
    <w:rsid w:val="00FA76F4"/>
    <w:rsid w:val="00FA7DBE"/>
    <w:rsid w:val="00FB0EA6"/>
    <w:rsid w:val="00FB12C7"/>
    <w:rsid w:val="00FB188F"/>
    <w:rsid w:val="00FB195A"/>
    <w:rsid w:val="00FB1B31"/>
    <w:rsid w:val="00FB1C4F"/>
    <w:rsid w:val="00FB1C97"/>
    <w:rsid w:val="00FB1E97"/>
    <w:rsid w:val="00FB21CB"/>
    <w:rsid w:val="00FB24BB"/>
    <w:rsid w:val="00FB2B4E"/>
    <w:rsid w:val="00FB31E2"/>
    <w:rsid w:val="00FB336F"/>
    <w:rsid w:val="00FB3385"/>
    <w:rsid w:val="00FB363A"/>
    <w:rsid w:val="00FB40A7"/>
    <w:rsid w:val="00FB4554"/>
    <w:rsid w:val="00FB46A9"/>
    <w:rsid w:val="00FB4C6A"/>
    <w:rsid w:val="00FB4E15"/>
    <w:rsid w:val="00FB5118"/>
    <w:rsid w:val="00FB523E"/>
    <w:rsid w:val="00FB5575"/>
    <w:rsid w:val="00FB6763"/>
    <w:rsid w:val="00FB6F90"/>
    <w:rsid w:val="00FB7103"/>
    <w:rsid w:val="00FB77B3"/>
    <w:rsid w:val="00FB78D3"/>
    <w:rsid w:val="00FC010C"/>
    <w:rsid w:val="00FC1629"/>
    <w:rsid w:val="00FC227A"/>
    <w:rsid w:val="00FC2510"/>
    <w:rsid w:val="00FC3272"/>
    <w:rsid w:val="00FC3380"/>
    <w:rsid w:val="00FC4B40"/>
    <w:rsid w:val="00FC50AE"/>
    <w:rsid w:val="00FC5770"/>
    <w:rsid w:val="00FC58C0"/>
    <w:rsid w:val="00FC5995"/>
    <w:rsid w:val="00FC5AB9"/>
    <w:rsid w:val="00FC60FC"/>
    <w:rsid w:val="00FC6AA3"/>
    <w:rsid w:val="00FC6CD1"/>
    <w:rsid w:val="00FC6F2E"/>
    <w:rsid w:val="00FC736B"/>
    <w:rsid w:val="00FC7B0A"/>
    <w:rsid w:val="00FC7D60"/>
    <w:rsid w:val="00FD0362"/>
    <w:rsid w:val="00FD0BCD"/>
    <w:rsid w:val="00FD1899"/>
    <w:rsid w:val="00FD1B78"/>
    <w:rsid w:val="00FD1E66"/>
    <w:rsid w:val="00FD29D9"/>
    <w:rsid w:val="00FD301A"/>
    <w:rsid w:val="00FD31D4"/>
    <w:rsid w:val="00FD3585"/>
    <w:rsid w:val="00FD3650"/>
    <w:rsid w:val="00FD37EB"/>
    <w:rsid w:val="00FD3C07"/>
    <w:rsid w:val="00FD3D3E"/>
    <w:rsid w:val="00FD3EED"/>
    <w:rsid w:val="00FD4759"/>
    <w:rsid w:val="00FD497A"/>
    <w:rsid w:val="00FD536E"/>
    <w:rsid w:val="00FD5811"/>
    <w:rsid w:val="00FD5898"/>
    <w:rsid w:val="00FD5D80"/>
    <w:rsid w:val="00FD6DB1"/>
    <w:rsid w:val="00FD7628"/>
    <w:rsid w:val="00FD7B4E"/>
    <w:rsid w:val="00FD7C57"/>
    <w:rsid w:val="00FD7E17"/>
    <w:rsid w:val="00FE0005"/>
    <w:rsid w:val="00FE0371"/>
    <w:rsid w:val="00FE0631"/>
    <w:rsid w:val="00FE0CDC"/>
    <w:rsid w:val="00FE0F4A"/>
    <w:rsid w:val="00FE1155"/>
    <w:rsid w:val="00FE1549"/>
    <w:rsid w:val="00FE2054"/>
    <w:rsid w:val="00FE218C"/>
    <w:rsid w:val="00FE279F"/>
    <w:rsid w:val="00FE3CF0"/>
    <w:rsid w:val="00FE3DFF"/>
    <w:rsid w:val="00FE467B"/>
    <w:rsid w:val="00FE4801"/>
    <w:rsid w:val="00FE48F5"/>
    <w:rsid w:val="00FE4957"/>
    <w:rsid w:val="00FE4B11"/>
    <w:rsid w:val="00FE4BE9"/>
    <w:rsid w:val="00FE5387"/>
    <w:rsid w:val="00FE5B21"/>
    <w:rsid w:val="00FE5BCE"/>
    <w:rsid w:val="00FE5CA4"/>
    <w:rsid w:val="00FE5EE8"/>
    <w:rsid w:val="00FE640F"/>
    <w:rsid w:val="00FE684B"/>
    <w:rsid w:val="00FE6C82"/>
    <w:rsid w:val="00FE6FB8"/>
    <w:rsid w:val="00FE759B"/>
    <w:rsid w:val="00FF020D"/>
    <w:rsid w:val="00FF030F"/>
    <w:rsid w:val="00FF0611"/>
    <w:rsid w:val="00FF09D4"/>
    <w:rsid w:val="00FF13F2"/>
    <w:rsid w:val="00FF163A"/>
    <w:rsid w:val="00FF2078"/>
    <w:rsid w:val="00FF244E"/>
    <w:rsid w:val="00FF2696"/>
    <w:rsid w:val="00FF2A79"/>
    <w:rsid w:val="00FF2E00"/>
    <w:rsid w:val="00FF2FD8"/>
    <w:rsid w:val="00FF3018"/>
    <w:rsid w:val="00FF3062"/>
    <w:rsid w:val="00FF325B"/>
    <w:rsid w:val="00FF38BA"/>
    <w:rsid w:val="00FF49A6"/>
    <w:rsid w:val="00FF543C"/>
    <w:rsid w:val="00FF57FE"/>
    <w:rsid w:val="00FF5C2B"/>
    <w:rsid w:val="00FF5E01"/>
    <w:rsid w:val="00FF65CF"/>
    <w:rsid w:val="00FF6A3F"/>
    <w:rsid w:val="00FF6ACC"/>
    <w:rsid w:val="00FF6B64"/>
    <w:rsid w:val="00FF6F6D"/>
    <w:rsid w:val="00FF7CF7"/>
    <w:rsid w:val="00FF7F74"/>
    <w:rsid w:val="018A7679"/>
    <w:rsid w:val="01B08227"/>
    <w:rsid w:val="02856ED4"/>
    <w:rsid w:val="040C4C54"/>
    <w:rsid w:val="0425168D"/>
    <w:rsid w:val="04E7771F"/>
    <w:rsid w:val="04ED1F25"/>
    <w:rsid w:val="054A4220"/>
    <w:rsid w:val="07901D70"/>
    <w:rsid w:val="07E94B34"/>
    <w:rsid w:val="091335C6"/>
    <w:rsid w:val="09D1383D"/>
    <w:rsid w:val="0A221035"/>
    <w:rsid w:val="0BA50A65"/>
    <w:rsid w:val="0CE2277B"/>
    <w:rsid w:val="0DC15BA9"/>
    <w:rsid w:val="0FC42624"/>
    <w:rsid w:val="10926F4B"/>
    <w:rsid w:val="10BD54AD"/>
    <w:rsid w:val="10FB11AF"/>
    <w:rsid w:val="11A86E20"/>
    <w:rsid w:val="122E0B76"/>
    <w:rsid w:val="151A2A36"/>
    <w:rsid w:val="176947FE"/>
    <w:rsid w:val="184B5853"/>
    <w:rsid w:val="187F3D5B"/>
    <w:rsid w:val="19B514B7"/>
    <w:rsid w:val="1A27D49A"/>
    <w:rsid w:val="1D1E0F32"/>
    <w:rsid w:val="1E450CE4"/>
    <w:rsid w:val="1F186ECD"/>
    <w:rsid w:val="20D038B9"/>
    <w:rsid w:val="20FB4DBD"/>
    <w:rsid w:val="24723FAF"/>
    <w:rsid w:val="25467702"/>
    <w:rsid w:val="25602098"/>
    <w:rsid w:val="263A19BE"/>
    <w:rsid w:val="26AE34AC"/>
    <w:rsid w:val="26F51D2F"/>
    <w:rsid w:val="2729F83E"/>
    <w:rsid w:val="297C5A29"/>
    <w:rsid w:val="29D634E7"/>
    <w:rsid w:val="2B2042C5"/>
    <w:rsid w:val="2B909AAF"/>
    <w:rsid w:val="2BC7688D"/>
    <w:rsid w:val="2DD37415"/>
    <w:rsid w:val="2E11A60F"/>
    <w:rsid w:val="2EAC5A22"/>
    <w:rsid w:val="2F0D0A73"/>
    <w:rsid w:val="2FE3A1A3"/>
    <w:rsid w:val="30DD1625"/>
    <w:rsid w:val="30E605E9"/>
    <w:rsid w:val="31233FC1"/>
    <w:rsid w:val="3307733D"/>
    <w:rsid w:val="337D0EDC"/>
    <w:rsid w:val="33BB4D9D"/>
    <w:rsid w:val="345C3F0D"/>
    <w:rsid w:val="34865661"/>
    <w:rsid w:val="34C00675"/>
    <w:rsid w:val="37DC2016"/>
    <w:rsid w:val="39B438A1"/>
    <w:rsid w:val="3AFD1EEE"/>
    <w:rsid w:val="3B0C25FD"/>
    <w:rsid w:val="3B2D6E72"/>
    <w:rsid w:val="3B4101D4"/>
    <w:rsid w:val="3E731C6B"/>
    <w:rsid w:val="3F0DED67"/>
    <w:rsid w:val="410A6E38"/>
    <w:rsid w:val="416B3741"/>
    <w:rsid w:val="4186225A"/>
    <w:rsid w:val="42055E54"/>
    <w:rsid w:val="439A14F5"/>
    <w:rsid w:val="44312DD5"/>
    <w:rsid w:val="45422E1B"/>
    <w:rsid w:val="46EC3C6B"/>
    <w:rsid w:val="4881335F"/>
    <w:rsid w:val="48A8198B"/>
    <w:rsid w:val="494A609A"/>
    <w:rsid w:val="49933610"/>
    <w:rsid w:val="4994473F"/>
    <w:rsid w:val="4A58BDAB"/>
    <w:rsid w:val="4A9B5758"/>
    <w:rsid w:val="4B654546"/>
    <w:rsid w:val="4C5D636D"/>
    <w:rsid w:val="4E2400C8"/>
    <w:rsid w:val="4FA2099C"/>
    <w:rsid w:val="50FB118D"/>
    <w:rsid w:val="51886BBF"/>
    <w:rsid w:val="52257E44"/>
    <w:rsid w:val="540149E5"/>
    <w:rsid w:val="54B7365F"/>
    <w:rsid w:val="56C985C9"/>
    <w:rsid w:val="57DD3932"/>
    <w:rsid w:val="57E201BF"/>
    <w:rsid w:val="58045A58"/>
    <w:rsid w:val="58AC780A"/>
    <w:rsid w:val="5940EFF3"/>
    <w:rsid w:val="5A567650"/>
    <w:rsid w:val="5AB1392E"/>
    <w:rsid w:val="5B055723"/>
    <w:rsid w:val="5D215C67"/>
    <w:rsid w:val="6154DD72"/>
    <w:rsid w:val="61F604E2"/>
    <w:rsid w:val="64073F41"/>
    <w:rsid w:val="645C68A5"/>
    <w:rsid w:val="64D43BB1"/>
    <w:rsid w:val="66D845D5"/>
    <w:rsid w:val="67DF037D"/>
    <w:rsid w:val="68C0434C"/>
    <w:rsid w:val="69D91B4C"/>
    <w:rsid w:val="69FD14B4"/>
    <w:rsid w:val="6A3405EB"/>
    <w:rsid w:val="6C14CB40"/>
    <w:rsid w:val="6D6C1B44"/>
    <w:rsid w:val="6F337BE1"/>
    <w:rsid w:val="6FF1273D"/>
    <w:rsid w:val="70B1C3DA"/>
    <w:rsid w:val="71AE67F7"/>
    <w:rsid w:val="71CB0279"/>
    <w:rsid w:val="71DB0B9D"/>
    <w:rsid w:val="73655BF2"/>
    <w:rsid w:val="75BFE5C4"/>
    <w:rsid w:val="76254F10"/>
    <w:rsid w:val="7707BA66"/>
    <w:rsid w:val="79E82CBF"/>
    <w:rsid w:val="7A4069F5"/>
    <w:rsid w:val="7A994168"/>
    <w:rsid w:val="7C6B4522"/>
    <w:rsid w:val="7CC35FA3"/>
    <w:rsid w:val="7CDE1D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rokecolor="#b2a1c7">
      <v:fill rotate="t" angle="90" type="gradient"/>
      <v:stroke color="#b2a1c7" weight="1pt"/>
    </o:shapedefaults>
    <o:shapelayout v:ext="edit">
      <o:idmap v:ext="edit" data="1"/>
    </o:shapelayout>
  </w:shapeDefaults>
  <w:decimalSymbol w:val="."/>
  <w:listSeparator w:val=","/>
  <w14:docId w14:val="278312A5"/>
  <w15:docId w15:val="{4B58A763-3E35-4DAC-90A4-7BEC93F53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footnote text" w:qFormat="1"/>
    <w:lsdException w:name="annotation text" w:uiPriority="99" w:qFormat="1"/>
    <w:lsdException w:name="header" w:qFormat="1"/>
    <w:lsdException w:name="footer" w:uiPriority="99" w:qFormat="1"/>
    <w:lsdException w:name="caption" w:uiPriority="99" w:unhideWhenUsed="1" w:qFormat="1"/>
    <w:lsdException w:name="footnote reference" w:qFormat="1"/>
    <w:lsdException w:name="annotation reference" w:uiPriority="99" w:qFormat="1"/>
    <w:lsdException w:name="page number" w:uiPriority="99" w:qFormat="1"/>
    <w:lsdException w:name="endnote reference" w:qFormat="1"/>
    <w:lsdException w:name="endnote text" w:qFormat="1"/>
    <w:lsdException w:name="Title" w:uiPriority="10" w:qFormat="1"/>
    <w:lsdException w:name="Default Paragraph Font" w:semiHidden="1" w:uiPriority="1" w:unhideWhenUsed="1"/>
    <w:lsdException w:name="Body Text" w:uiPriority="1" w:qFormat="1"/>
    <w:lsdException w:name="Subtitle" w:uiPriority="99" w:qFormat="1"/>
    <w:lsdException w:name="Date" w:qFormat="1"/>
    <w:lsdException w:name="Hyperlink" w:uiPriority="99" w:qFormat="1"/>
    <w:lsdException w:name="FollowedHyperlink" w:uiPriority="99" w:qFormat="1"/>
    <w:lsdException w:name="Strong" w:uiPriority="22" w:qFormat="1"/>
    <w:lsdException w:name="Emphasis" w:qFormat="1"/>
    <w:lsdException w:name="Document Map" w:uiPriority="99" w:qFormat="1"/>
    <w:lsdException w:name="HTML Top of Form" w:semiHidden="1" w:uiPriority="99" w:unhideWhenUsed="1"/>
    <w:lsdException w:name="HTML Bottom of Form" w:semiHidden="1" w:uiPriority="99" w:unhideWhenUsed="1"/>
    <w:lsdException w:name="Normal (Web)" w:uiPriority="99" w:qFormat="1"/>
    <w:lsdException w:name="HTML Keyboard" w:semiHidden="1" w:unhideWhenUsed="1"/>
    <w:lsdException w:name="HTML Sample" w:semiHidden="1" w:unhideWhenUsed="1"/>
    <w:lsdException w:name="HTML Variable" w:semiHidden="1" w:unhideWhenUsed="1"/>
    <w:lsdException w:name="Normal Table" w:semiHidden="1" w:uiPriority="99" w:unhideWhenUsed="1" w:qFormat="1"/>
    <w:lsdException w:name="annotation subject"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qFormat="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before="120" w:after="120"/>
      <w:ind w:left="119" w:right="113"/>
      <w:jc w:val="both"/>
    </w:pPr>
    <w:rPr>
      <w:rFonts w:eastAsia="Arial Unicode MS"/>
      <w:sz w:val="24"/>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qFormat/>
    <w:pPr>
      <w:keepNext/>
      <w:keepLines/>
      <w:outlineLvl w:val="1"/>
    </w:pPr>
    <w:rPr>
      <w:rFonts w:eastAsia="Times New Roman"/>
      <w:bCs/>
      <w:sz w:val="22"/>
      <w:szCs w:val="32"/>
    </w:rPr>
  </w:style>
  <w:style w:type="paragraph" w:styleId="3">
    <w:name w:val="heading 3"/>
    <w:basedOn w:val="a"/>
    <w:next w:val="a"/>
    <w:link w:val="30"/>
    <w:unhideWhenUsed/>
    <w:qFormat/>
    <w:pPr>
      <w:keepNext/>
      <w:keepLines/>
      <w:spacing w:before="260" w:after="260" w:line="416" w:lineRule="auto"/>
      <w:outlineLvl w:val="2"/>
    </w:pPr>
    <w:rPr>
      <w:b/>
      <w:bCs/>
      <w:sz w:val="32"/>
      <w:szCs w:val="32"/>
    </w:rPr>
  </w:style>
  <w:style w:type="paragraph" w:styleId="4">
    <w:name w:val="heading 4"/>
    <w:basedOn w:val="a"/>
    <w:next w:val="a"/>
    <w:link w:val="40"/>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39"/>
    <w:unhideWhenUsed/>
    <w:qFormat/>
    <w:pPr>
      <w:spacing w:before="0" w:after="0"/>
      <w:ind w:left="1440"/>
      <w:jc w:val="left"/>
    </w:pPr>
    <w:rPr>
      <w:rFonts w:asciiTheme="minorHAnsi" w:hAnsiTheme="minorHAnsi" w:cstheme="minorHAnsi"/>
      <w:sz w:val="20"/>
      <w:szCs w:val="20"/>
    </w:rPr>
  </w:style>
  <w:style w:type="paragraph" w:styleId="a3">
    <w:name w:val="caption"/>
    <w:basedOn w:val="a"/>
    <w:next w:val="a"/>
    <w:uiPriority w:val="99"/>
    <w:unhideWhenUsed/>
    <w:qFormat/>
    <w:pPr>
      <w:spacing w:before="0" w:after="0"/>
      <w:ind w:left="0" w:right="0"/>
      <w:jc w:val="left"/>
    </w:pPr>
    <w:rPr>
      <w:rFonts w:eastAsia="宋体"/>
      <w:b/>
      <w:bCs/>
      <w:kern w:val="2"/>
      <w:sz w:val="20"/>
      <w:szCs w:val="20"/>
    </w:rPr>
  </w:style>
  <w:style w:type="paragraph" w:styleId="a4">
    <w:name w:val="Document Map"/>
    <w:basedOn w:val="a"/>
    <w:link w:val="a5"/>
    <w:uiPriority w:val="99"/>
    <w:qFormat/>
    <w:rPr>
      <w:rFonts w:ascii="宋体" w:eastAsia="宋体"/>
      <w:sz w:val="18"/>
      <w:szCs w:val="18"/>
    </w:rPr>
  </w:style>
  <w:style w:type="paragraph" w:styleId="a6">
    <w:name w:val="annotation text"/>
    <w:basedOn w:val="a"/>
    <w:link w:val="a7"/>
    <w:uiPriority w:val="99"/>
    <w:qFormat/>
    <w:rPr>
      <w:sz w:val="20"/>
      <w:szCs w:val="20"/>
    </w:rPr>
  </w:style>
  <w:style w:type="paragraph" w:styleId="a8">
    <w:name w:val="Body Text"/>
    <w:basedOn w:val="a"/>
    <w:link w:val="a9"/>
    <w:uiPriority w:val="1"/>
    <w:qFormat/>
    <w:pPr>
      <w:widowControl w:val="0"/>
      <w:autoSpaceDE w:val="0"/>
      <w:autoSpaceDN w:val="0"/>
    </w:pPr>
    <w:rPr>
      <w:rFonts w:ascii="宋体" w:eastAsia="宋体" w:hAnsi="宋体" w:cs="宋体"/>
      <w:sz w:val="22"/>
      <w:szCs w:val="22"/>
      <w:lang w:eastAsia="en-US"/>
    </w:rPr>
  </w:style>
  <w:style w:type="paragraph" w:styleId="TOC5">
    <w:name w:val="toc 5"/>
    <w:basedOn w:val="a"/>
    <w:next w:val="a"/>
    <w:uiPriority w:val="39"/>
    <w:unhideWhenUsed/>
    <w:qFormat/>
    <w:pPr>
      <w:spacing w:before="0" w:after="0"/>
      <w:ind w:left="960"/>
      <w:jc w:val="left"/>
    </w:pPr>
    <w:rPr>
      <w:rFonts w:asciiTheme="minorHAnsi" w:hAnsiTheme="minorHAnsi" w:cstheme="minorHAnsi"/>
      <w:sz w:val="20"/>
      <w:szCs w:val="20"/>
    </w:rPr>
  </w:style>
  <w:style w:type="paragraph" w:styleId="TOC3">
    <w:name w:val="toc 3"/>
    <w:basedOn w:val="a"/>
    <w:next w:val="a"/>
    <w:link w:val="TOC30"/>
    <w:uiPriority w:val="39"/>
    <w:unhideWhenUsed/>
    <w:qFormat/>
    <w:pPr>
      <w:spacing w:before="0" w:after="0"/>
      <w:ind w:left="480"/>
      <w:jc w:val="left"/>
    </w:pPr>
    <w:rPr>
      <w:rFonts w:asciiTheme="minorHAnsi" w:hAnsiTheme="minorHAnsi" w:cstheme="minorHAnsi"/>
      <w:sz w:val="20"/>
      <w:szCs w:val="20"/>
    </w:rPr>
  </w:style>
  <w:style w:type="paragraph" w:styleId="TOC8">
    <w:name w:val="toc 8"/>
    <w:basedOn w:val="a"/>
    <w:next w:val="a"/>
    <w:uiPriority w:val="39"/>
    <w:unhideWhenUsed/>
    <w:qFormat/>
    <w:pPr>
      <w:spacing w:before="0" w:after="0"/>
      <w:ind w:left="1680"/>
      <w:jc w:val="left"/>
    </w:pPr>
    <w:rPr>
      <w:rFonts w:asciiTheme="minorHAnsi" w:hAnsiTheme="minorHAnsi" w:cstheme="minorHAnsi"/>
      <w:sz w:val="20"/>
      <w:szCs w:val="20"/>
    </w:rPr>
  </w:style>
  <w:style w:type="paragraph" w:styleId="aa">
    <w:name w:val="Date"/>
    <w:basedOn w:val="a"/>
    <w:next w:val="a"/>
    <w:link w:val="ab"/>
    <w:qFormat/>
    <w:pPr>
      <w:ind w:leftChars="2500" w:left="100"/>
    </w:pPr>
  </w:style>
  <w:style w:type="paragraph" w:styleId="ac">
    <w:name w:val="endnote text"/>
    <w:basedOn w:val="a"/>
    <w:link w:val="ad"/>
    <w:qFormat/>
    <w:pPr>
      <w:snapToGrid w:val="0"/>
      <w:jc w:val="left"/>
    </w:pPr>
  </w:style>
  <w:style w:type="paragraph" w:styleId="ae">
    <w:name w:val="Balloon Text"/>
    <w:basedOn w:val="a"/>
    <w:link w:val="af"/>
    <w:uiPriority w:val="99"/>
    <w:qFormat/>
    <w:rPr>
      <w:rFonts w:ascii="宋体" w:eastAsia="宋体"/>
      <w:sz w:val="18"/>
      <w:szCs w:val="18"/>
    </w:rPr>
  </w:style>
  <w:style w:type="paragraph" w:styleId="af0">
    <w:name w:val="footer"/>
    <w:basedOn w:val="a"/>
    <w:link w:val="af1"/>
    <w:uiPriority w:val="99"/>
    <w:qFormat/>
    <w:pPr>
      <w:tabs>
        <w:tab w:val="center" w:pos="4153"/>
        <w:tab w:val="right" w:pos="8306"/>
      </w:tabs>
      <w:snapToGrid w:val="0"/>
    </w:pPr>
    <w:rPr>
      <w:sz w:val="18"/>
      <w:szCs w:val="18"/>
    </w:rPr>
  </w:style>
  <w:style w:type="paragraph" w:styleId="af2">
    <w:name w:val="header"/>
    <w:basedOn w:val="a"/>
    <w:link w:val="af3"/>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pPr>
      <w:spacing w:before="240"/>
      <w:ind w:left="0"/>
      <w:jc w:val="left"/>
    </w:pPr>
    <w:rPr>
      <w:rFonts w:asciiTheme="minorHAnsi" w:hAnsiTheme="minorHAnsi" w:cstheme="minorHAnsi"/>
      <w:b/>
      <w:bCs/>
      <w:sz w:val="20"/>
      <w:szCs w:val="20"/>
    </w:rPr>
  </w:style>
  <w:style w:type="paragraph" w:styleId="TOC4">
    <w:name w:val="toc 4"/>
    <w:basedOn w:val="a"/>
    <w:next w:val="a"/>
    <w:uiPriority w:val="39"/>
    <w:unhideWhenUsed/>
    <w:qFormat/>
    <w:pPr>
      <w:spacing w:before="0" w:after="0"/>
      <w:ind w:left="720"/>
      <w:jc w:val="left"/>
    </w:pPr>
    <w:rPr>
      <w:rFonts w:asciiTheme="minorHAnsi" w:hAnsiTheme="minorHAnsi" w:cstheme="minorHAnsi"/>
      <w:sz w:val="20"/>
      <w:szCs w:val="20"/>
    </w:rPr>
  </w:style>
  <w:style w:type="paragraph" w:styleId="af4">
    <w:name w:val="Subtitle"/>
    <w:basedOn w:val="a"/>
    <w:next w:val="a"/>
    <w:link w:val="af5"/>
    <w:uiPriority w:val="99"/>
    <w:qFormat/>
    <w:pPr>
      <w:spacing w:beforeLines="50" w:before="0" w:afterLines="50" w:after="0"/>
      <w:ind w:left="0" w:right="0"/>
      <w:jc w:val="left"/>
      <w:outlineLvl w:val="2"/>
    </w:pPr>
    <w:rPr>
      <w:rFonts w:ascii="楷体" w:eastAsia="楷体" w:hAnsi="楷体"/>
      <w:b/>
      <w:bCs/>
      <w:i/>
      <w:iCs/>
      <w:color w:val="17365D"/>
    </w:rPr>
  </w:style>
  <w:style w:type="paragraph" w:styleId="af6">
    <w:name w:val="footnote text"/>
    <w:basedOn w:val="a"/>
    <w:link w:val="af7"/>
    <w:qFormat/>
    <w:pPr>
      <w:widowControl w:val="0"/>
      <w:snapToGrid w:val="0"/>
    </w:pPr>
    <w:rPr>
      <w:rFonts w:eastAsia="宋体"/>
      <w:kern w:val="2"/>
      <w:sz w:val="18"/>
      <w:szCs w:val="18"/>
    </w:rPr>
  </w:style>
  <w:style w:type="paragraph" w:styleId="TOC6">
    <w:name w:val="toc 6"/>
    <w:basedOn w:val="a"/>
    <w:next w:val="a"/>
    <w:uiPriority w:val="39"/>
    <w:unhideWhenUsed/>
    <w:qFormat/>
    <w:pPr>
      <w:spacing w:before="0" w:after="0"/>
      <w:ind w:left="1200"/>
      <w:jc w:val="left"/>
    </w:pPr>
    <w:rPr>
      <w:rFonts w:asciiTheme="minorHAnsi" w:hAnsiTheme="minorHAnsi" w:cstheme="minorHAnsi"/>
      <w:sz w:val="20"/>
      <w:szCs w:val="20"/>
    </w:rPr>
  </w:style>
  <w:style w:type="paragraph" w:styleId="TOC2">
    <w:name w:val="toc 2"/>
    <w:basedOn w:val="a"/>
    <w:next w:val="a"/>
    <w:link w:val="TOC20"/>
    <w:uiPriority w:val="39"/>
    <w:unhideWhenUsed/>
    <w:qFormat/>
    <w:pPr>
      <w:spacing w:after="0"/>
      <w:ind w:left="240"/>
      <w:jc w:val="left"/>
    </w:pPr>
    <w:rPr>
      <w:rFonts w:asciiTheme="minorHAnsi" w:hAnsiTheme="minorHAnsi" w:cstheme="minorHAnsi"/>
      <w:i/>
      <w:iCs/>
      <w:sz w:val="20"/>
      <w:szCs w:val="20"/>
    </w:rPr>
  </w:style>
  <w:style w:type="paragraph" w:styleId="TOC9">
    <w:name w:val="toc 9"/>
    <w:basedOn w:val="a"/>
    <w:next w:val="a"/>
    <w:uiPriority w:val="39"/>
    <w:unhideWhenUsed/>
    <w:qFormat/>
    <w:pPr>
      <w:spacing w:before="0" w:after="0"/>
      <w:ind w:left="1920"/>
      <w:jc w:val="left"/>
    </w:pPr>
    <w:rPr>
      <w:rFonts w:asciiTheme="minorHAnsi" w:hAnsiTheme="minorHAnsi" w:cstheme="minorHAnsi"/>
      <w:sz w:val="20"/>
      <w:szCs w:val="20"/>
    </w:rPr>
  </w:style>
  <w:style w:type="paragraph" w:styleId="af8">
    <w:name w:val="Normal (Web)"/>
    <w:basedOn w:val="a"/>
    <w:uiPriority w:val="99"/>
    <w:qFormat/>
    <w:pPr>
      <w:spacing w:before="100" w:beforeAutospacing="1" w:after="100" w:afterAutospacing="1"/>
    </w:pPr>
    <w:rPr>
      <w:rFonts w:ascii="宋体" w:eastAsia="宋体" w:hAnsi="宋体" w:cs="宋体"/>
      <w:color w:val="000000"/>
    </w:rPr>
  </w:style>
  <w:style w:type="paragraph" w:styleId="af9">
    <w:name w:val="Title"/>
    <w:basedOn w:val="a"/>
    <w:next w:val="a"/>
    <w:link w:val="afa"/>
    <w:uiPriority w:val="10"/>
    <w:qFormat/>
    <w:pPr>
      <w:spacing w:beforeLines="50" w:before="0" w:afterLines="50" w:after="0"/>
      <w:ind w:left="0" w:right="0"/>
      <w:jc w:val="left"/>
      <w:outlineLvl w:val="1"/>
    </w:pPr>
    <w:rPr>
      <w:rFonts w:ascii="楷体" w:eastAsia="楷体" w:hAnsi="楷体"/>
      <w:b/>
      <w:bCs/>
      <w:i/>
      <w:color w:val="17365D"/>
      <w:sz w:val="28"/>
      <w:szCs w:val="28"/>
    </w:rPr>
  </w:style>
  <w:style w:type="paragraph" w:styleId="afb">
    <w:name w:val="annotation subject"/>
    <w:basedOn w:val="a6"/>
    <w:next w:val="a6"/>
    <w:link w:val="afc"/>
    <w:uiPriority w:val="99"/>
    <w:qFormat/>
    <w:rPr>
      <w:b/>
      <w:bCs/>
    </w:rPr>
  </w:style>
  <w:style w:type="table" w:styleId="afd">
    <w:name w:val="Table Grid"/>
    <w:basedOn w:val="a1"/>
    <w:uiPriority w:val="59"/>
    <w:qFormat/>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e">
    <w:name w:val="Strong"/>
    <w:uiPriority w:val="22"/>
    <w:qFormat/>
    <w:rPr>
      <w:b/>
      <w:bCs/>
    </w:rPr>
  </w:style>
  <w:style w:type="character" w:styleId="aff">
    <w:name w:val="endnote reference"/>
    <w:basedOn w:val="a0"/>
    <w:qFormat/>
    <w:rPr>
      <w:vertAlign w:val="superscript"/>
    </w:rPr>
  </w:style>
  <w:style w:type="character" w:styleId="aff0">
    <w:name w:val="page number"/>
    <w:basedOn w:val="a0"/>
    <w:uiPriority w:val="99"/>
    <w:qFormat/>
  </w:style>
  <w:style w:type="character" w:styleId="aff1">
    <w:name w:val="FollowedHyperlink"/>
    <w:uiPriority w:val="99"/>
    <w:qFormat/>
    <w:rPr>
      <w:color w:val="800080"/>
      <w:u w:val="single"/>
    </w:rPr>
  </w:style>
  <w:style w:type="character" w:styleId="aff2">
    <w:name w:val="Hyperlink"/>
    <w:uiPriority w:val="99"/>
    <w:qFormat/>
    <w:rPr>
      <w:color w:val="0000FF"/>
      <w:u w:val="single"/>
    </w:rPr>
  </w:style>
  <w:style w:type="character" w:styleId="aff3">
    <w:name w:val="annotation reference"/>
    <w:uiPriority w:val="99"/>
    <w:qFormat/>
    <w:rPr>
      <w:sz w:val="16"/>
      <w:szCs w:val="16"/>
    </w:rPr>
  </w:style>
  <w:style w:type="character" w:styleId="aff4">
    <w:name w:val="footnote reference"/>
    <w:qFormat/>
    <w:rPr>
      <w:vertAlign w:val="superscript"/>
    </w:rPr>
  </w:style>
  <w:style w:type="paragraph" w:customStyle="1" w:styleId="EYBodyText">
    <w:name w:val="EY Body Text"/>
    <w:basedOn w:val="a"/>
    <w:link w:val="EYBodyTextChar"/>
    <w:qFormat/>
    <w:pPr>
      <w:overflowPunct w:val="0"/>
      <w:autoSpaceDE w:val="0"/>
      <w:autoSpaceDN w:val="0"/>
      <w:adjustRightInd w:val="0"/>
      <w:spacing w:line="280" w:lineRule="exact"/>
      <w:textAlignment w:val="baseline"/>
    </w:pPr>
    <w:rPr>
      <w:rFonts w:eastAsia="MS Mincho" w:cs="Arial"/>
      <w:bCs/>
      <w:sz w:val="22"/>
      <w:szCs w:val="20"/>
      <w:lang w:eastAsia="en-US"/>
    </w:rPr>
  </w:style>
  <w:style w:type="character" w:customStyle="1" w:styleId="EYBodyTextChar">
    <w:name w:val="EY Body Text Char"/>
    <w:link w:val="EYBodyText"/>
    <w:qFormat/>
    <w:rPr>
      <w:rFonts w:eastAsia="MS Mincho" w:cs="Arial"/>
      <w:bCs/>
      <w:sz w:val="22"/>
      <w:lang w:val="en-US" w:eastAsia="en-US" w:bidi="ar-SA"/>
    </w:rPr>
  </w:style>
  <w:style w:type="character" w:customStyle="1" w:styleId="10">
    <w:name w:val="标题 1 字符"/>
    <w:link w:val="1"/>
    <w:uiPriority w:val="9"/>
    <w:qFormat/>
    <w:rPr>
      <w:rFonts w:eastAsia="Arial Unicode MS"/>
      <w:b/>
      <w:bCs/>
      <w:kern w:val="44"/>
      <w:sz w:val="44"/>
      <w:szCs w:val="44"/>
      <w:lang w:val="en-US" w:eastAsia="zh-CN" w:bidi="ar-SA"/>
    </w:rPr>
  </w:style>
  <w:style w:type="character" w:customStyle="1" w:styleId="blueten1">
    <w:name w:val="blueten1"/>
    <w:qFormat/>
    <w:rPr>
      <w:rFonts w:ascii="Verdana" w:hAnsi="Verdana" w:hint="default"/>
      <w:color w:val="000000"/>
      <w:sz w:val="19"/>
      <w:szCs w:val="19"/>
    </w:rPr>
  </w:style>
  <w:style w:type="character" w:customStyle="1" w:styleId="a21">
    <w:name w:val="a21"/>
    <w:qFormat/>
    <w:rPr>
      <w:sz w:val="18"/>
      <w:szCs w:val="18"/>
    </w:rPr>
  </w:style>
  <w:style w:type="character" w:customStyle="1" w:styleId="h1chapterheadingChar">
    <w:name w:val="h1 chapter heading Char"/>
    <w:qFormat/>
    <w:rPr>
      <w:rFonts w:ascii="Arial" w:eastAsia="宋体" w:hAnsi="Arial" w:cs="Arial"/>
      <w:b/>
      <w:bCs/>
      <w:kern w:val="32"/>
      <w:sz w:val="32"/>
      <w:szCs w:val="32"/>
      <w:lang w:val="en-US" w:eastAsia="zh-CN" w:bidi="ar-SA"/>
    </w:rPr>
  </w:style>
  <w:style w:type="paragraph" w:customStyle="1" w:styleId="font1">
    <w:name w:val="font1"/>
    <w:basedOn w:val="a"/>
    <w:qFormat/>
    <w:pPr>
      <w:spacing w:before="100" w:beforeAutospacing="1" w:after="100" w:afterAutospacing="1"/>
    </w:pPr>
    <w:rPr>
      <w:rFonts w:ascii="Arial" w:eastAsia="宋体" w:hAnsi="Arial" w:cs="Arial"/>
      <w:sz w:val="20"/>
      <w:szCs w:val="20"/>
    </w:rPr>
  </w:style>
  <w:style w:type="paragraph" w:customStyle="1" w:styleId="font5">
    <w:name w:val="font5"/>
    <w:basedOn w:val="a"/>
    <w:qFormat/>
    <w:pPr>
      <w:spacing w:before="100" w:beforeAutospacing="1" w:after="100" w:afterAutospacing="1"/>
    </w:pPr>
    <w:rPr>
      <w:rFonts w:ascii="Arial" w:eastAsia="宋体" w:hAnsi="Arial" w:cs="Arial"/>
      <w:sz w:val="16"/>
      <w:szCs w:val="16"/>
    </w:rPr>
  </w:style>
  <w:style w:type="paragraph" w:customStyle="1" w:styleId="font6">
    <w:name w:val="font6"/>
    <w:basedOn w:val="a"/>
    <w:qFormat/>
    <w:pPr>
      <w:spacing w:before="100" w:beforeAutospacing="1" w:after="100" w:afterAutospacing="1"/>
    </w:pPr>
    <w:rPr>
      <w:rFonts w:ascii="宋体" w:eastAsia="宋体" w:hAnsi="宋体" w:cs="宋体"/>
      <w:sz w:val="20"/>
      <w:szCs w:val="20"/>
    </w:rPr>
  </w:style>
  <w:style w:type="paragraph" w:customStyle="1" w:styleId="xl24">
    <w:name w:val="xl24"/>
    <w:basedOn w:val="a"/>
    <w:qFormat/>
    <w:pPr>
      <w:pBdr>
        <w:top w:val="single" w:sz="4" w:space="0" w:color="auto"/>
        <w:bottom w:val="single" w:sz="4" w:space="0" w:color="auto"/>
        <w:right w:val="single" w:sz="4" w:space="0" w:color="auto"/>
      </w:pBdr>
      <w:spacing w:before="100" w:beforeAutospacing="1" w:after="100" w:afterAutospacing="1"/>
      <w:jc w:val="center"/>
      <w:textAlignment w:val="center"/>
    </w:pPr>
    <w:rPr>
      <w:rFonts w:ascii="宋体" w:eastAsia="宋体" w:hAnsi="宋体" w:cs="宋体"/>
      <w:color w:val="000000"/>
    </w:rPr>
  </w:style>
  <w:style w:type="paragraph" w:customStyle="1" w:styleId="xl25">
    <w:name w:val="xl25"/>
    <w:basedOn w:val="a"/>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eastAsia="宋体" w:hAnsi="宋体" w:cs="宋体"/>
      <w:b/>
      <w:bCs/>
    </w:rPr>
  </w:style>
  <w:style w:type="paragraph" w:customStyle="1" w:styleId="xl26">
    <w:name w:val="xl26"/>
    <w:basedOn w:val="a"/>
    <w:qFormat/>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rFonts w:ascii="宋体" w:eastAsia="宋体" w:hAnsi="宋体" w:cs="宋体"/>
      <w:b/>
      <w:bCs/>
    </w:rPr>
  </w:style>
  <w:style w:type="paragraph" w:customStyle="1" w:styleId="xl27">
    <w:name w:val="xl27"/>
    <w:basedOn w:val="a"/>
    <w:qFormat/>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rPr>
  </w:style>
  <w:style w:type="paragraph" w:customStyle="1" w:styleId="xl28">
    <w:name w:val="xl28"/>
    <w:basedOn w:val="a"/>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eastAsia="宋体" w:hAnsi="宋体" w:cs="宋体"/>
      <w:color w:val="000000"/>
    </w:rPr>
  </w:style>
  <w:style w:type="paragraph" w:customStyle="1" w:styleId="xl29">
    <w:name w:val="xl29"/>
    <w:basedOn w:val="a"/>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宋体" w:eastAsia="宋体" w:hAnsi="宋体" w:cs="宋体"/>
    </w:rPr>
  </w:style>
  <w:style w:type="paragraph" w:customStyle="1" w:styleId="xl30">
    <w:name w:val="xl30"/>
    <w:basedOn w:val="a"/>
    <w:qFormat/>
    <w:pPr>
      <w:pBdr>
        <w:top w:val="single" w:sz="4" w:space="0" w:color="auto"/>
        <w:left w:val="single" w:sz="4" w:space="0" w:color="auto"/>
        <w:bottom w:val="single" w:sz="4" w:space="0" w:color="auto"/>
      </w:pBdr>
      <w:shd w:val="clear" w:color="auto" w:fill="C0C0C0"/>
      <w:spacing w:before="100" w:beforeAutospacing="1" w:after="100" w:afterAutospacing="1"/>
      <w:jc w:val="center"/>
      <w:textAlignment w:val="center"/>
    </w:pPr>
    <w:rPr>
      <w:rFonts w:ascii="宋体" w:eastAsia="宋体" w:hAnsi="宋体" w:cs="宋体"/>
    </w:rPr>
  </w:style>
  <w:style w:type="paragraph" w:customStyle="1" w:styleId="xl31">
    <w:name w:val="xl31"/>
    <w:basedOn w:val="a"/>
    <w:qFormat/>
    <w:pPr>
      <w:pBdr>
        <w:top w:val="single" w:sz="4" w:space="0" w:color="auto"/>
        <w:bottom w:val="single" w:sz="4" w:space="0" w:color="auto"/>
      </w:pBdr>
      <w:shd w:val="clear" w:color="auto" w:fill="C0C0C0"/>
      <w:spacing w:before="100" w:beforeAutospacing="1" w:after="100" w:afterAutospacing="1"/>
      <w:jc w:val="center"/>
      <w:textAlignment w:val="center"/>
    </w:pPr>
    <w:rPr>
      <w:rFonts w:ascii="宋体" w:eastAsia="宋体" w:hAnsi="宋体" w:cs="宋体"/>
    </w:rPr>
  </w:style>
  <w:style w:type="paragraph" w:customStyle="1" w:styleId="xl32">
    <w:name w:val="xl32"/>
    <w:basedOn w:val="a"/>
    <w:qFormat/>
    <w:pPr>
      <w:pBdr>
        <w:top w:val="single" w:sz="4" w:space="0" w:color="auto"/>
        <w:bottom w:val="single" w:sz="4" w:space="0" w:color="auto"/>
        <w:right w:val="single" w:sz="4" w:space="0" w:color="auto"/>
      </w:pBdr>
      <w:shd w:val="clear" w:color="auto" w:fill="C0C0C0"/>
      <w:spacing w:before="100" w:beforeAutospacing="1" w:after="100" w:afterAutospacing="1"/>
      <w:jc w:val="center"/>
      <w:textAlignment w:val="center"/>
    </w:pPr>
    <w:rPr>
      <w:rFonts w:ascii="宋体" w:eastAsia="宋体" w:hAnsi="宋体" w:cs="宋体"/>
    </w:rPr>
  </w:style>
  <w:style w:type="paragraph" w:customStyle="1" w:styleId="xl33">
    <w:name w:val="xl33"/>
    <w:basedOn w:val="a"/>
    <w:qFormat/>
    <w:pPr>
      <w:pBdr>
        <w:top w:val="single" w:sz="4" w:space="0" w:color="auto"/>
        <w:left w:val="single" w:sz="4" w:space="0" w:color="auto"/>
        <w:right w:val="single" w:sz="4" w:space="0" w:color="auto"/>
      </w:pBdr>
      <w:shd w:val="clear" w:color="auto" w:fill="99CCFF"/>
      <w:spacing w:before="100" w:beforeAutospacing="1" w:after="100" w:afterAutospacing="1"/>
      <w:jc w:val="center"/>
      <w:textAlignment w:val="center"/>
    </w:pPr>
    <w:rPr>
      <w:rFonts w:ascii="宋体" w:eastAsia="宋体" w:hAnsi="宋体" w:cs="宋体"/>
    </w:rPr>
  </w:style>
  <w:style w:type="paragraph" w:customStyle="1" w:styleId="xl34">
    <w:name w:val="xl34"/>
    <w:basedOn w:val="a"/>
    <w:qFormat/>
    <w:pPr>
      <w:pBdr>
        <w:top w:val="single" w:sz="4" w:space="0" w:color="auto"/>
        <w:left w:val="single" w:sz="4" w:space="0" w:color="auto"/>
        <w:bottom w:val="single" w:sz="4" w:space="0" w:color="auto"/>
      </w:pBdr>
      <w:shd w:val="clear" w:color="auto" w:fill="99CCFF"/>
      <w:spacing w:before="100" w:beforeAutospacing="1" w:after="100" w:afterAutospacing="1"/>
      <w:jc w:val="center"/>
      <w:textAlignment w:val="center"/>
    </w:pPr>
    <w:rPr>
      <w:rFonts w:ascii="宋体" w:eastAsia="宋体" w:hAnsi="宋体" w:cs="宋体"/>
    </w:rPr>
  </w:style>
  <w:style w:type="paragraph" w:customStyle="1" w:styleId="xl35">
    <w:name w:val="xl35"/>
    <w:basedOn w:val="a"/>
    <w:qFormat/>
    <w:pPr>
      <w:pBdr>
        <w:top w:val="single" w:sz="4" w:space="0" w:color="auto"/>
        <w:bottom w:val="single" w:sz="4" w:space="0" w:color="auto"/>
      </w:pBdr>
      <w:shd w:val="clear" w:color="auto" w:fill="99CCFF"/>
      <w:spacing w:before="100" w:beforeAutospacing="1" w:after="100" w:afterAutospacing="1"/>
      <w:jc w:val="center"/>
      <w:textAlignment w:val="center"/>
    </w:pPr>
    <w:rPr>
      <w:rFonts w:ascii="宋体" w:eastAsia="宋体" w:hAnsi="宋体" w:cs="宋体"/>
    </w:rPr>
  </w:style>
  <w:style w:type="paragraph" w:customStyle="1" w:styleId="xl36">
    <w:name w:val="xl36"/>
    <w:basedOn w:val="a"/>
    <w:qFormat/>
    <w:pPr>
      <w:pBdr>
        <w:top w:val="single" w:sz="4" w:space="0" w:color="auto"/>
        <w:bottom w:val="single" w:sz="4" w:space="0" w:color="auto"/>
        <w:right w:val="single" w:sz="4" w:space="0" w:color="auto"/>
      </w:pBdr>
      <w:shd w:val="clear" w:color="auto" w:fill="99CCFF"/>
      <w:spacing w:before="100" w:beforeAutospacing="1" w:after="100" w:afterAutospacing="1"/>
      <w:jc w:val="center"/>
      <w:textAlignment w:val="center"/>
    </w:pPr>
    <w:rPr>
      <w:rFonts w:ascii="宋体" w:eastAsia="宋体" w:hAnsi="宋体" w:cs="宋体"/>
    </w:rPr>
  </w:style>
  <w:style w:type="paragraph" w:customStyle="1" w:styleId="xl37">
    <w:name w:val="xl37"/>
    <w:basedOn w:val="a"/>
    <w:qFormat/>
    <w:pPr>
      <w:pBdr>
        <w:left w:val="single" w:sz="4" w:space="0" w:color="auto"/>
        <w:bottom w:val="single" w:sz="4" w:space="0" w:color="auto"/>
        <w:right w:val="single" w:sz="4" w:space="0" w:color="auto"/>
      </w:pBdr>
      <w:shd w:val="clear" w:color="auto" w:fill="99CCFF"/>
      <w:spacing w:before="100" w:beforeAutospacing="1" w:after="100" w:afterAutospacing="1"/>
      <w:jc w:val="center"/>
      <w:textAlignment w:val="center"/>
    </w:pPr>
    <w:rPr>
      <w:rFonts w:ascii="宋体" w:eastAsia="宋体" w:hAnsi="宋体" w:cs="宋体"/>
    </w:rPr>
  </w:style>
  <w:style w:type="paragraph" w:customStyle="1" w:styleId="xl38">
    <w:name w:val="xl38"/>
    <w:basedOn w:val="a"/>
    <w:qFormat/>
    <w:pPr>
      <w:pBdr>
        <w:top w:val="single" w:sz="4" w:space="0" w:color="auto"/>
        <w:left w:val="single" w:sz="4" w:space="0" w:color="auto"/>
        <w:bottom w:val="single" w:sz="4" w:space="0" w:color="auto"/>
        <w:right w:val="single" w:sz="4" w:space="0" w:color="auto"/>
      </w:pBdr>
      <w:shd w:val="clear" w:color="auto" w:fill="99CCFF"/>
      <w:spacing w:before="100" w:beforeAutospacing="1" w:after="100" w:afterAutospacing="1"/>
      <w:jc w:val="center"/>
      <w:textAlignment w:val="center"/>
    </w:pPr>
    <w:rPr>
      <w:rFonts w:ascii="宋体" w:eastAsia="宋体" w:hAnsi="宋体" w:cs="宋体"/>
    </w:rPr>
  </w:style>
  <w:style w:type="paragraph" w:customStyle="1" w:styleId="xl39">
    <w:name w:val="xl39"/>
    <w:basedOn w:val="a"/>
    <w:qFormat/>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rPr>
  </w:style>
  <w:style w:type="paragraph" w:customStyle="1" w:styleId="xl40">
    <w:name w:val="xl40"/>
    <w:basedOn w:val="a"/>
    <w:qFormat/>
    <w:pPr>
      <w:pBdr>
        <w:top w:val="single" w:sz="4" w:space="0" w:color="auto"/>
        <w:left w:val="single" w:sz="4" w:space="0" w:color="auto"/>
        <w:bottom w:val="single" w:sz="4" w:space="0" w:color="auto"/>
        <w:right w:val="single" w:sz="4" w:space="0" w:color="auto"/>
      </w:pBdr>
      <w:spacing w:before="100" w:beforeAutospacing="1" w:after="100" w:afterAutospacing="1"/>
    </w:pPr>
    <w:rPr>
      <w:rFonts w:ascii="宋体" w:eastAsia="宋体" w:hAnsi="宋体" w:cs="宋体"/>
    </w:rPr>
  </w:style>
  <w:style w:type="character" w:customStyle="1" w:styleId="af7">
    <w:name w:val="脚注文本 字符"/>
    <w:link w:val="af6"/>
    <w:qFormat/>
    <w:rPr>
      <w:rFonts w:eastAsia="宋体"/>
      <w:kern w:val="2"/>
      <w:sz w:val="18"/>
      <w:szCs w:val="18"/>
      <w:lang w:val="en-US" w:eastAsia="zh-CN" w:bidi="ar-SA"/>
    </w:rPr>
  </w:style>
  <w:style w:type="paragraph" w:customStyle="1" w:styleId="xl41">
    <w:name w:val="xl41"/>
    <w:basedOn w:val="a"/>
    <w:qFormat/>
    <w:pPr>
      <w:pBdr>
        <w:left w:val="single" w:sz="4" w:space="0" w:color="auto"/>
        <w:bottom w:val="single" w:sz="4" w:space="0" w:color="auto"/>
        <w:right w:val="single" w:sz="4" w:space="0" w:color="auto"/>
      </w:pBdr>
      <w:shd w:val="clear" w:color="auto" w:fill="99CCFF"/>
      <w:spacing w:before="100" w:beforeAutospacing="1" w:after="100" w:afterAutospacing="1"/>
      <w:jc w:val="center"/>
      <w:textAlignment w:val="center"/>
    </w:pPr>
    <w:rPr>
      <w:rFonts w:ascii="宋体" w:eastAsia="宋体" w:hAnsi="宋体" w:cs="宋体"/>
    </w:rPr>
  </w:style>
  <w:style w:type="paragraph" w:customStyle="1" w:styleId="Disclaimer">
    <w:name w:val="Disclaimer"/>
    <w:basedOn w:val="a"/>
    <w:next w:val="a"/>
    <w:qFormat/>
    <w:pPr>
      <w:autoSpaceDE w:val="0"/>
      <w:autoSpaceDN w:val="0"/>
      <w:adjustRightInd w:val="0"/>
    </w:pPr>
    <w:rPr>
      <w:rFonts w:ascii="Arial" w:eastAsia="PMingLiU" w:hAnsi="Arial"/>
      <w:lang w:val="en-GB"/>
    </w:rPr>
  </w:style>
  <w:style w:type="character" w:customStyle="1" w:styleId="px141">
    <w:name w:val="px141"/>
    <w:qFormat/>
    <w:rPr>
      <w:spacing w:val="300"/>
      <w:sz w:val="21"/>
      <w:szCs w:val="21"/>
    </w:rPr>
  </w:style>
  <w:style w:type="paragraph" w:customStyle="1" w:styleId="xl66">
    <w:name w:val="xl66"/>
    <w:basedOn w:val="a"/>
    <w:qFormat/>
    <w:pPr>
      <w:spacing w:before="100" w:beforeAutospacing="1" w:after="100" w:afterAutospacing="1"/>
      <w:textAlignment w:val="center"/>
    </w:pPr>
    <w:rPr>
      <w:rFonts w:ascii="宋体" w:eastAsia="宋体" w:hAnsi="宋体" w:cs="宋体"/>
    </w:rPr>
  </w:style>
  <w:style w:type="paragraph" w:customStyle="1" w:styleId="xl67">
    <w:name w:val="xl67"/>
    <w:basedOn w:val="a"/>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eastAsia="宋体" w:hAnsi="宋体" w:cs="宋体"/>
    </w:rPr>
  </w:style>
  <w:style w:type="paragraph" w:customStyle="1" w:styleId="xl68">
    <w:name w:val="xl68"/>
    <w:basedOn w:val="a"/>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宋体" w:eastAsia="宋体" w:hAnsi="宋体" w:cs="宋体"/>
    </w:rPr>
  </w:style>
  <w:style w:type="paragraph" w:customStyle="1" w:styleId="xl69">
    <w:name w:val="xl69"/>
    <w:basedOn w:val="a"/>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eastAsia="宋体" w:hAnsi="宋体" w:cs="宋体"/>
      <w:color w:val="000000"/>
    </w:rPr>
  </w:style>
  <w:style w:type="paragraph" w:customStyle="1" w:styleId="xl70">
    <w:name w:val="xl70"/>
    <w:basedOn w:val="a"/>
    <w:qFormat/>
    <w:pPr>
      <w:pBdr>
        <w:top w:val="single" w:sz="4" w:space="0" w:color="auto"/>
        <w:bottom w:val="single" w:sz="4" w:space="0" w:color="auto"/>
        <w:right w:val="single" w:sz="4" w:space="0" w:color="auto"/>
      </w:pBdr>
      <w:spacing w:before="100" w:beforeAutospacing="1" w:after="100" w:afterAutospacing="1"/>
      <w:jc w:val="center"/>
      <w:textAlignment w:val="center"/>
    </w:pPr>
    <w:rPr>
      <w:rFonts w:ascii="宋体" w:eastAsia="宋体" w:hAnsi="宋体" w:cs="宋体"/>
      <w:color w:val="000000"/>
    </w:rPr>
  </w:style>
  <w:style w:type="paragraph" w:customStyle="1" w:styleId="xl71">
    <w:name w:val="xl71"/>
    <w:basedOn w:val="a"/>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eastAsia="宋体" w:hAnsi="宋体" w:cs="宋体"/>
      <w:b/>
      <w:bCs/>
    </w:rPr>
  </w:style>
  <w:style w:type="paragraph" w:customStyle="1" w:styleId="xl72">
    <w:name w:val="xl72"/>
    <w:basedOn w:val="a"/>
    <w:qFormat/>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rFonts w:ascii="宋体" w:eastAsia="宋体" w:hAnsi="宋体" w:cs="宋体"/>
      <w:b/>
      <w:bCs/>
    </w:rPr>
  </w:style>
  <w:style w:type="paragraph" w:customStyle="1" w:styleId="xl73">
    <w:name w:val="xl73"/>
    <w:basedOn w:val="a"/>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eastAsia="宋体" w:hAnsi="宋体" w:cs="宋体"/>
      <w:color w:val="000000"/>
    </w:rPr>
  </w:style>
  <w:style w:type="paragraph" w:customStyle="1" w:styleId="xl74">
    <w:name w:val="xl74"/>
    <w:basedOn w:val="a"/>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eastAsia="宋体" w:hAnsi="宋体" w:cs="宋体"/>
      <w:b/>
      <w:bCs/>
    </w:rPr>
  </w:style>
  <w:style w:type="paragraph" w:customStyle="1" w:styleId="xl75">
    <w:name w:val="xl75"/>
    <w:basedOn w:val="a"/>
    <w:qFormat/>
    <w:pPr>
      <w:pBdr>
        <w:top w:val="single" w:sz="4" w:space="0" w:color="auto"/>
        <w:left w:val="single" w:sz="4" w:space="0" w:color="auto"/>
        <w:bottom w:val="single" w:sz="4" w:space="0" w:color="auto"/>
        <w:right w:val="single" w:sz="4" w:space="0" w:color="auto"/>
      </w:pBdr>
      <w:shd w:val="clear" w:color="000000" w:fill="99CCFF"/>
      <w:spacing w:before="100" w:beforeAutospacing="1" w:after="100" w:afterAutospacing="1"/>
      <w:jc w:val="center"/>
      <w:textAlignment w:val="center"/>
    </w:pPr>
    <w:rPr>
      <w:rFonts w:ascii="宋体" w:eastAsia="宋体" w:hAnsi="宋体" w:cs="宋体"/>
      <w:b/>
      <w:bCs/>
    </w:rPr>
  </w:style>
  <w:style w:type="paragraph" w:customStyle="1" w:styleId="xl76">
    <w:name w:val="xl76"/>
    <w:basedOn w:val="a"/>
    <w:qFormat/>
    <w:pPr>
      <w:pBdr>
        <w:top w:val="single" w:sz="4" w:space="0" w:color="auto"/>
        <w:left w:val="single" w:sz="4" w:space="0" w:color="auto"/>
        <w:bottom w:val="single" w:sz="4" w:space="0" w:color="auto"/>
      </w:pBdr>
      <w:shd w:val="clear" w:color="000000" w:fill="99CCFF"/>
      <w:spacing w:before="100" w:beforeAutospacing="1" w:after="100" w:afterAutospacing="1"/>
      <w:jc w:val="center"/>
      <w:textAlignment w:val="center"/>
    </w:pPr>
    <w:rPr>
      <w:rFonts w:ascii="宋体" w:eastAsia="宋体" w:hAnsi="宋体" w:cs="宋体"/>
      <w:b/>
      <w:bCs/>
    </w:rPr>
  </w:style>
  <w:style w:type="paragraph" w:customStyle="1" w:styleId="xl77">
    <w:name w:val="xl77"/>
    <w:basedOn w:val="a"/>
    <w:qFormat/>
    <w:pPr>
      <w:pBdr>
        <w:top w:val="single" w:sz="4" w:space="0" w:color="auto"/>
        <w:bottom w:val="single" w:sz="4" w:space="0" w:color="auto"/>
      </w:pBdr>
      <w:shd w:val="clear" w:color="000000" w:fill="99CCFF"/>
      <w:spacing w:before="100" w:beforeAutospacing="1" w:after="100" w:afterAutospacing="1"/>
      <w:jc w:val="center"/>
      <w:textAlignment w:val="center"/>
    </w:pPr>
    <w:rPr>
      <w:rFonts w:ascii="宋体" w:eastAsia="宋体" w:hAnsi="宋体" w:cs="宋体"/>
      <w:b/>
      <w:bCs/>
    </w:rPr>
  </w:style>
  <w:style w:type="paragraph" w:customStyle="1" w:styleId="xl78">
    <w:name w:val="xl78"/>
    <w:basedOn w:val="a"/>
    <w:qFormat/>
    <w:pPr>
      <w:pBdr>
        <w:top w:val="single" w:sz="4" w:space="0" w:color="auto"/>
        <w:bottom w:val="single" w:sz="4" w:space="0" w:color="auto"/>
        <w:right w:val="single" w:sz="4" w:space="0" w:color="auto"/>
      </w:pBdr>
      <w:shd w:val="clear" w:color="000000" w:fill="99CCFF"/>
      <w:spacing w:before="100" w:beforeAutospacing="1" w:after="100" w:afterAutospacing="1"/>
      <w:jc w:val="center"/>
      <w:textAlignment w:val="center"/>
    </w:pPr>
    <w:rPr>
      <w:rFonts w:ascii="宋体" w:eastAsia="宋体" w:hAnsi="宋体" w:cs="宋体"/>
      <w:b/>
      <w:bCs/>
    </w:rPr>
  </w:style>
  <w:style w:type="paragraph" w:customStyle="1" w:styleId="xl79">
    <w:name w:val="xl79"/>
    <w:basedOn w:val="a"/>
    <w:qFormat/>
    <w:pPr>
      <w:pBdr>
        <w:top w:val="single" w:sz="4" w:space="0" w:color="auto"/>
        <w:left w:val="single" w:sz="4" w:space="0" w:color="auto"/>
        <w:bottom w:val="single" w:sz="4" w:space="0" w:color="auto"/>
      </w:pBdr>
      <w:shd w:val="clear" w:color="000000" w:fill="C0C0C0"/>
      <w:spacing w:before="100" w:beforeAutospacing="1" w:after="100" w:afterAutospacing="1"/>
      <w:jc w:val="center"/>
      <w:textAlignment w:val="center"/>
    </w:pPr>
    <w:rPr>
      <w:rFonts w:ascii="宋体" w:eastAsia="宋体" w:hAnsi="宋体" w:cs="宋体"/>
    </w:rPr>
  </w:style>
  <w:style w:type="paragraph" w:customStyle="1" w:styleId="xl80">
    <w:name w:val="xl80"/>
    <w:basedOn w:val="a"/>
    <w:qFormat/>
    <w:pPr>
      <w:pBdr>
        <w:top w:val="single" w:sz="4" w:space="0" w:color="auto"/>
        <w:bottom w:val="single" w:sz="4" w:space="0" w:color="auto"/>
      </w:pBdr>
      <w:shd w:val="clear" w:color="000000" w:fill="C0C0C0"/>
      <w:spacing w:before="100" w:beforeAutospacing="1" w:after="100" w:afterAutospacing="1"/>
      <w:jc w:val="center"/>
      <w:textAlignment w:val="center"/>
    </w:pPr>
    <w:rPr>
      <w:rFonts w:ascii="宋体" w:eastAsia="宋体" w:hAnsi="宋体" w:cs="宋体"/>
    </w:rPr>
  </w:style>
  <w:style w:type="paragraph" w:customStyle="1" w:styleId="xl81">
    <w:name w:val="xl81"/>
    <w:basedOn w:val="a"/>
    <w:qFormat/>
    <w:pPr>
      <w:pBdr>
        <w:top w:val="single" w:sz="4" w:space="0" w:color="auto"/>
        <w:bottom w:val="single" w:sz="4" w:space="0" w:color="auto"/>
        <w:right w:val="single" w:sz="4" w:space="0" w:color="auto"/>
      </w:pBdr>
      <w:shd w:val="clear" w:color="000000" w:fill="C0C0C0"/>
      <w:spacing w:before="100" w:beforeAutospacing="1" w:after="100" w:afterAutospacing="1"/>
      <w:jc w:val="center"/>
      <w:textAlignment w:val="center"/>
    </w:pPr>
    <w:rPr>
      <w:rFonts w:ascii="宋体" w:eastAsia="宋体" w:hAnsi="宋体" w:cs="宋体"/>
    </w:rPr>
  </w:style>
  <w:style w:type="paragraph" w:customStyle="1" w:styleId="xl82">
    <w:name w:val="xl82"/>
    <w:basedOn w:val="a"/>
    <w:qFormat/>
    <w:pPr>
      <w:pBdr>
        <w:top w:val="single" w:sz="4" w:space="0" w:color="auto"/>
        <w:left w:val="single" w:sz="4" w:space="0" w:color="auto"/>
        <w:right w:val="single" w:sz="4" w:space="0" w:color="auto"/>
      </w:pBdr>
      <w:shd w:val="clear" w:color="000000" w:fill="99CCFF"/>
      <w:spacing w:before="100" w:beforeAutospacing="1" w:after="100" w:afterAutospacing="1"/>
      <w:jc w:val="center"/>
      <w:textAlignment w:val="center"/>
    </w:pPr>
    <w:rPr>
      <w:rFonts w:ascii="宋体" w:eastAsia="宋体" w:hAnsi="宋体" w:cs="宋体"/>
      <w:b/>
      <w:bCs/>
    </w:rPr>
  </w:style>
  <w:style w:type="paragraph" w:customStyle="1" w:styleId="xl83">
    <w:name w:val="xl83"/>
    <w:basedOn w:val="a"/>
    <w:qFormat/>
    <w:pPr>
      <w:pBdr>
        <w:left w:val="single" w:sz="4" w:space="0" w:color="auto"/>
        <w:bottom w:val="single" w:sz="4" w:space="0" w:color="auto"/>
        <w:right w:val="single" w:sz="4" w:space="0" w:color="auto"/>
      </w:pBdr>
      <w:shd w:val="clear" w:color="000000" w:fill="99CCFF"/>
      <w:spacing w:before="100" w:beforeAutospacing="1" w:after="100" w:afterAutospacing="1"/>
      <w:jc w:val="center"/>
      <w:textAlignment w:val="center"/>
    </w:pPr>
    <w:rPr>
      <w:rFonts w:ascii="宋体" w:eastAsia="宋体" w:hAnsi="宋体" w:cs="宋体"/>
      <w:b/>
      <w:bCs/>
    </w:rPr>
  </w:style>
  <w:style w:type="paragraph" w:customStyle="1" w:styleId="11">
    <w:name w:val="列出段落1"/>
    <w:basedOn w:val="a"/>
    <w:uiPriority w:val="34"/>
    <w:qFormat/>
    <w:pPr>
      <w:ind w:firstLineChars="200" w:firstLine="420"/>
    </w:pPr>
  </w:style>
  <w:style w:type="character" w:customStyle="1" w:styleId="wiki1">
    <w:name w:val="wiki1"/>
    <w:qFormat/>
    <w:rPr>
      <w:sz w:val="21"/>
      <w:szCs w:val="21"/>
      <w:u w:val="single"/>
    </w:rPr>
  </w:style>
  <w:style w:type="paragraph" w:customStyle="1" w:styleId="12">
    <w:name w:val="修订1"/>
    <w:hidden/>
    <w:uiPriority w:val="99"/>
    <w:semiHidden/>
    <w:qFormat/>
    <w:pPr>
      <w:spacing w:before="120" w:after="120"/>
      <w:ind w:left="119" w:right="113"/>
      <w:jc w:val="both"/>
    </w:pPr>
    <w:rPr>
      <w:rFonts w:eastAsia="Arial Unicode MS"/>
      <w:sz w:val="24"/>
      <w:szCs w:val="24"/>
    </w:rPr>
  </w:style>
  <w:style w:type="character" w:customStyle="1" w:styleId="googqs-tidbit-0">
    <w:name w:val="goog_qs-tidbit-0"/>
    <w:basedOn w:val="a0"/>
    <w:qFormat/>
  </w:style>
  <w:style w:type="character" w:customStyle="1" w:styleId="googqs-tidbit1">
    <w:name w:val="goog_qs-tidbit1"/>
    <w:qFormat/>
  </w:style>
  <w:style w:type="character" w:customStyle="1" w:styleId="shorttext">
    <w:name w:val="short_text"/>
    <w:basedOn w:val="a0"/>
    <w:qFormat/>
  </w:style>
  <w:style w:type="character" w:customStyle="1" w:styleId="ab">
    <w:name w:val="日期 字符"/>
    <w:link w:val="aa"/>
    <w:qFormat/>
    <w:rPr>
      <w:rFonts w:eastAsia="Arial Unicode MS"/>
      <w:sz w:val="24"/>
      <w:szCs w:val="24"/>
    </w:rPr>
  </w:style>
  <w:style w:type="character" w:customStyle="1" w:styleId="a5">
    <w:name w:val="文档结构图 字符"/>
    <w:link w:val="a4"/>
    <w:uiPriority w:val="99"/>
    <w:qFormat/>
    <w:rPr>
      <w:rFonts w:ascii="宋体"/>
      <w:sz w:val="18"/>
      <w:szCs w:val="18"/>
    </w:rPr>
  </w:style>
  <w:style w:type="paragraph" w:customStyle="1" w:styleId="Default">
    <w:name w:val="Default"/>
    <w:qFormat/>
    <w:pPr>
      <w:widowControl w:val="0"/>
      <w:autoSpaceDE w:val="0"/>
      <w:autoSpaceDN w:val="0"/>
      <w:adjustRightInd w:val="0"/>
      <w:spacing w:before="120" w:after="120"/>
      <w:ind w:left="119" w:right="113"/>
      <w:jc w:val="both"/>
    </w:pPr>
    <w:rPr>
      <w:rFonts w:ascii="Garamond" w:hAnsi="Garamond" w:cs="Garamond"/>
      <w:color w:val="000000"/>
      <w:sz w:val="24"/>
      <w:szCs w:val="24"/>
    </w:rPr>
  </w:style>
  <w:style w:type="paragraph" w:customStyle="1" w:styleId="TableParagraph">
    <w:name w:val="Table Paragraph"/>
    <w:basedOn w:val="a"/>
    <w:uiPriority w:val="1"/>
    <w:qFormat/>
    <w:pPr>
      <w:widowControl w:val="0"/>
      <w:autoSpaceDE w:val="0"/>
      <w:autoSpaceDN w:val="0"/>
      <w:spacing w:before="21"/>
      <w:jc w:val="center"/>
    </w:pPr>
    <w:rPr>
      <w:rFonts w:ascii="Arial" w:eastAsia="Arial" w:hAnsi="Arial" w:cs="Arial"/>
      <w:sz w:val="22"/>
      <w:szCs w:val="22"/>
      <w:lang w:eastAsia="en-US"/>
    </w:rPr>
  </w:style>
  <w:style w:type="table" w:customStyle="1" w:styleId="TableNormal1">
    <w:name w:val="Table Normal1"/>
    <w:basedOn w:val="a1"/>
    <w:uiPriority w:val="2"/>
    <w:semiHidden/>
    <w:qFormat/>
    <w:pPr>
      <w:widowControl w:val="0"/>
      <w:autoSpaceDE w:val="0"/>
      <w:autoSpaceDN w:val="0"/>
    </w:pPr>
    <w:rPr>
      <w:rFonts w:asciiTheme="minorHAnsi" w:eastAsia="Times New Roman" w:hAnsiTheme="minorHAnsi" w:cstheme="minorBidi"/>
      <w:sz w:val="22"/>
      <w:szCs w:val="22"/>
      <w:lang w:eastAsia="en-US"/>
    </w:rPr>
    <w:tblPr>
      <w:tblCellMar>
        <w:left w:w="0" w:type="dxa"/>
        <w:right w:w="0" w:type="dxa"/>
      </w:tblCellMar>
    </w:tblPr>
  </w:style>
  <w:style w:type="paragraph" w:customStyle="1" w:styleId="ListParagraph1">
    <w:name w:val="List Paragraph1"/>
    <w:basedOn w:val="a"/>
    <w:uiPriority w:val="34"/>
    <w:qFormat/>
    <w:pPr>
      <w:ind w:firstLineChars="200" w:firstLine="420"/>
    </w:pPr>
  </w:style>
  <w:style w:type="paragraph" w:customStyle="1" w:styleId="Revision1">
    <w:name w:val="Revision1"/>
    <w:hidden/>
    <w:uiPriority w:val="99"/>
    <w:semiHidden/>
    <w:qFormat/>
    <w:pPr>
      <w:spacing w:before="120" w:after="120"/>
      <w:ind w:left="119" w:right="113"/>
      <w:jc w:val="both"/>
    </w:pPr>
    <w:rPr>
      <w:rFonts w:eastAsia="Arial Unicode MS"/>
      <w:sz w:val="24"/>
      <w:szCs w:val="24"/>
    </w:rPr>
  </w:style>
  <w:style w:type="character" w:customStyle="1" w:styleId="a9">
    <w:name w:val="正文文本 字符"/>
    <w:basedOn w:val="a0"/>
    <w:link w:val="a8"/>
    <w:uiPriority w:val="1"/>
    <w:qFormat/>
    <w:rPr>
      <w:rFonts w:ascii="宋体" w:hAnsi="宋体" w:cs="宋体"/>
      <w:sz w:val="22"/>
      <w:szCs w:val="22"/>
      <w:lang w:eastAsia="en-US"/>
    </w:rPr>
  </w:style>
  <w:style w:type="character" w:customStyle="1" w:styleId="30">
    <w:name w:val="标题 3 字符"/>
    <w:basedOn w:val="a0"/>
    <w:link w:val="3"/>
    <w:semiHidden/>
    <w:qFormat/>
    <w:rPr>
      <w:rFonts w:eastAsia="Arial Unicode MS"/>
      <w:b/>
      <w:bCs/>
      <w:sz w:val="32"/>
      <w:szCs w:val="32"/>
    </w:rPr>
  </w:style>
  <w:style w:type="paragraph" w:customStyle="1" w:styleId="TOCHeading1">
    <w:name w:val="TOC Heading1"/>
    <w:basedOn w:val="1"/>
    <w:next w:val="a"/>
    <w:uiPriority w:val="39"/>
    <w:unhideWhenUsed/>
    <w:qFormat/>
    <w:pPr>
      <w:spacing w:before="240" w:after="0" w:line="259" w:lineRule="auto"/>
      <w:outlineLvl w:val="9"/>
    </w:pPr>
    <w:rPr>
      <w:rFonts w:asciiTheme="majorHAnsi" w:eastAsiaTheme="majorEastAsia" w:hAnsiTheme="majorHAnsi" w:cstheme="majorBidi"/>
      <w:b w:val="0"/>
      <w:bCs w:val="0"/>
      <w:color w:val="365F91" w:themeColor="accent1" w:themeShade="BF"/>
      <w:kern w:val="0"/>
      <w:sz w:val="32"/>
      <w:szCs w:val="32"/>
    </w:rPr>
  </w:style>
  <w:style w:type="character" w:customStyle="1" w:styleId="BodyTextChar">
    <w:name w:val="Body Text Char"/>
    <w:basedOn w:val="a0"/>
    <w:uiPriority w:val="1"/>
    <w:qFormat/>
    <w:rPr>
      <w:rFonts w:ascii="华文楷体" w:eastAsia="华文楷体" w:hAnsi="华文楷体" w:cs="华文楷体" w:hint="eastAsia"/>
      <w:sz w:val="24"/>
      <w:szCs w:val="24"/>
    </w:rPr>
  </w:style>
  <w:style w:type="character" w:customStyle="1" w:styleId="Heading2Char">
    <w:name w:val="Heading 2 Char"/>
    <w:basedOn w:val="a0"/>
    <w:qFormat/>
    <w:rPr>
      <w:rFonts w:ascii="华文楷体" w:eastAsia="华文楷体" w:hAnsi="华文楷体" w:cs="华文楷体" w:hint="eastAsia"/>
      <w:sz w:val="32"/>
      <w:szCs w:val="32"/>
    </w:rPr>
  </w:style>
  <w:style w:type="character" w:customStyle="1" w:styleId="Heading3Char">
    <w:name w:val="Heading 3 Char"/>
    <w:basedOn w:val="a0"/>
    <w:qFormat/>
    <w:rPr>
      <w:rFonts w:ascii="华文楷体" w:eastAsia="华文楷体" w:hAnsi="华文楷体" w:cs="华文楷体" w:hint="eastAsia"/>
      <w:sz w:val="28"/>
      <w:szCs w:val="28"/>
    </w:rPr>
  </w:style>
  <w:style w:type="paragraph" w:customStyle="1" w:styleId="msolistparagraph0">
    <w:name w:val="msolistparagraph"/>
    <w:basedOn w:val="a"/>
    <w:qFormat/>
    <w:pPr>
      <w:widowControl w:val="0"/>
      <w:autoSpaceDE w:val="0"/>
      <w:autoSpaceDN w:val="0"/>
      <w:spacing w:before="267"/>
      <w:ind w:left="820" w:hanging="720"/>
    </w:pPr>
    <w:rPr>
      <w:rFonts w:ascii="华文楷体" w:eastAsia="华文楷体" w:hAnsi="华文楷体" w:hint="eastAsia"/>
      <w:sz w:val="22"/>
      <w:szCs w:val="22"/>
    </w:rPr>
  </w:style>
  <w:style w:type="paragraph" w:customStyle="1" w:styleId="ListParagraph2">
    <w:name w:val="List Paragraph2"/>
    <w:basedOn w:val="a"/>
    <w:uiPriority w:val="99"/>
    <w:qFormat/>
    <w:pPr>
      <w:ind w:firstLineChars="200" w:firstLine="420"/>
    </w:pPr>
  </w:style>
  <w:style w:type="table" w:customStyle="1" w:styleId="TableNormal2">
    <w:name w:val="Table Normal2"/>
    <w:basedOn w:val="a1"/>
    <w:semiHidden/>
    <w:qFormat/>
    <w:rPr>
      <w:rFonts w:cs="Calibri"/>
    </w:rPr>
    <w:tblPr/>
  </w:style>
  <w:style w:type="paragraph" w:customStyle="1" w:styleId="Revision2">
    <w:name w:val="Revision2"/>
    <w:hidden/>
    <w:uiPriority w:val="99"/>
    <w:semiHidden/>
    <w:qFormat/>
    <w:pPr>
      <w:spacing w:before="120" w:after="120"/>
      <w:ind w:left="119" w:right="113"/>
      <w:jc w:val="both"/>
    </w:pPr>
    <w:rPr>
      <w:rFonts w:eastAsia="Arial Unicode MS"/>
      <w:sz w:val="24"/>
      <w:szCs w:val="24"/>
    </w:rPr>
  </w:style>
  <w:style w:type="paragraph" w:styleId="aff5">
    <w:name w:val="List Paragraph"/>
    <w:basedOn w:val="a"/>
    <w:link w:val="aff6"/>
    <w:uiPriority w:val="99"/>
    <w:qFormat/>
    <w:pPr>
      <w:ind w:firstLineChars="200" w:firstLine="420"/>
    </w:pPr>
  </w:style>
  <w:style w:type="paragraph" w:customStyle="1" w:styleId="Revision3">
    <w:name w:val="Revision3"/>
    <w:hidden/>
    <w:uiPriority w:val="99"/>
    <w:semiHidden/>
    <w:qFormat/>
    <w:pPr>
      <w:spacing w:before="120" w:after="120"/>
      <w:ind w:left="119" w:right="113"/>
      <w:jc w:val="both"/>
    </w:pPr>
    <w:rPr>
      <w:rFonts w:eastAsia="Arial Unicode MS"/>
      <w:sz w:val="24"/>
      <w:szCs w:val="24"/>
    </w:rPr>
  </w:style>
  <w:style w:type="paragraph" w:customStyle="1" w:styleId="TOCHeading2">
    <w:name w:val="TOC Heading2"/>
    <w:basedOn w:val="1"/>
    <w:next w:val="a"/>
    <w:uiPriority w:val="39"/>
    <w:unhideWhenUsed/>
    <w:qFormat/>
    <w:pPr>
      <w:spacing w:before="240" w:after="0" w:line="259" w:lineRule="auto"/>
      <w:outlineLvl w:val="9"/>
    </w:pPr>
    <w:rPr>
      <w:rFonts w:asciiTheme="majorHAnsi" w:eastAsiaTheme="majorEastAsia" w:hAnsiTheme="majorHAnsi" w:cstheme="majorBidi"/>
      <w:b w:val="0"/>
      <w:bCs w:val="0"/>
      <w:color w:val="365F91" w:themeColor="accent1" w:themeShade="BF"/>
      <w:kern w:val="0"/>
      <w:sz w:val="32"/>
      <w:szCs w:val="32"/>
    </w:rPr>
  </w:style>
  <w:style w:type="character" w:customStyle="1" w:styleId="af1">
    <w:name w:val="页脚 字符"/>
    <w:basedOn w:val="a0"/>
    <w:link w:val="af0"/>
    <w:uiPriority w:val="99"/>
    <w:qFormat/>
    <w:rPr>
      <w:rFonts w:ascii="Times New Roman" w:eastAsia="Arial Unicode MS" w:hAnsi="Times New Roman"/>
      <w:sz w:val="18"/>
      <w:szCs w:val="18"/>
    </w:rPr>
  </w:style>
  <w:style w:type="table" w:customStyle="1" w:styleId="13">
    <w:name w:val="网格型1"/>
    <w:basedOn w:val="a1"/>
    <w:uiPriority w:val="59"/>
    <w:qFormat/>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3">
    <w:name w:val="Table Normal3"/>
    <w:uiPriority w:val="2"/>
    <w:semiHidden/>
    <w:unhideWhenUsed/>
    <w:qFormat/>
    <w:pPr>
      <w:widowControl w:val="0"/>
      <w:autoSpaceDE w:val="0"/>
      <w:autoSpaceDN w:val="0"/>
    </w:pPr>
    <w:rPr>
      <w:rFonts w:asciiTheme="minorHAnsi" w:eastAsiaTheme="minorEastAsia" w:hAnsiTheme="minorHAnsi" w:cstheme="minorBidi"/>
      <w:sz w:val="22"/>
      <w:szCs w:val="22"/>
      <w:lang w:eastAsia="en-US"/>
    </w:rPr>
    <w:tblPr>
      <w:tblCellMar>
        <w:top w:w="0" w:type="dxa"/>
        <w:left w:w="0" w:type="dxa"/>
        <w:bottom w:w="0" w:type="dxa"/>
        <w:right w:w="0" w:type="dxa"/>
      </w:tblCellMar>
    </w:tblPr>
  </w:style>
  <w:style w:type="character" w:customStyle="1" w:styleId="af5">
    <w:name w:val="副标题 字符"/>
    <w:basedOn w:val="a0"/>
    <w:link w:val="af4"/>
    <w:uiPriority w:val="99"/>
    <w:qFormat/>
    <w:rPr>
      <w:rFonts w:ascii="楷体" w:eastAsia="楷体" w:hAnsi="楷体"/>
      <w:b/>
      <w:bCs/>
      <w:i/>
      <w:iCs/>
      <w:color w:val="17365D"/>
      <w:sz w:val="24"/>
      <w:szCs w:val="24"/>
    </w:rPr>
  </w:style>
  <w:style w:type="character" w:customStyle="1" w:styleId="afa">
    <w:name w:val="标题 字符"/>
    <w:basedOn w:val="a0"/>
    <w:link w:val="af9"/>
    <w:uiPriority w:val="10"/>
    <w:qFormat/>
    <w:rPr>
      <w:rFonts w:ascii="楷体" w:eastAsia="楷体" w:hAnsi="楷体"/>
      <w:b/>
      <w:bCs/>
      <w:i/>
      <w:color w:val="17365D"/>
      <w:sz w:val="28"/>
      <w:szCs w:val="28"/>
    </w:rPr>
  </w:style>
  <w:style w:type="character" w:customStyle="1" w:styleId="afc">
    <w:name w:val="批注主题 字符"/>
    <w:link w:val="afb"/>
    <w:uiPriority w:val="99"/>
    <w:qFormat/>
    <w:rPr>
      <w:rFonts w:ascii="Times New Roman" w:eastAsia="Arial Unicode MS" w:hAnsi="Times New Roman"/>
      <w:b/>
      <w:bCs/>
    </w:rPr>
  </w:style>
  <w:style w:type="character" w:customStyle="1" w:styleId="font61">
    <w:name w:val="font61"/>
    <w:qFormat/>
    <w:rPr>
      <w:rFonts w:ascii="Tahoma" w:eastAsia="Tahoma" w:hAnsi="Tahoma" w:cs="Tahoma" w:hint="default"/>
      <w:b/>
      <w:color w:val="003366"/>
      <w:sz w:val="22"/>
      <w:szCs w:val="22"/>
      <w:u w:val="none"/>
    </w:rPr>
  </w:style>
  <w:style w:type="character" w:customStyle="1" w:styleId="font41">
    <w:name w:val="font41"/>
    <w:qFormat/>
    <w:rPr>
      <w:rFonts w:ascii="宋体" w:eastAsia="宋体" w:hAnsi="宋体" w:cs="宋体" w:hint="eastAsia"/>
      <w:b/>
      <w:color w:val="003366"/>
      <w:sz w:val="22"/>
      <w:szCs w:val="22"/>
      <w:u w:val="none"/>
    </w:rPr>
  </w:style>
  <w:style w:type="character" w:customStyle="1" w:styleId="14">
    <w:name w:val="标题1"/>
    <w:qFormat/>
  </w:style>
  <w:style w:type="character" w:customStyle="1" w:styleId="font31">
    <w:name w:val="font31"/>
    <w:qFormat/>
    <w:rPr>
      <w:rFonts w:ascii="Arial" w:hAnsi="Arial" w:cs="Arial"/>
      <w:color w:val="000000"/>
      <w:sz w:val="20"/>
      <w:szCs w:val="20"/>
      <w:u w:val="none"/>
    </w:rPr>
  </w:style>
  <w:style w:type="character" w:customStyle="1" w:styleId="hrefstyle">
    <w:name w:val="hrefstyle"/>
    <w:qFormat/>
  </w:style>
  <w:style w:type="character" w:customStyle="1" w:styleId="font51">
    <w:name w:val="font51"/>
    <w:qFormat/>
    <w:rPr>
      <w:rFonts w:ascii="Tahoma" w:eastAsia="Tahoma" w:hAnsi="Tahoma" w:cs="Tahoma" w:hint="default"/>
      <w:b/>
      <w:color w:val="003366"/>
      <w:sz w:val="22"/>
      <w:szCs w:val="22"/>
      <w:u w:val="none"/>
    </w:rPr>
  </w:style>
  <w:style w:type="character" w:customStyle="1" w:styleId="Style1">
    <w:name w:val="_Style 1"/>
    <w:uiPriority w:val="19"/>
    <w:qFormat/>
    <w:rPr>
      <w:rFonts w:ascii="楷体" w:eastAsia="楷体" w:hAnsi="楷体" w:cs="楷体"/>
      <w:bCs/>
      <w:i/>
      <w:color w:val="365F91"/>
    </w:rPr>
  </w:style>
  <w:style w:type="character" w:customStyle="1" w:styleId="a7">
    <w:name w:val="批注文字 字符"/>
    <w:link w:val="a6"/>
    <w:uiPriority w:val="99"/>
    <w:qFormat/>
    <w:rPr>
      <w:rFonts w:ascii="Times New Roman" w:eastAsia="Arial Unicode MS" w:hAnsi="Times New Roman"/>
    </w:rPr>
  </w:style>
  <w:style w:type="character" w:customStyle="1" w:styleId="af">
    <w:name w:val="批注框文本 字符"/>
    <w:link w:val="ae"/>
    <w:uiPriority w:val="99"/>
    <w:qFormat/>
    <w:rPr>
      <w:rFonts w:ascii="宋体" w:hAnsi="Times New Roman"/>
      <w:sz w:val="18"/>
      <w:szCs w:val="18"/>
    </w:rPr>
  </w:style>
  <w:style w:type="character" w:customStyle="1" w:styleId="31">
    <w:name w:val="无格式表格 31"/>
    <w:uiPriority w:val="19"/>
    <w:qFormat/>
    <w:rPr>
      <w:rFonts w:ascii="楷体" w:eastAsia="楷体" w:hAnsi="楷体" w:cs="楷体"/>
      <w:bCs/>
      <w:i/>
      <w:color w:val="365F91"/>
    </w:rPr>
  </w:style>
  <w:style w:type="character" w:customStyle="1" w:styleId="font21">
    <w:name w:val="font21"/>
    <w:qFormat/>
    <w:rPr>
      <w:rFonts w:ascii="Arial" w:hAnsi="Arial" w:cs="Arial" w:hint="default"/>
      <w:color w:val="000000"/>
      <w:sz w:val="20"/>
      <w:szCs w:val="20"/>
      <w:u w:val="none"/>
    </w:rPr>
  </w:style>
  <w:style w:type="paragraph" w:customStyle="1" w:styleId="LogoPage2">
    <w:name w:val="LogoPage2"/>
    <w:basedOn w:val="a"/>
    <w:qFormat/>
    <w:pPr>
      <w:spacing w:before="20" w:after="0"/>
      <w:ind w:left="0" w:right="0"/>
      <w:jc w:val="left"/>
    </w:pPr>
    <w:rPr>
      <w:rFonts w:ascii="Calibri" w:eastAsia="宋体" w:hAnsi="Calibri"/>
    </w:rPr>
  </w:style>
  <w:style w:type="paragraph" w:customStyle="1" w:styleId="title1">
    <w:name w:val="title1"/>
    <w:basedOn w:val="a"/>
    <w:qFormat/>
    <w:pPr>
      <w:spacing w:before="100" w:beforeAutospacing="1" w:after="100" w:afterAutospacing="1"/>
      <w:ind w:left="0" w:right="0"/>
      <w:jc w:val="left"/>
    </w:pPr>
    <w:rPr>
      <w:rFonts w:ascii="宋体" w:eastAsia="宋体" w:hAnsi="宋体" w:cs="宋体"/>
    </w:rPr>
  </w:style>
  <w:style w:type="paragraph" w:customStyle="1" w:styleId="SenderBullet">
    <w:name w:val="SenderBullet"/>
    <w:basedOn w:val="a"/>
    <w:qFormat/>
    <w:pPr>
      <w:spacing w:before="0" w:after="0" w:line="180" w:lineRule="exact"/>
      <w:ind w:left="0" w:right="0"/>
      <w:jc w:val="left"/>
    </w:pPr>
    <w:rPr>
      <w:rFonts w:ascii="Wingdings" w:eastAsia="宋体" w:hAnsi="Wingdings"/>
      <w:i/>
      <w:sz w:val="12"/>
    </w:rPr>
  </w:style>
  <w:style w:type="paragraph" w:customStyle="1" w:styleId="PageNumber">
    <w:name w:val="PageNumber"/>
    <w:basedOn w:val="a"/>
    <w:qFormat/>
    <w:pPr>
      <w:spacing w:before="80" w:after="0"/>
      <w:ind w:left="0" w:right="0"/>
      <w:jc w:val="right"/>
    </w:pPr>
    <w:rPr>
      <w:rFonts w:ascii="Calibri" w:eastAsia="宋体" w:hAnsi="Calibri"/>
      <w:i/>
    </w:rPr>
  </w:style>
  <w:style w:type="paragraph" w:customStyle="1" w:styleId="CompFooter">
    <w:name w:val="CompFooter"/>
    <w:basedOn w:val="Sender"/>
    <w:qFormat/>
  </w:style>
  <w:style w:type="paragraph" w:customStyle="1" w:styleId="Sender">
    <w:name w:val="Sender"/>
    <w:basedOn w:val="a"/>
    <w:qFormat/>
    <w:pPr>
      <w:spacing w:before="0" w:after="0" w:line="180" w:lineRule="exact"/>
      <w:ind w:left="0" w:right="0"/>
      <w:jc w:val="left"/>
    </w:pPr>
    <w:rPr>
      <w:rFonts w:ascii="Optima" w:eastAsia="宋体" w:hAnsi="Optima"/>
      <w:sz w:val="16"/>
    </w:rPr>
  </w:style>
  <w:style w:type="paragraph" w:customStyle="1" w:styleId="310">
    <w:name w:val="网格表 31"/>
    <w:basedOn w:val="1"/>
    <w:next w:val="a"/>
    <w:uiPriority w:val="39"/>
    <w:qFormat/>
    <w:pPr>
      <w:keepNext w:val="0"/>
      <w:keepLines w:val="0"/>
      <w:spacing w:before="480" w:after="0" w:line="276" w:lineRule="auto"/>
      <w:ind w:left="0" w:right="0"/>
      <w:jc w:val="left"/>
      <w:outlineLvl w:val="9"/>
    </w:pPr>
    <w:rPr>
      <w:rFonts w:ascii="Cambria" w:eastAsia="宋体" w:hAnsi="Cambria"/>
      <w:i/>
      <w:color w:val="365F91"/>
      <w:kern w:val="0"/>
      <w:sz w:val="28"/>
      <w:szCs w:val="28"/>
    </w:rPr>
  </w:style>
  <w:style w:type="paragraph" w:customStyle="1" w:styleId="-11">
    <w:name w:val="彩色底纹 - 着色 11"/>
    <w:uiPriority w:val="99"/>
    <w:unhideWhenUsed/>
    <w:qFormat/>
    <w:rPr>
      <w:rFonts w:ascii="Calibri" w:hAnsi="Calibri"/>
      <w:kern w:val="2"/>
      <w:sz w:val="21"/>
    </w:rPr>
  </w:style>
  <w:style w:type="paragraph" w:customStyle="1" w:styleId="15">
    <w:name w:val="样式1"/>
    <w:basedOn w:val="TOC3"/>
    <w:link w:val="16"/>
    <w:qFormat/>
    <w:pPr>
      <w:tabs>
        <w:tab w:val="right" w:leader="dot" w:pos="8296"/>
      </w:tabs>
    </w:pPr>
    <w:rPr>
      <w:rFonts w:ascii="仿宋_GB2312" w:eastAsia="仿宋_GB2312" w:cs="楷体"/>
    </w:rPr>
  </w:style>
  <w:style w:type="paragraph" w:customStyle="1" w:styleId="20">
    <w:name w:val="样式2"/>
    <w:basedOn w:val="TOC2"/>
    <w:link w:val="21"/>
    <w:qFormat/>
    <w:pPr>
      <w:tabs>
        <w:tab w:val="right" w:leader="dot" w:pos="8296"/>
      </w:tabs>
    </w:pPr>
    <w:rPr>
      <w:rFonts w:ascii="仿宋_GB2312" w:eastAsia="仿宋_GB2312" w:cs="楷体"/>
      <w:i w:val="0"/>
    </w:rPr>
  </w:style>
  <w:style w:type="character" w:customStyle="1" w:styleId="TOC30">
    <w:name w:val="TOC 3 字符"/>
    <w:basedOn w:val="a0"/>
    <w:link w:val="TOC3"/>
    <w:uiPriority w:val="39"/>
    <w:qFormat/>
    <w:rPr>
      <w:rFonts w:asciiTheme="minorHAnsi" w:eastAsia="Arial Unicode MS" w:hAnsiTheme="minorHAnsi" w:cstheme="minorHAnsi"/>
    </w:rPr>
  </w:style>
  <w:style w:type="character" w:customStyle="1" w:styleId="16">
    <w:name w:val="样式1 字符"/>
    <w:basedOn w:val="TOC30"/>
    <w:link w:val="15"/>
    <w:qFormat/>
    <w:rPr>
      <w:rFonts w:ascii="仿宋_GB2312" w:eastAsia="仿宋_GB2312" w:hAnsiTheme="minorHAnsi" w:cs="楷体"/>
    </w:rPr>
  </w:style>
  <w:style w:type="paragraph" w:customStyle="1" w:styleId="32">
    <w:name w:val="样式3"/>
    <w:basedOn w:val="TOC2"/>
    <w:link w:val="33"/>
    <w:qFormat/>
    <w:pPr>
      <w:tabs>
        <w:tab w:val="right" w:leader="dot" w:pos="8296"/>
      </w:tabs>
    </w:pPr>
    <w:rPr>
      <w:i w:val="0"/>
    </w:rPr>
  </w:style>
  <w:style w:type="character" w:customStyle="1" w:styleId="TOC20">
    <w:name w:val="TOC 2 字符"/>
    <w:basedOn w:val="a0"/>
    <w:link w:val="TOC2"/>
    <w:uiPriority w:val="39"/>
    <w:qFormat/>
    <w:rPr>
      <w:rFonts w:asciiTheme="minorHAnsi" w:eastAsia="Arial Unicode MS" w:hAnsiTheme="minorHAnsi" w:cstheme="minorHAnsi"/>
      <w:i/>
      <w:iCs/>
    </w:rPr>
  </w:style>
  <w:style w:type="character" w:customStyle="1" w:styleId="21">
    <w:name w:val="样式2 字符"/>
    <w:basedOn w:val="TOC20"/>
    <w:link w:val="20"/>
    <w:qFormat/>
    <w:rPr>
      <w:rFonts w:ascii="仿宋_GB2312" w:eastAsia="仿宋_GB2312" w:hAnsiTheme="minorHAnsi" w:cs="楷体"/>
      <w:i w:val="0"/>
      <w:iCs/>
    </w:rPr>
  </w:style>
  <w:style w:type="paragraph" w:customStyle="1" w:styleId="41">
    <w:name w:val="样式4"/>
    <w:basedOn w:val="TOC2"/>
    <w:link w:val="42"/>
    <w:qFormat/>
    <w:pPr>
      <w:tabs>
        <w:tab w:val="right" w:leader="dot" w:pos="8296"/>
      </w:tabs>
    </w:pPr>
    <w:rPr>
      <w:i w:val="0"/>
    </w:rPr>
  </w:style>
  <w:style w:type="character" w:customStyle="1" w:styleId="33">
    <w:name w:val="样式3 字符"/>
    <w:basedOn w:val="TOC20"/>
    <w:link w:val="32"/>
    <w:qFormat/>
    <w:rPr>
      <w:rFonts w:asciiTheme="minorHAnsi" w:eastAsia="Arial Unicode MS" w:hAnsiTheme="minorHAnsi" w:cstheme="minorHAnsi"/>
      <w:i w:val="0"/>
      <w:iCs/>
    </w:rPr>
  </w:style>
  <w:style w:type="paragraph" w:customStyle="1" w:styleId="5">
    <w:name w:val="样式5"/>
    <w:basedOn w:val="TOC2"/>
    <w:link w:val="50"/>
    <w:qFormat/>
    <w:pPr>
      <w:tabs>
        <w:tab w:val="right" w:leader="dot" w:pos="8296"/>
      </w:tabs>
    </w:pPr>
    <w:rPr>
      <w:rFonts w:ascii="仿宋_GB2312" w:eastAsia="仿宋_GB2312" w:hAnsi="Arial Narrow" w:cs="Arial"/>
      <w:b/>
      <w:i w:val="0"/>
      <w:caps/>
    </w:rPr>
  </w:style>
  <w:style w:type="character" w:customStyle="1" w:styleId="42">
    <w:name w:val="样式4 字符"/>
    <w:basedOn w:val="TOC20"/>
    <w:link w:val="41"/>
    <w:qFormat/>
    <w:rPr>
      <w:rFonts w:asciiTheme="minorHAnsi" w:eastAsia="Arial Unicode MS" w:hAnsiTheme="minorHAnsi" w:cstheme="minorHAnsi"/>
      <w:i w:val="0"/>
      <w:iCs/>
    </w:rPr>
  </w:style>
  <w:style w:type="paragraph" w:customStyle="1" w:styleId="6">
    <w:name w:val="样式6"/>
    <w:basedOn w:val="5"/>
    <w:link w:val="60"/>
    <w:qFormat/>
    <w:rPr>
      <w:caps w:val="0"/>
    </w:rPr>
  </w:style>
  <w:style w:type="character" w:customStyle="1" w:styleId="50">
    <w:name w:val="样式5 字符"/>
    <w:basedOn w:val="TOC20"/>
    <w:link w:val="5"/>
    <w:qFormat/>
    <w:rPr>
      <w:rFonts w:ascii="仿宋_GB2312" w:eastAsia="仿宋_GB2312" w:hAnsi="Arial Narrow" w:cs="Arial"/>
      <w:b/>
      <w:i w:val="0"/>
      <w:iCs/>
      <w:caps/>
    </w:rPr>
  </w:style>
  <w:style w:type="paragraph" w:customStyle="1" w:styleId="7">
    <w:name w:val="样式7"/>
    <w:basedOn w:val="TOC2"/>
    <w:link w:val="70"/>
    <w:qFormat/>
    <w:pPr>
      <w:tabs>
        <w:tab w:val="right" w:leader="dot" w:pos="8296"/>
      </w:tabs>
    </w:pPr>
    <w:rPr>
      <w:rFonts w:ascii="仿宋_GB2312" w:eastAsia="仿宋_GB2312" w:cs="楷体"/>
      <w:i w:val="0"/>
    </w:rPr>
  </w:style>
  <w:style w:type="character" w:customStyle="1" w:styleId="60">
    <w:name w:val="样式6 字符"/>
    <w:basedOn w:val="50"/>
    <w:link w:val="6"/>
    <w:qFormat/>
    <w:rPr>
      <w:rFonts w:ascii="仿宋_GB2312" w:eastAsia="仿宋_GB2312" w:hAnsi="Arial Narrow" w:cs="Arial"/>
      <w:b/>
      <w:i w:val="0"/>
      <w:iCs/>
      <w:caps w:val="0"/>
    </w:rPr>
  </w:style>
  <w:style w:type="paragraph" w:customStyle="1" w:styleId="8">
    <w:name w:val="样式8"/>
    <w:basedOn w:val="TOC2"/>
    <w:link w:val="80"/>
    <w:qFormat/>
    <w:pPr>
      <w:tabs>
        <w:tab w:val="right" w:leader="dot" w:pos="8296"/>
      </w:tabs>
    </w:pPr>
    <w:rPr>
      <w:i w:val="0"/>
    </w:rPr>
  </w:style>
  <w:style w:type="character" w:customStyle="1" w:styleId="70">
    <w:name w:val="样式7 字符"/>
    <w:basedOn w:val="TOC20"/>
    <w:link w:val="7"/>
    <w:qFormat/>
    <w:rPr>
      <w:rFonts w:ascii="仿宋_GB2312" w:eastAsia="仿宋_GB2312" w:hAnsiTheme="minorHAnsi" w:cs="楷体"/>
      <w:i w:val="0"/>
      <w:iCs/>
    </w:rPr>
  </w:style>
  <w:style w:type="character" w:customStyle="1" w:styleId="80">
    <w:name w:val="样式8 字符"/>
    <w:basedOn w:val="TOC20"/>
    <w:link w:val="8"/>
    <w:qFormat/>
    <w:rPr>
      <w:rFonts w:asciiTheme="minorHAnsi" w:eastAsia="Arial Unicode MS" w:hAnsiTheme="minorHAnsi" w:cstheme="minorHAnsi"/>
      <w:i w:val="0"/>
      <w:iCs/>
    </w:rPr>
  </w:style>
  <w:style w:type="character" w:customStyle="1" w:styleId="ad">
    <w:name w:val="尾注文本 字符"/>
    <w:basedOn w:val="a0"/>
    <w:link w:val="ac"/>
    <w:qFormat/>
    <w:rPr>
      <w:rFonts w:ascii="Times New Roman" w:eastAsia="Arial Unicode MS" w:hAnsi="Times New Roman"/>
      <w:sz w:val="24"/>
      <w:szCs w:val="24"/>
    </w:rPr>
  </w:style>
  <w:style w:type="paragraph" w:customStyle="1" w:styleId="BulletEY">
    <w:name w:val="Bullet EY"/>
    <w:basedOn w:val="a"/>
    <w:next w:val="a"/>
    <w:qFormat/>
    <w:pPr>
      <w:numPr>
        <w:numId w:val="3"/>
      </w:numPr>
      <w:spacing w:after="240" w:line="360" w:lineRule="auto"/>
      <w:ind w:right="0"/>
      <w:jc w:val="left"/>
    </w:pPr>
    <w:rPr>
      <w:rFonts w:ascii="EYInterstate Light" w:eastAsia="宋体" w:hAnsi="EYInterstate Light" w:cs="Arial"/>
      <w:kern w:val="24"/>
      <w:sz w:val="20"/>
      <w:szCs w:val="18"/>
      <w:lang w:eastAsia="en-US"/>
    </w:rPr>
  </w:style>
  <w:style w:type="table" w:customStyle="1" w:styleId="4-41">
    <w:name w:val="网格表 4 - 着色 41"/>
    <w:basedOn w:val="a1"/>
    <w:uiPriority w:val="49"/>
    <w:qFormat/>
    <w:rPr>
      <w:rFonts w:ascii="Arial" w:hAnsi="Arial"/>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character" w:customStyle="1" w:styleId="40">
    <w:name w:val="标题 4 字符"/>
    <w:basedOn w:val="a0"/>
    <w:link w:val="4"/>
    <w:semiHidden/>
    <w:qFormat/>
    <w:rPr>
      <w:rFonts w:asciiTheme="majorHAnsi" w:eastAsiaTheme="majorEastAsia" w:hAnsiTheme="majorHAnsi" w:cstheme="majorBidi"/>
      <w:b/>
      <w:bCs/>
      <w:sz w:val="28"/>
      <w:szCs w:val="28"/>
    </w:rPr>
  </w:style>
  <w:style w:type="character" w:customStyle="1" w:styleId="aff6">
    <w:name w:val="列表段落 字符"/>
    <w:basedOn w:val="a0"/>
    <w:link w:val="aff5"/>
    <w:uiPriority w:val="99"/>
    <w:qFormat/>
    <w:rPr>
      <w:rFonts w:ascii="Times New Roman" w:eastAsia="Arial Unicode MS" w:hAnsi="Times New Roman"/>
      <w:sz w:val="24"/>
      <w:szCs w:val="24"/>
    </w:rPr>
  </w:style>
  <w:style w:type="table" w:customStyle="1" w:styleId="GridTable4-Accent41">
    <w:name w:val="Grid Table 4 - Accent 41"/>
    <w:basedOn w:val="a1"/>
    <w:uiPriority w:val="49"/>
    <w:qFormat/>
    <w:rPr>
      <w:rFonts w:ascii="Arial" w:hAnsi="Arial"/>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TableText">
    <w:name w:val="Table Text"/>
    <w:basedOn w:val="a"/>
    <w:link w:val="TableTextChar"/>
    <w:qFormat/>
    <w:pPr>
      <w:spacing w:before="20" w:after="20" w:line="240" w:lineRule="atLeast"/>
      <w:ind w:left="0" w:right="0"/>
      <w:jc w:val="left"/>
    </w:pPr>
    <w:rPr>
      <w:rFonts w:ascii="Arial" w:eastAsia="华文楷体" w:hAnsi="Arial"/>
      <w:sz w:val="22"/>
      <w:szCs w:val="18"/>
      <w:lang w:val="en-GB" w:eastAsia="en-US"/>
    </w:rPr>
  </w:style>
  <w:style w:type="character" w:customStyle="1" w:styleId="TableTextChar">
    <w:name w:val="Table Text Char"/>
    <w:link w:val="TableText"/>
    <w:qFormat/>
    <w:rPr>
      <w:rFonts w:ascii="Arial" w:eastAsia="华文楷体" w:hAnsi="Arial"/>
      <w:sz w:val="22"/>
      <w:szCs w:val="18"/>
      <w:lang w:val="en-GB" w:eastAsia="en-US"/>
    </w:rPr>
  </w:style>
  <w:style w:type="character" w:customStyle="1" w:styleId="af3">
    <w:name w:val="页眉 字符"/>
    <w:basedOn w:val="a0"/>
    <w:link w:val="af2"/>
    <w:qFormat/>
    <w:rPr>
      <w:rFonts w:ascii="Times New Roman" w:eastAsia="Arial Unicode MS" w:hAnsi="Times New Roman"/>
      <w:sz w:val="18"/>
      <w:szCs w:val="18"/>
    </w:rPr>
  </w:style>
  <w:style w:type="paragraph" w:customStyle="1" w:styleId="F">
    <w:name w:val="F中文正文"/>
    <w:basedOn w:val="a"/>
    <w:link w:val="FChar"/>
    <w:qFormat/>
    <w:pPr>
      <w:spacing w:line="360" w:lineRule="auto"/>
      <w:ind w:left="0" w:right="0" w:firstLine="432"/>
    </w:pPr>
    <w:rPr>
      <w:rFonts w:eastAsia="宋体"/>
      <w:sz w:val="22"/>
      <w:szCs w:val="22"/>
      <w:lang w:eastAsia="en-US"/>
    </w:rPr>
  </w:style>
  <w:style w:type="character" w:customStyle="1" w:styleId="FChar">
    <w:name w:val="F中文正文 Char"/>
    <w:link w:val="F"/>
    <w:qFormat/>
    <w:rPr>
      <w:rFonts w:ascii="Times New Roman" w:hAnsi="Times New Roman"/>
      <w:sz w:val="22"/>
      <w:szCs w:val="22"/>
      <w:lang w:eastAsia="en-US"/>
    </w:rPr>
  </w:style>
  <w:style w:type="table" w:customStyle="1" w:styleId="GridTable2-Accent41">
    <w:name w:val="Grid Table 2 - Accent 41"/>
    <w:basedOn w:val="a1"/>
    <w:uiPriority w:val="47"/>
    <w:qFormat/>
    <w:rPr>
      <w:rFonts w:ascii="Arial" w:hAnsi="Arial"/>
    </w:rPr>
    <w:tblPr>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Revision4">
    <w:name w:val="Revision4"/>
    <w:hidden/>
    <w:uiPriority w:val="99"/>
    <w:semiHidden/>
    <w:qFormat/>
    <w:rPr>
      <w:rFonts w:eastAsia="Arial Unicode MS"/>
      <w:sz w:val="24"/>
      <w:szCs w:val="24"/>
    </w:rPr>
  </w:style>
  <w:style w:type="paragraph" w:customStyle="1" w:styleId="Revision5">
    <w:name w:val="Revision5"/>
    <w:hidden/>
    <w:uiPriority w:val="99"/>
    <w:unhideWhenUsed/>
    <w:qFormat/>
    <w:rPr>
      <w:rFonts w:eastAsia="Arial Unicode MS"/>
      <w:sz w:val="24"/>
      <w:szCs w:val="24"/>
    </w:rPr>
  </w:style>
  <w:style w:type="table" w:customStyle="1" w:styleId="2-41">
    <w:name w:val="网格表 2 - 着色 41"/>
    <w:basedOn w:val="a1"/>
    <w:uiPriority w:val="47"/>
    <w:qFormat/>
    <w:rPr>
      <w:rFonts w:ascii="Arial" w:hAnsi="Arial"/>
    </w:rPr>
    <w:tblPr>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22">
    <w:name w:val="修订2"/>
    <w:hidden/>
    <w:uiPriority w:val="99"/>
    <w:unhideWhenUsed/>
    <w:qFormat/>
    <w:rPr>
      <w:rFonts w:eastAsia="Arial Unicode MS"/>
      <w:sz w:val="24"/>
      <w:szCs w:val="24"/>
    </w:rPr>
  </w:style>
  <w:style w:type="character" w:customStyle="1" w:styleId="font71">
    <w:name w:val="font71"/>
    <w:basedOn w:val="a0"/>
    <w:qFormat/>
    <w:rPr>
      <w:rFonts w:ascii="Arial Narrow" w:eastAsia="Arial Narrow" w:hAnsi="Arial Narrow" w:cs="Arial Narrow" w:hint="default"/>
      <w:color w:val="000000"/>
      <w:sz w:val="16"/>
      <w:szCs w:val="16"/>
      <w:u w:val="none"/>
    </w:rPr>
  </w:style>
  <w:style w:type="character" w:customStyle="1" w:styleId="font81">
    <w:name w:val="font81"/>
    <w:basedOn w:val="a0"/>
    <w:qFormat/>
    <w:rPr>
      <w:rFonts w:ascii="宋体" w:eastAsia="宋体" w:hAnsi="宋体" w:cs="宋体" w:hint="eastAsia"/>
      <w:color w:val="000000"/>
      <w:sz w:val="16"/>
      <w:szCs w:val="16"/>
      <w:u w:val="none"/>
    </w:rPr>
  </w:style>
  <w:style w:type="paragraph" w:customStyle="1" w:styleId="34">
    <w:name w:val="修订3"/>
    <w:hidden/>
    <w:uiPriority w:val="99"/>
    <w:semiHidden/>
    <w:qFormat/>
    <w:rPr>
      <w:rFonts w:eastAsia="Arial Unicode MS"/>
      <w:sz w:val="24"/>
      <w:szCs w:val="24"/>
    </w:rPr>
  </w:style>
  <w:style w:type="paragraph" w:customStyle="1" w:styleId="43">
    <w:name w:val="修订4"/>
    <w:hidden/>
    <w:uiPriority w:val="99"/>
    <w:semiHidden/>
    <w:qFormat/>
    <w:rPr>
      <w:rFonts w:eastAsia="Arial Unicode MS"/>
      <w:sz w:val="24"/>
      <w:szCs w:val="24"/>
    </w:rPr>
  </w:style>
  <w:style w:type="paragraph" w:customStyle="1" w:styleId="TOC10">
    <w:name w:val="TOC 标题1"/>
    <w:basedOn w:val="1"/>
    <w:next w:val="a"/>
    <w:uiPriority w:val="39"/>
    <w:unhideWhenUsed/>
    <w:qFormat/>
    <w:pPr>
      <w:spacing w:before="240" w:after="0" w:line="259" w:lineRule="auto"/>
      <w:ind w:left="0" w:right="0"/>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customStyle="1" w:styleId="51">
    <w:name w:val="修订5"/>
    <w:hidden/>
    <w:uiPriority w:val="99"/>
    <w:semiHidden/>
    <w:qFormat/>
    <w:rPr>
      <w:rFonts w:eastAsia="Arial Unicode MS"/>
      <w:sz w:val="24"/>
      <w:szCs w:val="24"/>
    </w:rPr>
  </w:style>
  <w:style w:type="paragraph" w:customStyle="1" w:styleId="61">
    <w:name w:val="修订6"/>
    <w:hidden/>
    <w:uiPriority w:val="99"/>
    <w:semiHidden/>
    <w:rPr>
      <w:rFonts w:eastAsia="Arial Unicode MS"/>
      <w:sz w:val="24"/>
      <w:szCs w:val="24"/>
    </w:rPr>
  </w:style>
  <w:style w:type="paragraph" w:customStyle="1" w:styleId="Documentsubtitle">
    <w:name w:val="Document subtitle"/>
    <w:basedOn w:val="a"/>
    <w:qFormat/>
    <w:pPr>
      <w:spacing w:before="0" w:line="440" w:lineRule="atLeast"/>
      <w:ind w:left="0" w:right="0"/>
      <w:jc w:val="left"/>
    </w:pPr>
    <w:rPr>
      <w:rFonts w:asciiTheme="minorHAnsi" w:eastAsia="宋体" w:hAnsiTheme="minorHAnsi" w:cstheme="minorBidi"/>
      <w:sz w:val="36"/>
      <w:szCs w:val="22"/>
      <w:lang w:eastAsia="en-US"/>
    </w:rPr>
  </w:style>
  <w:style w:type="paragraph" w:styleId="aff7">
    <w:name w:val="Revision"/>
    <w:hidden/>
    <w:uiPriority w:val="99"/>
    <w:semiHidden/>
    <w:rsid w:val="00975D44"/>
    <w:rPr>
      <w:rFonts w:eastAsia="Arial Unicode MS"/>
      <w:sz w:val="24"/>
      <w:szCs w:val="24"/>
    </w:rPr>
  </w:style>
  <w:style w:type="paragraph" w:customStyle="1" w:styleId="17">
    <w:name w:val="列表段落1"/>
    <w:basedOn w:val="a"/>
    <w:rsid w:val="00366E2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11004">
      <w:bodyDiv w:val="1"/>
      <w:marLeft w:val="0"/>
      <w:marRight w:val="0"/>
      <w:marTop w:val="0"/>
      <w:marBottom w:val="0"/>
      <w:divBdr>
        <w:top w:val="none" w:sz="0" w:space="0" w:color="auto"/>
        <w:left w:val="none" w:sz="0" w:space="0" w:color="auto"/>
        <w:bottom w:val="none" w:sz="0" w:space="0" w:color="auto"/>
        <w:right w:val="none" w:sz="0" w:space="0" w:color="auto"/>
      </w:divBdr>
    </w:div>
    <w:div w:id="76369389">
      <w:bodyDiv w:val="1"/>
      <w:marLeft w:val="0"/>
      <w:marRight w:val="0"/>
      <w:marTop w:val="0"/>
      <w:marBottom w:val="0"/>
      <w:divBdr>
        <w:top w:val="none" w:sz="0" w:space="0" w:color="auto"/>
        <w:left w:val="none" w:sz="0" w:space="0" w:color="auto"/>
        <w:bottom w:val="none" w:sz="0" w:space="0" w:color="auto"/>
        <w:right w:val="none" w:sz="0" w:space="0" w:color="auto"/>
      </w:divBdr>
    </w:div>
    <w:div w:id="110321975">
      <w:bodyDiv w:val="1"/>
      <w:marLeft w:val="0"/>
      <w:marRight w:val="0"/>
      <w:marTop w:val="0"/>
      <w:marBottom w:val="0"/>
      <w:divBdr>
        <w:top w:val="none" w:sz="0" w:space="0" w:color="auto"/>
        <w:left w:val="none" w:sz="0" w:space="0" w:color="auto"/>
        <w:bottom w:val="none" w:sz="0" w:space="0" w:color="auto"/>
        <w:right w:val="none" w:sz="0" w:space="0" w:color="auto"/>
      </w:divBdr>
    </w:div>
    <w:div w:id="159077959">
      <w:bodyDiv w:val="1"/>
      <w:marLeft w:val="0"/>
      <w:marRight w:val="0"/>
      <w:marTop w:val="0"/>
      <w:marBottom w:val="0"/>
      <w:divBdr>
        <w:top w:val="none" w:sz="0" w:space="0" w:color="auto"/>
        <w:left w:val="none" w:sz="0" w:space="0" w:color="auto"/>
        <w:bottom w:val="none" w:sz="0" w:space="0" w:color="auto"/>
        <w:right w:val="none" w:sz="0" w:space="0" w:color="auto"/>
      </w:divBdr>
    </w:div>
    <w:div w:id="256523153">
      <w:bodyDiv w:val="1"/>
      <w:marLeft w:val="0"/>
      <w:marRight w:val="0"/>
      <w:marTop w:val="0"/>
      <w:marBottom w:val="0"/>
      <w:divBdr>
        <w:top w:val="none" w:sz="0" w:space="0" w:color="auto"/>
        <w:left w:val="none" w:sz="0" w:space="0" w:color="auto"/>
        <w:bottom w:val="none" w:sz="0" w:space="0" w:color="auto"/>
        <w:right w:val="none" w:sz="0" w:space="0" w:color="auto"/>
      </w:divBdr>
    </w:div>
    <w:div w:id="270550817">
      <w:bodyDiv w:val="1"/>
      <w:marLeft w:val="0"/>
      <w:marRight w:val="0"/>
      <w:marTop w:val="0"/>
      <w:marBottom w:val="0"/>
      <w:divBdr>
        <w:top w:val="none" w:sz="0" w:space="0" w:color="auto"/>
        <w:left w:val="none" w:sz="0" w:space="0" w:color="auto"/>
        <w:bottom w:val="none" w:sz="0" w:space="0" w:color="auto"/>
        <w:right w:val="none" w:sz="0" w:space="0" w:color="auto"/>
      </w:divBdr>
    </w:div>
    <w:div w:id="289435841">
      <w:bodyDiv w:val="1"/>
      <w:marLeft w:val="0"/>
      <w:marRight w:val="0"/>
      <w:marTop w:val="0"/>
      <w:marBottom w:val="0"/>
      <w:divBdr>
        <w:top w:val="none" w:sz="0" w:space="0" w:color="auto"/>
        <w:left w:val="none" w:sz="0" w:space="0" w:color="auto"/>
        <w:bottom w:val="none" w:sz="0" w:space="0" w:color="auto"/>
        <w:right w:val="none" w:sz="0" w:space="0" w:color="auto"/>
      </w:divBdr>
    </w:div>
    <w:div w:id="423066269">
      <w:bodyDiv w:val="1"/>
      <w:marLeft w:val="0"/>
      <w:marRight w:val="0"/>
      <w:marTop w:val="0"/>
      <w:marBottom w:val="0"/>
      <w:divBdr>
        <w:top w:val="none" w:sz="0" w:space="0" w:color="auto"/>
        <w:left w:val="none" w:sz="0" w:space="0" w:color="auto"/>
        <w:bottom w:val="none" w:sz="0" w:space="0" w:color="auto"/>
        <w:right w:val="none" w:sz="0" w:space="0" w:color="auto"/>
      </w:divBdr>
    </w:div>
    <w:div w:id="453409782">
      <w:bodyDiv w:val="1"/>
      <w:marLeft w:val="0"/>
      <w:marRight w:val="0"/>
      <w:marTop w:val="0"/>
      <w:marBottom w:val="0"/>
      <w:divBdr>
        <w:top w:val="none" w:sz="0" w:space="0" w:color="auto"/>
        <w:left w:val="none" w:sz="0" w:space="0" w:color="auto"/>
        <w:bottom w:val="none" w:sz="0" w:space="0" w:color="auto"/>
        <w:right w:val="none" w:sz="0" w:space="0" w:color="auto"/>
      </w:divBdr>
    </w:div>
    <w:div w:id="489636909">
      <w:bodyDiv w:val="1"/>
      <w:marLeft w:val="0"/>
      <w:marRight w:val="0"/>
      <w:marTop w:val="0"/>
      <w:marBottom w:val="0"/>
      <w:divBdr>
        <w:top w:val="none" w:sz="0" w:space="0" w:color="auto"/>
        <w:left w:val="none" w:sz="0" w:space="0" w:color="auto"/>
        <w:bottom w:val="none" w:sz="0" w:space="0" w:color="auto"/>
        <w:right w:val="none" w:sz="0" w:space="0" w:color="auto"/>
      </w:divBdr>
    </w:div>
    <w:div w:id="501821938">
      <w:bodyDiv w:val="1"/>
      <w:marLeft w:val="0"/>
      <w:marRight w:val="0"/>
      <w:marTop w:val="0"/>
      <w:marBottom w:val="0"/>
      <w:divBdr>
        <w:top w:val="none" w:sz="0" w:space="0" w:color="auto"/>
        <w:left w:val="none" w:sz="0" w:space="0" w:color="auto"/>
        <w:bottom w:val="none" w:sz="0" w:space="0" w:color="auto"/>
        <w:right w:val="none" w:sz="0" w:space="0" w:color="auto"/>
      </w:divBdr>
    </w:div>
    <w:div w:id="532810986">
      <w:bodyDiv w:val="1"/>
      <w:marLeft w:val="0"/>
      <w:marRight w:val="0"/>
      <w:marTop w:val="0"/>
      <w:marBottom w:val="0"/>
      <w:divBdr>
        <w:top w:val="none" w:sz="0" w:space="0" w:color="auto"/>
        <w:left w:val="none" w:sz="0" w:space="0" w:color="auto"/>
        <w:bottom w:val="none" w:sz="0" w:space="0" w:color="auto"/>
        <w:right w:val="none" w:sz="0" w:space="0" w:color="auto"/>
      </w:divBdr>
    </w:div>
    <w:div w:id="558325442">
      <w:bodyDiv w:val="1"/>
      <w:marLeft w:val="0"/>
      <w:marRight w:val="0"/>
      <w:marTop w:val="0"/>
      <w:marBottom w:val="0"/>
      <w:divBdr>
        <w:top w:val="none" w:sz="0" w:space="0" w:color="auto"/>
        <w:left w:val="none" w:sz="0" w:space="0" w:color="auto"/>
        <w:bottom w:val="none" w:sz="0" w:space="0" w:color="auto"/>
        <w:right w:val="none" w:sz="0" w:space="0" w:color="auto"/>
      </w:divBdr>
    </w:div>
    <w:div w:id="559942074">
      <w:bodyDiv w:val="1"/>
      <w:marLeft w:val="0"/>
      <w:marRight w:val="0"/>
      <w:marTop w:val="0"/>
      <w:marBottom w:val="0"/>
      <w:divBdr>
        <w:top w:val="none" w:sz="0" w:space="0" w:color="auto"/>
        <w:left w:val="none" w:sz="0" w:space="0" w:color="auto"/>
        <w:bottom w:val="none" w:sz="0" w:space="0" w:color="auto"/>
        <w:right w:val="none" w:sz="0" w:space="0" w:color="auto"/>
      </w:divBdr>
    </w:div>
    <w:div w:id="570235791">
      <w:bodyDiv w:val="1"/>
      <w:marLeft w:val="0"/>
      <w:marRight w:val="0"/>
      <w:marTop w:val="0"/>
      <w:marBottom w:val="0"/>
      <w:divBdr>
        <w:top w:val="none" w:sz="0" w:space="0" w:color="auto"/>
        <w:left w:val="none" w:sz="0" w:space="0" w:color="auto"/>
        <w:bottom w:val="none" w:sz="0" w:space="0" w:color="auto"/>
        <w:right w:val="none" w:sz="0" w:space="0" w:color="auto"/>
      </w:divBdr>
    </w:div>
    <w:div w:id="708455782">
      <w:bodyDiv w:val="1"/>
      <w:marLeft w:val="0"/>
      <w:marRight w:val="0"/>
      <w:marTop w:val="0"/>
      <w:marBottom w:val="0"/>
      <w:divBdr>
        <w:top w:val="none" w:sz="0" w:space="0" w:color="auto"/>
        <w:left w:val="none" w:sz="0" w:space="0" w:color="auto"/>
        <w:bottom w:val="none" w:sz="0" w:space="0" w:color="auto"/>
        <w:right w:val="none" w:sz="0" w:space="0" w:color="auto"/>
      </w:divBdr>
    </w:div>
    <w:div w:id="772243289">
      <w:bodyDiv w:val="1"/>
      <w:marLeft w:val="0"/>
      <w:marRight w:val="0"/>
      <w:marTop w:val="0"/>
      <w:marBottom w:val="0"/>
      <w:divBdr>
        <w:top w:val="none" w:sz="0" w:space="0" w:color="auto"/>
        <w:left w:val="none" w:sz="0" w:space="0" w:color="auto"/>
        <w:bottom w:val="none" w:sz="0" w:space="0" w:color="auto"/>
        <w:right w:val="none" w:sz="0" w:space="0" w:color="auto"/>
      </w:divBdr>
    </w:div>
    <w:div w:id="1014457714">
      <w:bodyDiv w:val="1"/>
      <w:marLeft w:val="0"/>
      <w:marRight w:val="0"/>
      <w:marTop w:val="0"/>
      <w:marBottom w:val="0"/>
      <w:divBdr>
        <w:top w:val="none" w:sz="0" w:space="0" w:color="auto"/>
        <w:left w:val="none" w:sz="0" w:space="0" w:color="auto"/>
        <w:bottom w:val="none" w:sz="0" w:space="0" w:color="auto"/>
        <w:right w:val="none" w:sz="0" w:space="0" w:color="auto"/>
      </w:divBdr>
    </w:div>
    <w:div w:id="1057557020">
      <w:bodyDiv w:val="1"/>
      <w:marLeft w:val="0"/>
      <w:marRight w:val="0"/>
      <w:marTop w:val="0"/>
      <w:marBottom w:val="0"/>
      <w:divBdr>
        <w:top w:val="none" w:sz="0" w:space="0" w:color="auto"/>
        <w:left w:val="none" w:sz="0" w:space="0" w:color="auto"/>
        <w:bottom w:val="none" w:sz="0" w:space="0" w:color="auto"/>
        <w:right w:val="none" w:sz="0" w:space="0" w:color="auto"/>
      </w:divBdr>
    </w:div>
    <w:div w:id="1087382897">
      <w:bodyDiv w:val="1"/>
      <w:marLeft w:val="0"/>
      <w:marRight w:val="0"/>
      <w:marTop w:val="0"/>
      <w:marBottom w:val="0"/>
      <w:divBdr>
        <w:top w:val="none" w:sz="0" w:space="0" w:color="auto"/>
        <w:left w:val="none" w:sz="0" w:space="0" w:color="auto"/>
        <w:bottom w:val="none" w:sz="0" w:space="0" w:color="auto"/>
        <w:right w:val="none" w:sz="0" w:space="0" w:color="auto"/>
      </w:divBdr>
    </w:div>
    <w:div w:id="1103577178">
      <w:bodyDiv w:val="1"/>
      <w:marLeft w:val="0"/>
      <w:marRight w:val="0"/>
      <w:marTop w:val="0"/>
      <w:marBottom w:val="0"/>
      <w:divBdr>
        <w:top w:val="none" w:sz="0" w:space="0" w:color="auto"/>
        <w:left w:val="none" w:sz="0" w:space="0" w:color="auto"/>
        <w:bottom w:val="none" w:sz="0" w:space="0" w:color="auto"/>
        <w:right w:val="none" w:sz="0" w:space="0" w:color="auto"/>
      </w:divBdr>
    </w:div>
    <w:div w:id="1113671943">
      <w:bodyDiv w:val="1"/>
      <w:marLeft w:val="0"/>
      <w:marRight w:val="0"/>
      <w:marTop w:val="0"/>
      <w:marBottom w:val="0"/>
      <w:divBdr>
        <w:top w:val="none" w:sz="0" w:space="0" w:color="auto"/>
        <w:left w:val="none" w:sz="0" w:space="0" w:color="auto"/>
        <w:bottom w:val="none" w:sz="0" w:space="0" w:color="auto"/>
        <w:right w:val="none" w:sz="0" w:space="0" w:color="auto"/>
      </w:divBdr>
    </w:div>
    <w:div w:id="1157696440">
      <w:bodyDiv w:val="1"/>
      <w:marLeft w:val="0"/>
      <w:marRight w:val="0"/>
      <w:marTop w:val="0"/>
      <w:marBottom w:val="0"/>
      <w:divBdr>
        <w:top w:val="none" w:sz="0" w:space="0" w:color="auto"/>
        <w:left w:val="none" w:sz="0" w:space="0" w:color="auto"/>
        <w:bottom w:val="none" w:sz="0" w:space="0" w:color="auto"/>
        <w:right w:val="none" w:sz="0" w:space="0" w:color="auto"/>
      </w:divBdr>
    </w:div>
    <w:div w:id="1323507270">
      <w:bodyDiv w:val="1"/>
      <w:marLeft w:val="0"/>
      <w:marRight w:val="0"/>
      <w:marTop w:val="0"/>
      <w:marBottom w:val="0"/>
      <w:divBdr>
        <w:top w:val="none" w:sz="0" w:space="0" w:color="auto"/>
        <w:left w:val="none" w:sz="0" w:space="0" w:color="auto"/>
        <w:bottom w:val="none" w:sz="0" w:space="0" w:color="auto"/>
        <w:right w:val="none" w:sz="0" w:space="0" w:color="auto"/>
      </w:divBdr>
    </w:div>
    <w:div w:id="1478305840">
      <w:bodyDiv w:val="1"/>
      <w:marLeft w:val="0"/>
      <w:marRight w:val="0"/>
      <w:marTop w:val="0"/>
      <w:marBottom w:val="0"/>
      <w:divBdr>
        <w:top w:val="none" w:sz="0" w:space="0" w:color="auto"/>
        <w:left w:val="none" w:sz="0" w:space="0" w:color="auto"/>
        <w:bottom w:val="none" w:sz="0" w:space="0" w:color="auto"/>
        <w:right w:val="none" w:sz="0" w:space="0" w:color="auto"/>
      </w:divBdr>
    </w:div>
    <w:div w:id="1494879627">
      <w:bodyDiv w:val="1"/>
      <w:marLeft w:val="0"/>
      <w:marRight w:val="0"/>
      <w:marTop w:val="0"/>
      <w:marBottom w:val="0"/>
      <w:divBdr>
        <w:top w:val="none" w:sz="0" w:space="0" w:color="auto"/>
        <w:left w:val="none" w:sz="0" w:space="0" w:color="auto"/>
        <w:bottom w:val="none" w:sz="0" w:space="0" w:color="auto"/>
        <w:right w:val="none" w:sz="0" w:space="0" w:color="auto"/>
      </w:divBdr>
    </w:div>
    <w:div w:id="1614480005">
      <w:bodyDiv w:val="1"/>
      <w:marLeft w:val="0"/>
      <w:marRight w:val="0"/>
      <w:marTop w:val="0"/>
      <w:marBottom w:val="0"/>
      <w:divBdr>
        <w:top w:val="none" w:sz="0" w:space="0" w:color="auto"/>
        <w:left w:val="none" w:sz="0" w:space="0" w:color="auto"/>
        <w:bottom w:val="none" w:sz="0" w:space="0" w:color="auto"/>
        <w:right w:val="none" w:sz="0" w:space="0" w:color="auto"/>
      </w:divBdr>
    </w:div>
    <w:div w:id="1663267908">
      <w:bodyDiv w:val="1"/>
      <w:marLeft w:val="0"/>
      <w:marRight w:val="0"/>
      <w:marTop w:val="0"/>
      <w:marBottom w:val="0"/>
      <w:divBdr>
        <w:top w:val="none" w:sz="0" w:space="0" w:color="auto"/>
        <w:left w:val="none" w:sz="0" w:space="0" w:color="auto"/>
        <w:bottom w:val="none" w:sz="0" w:space="0" w:color="auto"/>
        <w:right w:val="none" w:sz="0" w:space="0" w:color="auto"/>
      </w:divBdr>
    </w:div>
    <w:div w:id="1687752580">
      <w:bodyDiv w:val="1"/>
      <w:marLeft w:val="0"/>
      <w:marRight w:val="0"/>
      <w:marTop w:val="0"/>
      <w:marBottom w:val="0"/>
      <w:divBdr>
        <w:top w:val="none" w:sz="0" w:space="0" w:color="auto"/>
        <w:left w:val="none" w:sz="0" w:space="0" w:color="auto"/>
        <w:bottom w:val="none" w:sz="0" w:space="0" w:color="auto"/>
        <w:right w:val="none" w:sz="0" w:space="0" w:color="auto"/>
      </w:divBdr>
    </w:div>
    <w:div w:id="1715890821">
      <w:bodyDiv w:val="1"/>
      <w:marLeft w:val="0"/>
      <w:marRight w:val="0"/>
      <w:marTop w:val="0"/>
      <w:marBottom w:val="0"/>
      <w:divBdr>
        <w:top w:val="none" w:sz="0" w:space="0" w:color="auto"/>
        <w:left w:val="none" w:sz="0" w:space="0" w:color="auto"/>
        <w:bottom w:val="none" w:sz="0" w:space="0" w:color="auto"/>
        <w:right w:val="none" w:sz="0" w:space="0" w:color="auto"/>
      </w:divBdr>
    </w:div>
    <w:div w:id="1871800880">
      <w:bodyDiv w:val="1"/>
      <w:marLeft w:val="0"/>
      <w:marRight w:val="0"/>
      <w:marTop w:val="0"/>
      <w:marBottom w:val="0"/>
      <w:divBdr>
        <w:top w:val="none" w:sz="0" w:space="0" w:color="auto"/>
        <w:left w:val="none" w:sz="0" w:space="0" w:color="auto"/>
        <w:bottom w:val="none" w:sz="0" w:space="0" w:color="auto"/>
        <w:right w:val="none" w:sz="0" w:space="0" w:color="auto"/>
      </w:divBdr>
    </w:div>
    <w:div w:id="1892233246">
      <w:bodyDiv w:val="1"/>
      <w:marLeft w:val="0"/>
      <w:marRight w:val="0"/>
      <w:marTop w:val="0"/>
      <w:marBottom w:val="0"/>
      <w:divBdr>
        <w:top w:val="none" w:sz="0" w:space="0" w:color="auto"/>
        <w:left w:val="none" w:sz="0" w:space="0" w:color="auto"/>
        <w:bottom w:val="none" w:sz="0" w:space="0" w:color="auto"/>
        <w:right w:val="none" w:sz="0" w:space="0" w:color="auto"/>
      </w:divBdr>
    </w:div>
    <w:div w:id="1996109786">
      <w:bodyDiv w:val="1"/>
      <w:marLeft w:val="0"/>
      <w:marRight w:val="0"/>
      <w:marTop w:val="0"/>
      <w:marBottom w:val="0"/>
      <w:divBdr>
        <w:top w:val="none" w:sz="0" w:space="0" w:color="auto"/>
        <w:left w:val="none" w:sz="0" w:space="0" w:color="auto"/>
        <w:bottom w:val="none" w:sz="0" w:space="0" w:color="auto"/>
        <w:right w:val="none" w:sz="0" w:space="0" w:color="auto"/>
      </w:divBdr>
    </w:div>
    <w:div w:id="2034259721">
      <w:bodyDiv w:val="1"/>
      <w:marLeft w:val="0"/>
      <w:marRight w:val="0"/>
      <w:marTop w:val="0"/>
      <w:marBottom w:val="0"/>
      <w:divBdr>
        <w:top w:val="none" w:sz="0" w:space="0" w:color="auto"/>
        <w:left w:val="none" w:sz="0" w:space="0" w:color="auto"/>
        <w:bottom w:val="none" w:sz="0" w:space="0" w:color="auto"/>
        <w:right w:val="none" w:sz="0" w:space="0" w:color="auto"/>
      </w:divBdr>
    </w:div>
    <w:div w:id="21452666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eader" Target="header4.xml"/><Relationship Id="rId26" Type="http://schemas.openxmlformats.org/officeDocument/2006/relationships/image" Target="media/image2.png"/><Relationship Id="rId39" Type="http://schemas.openxmlformats.org/officeDocument/2006/relationships/header" Target="header11.xml"/><Relationship Id="rId21" Type="http://schemas.openxmlformats.org/officeDocument/2006/relationships/header" Target="header6.xml"/><Relationship Id="rId34" Type="http://schemas.openxmlformats.org/officeDocument/2006/relationships/image" Target="media/image5.png"/><Relationship Id="rId42" Type="http://schemas.openxmlformats.org/officeDocument/2006/relationships/header" Target="header13.xml"/><Relationship Id="rId47" Type="http://schemas.microsoft.com/office/2011/relationships/people" Target="peop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chart" Target="charts/chart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4.xml"/><Relationship Id="rId32" Type="http://schemas.openxmlformats.org/officeDocument/2006/relationships/chart" Target="charts/chart5.xml"/><Relationship Id="rId37" Type="http://schemas.openxmlformats.org/officeDocument/2006/relationships/header" Target="header10.xml"/><Relationship Id="rId40" Type="http://schemas.openxmlformats.org/officeDocument/2006/relationships/header" Target="header12.xml"/><Relationship Id="rId45" Type="http://schemas.openxmlformats.org/officeDocument/2006/relationships/header" Target="header15.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header" Target="header8.xml"/><Relationship Id="rId28" Type="http://schemas.openxmlformats.org/officeDocument/2006/relationships/chart" Target="charts/chart1.xml"/><Relationship Id="rId36" Type="http://schemas.openxmlformats.org/officeDocument/2006/relationships/chart" Target="charts/chart6.xml"/><Relationship Id="rId10" Type="http://schemas.openxmlformats.org/officeDocument/2006/relationships/footnotes" Target="footnotes.xml"/><Relationship Id="rId19" Type="http://schemas.openxmlformats.org/officeDocument/2006/relationships/header" Target="header5.xml"/><Relationship Id="rId31" Type="http://schemas.openxmlformats.org/officeDocument/2006/relationships/chart" Target="charts/chart4.xml"/><Relationship Id="rId44" Type="http://schemas.openxmlformats.org/officeDocument/2006/relationships/footer" Target="footer7.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header" Target="header7.xml"/><Relationship Id="rId27" Type="http://schemas.openxmlformats.org/officeDocument/2006/relationships/image" Target="media/image3.png"/><Relationship Id="rId30" Type="http://schemas.openxmlformats.org/officeDocument/2006/relationships/chart" Target="charts/chart3.xml"/><Relationship Id="rId35" Type="http://schemas.openxmlformats.org/officeDocument/2006/relationships/image" Target="media/image6.png"/><Relationship Id="rId43" Type="http://schemas.openxmlformats.org/officeDocument/2006/relationships/header" Target="header14.xml"/><Relationship Id="rId48" Type="http://schemas.openxmlformats.org/officeDocument/2006/relationships/theme" Target="theme/theme1.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header" Target="header3.xml"/><Relationship Id="rId25" Type="http://schemas.openxmlformats.org/officeDocument/2006/relationships/header" Target="header9.xml"/><Relationship Id="rId33" Type="http://schemas.openxmlformats.org/officeDocument/2006/relationships/image" Target="media/image4.png"/><Relationship Id="rId38" Type="http://schemas.openxmlformats.org/officeDocument/2006/relationships/footer" Target="footer5.xml"/><Relationship Id="rId46" Type="http://schemas.openxmlformats.org/officeDocument/2006/relationships/fontTable" Target="fontTable.xml"/><Relationship Id="rId20" Type="http://schemas.openxmlformats.org/officeDocument/2006/relationships/footer" Target="footer3.xml"/><Relationship Id="rId41" Type="http://schemas.openxmlformats.org/officeDocument/2006/relationships/footer" Target="footer6.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admin\Desktop\&#38146;&#30005;&#27744;-&#22270;&#34920;&#25968;&#25454;.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5.xml.rels><?xml version="1.0" encoding="UTF-8" standalone="yes"?>
<Relationships xmlns="http://schemas.openxmlformats.org/package/2006/relationships"><Relationship Id="rId1" Type="http://schemas.openxmlformats.org/officeDocument/2006/relationships/package" Target="../embeddings/Microsoft_Excel_Worksheet3.xlsx"/></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'[锂电池-图表数据.xlsx]Sheet1'!$M$26</c:f>
              <c:strCache>
                <c:ptCount val="1"/>
                <c:pt idx="0">
                  <c:v>融资金额</c:v>
                </c:pt>
              </c:strCache>
            </c:strRef>
          </c:tx>
          <c:spPr>
            <a:solidFill>
              <a:schemeClr val="accent1"/>
            </a:solidFill>
            <a:ln>
              <a:noFill/>
            </a:ln>
            <a:effectLst/>
          </c:spPr>
          <c:invertIfNegative val="0"/>
          <c:cat>
            <c:strRef>
              <c:f>'[锂电池-图表数据.xlsx]Sheet1'!$L$27:$L$35</c:f>
              <c:strCache>
                <c:ptCount val="9"/>
                <c:pt idx="0">
                  <c:v>2015年</c:v>
                </c:pt>
                <c:pt idx="1">
                  <c:v>2016年</c:v>
                </c:pt>
                <c:pt idx="2">
                  <c:v>2017年</c:v>
                </c:pt>
                <c:pt idx="3">
                  <c:v>2018年</c:v>
                </c:pt>
                <c:pt idx="4">
                  <c:v>2019年</c:v>
                </c:pt>
                <c:pt idx="5">
                  <c:v>2020年</c:v>
                </c:pt>
                <c:pt idx="6">
                  <c:v>2021年</c:v>
                </c:pt>
                <c:pt idx="7">
                  <c:v>2022年</c:v>
                </c:pt>
                <c:pt idx="8">
                  <c:v>2023年</c:v>
                </c:pt>
              </c:strCache>
            </c:strRef>
          </c:cat>
          <c:val>
            <c:numRef>
              <c:f>'[锂电池-图表数据.xlsx]Sheet1'!$M$27:$M$35</c:f>
              <c:numCache>
                <c:formatCode>General</c:formatCode>
                <c:ptCount val="9"/>
                <c:pt idx="1">
                  <c:v>120</c:v>
                </c:pt>
                <c:pt idx="2">
                  <c:v>80</c:v>
                </c:pt>
                <c:pt idx="3">
                  <c:v>60</c:v>
                </c:pt>
                <c:pt idx="4">
                  <c:v>35</c:v>
                </c:pt>
                <c:pt idx="5">
                  <c:v>48</c:v>
                </c:pt>
                <c:pt idx="6">
                  <c:v>409.2</c:v>
                </c:pt>
                <c:pt idx="7">
                  <c:v>170</c:v>
                </c:pt>
                <c:pt idx="8">
                  <c:v>125</c:v>
                </c:pt>
              </c:numCache>
            </c:numRef>
          </c:val>
          <c:extLst>
            <c:ext xmlns:c16="http://schemas.microsoft.com/office/drawing/2014/chart" uri="{C3380CC4-5D6E-409C-BE32-E72D297353CC}">
              <c16:uniqueId val="{00000000-15BF-49D1-BF09-CC064A03AAB8}"/>
            </c:ext>
          </c:extLst>
        </c:ser>
        <c:dLbls>
          <c:showLegendKey val="0"/>
          <c:showVal val="0"/>
          <c:showCatName val="0"/>
          <c:showSerName val="0"/>
          <c:showPercent val="0"/>
          <c:showBubbleSize val="0"/>
        </c:dLbls>
        <c:gapWidth val="219"/>
        <c:overlap val="-27"/>
        <c:axId val="1246565808"/>
        <c:axId val="1246563088"/>
      </c:barChart>
      <c:scatterChart>
        <c:scatterStyle val="smoothMarker"/>
        <c:varyColors val="0"/>
        <c:ser>
          <c:idx val="1"/>
          <c:order val="1"/>
          <c:tx>
            <c:strRef>
              <c:f>'[锂电池-图表数据.xlsx]Sheet1'!$N$26</c:f>
              <c:strCache>
                <c:ptCount val="1"/>
                <c:pt idx="0">
                  <c:v>融资事件数</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xVal>
            <c:strRef>
              <c:f>'[锂电池-图表数据.xlsx]Sheet1'!$L$27:$L$35</c:f>
              <c:strCache>
                <c:ptCount val="9"/>
                <c:pt idx="0">
                  <c:v>2015年</c:v>
                </c:pt>
                <c:pt idx="1">
                  <c:v>2016年</c:v>
                </c:pt>
                <c:pt idx="2">
                  <c:v>2017年</c:v>
                </c:pt>
                <c:pt idx="3">
                  <c:v>2018年</c:v>
                </c:pt>
                <c:pt idx="4">
                  <c:v>2019年</c:v>
                </c:pt>
                <c:pt idx="5">
                  <c:v>2020年</c:v>
                </c:pt>
                <c:pt idx="6">
                  <c:v>2021年</c:v>
                </c:pt>
                <c:pt idx="7">
                  <c:v>2022年</c:v>
                </c:pt>
                <c:pt idx="8">
                  <c:v>2023年</c:v>
                </c:pt>
              </c:strCache>
            </c:strRef>
          </c:xVal>
          <c:yVal>
            <c:numRef>
              <c:f>'[锂电池-图表数据.xlsx]Sheet1'!$N$27:$N$35</c:f>
              <c:numCache>
                <c:formatCode>General</c:formatCode>
                <c:ptCount val="9"/>
                <c:pt idx="0">
                  <c:v>10</c:v>
                </c:pt>
                <c:pt idx="1">
                  <c:v>22</c:v>
                </c:pt>
                <c:pt idx="2">
                  <c:v>21</c:v>
                </c:pt>
                <c:pt idx="3">
                  <c:v>18</c:v>
                </c:pt>
                <c:pt idx="4">
                  <c:v>24</c:v>
                </c:pt>
                <c:pt idx="5">
                  <c:v>18</c:v>
                </c:pt>
                <c:pt idx="6">
                  <c:v>38</c:v>
                </c:pt>
                <c:pt idx="7">
                  <c:v>48</c:v>
                </c:pt>
                <c:pt idx="8">
                  <c:v>28</c:v>
                </c:pt>
              </c:numCache>
            </c:numRef>
          </c:yVal>
          <c:smooth val="1"/>
          <c:extLst>
            <c:ext xmlns:c16="http://schemas.microsoft.com/office/drawing/2014/chart" uri="{C3380CC4-5D6E-409C-BE32-E72D297353CC}">
              <c16:uniqueId val="{00000001-15BF-49D1-BF09-CC064A03AAB8}"/>
            </c:ext>
          </c:extLst>
        </c:ser>
        <c:dLbls>
          <c:showLegendKey val="0"/>
          <c:showVal val="0"/>
          <c:showCatName val="0"/>
          <c:showSerName val="0"/>
          <c:showPercent val="0"/>
          <c:showBubbleSize val="0"/>
        </c:dLbls>
        <c:axId val="1246566352"/>
        <c:axId val="1246569616"/>
      </c:scatterChart>
      <c:catAx>
        <c:axId val="1246565808"/>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1246563088"/>
        <c:crosses val="autoZero"/>
        <c:auto val="1"/>
        <c:lblAlgn val="ctr"/>
        <c:lblOffset val="100"/>
        <c:noMultiLvlLbl val="0"/>
      </c:catAx>
      <c:valAx>
        <c:axId val="1246563088"/>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1246565808"/>
        <c:crosses val="autoZero"/>
        <c:crossBetween val="between"/>
      </c:valAx>
      <c:valAx>
        <c:axId val="1246566352"/>
        <c:scaling>
          <c:orientation val="minMax"/>
        </c:scaling>
        <c:delete val="1"/>
        <c:axPos val="t"/>
        <c:majorTickMark val="out"/>
        <c:minorTickMark val="none"/>
        <c:tickLblPos val="nextTo"/>
        <c:crossAx val="1246569616"/>
        <c:crosses val="max"/>
        <c:crossBetween val="midCat"/>
      </c:valAx>
      <c:valAx>
        <c:axId val="1246569616"/>
        <c:scaling>
          <c:orientation val="minMax"/>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1246566352"/>
        <c:crosses val="max"/>
        <c:crossBetween val="midCat"/>
        <c:majorUnit val="10"/>
      </c:valAx>
      <c:spPr>
        <a:noFill/>
        <a:ln>
          <a:noFill/>
        </a:ln>
        <a:effectLst/>
      </c:spPr>
    </c:plotArea>
    <c:legend>
      <c:legendPos val="b"/>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endParaRPr lang="zh-CN"/>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9.2221666271649197E-2"/>
          <c:y val="4.99432463110102E-2"/>
          <c:w val="0.87712058567929796"/>
          <c:h val="0.84205064037823896"/>
        </c:manualLayout>
      </c:layout>
      <c:barChart>
        <c:barDir val="col"/>
        <c:grouping val="clustered"/>
        <c:varyColors val="0"/>
        <c:ser>
          <c:idx val="0"/>
          <c:order val="0"/>
          <c:tx>
            <c:strRef>
              <c:f>Sheet1!$B$1</c:f>
              <c:strCache>
                <c:ptCount val="1"/>
                <c:pt idx="0">
                  <c:v>单位：GWh</c:v>
                </c:pt>
              </c:strCache>
            </c:strRef>
          </c:tx>
          <c:spPr>
            <a:solidFill>
              <a:schemeClr val="accent1"/>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ysClr val="windowText" lastClr="000000"/>
                    </a:solidFill>
                    <a:latin typeface="+mn-lt"/>
                    <a:ea typeface="+mn-ea"/>
                    <a:cs typeface="+mn-cs"/>
                  </a:defRPr>
                </a:pPr>
                <a:endParaRPr lang="zh-C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Sheet1!$A$2:$A$11</c:f>
              <c:strCache>
                <c:ptCount val="10"/>
                <c:pt idx="0">
                  <c:v>2014年</c:v>
                </c:pt>
                <c:pt idx="1">
                  <c:v>2015年</c:v>
                </c:pt>
                <c:pt idx="2">
                  <c:v>2016年</c:v>
                </c:pt>
                <c:pt idx="3">
                  <c:v>2017年</c:v>
                </c:pt>
                <c:pt idx="4">
                  <c:v>2018年</c:v>
                </c:pt>
                <c:pt idx="5">
                  <c:v>2019年</c:v>
                </c:pt>
                <c:pt idx="6">
                  <c:v>2020年</c:v>
                </c:pt>
                <c:pt idx="7">
                  <c:v>2021年</c:v>
                </c:pt>
                <c:pt idx="8">
                  <c:v>2022年</c:v>
                </c:pt>
                <c:pt idx="9">
                  <c:v>2023年</c:v>
                </c:pt>
              </c:strCache>
            </c:strRef>
          </c:cat>
          <c:val>
            <c:numRef>
              <c:f>Sheet1!$B$2:$B$11</c:f>
              <c:numCache>
                <c:formatCode>General</c:formatCode>
                <c:ptCount val="10"/>
                <c:pt idx="0">
                  <c:v>72.7</c:v>
                </c:pt>
                <c:pt idx="1">
                  <c:v>100.8</c:v>
                </c:pt>
                <c:pt idx="2">
                  <c:v>123.8</c:v>
                </c:pt>
                <c:pt idx="3">
                  <c:v>143.5</c:v>
                </c:pt>
                <c:pt idx="4">
                  <c:v>196.3</c:v>
                </c:pt>
                <c:pt idx="5">
                  <c:v>238.6</c:v>
                </c:pt>
                <c:pt idx="6">
                  <c:v>294.5</c:v>
                </c:pt>
                <c:pt idx="7">
                  <c:v>562.4</c:v>
                </c:pt>
                <c:pt idx="8">
                  <c:v>957.7</c:v>
                </c:pt>
                <c:pt idx="9">
                  <c:v>1202.5999999999999</c:v>
                </c:pt>
              </c:numCache>
            </c:numRef>
          </c:val>
          <c:extLst>
            <c:ext xmlns:c16="http://schemas.microsoft.com/office/drawing/2014/chart" uri="{C3380CC4-5D6E-409C-BE32-E72D297353CC}">
              <c16:uniqueId val="{00000000-4692-4E38-924E-8642667DA165}"/>
            </c:ext>
          </c:extLst>
        </c:ser>
        <c:dLbls>
          <c:showLegendKey val="0"/>
          <c:showVal val="1"/>
          <c:showCatName val="0"/>
          <c:showSerName val="0"/>
          <c:showPercent val="0"/>
          <c:showBubbleSize val="0"/>
        </c:dLbls>
        <c:gapWidth val="219"/>
        <c:overlap val="-27"/>
        <c:axId val="1246565264"/>
        <c:axId val="1246567440"/>
      </c:barChart>
      <c:catAx>
        <c:axId val="1246565264"/>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ysClr val="windowText" lastClr="000000"/>
                </a:solidFill>
                <a:latin typeface="+mn-lt"/>
                <a:ea typeface="+mn-ea"/>
                <a:cs typeface="+mn-cs"/>
              </a:defRPr>
            </a:pPr>
            <a:endParaRPr lang="zh-CN"/>
          </a:p>
        </c:txPr>
        <c:crossAx val="1246567440"/>
        <c:crosses val="autoZero"/>
        <c:auto val="1"/>
        <c:lblAlgn val="ctr"/>
        <c:lblOffset val="100"/>
        <c:noMultiLvlLbl val="0"/>
      </c:catAx>
      <c:valAx>
        <c:axId val="1246567440"/>
        <c:scaling>
          <c:orientation val="minMax"/>
          <c:max val="1500"/>
          <c:min val="0"/>
        </c:scaling>
        <c:delete val="0"/>
        <c:axPos val="l"/>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ysClr val="windowText" lastClr="000000"/>
                </a:solidFill>
                <a:latin typeface="+mn-lt"/>
                <a:ea typeface="+mn-ea"/>
                <a:cs typeface="+mn-cs"/>
              </a:defRPr>
            </a:pPr>
            <a:endParaRPr lang="zh-CN"/>
          </a:p>
        </c:txPr>
        <c:crossAx val="1246565264"/>
        <c:crosses val="autoZero"/>
        <c:crossBetween val="between"/>
      </c:valAx>
      <c:spPr>
        <a:noFill/>
        <a:ln>
          <a:noFill/>
        </a:ln>
        <a:effectLst/>
      </c:spPr>
    </c:plotArea>
    <c:legend>
      <c:legendPos val="b"/>
      <c:layout>
        <c:manualLayout>
          <c:xMode val="edge"/>
          <c:yMode val="edge"/>
          <c:x val="0.10373203767589299"/>
          <c:y val="2.3501157182938302E-2"/>
          <c:w val="0.184955099676086"/>
          <c:h val="6.9273883867964806E-2"/>
        </c:manualLayout>
      </c:layout>
      <c:overlay val="0"/>
      <c:spPr>
        <a:noFill/>
        <a:ln>
          <a:noFill/>
        </a:ln>
        <a:effectLst/>
      </c:spPr>
      <c:txPr>
        <a:bodyPr rot="0" spcFirstLastPara="0" vertOverflow="ellipsis" vert="horz" wrap="square" anchor="ctr" anchorCtr="1"/>
        <a:lstStyle/>
        <a:p>
          <a:pPr>
            <a:defRPr lang="zh-CN" sz="900" b="0" i="0" u="none" strike="noStrike" kern="1200" baseline="0">
              <a:solidFill>
                <a:sysClr val="windowText" lastClr="000000"/>
              </a:solidFill>
              <a:latin typeface="+mn-lt"/>
              <a:ea typeface="+mn-ea"/>
              <a:cs typeface="+mn-cs"/>
            </a:defRPr>
          </a:pPr>
          <a:endParaRPr lang="zh-CN"/>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endParaRPr lang="zh-CN"/>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3"/>
    </mc:Choice>
    <mc:Fallback>
      <c:style val="3"/>
    </mc:Fallback>
  </mc:AlternateContent>
  <c:chart>
    <c:title>
      <c:overlay val="0"/>
      <c:spPr>
        <a:noFill/>
        <a:ln>
          <a:noFill/>
        </a:ln>
        <a:effectLst/>
      </c:spPr>
      <c:txPr>
        <a:bodyPr rot="0" spcFirstLastPara="0"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endParaRPr lang="zh-CN"/>
        </a:p>
      </c:txPr>
    </c:title>
    <c:autoTitleDeleted val="0"/>
    <c:view3D>
      <c:rotX val="30"/>
      <c:rotY val="0"/>
      <c:depthPercent val="100"/>
      <c:rAngAx val="0"/>
    </c:view3D>
    <c:floor>
      <c:thickness val="0"/>
      <c:spPr>
        <a:noFill/>
        <a:effectLst/>
      </c:spPr>
    </c:floor>
    <c:sideWall>
      <c:thickness val="0"/>
      <c:spPr>
        <a:noFill/>
        <a:effectLst/>
      </c:spPr>
    </c:sideWall>
    <c:backWall>
      <c:thickness val="0"/>
      <c:spPr>
        <a:noFill/>
        <a:effectLst/>
      </c:spPr>
    </c:backWall>
    <c:plotArea>
      <c:layout>
        <c:manualLayout>
          <c:layoutTarget val="inner"/>
          <c:xMode val="edge"/>
          <c:yMode val="edge"/>
          <c:x val="0"/>
          <c:y val="9.1934371030079606E-2"/>
          <c:w val="1"/>
          <c:h val="0.69513971236875804"/>
        </c:manualLayout>
      </c:layout>
      <c:pie3DChart>
        <c:varyColors val="1"/>
        <c:ser>
          <c:idx val="0"/>
          <c:order val="0"/>
          <c:tx>
            <c:strRef>
              <c:f>Sheet1!$B$1</c:f>
              <c:strCache>
                <c:ptCount val="1"/>
                <c:pt idx="0">
                  <c:v>    </c:v>
                </c:pt>
              </c:strCache>
            </c:strRef>
          </c:tx>
          <c:spPr>
            <a:solidFill>
              <a:srgbClr val="3F9C35"/>
            </a:solidFill>
            <a:scene3d>
              <a:camera prst="orthographicFront"/>
              <a:lightRig rig="threePt" dir="t"/>
            </a:scene3d>
            <a:sp3d contourW="25400"/>
          </c:spPr>
          <c:dPt>
            <c:idx val="0"/>
            <c:bubble3D val="0"/>
            <c:spPr>
              <a:solidFill>
                <a:schemeClr val="accent3"/>
              </a:solidFill>
              <a:ln w="25400">
                <a:solidFill>
                  <a:schemeClr val="lt1"/>
                </a:solidFill>
              </a:ln>
              <a:effectLst/>
              <a:scene3d>
                <a:camera prst="orthographicFront"/>
                <a:lightRig rig="threePt" dir="t"/>
              </a:scene3d>
              <a:sp3d contourW="25400"/>
            </c:spPr>
            <c:extLst>
              <c:ext xmlns:c16="http://schemas.microsoft.com/office/drawing/2014/chart" uri="{C3380CC4-5D6E-409C-BE32-E72D297353CC}">
                <c16:uniqueId val="{00000001-672B-4138-9621-58F0A4499806}"/>
              </c:ext>
            </c:extLst>
          </c:dPt>
          <c:dPt>
            <c:idx val="1"/>
            <c:bubble3D val="0"/>
            <c:spPr>
              <a:solidFill>
                <a:schemeClr val="bg1">
                  <a:lumMod val="65000"/>
                </a:schemeClr>
              </a:solidFill>
              <a:ln w="25400">
                <a:solidFill>
                  <a:schemeClr val="lt1"/>
                </a:solidFill>
              </a:ln>
              <a:effectLst/>
              <a:scene3d>
                <a:camera prst="orthographicFront"/>
                <a:lightRig rig="threePt" dir="t"/>
              </a:scene3d>
              <a:sp3d contourW="25400"/>
            </c:spPr>
            <c:extLst>
              <c:ext xmlns:c16="http://schemas.microsoft.com/office/drawing/2014/chart" uri="{C3380CC4-5D6E-409C-BE32-E72D297353CC}">
                <c16:uniqueId val="{00000003-672B-4138-9621-58F0A4499806}"/>
              </c:ext>
            </c:extLst>
          </c:dPt>
          <c:dPt>
            <c:idx val="2"/>
            <c:bubble3D val="0"/>
            <c:spPr>
              <a:solidFill>
                <a:schemeClr val="accent1"/>
              </a:solidFill>
              <a:ln w="25400">
                <a:solidFill>
                  <a:schemeClr val="lt1"/>
                </a:solidFill>
              </a:ln>
              <a:effectLst/>
              <a:scene3d>
                <a:camera prst="orthographicFront"/>
                <a:lightRig rig="threePt" dir="t"/>
              </a:scene3d>
              <a:sp3d contourW="25400"/>
            </c:spPr>
            <c:extLst>
              <c:ext xmlns:c16="http://schemas.microsoft.com/office/drawing/2014/chart" uri="{C3380CC4-5D6E-409C-BE32-E72D297353CC}">
                <c16:uniqueId val="{00000005-672B-4138-9621-58F0A4499806}"/>
              </c:ext>
            </c:extLst>
          </c:dPt>
          <c:dLbls>
            <c:dLbl>
              <c:idx val="0"/>
              <c:layout>
                <c:manualLayout>
                  <c:x val="0.14508472320747301"/>
                  <c:y val="4.5432116439990497E-2"/>
                </c:manualLayout>
              </c:layout>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672B-4138-9621-58F0A4499806}"/>
                </c:ext>
              </c:extLst>
            </c:dLbl>
            <c:dLbl>
              <c:idx val="1"/>
              <c:layout>
                <c:manualLayout>
                  <c:x val="5.74366360127022E-2"/>
                  <c:y val="0.20669625387735599"/>
                </c:manualLayout>
              </c:layout>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672B-4138-9621-58F0A4499806}"/>
                </c:ext>
              </c:extLst>
            </c:dLbl>
            <c:dLbl>
              <c:idx val="2"/>
              <c:layout>
                <c:manualLayout>
                  <c:x val="-7.1900055698707596E-2"/>
                  <c:y val="-0.14473538534955899"/>
                </c:manualLayout>
              </c:layout>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672B-4138-9621-58F0A4499806}"/>
                </c:ext>
              </c:extLst>
            </c:dLbl>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ysClr val="windowText" lastClr="000000"/>
                    </a:solidFill>
                    <a:latin typeface="+mn-lt"/>
                    <a:ea typeface="+mn-ea"/>
                    <a:cs typeface="+mn-cs"/>
                  </a:defRPr>
                </a:pPr>
                <a:endParaRPr lang="zh-CN"/>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prstDash val="solid"/>
                  <a:round/>
                </a:ln>
                <a:effectLst/>
              </c:spPr>
            </c:leaderLines>
            <c:extLst>
              <c:ext xmlns:c15="http://schemas.microsoft.com/office/drawing/2012/chart" uri="{CE6537A1-D6FC-4f65-9D91-7224C49458BB}"/>
            </c:extLst>
          </c:dLbls>
          <c:cat>
            <c:strRef>
              <c:f>Sheet1!$A$2:$A$4</c:f>
              <c:strCache>
                <c:ptCount val="3"/>
                <c:pt idx="0">
                  <c:v>小型电池</c:v>
                </c:pt>
                <c:pt idx="1">
                  <c:v>储能电池</c:v>
                </c:pt>
                <c:pt idx="2">
                  <c:v>汽车动力电池</c:v>
                </c:pt>
              </c:strCache>
            </c:strRef>
          </c:cat>
          <c:val>
            <c:numRef>
              <c:f>Sheet1!$B$2:$B$4</c:f>
              <c:numCache>
                <c:formatCode>0%</c:formatCode>
                <c:ptCount val="3"/>
                <c:pt idx="0">
                  <c:v>9.4E-2</c:v>
                </c:pt>
                <c:pt idx="1">
                  <c:v>0.186</c:v>
                </c:pt>
                <c:pt idx="2">
                  <c:v>0.71899999999999997</c:v>
                </c:pt>
              </c:numCache>
            </c:numRef>
          </c:val>
          <c:extLst>
            <c:ext xmlns:c16="http://schemas.microsoft.com/office/drawing/2014/chart" uri="{C3380CC4-5D6E-409C-BE32-E72D297353CC}">
              <c16:uniqueId val="{00000006-672B-4138-9621-58F0A4499806}"/>
            </c:ext>
          </c:extLst>
        </c:ser>
        <c:dLbls>
          <c:showLegendKey val="0"/>
          <c:showVal val="1"/>
          <c:showCatName val="0"/>
          <c:showSerName val="0"/>
          <c:showPercent val="0"/>
          <c:showBubbleSize val="0"/>
          <c:showLeaderLines val="1"/>
        </c:dLbls>
      </c:pie3DChart>
      <c:spPr>
        <a:noFill/>
        <a:ln>
          <a:noFill/>
        </a:ln>
        <a:effectLst/>
      </c:spPr>
    </c:plotArea>
    <c:legend>
      <c:legendPos val="b"/>
      <c:layout>
        <c:manualLayout>
          <c:xMode val="edge"/>
          <c:yMode val="edge"/>
          <c:x val="0.248137420194699"/>
          <c:y val="0.82975290158537396"/>
          <c:w val="0.50917676451681104"/>
          <c:h val="8.2377925849334704E-2"/>
        </c:manualLayout>
      </c:layout>
      <c:overlay val="0"/>
      <c:spPr>
        <a:noFill/>
        <a:ln>
          <a:noFill/>
        </a:ln>
        <a:effectLst/>
      </c:spPr>
      <c:txPr>
        <a:bodyPr rot="0" spcFirstLastPara="0" vertOverflow="ellipsis" vert="horz" wrap="square" anchor="ctr" anchorCtr="1"/>
        <a:lstStyle/>
        <a:p>
          <a:pPr>
            <a:defRPr lang="zh-CN" sz="900" b="0" i="0" u="none" strike="noStrike" kern="1200" baseline="0">
              <a:solidFill>
                <a:sysClr val="windowText" lastClr="000000"/>
              </a:solidFill>
              <a:latin typeface="+mn-lt"/>
              <a:ea typeface="+mn-ea"/>
              <a:cs typeface="+mn-cs"/>
            </a:defRPr>
          </a:pPr>
          <a:endParaRPr lang="zh-CN"/>
        </a:p>
      </c:txPr>
    </c:legend>
    <c:plotVisOnly val="1"/>
    <c:dispBlanksAs val="gap"/>
    <c:showDLblsOverMax val="0"/>
  </c:chart>
  <c:spPr>
    <a:solidFill>
      <a:schemeClr val="bg1"/>
    </a:solidFill>
    <a:ln w="9525" cap="flat" cmpd="sng" algn="ctr">
      <a:solidFill>
        <a:schemeClr val="tx1">
          <a:lumMod val="15000"/>
          <a:lumOff val="85000"/>
        </a:schemeClr>
      </a:solidFill>
      <a:prstDash val="solid"/>
      <a:round/>
    </a:ln>
    <a:effectLst/>
  </c:spPr>
  <c:txPr>
    <a:bodyPr/>
    <a:lstStyle/>
    <a:p>
      <a:pPr>
        <a:defRPr lang="zh-CN"/>
      </a:pPr>
      <a:endParaRPr lang="zh-CN"/>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3"/>
    </mc:Choice>
    <mc:Fallback>
      <c:style val="3"/>
    </mc:Fallback>
  </mc:AlternateContent>
  <c:chart>
    <c:autoTitleDeleted val="1"/>
    <c:plotArea>
      <c:layout/>
      <c:barChart>
        <c:barDir val="col"/>
        <c:grouping val="clustered"/>
        <c:varyColors val="0"/>
        <c:ser>
          <c:idx val="0"/>
          <c:order val="0"/>
          <c:tx>
            <c:strRef>
              <c:f>Sheet1!$B$1</c:f>
              <c:strCache>
                <c:ptCount val="1"/>
                <c:pt idx="0">
                  <c:v>单位：GWh</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lumMod val="75000"/>
                        <a:lumOff val="25000"/>
                      </a:schemeClr>
                    </a:solidFill>
                    <a:latin typeface="Arial Narrow" panose="020B0606020202030204" pitchFamily="2" charset="0"/>
                    <a:ea typeface="仿宋" panose="02010609060101010101" pitchFamily="3" charset="-122"/>
                    <a:cs typeface="+mn-cs"/>
                  </a:defRPr>
                </a:pPr>
                <a:endParaRPr lang="zh-C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Sheet1!$A$2:$A$7</c:f>
              <c:strCache>
                <c:ptCount val="6"/>
                <c:pt idx="0">
                  <c:v>2019年</c:v>
                </c:pt>
                <c:pt idx="1">
                  <c:v>2020年</c:v>
                </c:pt>
                <c:pt idx="2">
                  <c:v>2021年</c:v>
                </c:pt>
                <c:pt idx="3">
                  <c:v>2022年</c:v>
                </c:pt>
                <c:pt idx="4">
                  <c:v>2023年</c:v>
                </c:pt>
                <c:pt idx="5">
                  <c:v>2024E</c:v>
                </c:pt>
              </c:strCache>
            </c:strRef>
          </c:cat>
          <c:val>
            <c:numRef>
              <c:f>Sheet1!$B$2:$B$7</c:f>
              <c:numCache>
                <c:formatCode>General</c:formatCode>
                <c:ptCount val="6"/>
                <c:pt idx="0">
                  <c:v>117</c:v>
                </c:pt>
                <c:pt idx="1">
                  <c:v>143</c:v>
                </c:pt>
                <c:pt idx="2">
                  <c:v>327</c:v>
                </c:pt>
                <c:pt idx="3">
                  <c:v>660.8</c:v>
                </c:pt>
                <c:pt idx="4">
                  <c:v>887.4</c:v>
                </c:pt>
                <c:pt idx="5">
                  <c:v>1150</c:v>
                </c:pt>
              </c:numCache>
            </c:numRef>
          </c:val>
          <c:extLst>
            <c:ext xmlns:c16="http://schemas.microsoft.com/office/drawing/2014/chart" uri="{C3380CC4-5D6E-409C-BE32-E72D297353CC}">
              <c16:uniqueId val="{00000000-1D70-4B6F-BAAA-BA88CDF1C4F1}"/>
            </c:ext>
          </c:extLst>
        </c:ser>
        <c:dLbls>
          <c:showLegendKey val="0"/>
          <c:showVal val="1"/>
          <c:showCatName val="0"/>
          <c:showSerName val="0"/>
          <c:showPercent val="0"/>
          <c:showBubbleSize val="0"/>
        </c:dLbls>
        <c:gapWidth val="219"/>
        <c:overlap val="-27"/>
        <c:axId val="1242005760"/>
        <c:axId val="1242007392"/>
      </c:barChart>
      <c:catAx>
        <c:axId val="1242005760"/>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Arial Narrow" panose="020B0606020202030204" pitchFamily="2" charset="0"/>
                <a:ea typeface="仿宋" panose="02010609060101010101" pitchFamily="3" charset="-122"/>
                <a:cs typeface="+mn-cs"/>
              </a:defRPr>
            </a:pPr>
            <a:endParaRPr lang="zh-CN"/>
          </a:p>
        </c:txPr>
        <c:crossAx val="1242007392"/>
        <c:crosses val="autoZero"/>
        <c:auto val="1"/>
        <c:lblAlgn val="ctr"/>
        <c:lblOffset val="100"/>
        <c:noMultiLvlLbl val="0"/>
      </c:catAx>
      <c:valAx>
        <c:axId val="1242007392"/>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Arial Narrow" panose="020B0606020202030204" pitchFamily="2" charset="0"/>
                <a:ea typeface="仿宋" panose="02010609060101010101" pitchFamily="3" charset="-122"/>
                <a:cs typeface="+mn-cs"/>
              </a:defRPr>
            </a:pPr>
            <a:endParaRPr lang="zh-CN"/>
          </a:p>
        </c:txPr>
        <c:crossAx val="124200576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Arial Narrow" panose="020B0606020202030204" pitchFamily="2" charset="0"/>
              <a:ea typeface="仿宋" panose="02010609060101010101" pitchFamily="3" charset="-122"/>
              <a:cs typeface="+mn-cs"/>
            </a:defRPr>
          </a:pPr>
          <a:endParaRPr lang="zh-CN"/>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latin typeface="Arial Narrow" panose="020B0606020202030204" pitchFamily="2" charset="0"/>
          <a:ea typeface="仿宋" panose="02010609060101010101" pitchFamily="3" charset="-122"/>
        </a:defRPr>
      </a:pPr>
      <a:endParaRPr lang="zh-CN"/>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02168612912531"/>
          <c:y val="4.3120344962759703E-2"/>
          <c:w val="0.84019466019936095"/>
          <c:h val="0.86594171808492604"/>
        </c:manualLayout>
      </c:layout>
      <c:barChart>
        <c:barDir val="col"/>
        <c:grouping val="clustered"/>
        <c:varyColors val="0"/>
        <c:ser>
          <c:idx val="0"/>
          <c:order val="0"/>
          <c:tx>
            <c:strRef>
              <c:f>Sheet1!$B$1</c:f>
              <c:strCache>
                <c:ptCount val="1"/>
                <c:pt idx="0">
                  <c:v>产业规模（亿元）</c:v>
                </c:pt>
              </c:strCache>
            </c:strRef>
          </c:tx>
          <c:spPr>
            <a:solidFill>
              <a:schemeClr val="accent1"/>
            </a:solidFill>
            <a:ln>
              <a:noFill/>
            </a:ln>
            <a:effectLst/>
          </c:spPr>
          <c:invertIfNegative val="0"/>
          <c:dLbls>
            <c:dLbl>
              <c:idx val="1"/>
              <c:layout>
                <c:manualLayout>
                  <c:x val="0"/>
                  <c:y val="2.0283975659229101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934C-4DAC-98C5-368458FACB3D}"/>
                </c:ext>
              </c:extLst>
            </c:dLbl>
            <c:dLbl>
              <c:idx val="2"/>
              <c:layout>
                <c:manualLayout>
                  <c:x val="0"/>
                  <c:y val="2.8397565922920701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934C-4DAC-98C5-368458FACB3D}"/>
                </c:ext>
              </c:extLst>
            </c:dLbl>
            <c:dLbl>
              <c:idx val="5"/>
              <c:layout>
                <c:manualLayout>
                  <c:x val="0"/>
                  <c:y val="1.9343084363330099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934C-4DAC-98C5-368458FACB3D}"/>
                </c:ext>
              </c:extLst>
            </c:dLbl>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solidFill>
                    <a:latin typeface="Arial Narrow" panose="020B0606020202030204" pitchFamily="2" charset="0"/>
                    <a:ea typeface="仿宋" panose="02010609060101010101" pitchFamily="3" charset="-122"/>
                    <a:cs typeface="+mn-cs"/>
                  </a:defRPr>
                </a:pPr>
                <a:endParaRPr lang="zh-C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prstDash val="solid"/>
                      <a:round/>
                    </a:ln>
                    <a:effectLst/>
                  </c:spPr>
                </c15:leaderLines>
              </c:ext>
            </c:extLst>
          </c:dLbls>
          <c:cat>
            <c:numRef>
              <c:f>Sheet1!$A$2:$A$7</c:f>
              <c:numCache>
                <c:formatCode>General</c:formatCode>
                <c:ptCount val="6"/>
                <c:pt idx="0">
                  <c:v>2018</c:v>
                </c:pt>
                <c:pt idx="1">
                  <c:v>2019</c:v>
                </c:pt>
                <c:pt idx="2">
                  <c:v>2020</c:v>
                </c:pt>
                <c:pt idx="3">
                  <c:v>2021</c:v>
                </c:pt>
                <c:pt idx="4">
                  <c:v>2022</c:v>
                </c:pt>
                <c:pt idx="5">
                  <c:v>2023</c:v>
                </c:pt>
              </c:numCache>
            </c:numRef>
          </c:cat>
          <c:val>
            <c:numRef>
              <c:f>Sheet1!$B$2:$B$7</c:f>
              <c:numCache>
                <c:formatCode>General</c:formatCode>
                <c:ptCount val="6"/>
                <c:pt idx="0">
                  <c:v>1727</c:v>
                </c:pt>
                <c:pt idx="1">
                  <c:v>1750</c:v>
                </c:pt>
                <c:pt idx="2">
                  <c:v>1980</c:v>
                </c:pt>
                <c:pt idx="3">
                  <c:v>6000</c:v>
                </c:pt>
                <c:pt idx="4">
                  <c:v>12000</c:v>
                </c:pt>
                <c:pt idx="5">
                  <c:v>14000</c:v>
                </c:pt>
              </c:numCache>
            </c:numRef>
          </c:val>
          <c:extLst>
            <c:ext xmlns:c16="http://schemas.microsoft.com/office/drawing/2014/chart" uri="{C3380CC4-5D6E-409C-BE32-E72D297353CC}">
              <c16:uniqueId val="{00000003-934C-4DAC-98C5-368458FACB3D}"/>
            </c:ext>
          </c:extLst>
        </c:ser>
        <c:dLbls>
          <c:showLegendKey val="0"/>
          <c:showVal val="1"/>
          <c:showCatName val="0"/>
          <c:showSerName val="0"/>
          <c:showPercent val="0"/>
          <c:showBubbleSize val="0"/>
        </c:dLbls>
        <c:gapWidth val="269"/>
        <c:overlap val="-27"/>
        <c:axId val="1242003584"/>
        <c:axId val="1242004128"/>
      </c:barChart>
      <c:lineChart>
        <c:grouping val="standard"/>
        <c:varyColors val="0"/>
        <c:ser>
          <c:idx val="1"/>
          <c:order val="1"/>
          <c:tx>
            <c:strRef>
              <c:f>Sheet1!$C$1</c:f>
              <c:strCache>
                <c:ptCount val="1"/>
                <c:pt idx="0">
                  <c:v>同比增速</c:v>
                </c:pt>
              </c:strCache>
            </c:strRef>
          </c:tx>
          <c:spPr>
            <a:ln w="38100" cap="rnd" cmpd="sng" algn="ctr">
              <a:solidFill>
                <a:schemeClr val="accent3"/>
              </a:solidFill>
              <a:prstDash val="solid"/>
              <a:round/>
            </a:ln>
            <a:effectLst/>
          </c:spPr>
          <c:marker>
            <c:symbol val="none"/>
          </c:marker>
          <c:dLbls>
            <c:dLbl>
              <c:idx val="0"/>
              <c:layout>
                <c:manualLayout>
                  <c:x val="-2.7137042062415398E-3"/>
                  <c:y val="-1.7491254372813601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934C-4DAC-98C5-368458FACB3D}"/>
                </c:ext>
              </c:extLst>
            </c:dLbl>
            <c:dLbl>
              <c:idx val="1"/>
              <c:layout>
                <c:manualLayout>
                  <c:x val="5.4274084124829904E-3"/>
                  <c:y val="-4.2449247817036399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934C-4DAC-98C5-368458FACB3D}"/>
                </c:ext>
              </c:extLst>
            </c:dLbl>
            <c:dLbl>
              <c:idx val="2"/>
              <c:layout>
                <c:manualLayout>
                  <c:x val="-1.08548168249661E-2"/>
                  <c:y val="1.34639373226772E-2"/>
                </c:manualLayout>
              </c:layout>
              <c:dLblPos val="r"/>
              <c:showLegendKey val="0"/>
              <c:showVal val="1"/>
              <c:showCatName val="0"/>
              <c:showSerName val="0"/>
              <c:showPercent val="0"/>
              <c:showBubbleSize val="0"/>
              <c:extLst>
                <c:ext xmlns:c15="http://schemas.microsoft.com/office/drawing/2012/chart" uri="{CE6537A1-D6FC-4f65-9D91-7224C49458BB}">
                  <c15:layout>
                    <c:manualLayout>
                      <c:w val="8.9402878235878599E-2"/>
                      <c:h val="4.86208493715162E-2"/>
                    </c:manualLayout>
                  </c15:layout>
                </c:ext>
                <c:ext xmlns:c16="http://schemas.microsoft.com/office/drawing/2014/chart" uri="{C3380CC4-5D6E-409C-BE32-E72D297353CC}">
                  <c16:uniqueId val="{00000006-934C-4DAC-98C5-368458FACB3D}"/>
                </c:ext>
              </c:extLst>
            </c:dLbl>
            <c:dLbl>
              <c:idx val="3"/>
              <c:layout>
                <c:manualLayout>
                  <c:x val="-7.3270013568521003E-2"/>
                  <c:y val="-4.99750124937531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934C-4DAC-98C5-368458FACB3D}"/>
                </c:ext>
              </c:extLst>
            </c:dLbl>
            <c:dLbl>
              <c:idx val="4"/>
              <c:layout>
                <c:manualLayout>
                  <c:x val="-9.9501338114240401E-17"/>
                  <c:y val="-5.2738336713995901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934C-4DAC-98C5-368458FACB3D}"/>
                </c:ext>
              </c:extLst>
            </c:dLbl>
            <c:dLbl>
              <c:idx val="5"/>
              <c:layout>
                <c:manualLayout>
                  <c:x val="-9.2265943012211707E-2"/>
                  <c:y val="-3.7745694082092898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934C-4DAC-98C5-368458FACB3D}"/>
                </c:ext>
              </c:extLst>
            </c:dLbl>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solidFill>
                    <a:latin typeface="Arial Narrow" panose="020B0606020202030204" pitchFamily="2" charset="0"/>
                    <a:ea typeface="仿宋" panose="02010609060101010101" pitchFamily="3" charset="-122"/>
                    <a:cs typeface="+mn-cs"/>
                  </a:defRPr>
                </a:pPr>
                <a:endParaRPr lang="zh-CN"/>
              </a:p>
            </c:txPr>
            <c:dLblPos val="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prstDash val="solid"/>
                      <a:round/>
                    </a:ln>
                    <a:effectLst/>
                  </c:spPr>
                </c15:leaderLines>
              </c:ext>
            </c:extLst>
          </c:dLbls>
          <c:cat>
            <c:numRef>
              <c:f>Sheet1!$A$2:$A$7</c:f>
              <c:numCache>
                <c:formatCode>General</c:formatCode>
                <c:ptCount val="6"/>
                <c:pt idx="0">
                  <c:v>2018</c:v>
                </c:pt>
                <c:pt idx="1">
                  <c:v>2019</c:v>
                </c:pt>
                <c:pt idx="2">
                  <c:v>2020</c:v>
                </c:pt>
                <c:pt idx="3">
                  <c:v>2021</c:v>
                </c:pt>
                <c:pt idx="4">
                  <c:v>2022</c:v>
                </c:pt>
                <c:pt idx="5">
                  <c:v>2023</c:v>
                </c:pt>
              </c:numCache>
            </c:numRef>
          </c:cat>
          <c:val>
            <c:numRef>
              <c:f>Sheet1!$C$2:$C$7</c:f>
              <c:numCache>
                <c:formatCode>0.00%</c:formatCode>
                <c:ptCount val="6"/>
                <c:pt idx="0">
                  <c:v>8.6800000000000002E-2</c:v>
                </c:pt>
                <c:pt idx="1">
                  <c:v>1.3299999999999999E-2</c:v>
                </c:pt>
                <c:pt idx="2">
                  <c:v>0.13139999999999999</c:v>
                </c:pt>
                <c:pt idx="3">
                  <c:v>2.0303</c:v>
                </c:pt>
                <c:pt idx="4" formatCode="0%">
                  <c:v>1</c:v>
                </c:pt>
                <c:pt idx="5" formatCode="0%">
                  <c:v>0.25</c:v>
                </c:pt>
              </c:numCache>
            </c:numRef>
          </c:val>
          <c:smooth val="0"/>
          <c:extLst>
            <c:ext xmlns:c16="http://schemas.microsoft.com/office/drawing/2014/chart" uri="{C3380CC4-5D6E-409C-BE32-E72D297353CC}">
              <c16:uniqueId val="{0000000A-934C-4DAC-98C5-368458FACB3D}"/>
            </c:ext>
          </c:extLst>
        </c:ser>
        <c:dLbls>
          <c:showLegendKey val="0"/>
          <c:showVal val="1"/>
          <c:showCatName val="0"/>
          <c:showSerName val="0"/>
          <c:showPercent val="0"/>
          <c:showBubbleSize val="0"/>
        </c:dLbls>
        <c:marker val="1"/>
        <c:smooth val="0"/>
        <c:axId val="1242007936"/>
        <c:axId val="1242006848"/>
      </c:lineChart>
      <c:catAx>
        <c:axId val="1242003584"/>
        <c:scaling>
          <c:orientation val="minMax"/>
        </c:scaling>
        <c:delete val="0"/>
        <c:axPos val="b"/>
        <c:numFmt formatCode="General" sourceLinked="0"/>
        <c:majorTickMark val="out"/>
        <c:minorTickMark val="none"/>
        <c:tickLblPos val="nextTo"/>
        <c:spPr>
          <a:noFill/>
          <a:ln w="9525" cap="flat" cmpd="sng" algn="ctr">
            <a:solidFill>
              <a:schemeClr val="tx1">
                <a:lumMod val="15000"/>
                <a:lumOff val="85000"/>
              </a:schemeClr>
            </a:solidFill>
            <a:prstDash val="solid"/>
            <a:round/>
          </a:ln>
          <a:effectLst/>
        </c:spPr>
        <c:txPr>
          <a:bodyPr rot="-60000000" spcFirstLastPara="0" vertOverflow="ellipsis" vert="horz" wrap="square" anchor="ctr" anchorCtr="1"/>
          <a:lstStyle/>
          <a:p>
            <a:pPr>
              <a:defRPr lang="zh-CN" sz="1000" b="0" i="0" u="none" strike="noStrike" kern="1200" baseline="0">
                <a:solidFill>
                  <a:schemeClr val="tx1"/>
                </a:solidFill>
                <a:latin typeface="Arial Narrow" panose="020B0606020202030204" pitchFamily="2" charset="0"/>
                <a:ea typeface="仿宋" panose="02010609060101010101" pitchFamily="3" charset="-122"/>
                <a:cs typeface="+mn-cs"/>
              </a:defRPr>
            </a:pPr>
            <a:endParaRPr lang="zh-CN"/>
          </a:p>
        </c:txPr>
        <c:crossAx val="1242004128"/>
        <c:crosses val="autoZero"/>
        <c:auto val="1"/>
        <c:lblAlgn val="ctr"/>
        <c:lblOffset val="100"/>
        <c:noMultiLvlLbl val="0"/>
      </c:catAx>
      <c:valAx>
        <c:axId val="1242004128"/>
        <c:scaling>
          <c:orientation val="minMax"/>
          <c:max val="15000"/>
          <c:min val="1000"/>
        </c:scaling>
        <c:delete val="0"/>
        <c:axPos val="l"/>
        <c:majorGridlines>
          <c:spPr>
            <a:ln w="9525" cap="flat" cmpd="sng" algn="ctr">
              <a:noFill/>
              <a:prstDash val="solid"/>
              <a:round/>
            </a:ln>
            <a:effectLst/>
          </c:spPr>
        </c:majorGridlines>
        <c:numFmt formatCode="General" sourceLinked="1"/>
        <c:majorTickMark val="none"/>
        <c:minorTickMark val="none"/>
        <c:tickLblPos val="nextTo"/>
        <c:spPr>
          <a:noFill/>
          <a:ln w="9525" cap="flat" cmpd="sng" algn="ctr">
            <a:noFill/>
            <a:prstDash val="solid"/>
            <a:round/>
          </a:ln>
          <a:effectLst/>
        </c:spPr>
        <c:txPr>
          <a:bodyPr rot="-60000000" spcFirstLastPara="0" vertOverflow="ellipsis" vert="horz" wrap="square" anchor="ctr" anchorCtr="1"/>
          <a:lstStyle/>
          <a:p>
            <a:pPr>
              <a:defRPr lang="zh-CN" sz="1000" b="0" i="0" u="none" strike="noStrike" kern="1200" baseline="0">
                <a:solidFill>
                  <a:schemeClr val="tx1"/>
                </a:solidFill>
                <a:latin typeface="Arial Narrow" panose="020B0606020202030204" pitchFamily="2" charset="0"/>
                <a:ea typeface="仿宋" panose="02010609060101010101" pitchFamily="3" charset="-122"/>
                <a:cs typeface="+mn-cs"/>
              </a:defRPr>
            </a:pPr>
            <a:endParaRPr lang="zh-CN"/>
          </a:p>
        </c:txPr>
        <c:crossAx val="1242003584"/>
        <c:crosses val="autoZero"/>
        <c:crossBetween val="between"/>
      </c:valAx>
      <c:catAx>
        <c:axId val="1242007936"/>
        <c:scaling>
          <c:orientation val="minMax"/>
        </c:scaling>
        <c:delete val="1"/>
        <c:axPos val="t"/>
        <c:numFmt formatCode="General" sourceLinked="1"/>
        <c:majorTickMark val="out"/>
        <c:minorTickMark val="none"/>
        <c:tickLblPos val="nextTo"/>
        <c:crossAx val="1242006848"/>
        <c:crosses val="max"/>
        <c:auto val="1"/>
        <c:lblAlgn val="ctr"/>
        <c:lblOffset val="100"/>
        <c:noMultiLvlLbl val="0"/>
      </c:catAx>
      <c:valAx>
        <c:axId val="1242006848"/>
        <c:scaling>
          <c:orientation val="minMax"/>
        </c:scaling>
        <c:delete val="0"/>
        <c:axPos val="r"/>
        <c:numFmt formatCode="0.00%" sourceLinked="1"/>
        <c:majorTickMark val="none"/>
        <c:minorTickMark val="none"/>
        <c:tickLblPos val="nextTo"/>
        <c:spPr>
          <a:noFill/>
          <a:ln w="9525" cap="flat" cmpd="sng" algn="ctr">
            <a:noFill/>
            <a:prstDash val="solid"/>
            <a:round/>
          </a:ln>
          <a:effectLst/>
        </c:spPr>
        <c:txPr>
          <a:bodyPr rot="-60000000" spcFirstLastPara="0" vertOverflow="ellipsis" vert="horz" wrap="square" anchor="ctr" anchorCtr="1"/>
          <a:lstStyle/>
          <a:p>
            <a:pPr>
              <a:defRPr lang="zh-CN" sz="1000" b="0" i="0" u="none" strike="noStrike" kern="1200" baseline="0">
                <a:solidFill>
                  <a:schemeClr val="tx1"/>
                </a:solidFill>
                <a:latin typeface="Arial Narrow" panose="020B0606020202030204" pitchFamily="2" charset="0"/>
                <a:ea typeface="仿宋" panose="02010609060101010101" pitchFamily="3" charset="-122"/>
                <a:cs typeface="+mn-cs"/>
              </a:defRPr>
            </a:pPr>
            <a:endParaRPr lang="zh-CN"/>
          </a:p>
        </c:txPr>
        <c:crossAx val="1242007936"/>
        <c:crosses val="max"/>
        <c:crossBetween val="between"/>
      </c:valAx>
      <c:spPr>
        <a:noFill/>
        <a:ln>
          <a:noFill/>
        </a:ln>
        <a:effectLst/>
      </c:spPr>
    </c:plotArea>
    <c:legend>
      <c:legendPos val="t"/>
      <c:layout>
        <c:manualLayout>
          <c:xMode val="edge"/>
          <c:yMode val="edge"/>
          <c:x val="8.5345997286295799E-2"/>
          <c:y val="1.4992503748125901E-2"/>
          <c:w val="0.54708276797829003"/>
          <c:h val="8.6015653590527597E-2"/>
        </c:manualLayout>
      </c:layout>
      <c:overlay val="0"/>
      <c:spPr>
        <a:noFill/>
        <a:ln>
          <a:noFill/>
        </a:ln>
        <a:effectLst/>
      </c:spPr>
      <c:txPr>
        <a:bodyPr rot="0" spcFirstLastPara="0" vertOverflow="ellipsis" vert="horz" wrap="square" anchor="ctr" anchorCtr="1"/>
        <a:lstStyle/>
        <a:p>
          <a:pPr>
            <a:defRPr lang="zh-CN" sz="1000" b="0" i="0" u="none" strike="noStrike" kern="1200" baseline="0">
              <a:solidFill>
                <a:schemeClr val="tx1"/>
              </a:solidFill>
              <a:latin typeface="Arial Narrow" panose="020B0606020202030204" pitchFamily="2" charset="0"/>
              <a:ea typeface="仿宋" panose="02010609060101010101" pitchFamily="3" charset="-122"/>
              <a:cs typeface="+mn-cs"/>
            </a:defRPr>
          </a:pPr>
          <a:endParaRPr lang="zh-CN"/>
        </a:p>
      </c:txPr>
    </c:legend>
    <c:plotVisOnly val="1"/>
    <c:dispBlanksAs val="gap"/>
    <c:showDLblsOverMax val="0"/>
  </c:chart>
  <c:spPr>
    <a:solidFill>
      <a:schemeClr val="bg1"/>
    </a:solidFill>
    <a:ln w="9525" cap="flat" cmpd="sng" algn="ctr">
      <a:solidFill>
        <a:schemeClr val="tx1">
          <a:lumMod val="15000"/>
          <a:lumOff val="85000"/>
        </a:schemeClr>
      </a:solidFill>
      <a:prstDash val="solid"/>
      <a:round/>
    </a:ln>
    <a:effectLst/>
  </c:spPr>
  <c:txPr>
    <a:bodyPr/>
    <a:lstStyle/>
    <a:p>
      <a:pPr>
        <a:defRPr lang="zh-CN">
          <a:latin typeface="Arial Narrow" panose="020B0606020202030204" pitchFamily="2" charset="0"/>
          <a:ea typeface="仿宋" panose="02010609060101010101" pitchFamily="3" charset="-122"/>
        </a:defRPr>
      </a:pPr>
      <a:endParaRPr lang="zh-CN"/>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31396706657504"/>
          <c:y val="5.6323604710701497E-2"/>
          <c:w val="0.72249618364659796"/>
          <c:h val="0.66054565759925199"/>
        </c:manualLayout>
      </c:layout>
      <c:barChart>
        <c:barDir val="col"/>
        <c:grouping val="clustered"/>
        <c:varyColors val="0"/>
        <c:ser>
          <c:idx val="0"/>
          <c:order val="0"/>
          <c:tx>
            <c:strRef>
              <c:f>Sheet1!$B$1</c:f>
              <c:strCache>
                <c:ptCount val="1"/>
                <c:pt idx="0">
                  <c:v>城镇私营单位就业人员年平均工资</c:v>
                </c:pt>
              </c:strCache>
            </c:strRef>
          </c:tx>
          <c:spPr>
            <a:solidFill>
              <a:schemeClr val="accent1"/>
            </a:solidFill>
            <a:ln>
              <a:noFill/>
            </a:ln>
            <a:effectLst/>
          </c:spPr>
          <c:invertIfNegative val="0"/>
          <c:cat>
            <c:strRef>
              <c:f>Sheet1!$A$3:$A$9</c:f>
              <c:strCache>
                <c:ptCount val="7"/>
                <c:pt idx="0">
                  <c:v>FY2017</c:v>
                </c:pt>
                <c:pt idx="1">
                  <c:v>FY2018</c:v>
                </c:pt>
                <c:pt idx="2">
                  <c:v>FY2019</c:v>
                </c:pt>
                <c:pt idx="3">
                  <c:v>FY2020</c:v>
                </c:pt>
                <c:pt idx="4">
                  <c:v>FY2021</c:v>
                </c:pt>
                <c:pt idx="5">
                  <c:v>FY2022</c:v>
                </c:pt>
                <c:pt idx="6">
                  <c:v>FY2023</c:v>
                </c:pt>
              </c:strCache>
            </c:strRef>
          </c:cat>
          <c:val>
            <c:numRef>
              <c:f>Sheet1!$B$3:$B$9</c:f>
              <c:numCache>
                <c:formatCode>General</c:formatCode>
                <c:ptCount val="7"/>
                <c:pt idx="0">
                  <c:v>45761</c:v>
                </c:pt>
                <c:pt idx="1">
                  <c:v>49575</c:v>
                </c:pt>
                <c:pt idx="2">
                  <c:v>53604</c:v>
                </c:pt>
                <c:pt idx="3">
                  <c:v>57727</c:v>
                </c:pt>
                <c:pt idx="4">
                  <c:v>62884</c:v>
                </c:pt>
                <c:pt idx="5">
                  <c:v>65237</c:v>
                </c:pt>
                <c:pt idx="6">
                  <c:v>68340</c:v>
                </c:pt>
              </c:numCache>
            </c:numRef>
          </c:val>
          <c:extLst>
            <c:ext xmlns:c16="http://schemas.microsoft.com/office/drawing/2014/chart" uri="{C3380CC4-5D6E-409C-BE32-E72D297353CC}">
              <c16:uniqueId val="{00000000-1CA1-483F-B7F3-27D6005B8C16}"/>
            </c:ext>
          </c:extLst>
        </c:ser>
        <c:ser>
          <c:idx val="1"/>
          <c:order val="1"/>
          <c:tx>
            <c:strRef>
              <c:f>Sheet1!$C$1</c:f>
              <c:strCache>
                <c:ptCount val="1"/>
                <c:pt idx="0">
                  <c:v>城镇非私营单位就业人员年平均工资</c:v>
                </c:pt>
              </c:strCache>
            </c:strRef>
          </c:tx>
          <c:spPr>
            <a:solidFill>
              <a:schemeClr val="accent3"/>
            </a:solidFill>
            <a:ln>
              <a:noFill/>
            </a:ln>
            <a:effectLst/>
          </c:spPr>
          <c:invertIfNegative val="0"/>
          <c:cat>
            <c:strRef>
              <c:f>Sheet1!$A$3:$A$9</c:f>
              <c:strCache>
                <c:ptCount val="7"/>
                <c:pt idx="0">
                  <c:v>FY2017</c:v>
                </c:pt>
                <c:pt idx="1">
                  <c:v>FY2018</c:v>
                </c:pt>
                <c:pt idx="2">
                  <c:v>FY2019</c:v>
                </c:pt>
                <c:pt idx="3">
                  <c:v>FY2020</c:v>
                </c:pt>
                <c:pt idx="4">
                  <c:v>FY2021</c:v>
                </c:pt>
                <c:pt idx="5">
                  <c:v>FY2022</c:v>
                </c:pt>
                <c:pt idx="6">
                  <c:v>FY2023</c:v>
                </c:pt>
              </c:strCache>
            </c:strRef>
          </c:cat>
          <c:val>
            <c:numRef>
              <c:f>Sheet1!$C$3:$C$9</c:f>
              <c:numCache>
                <c:formatCode>General</c:formatCode>
                <c:ptCount val="7"/>
                <c:pt idx="0">
                  <c:v>74318</c:v>
                </c:pt>
                <c:pt idx="1">
                  <c:v>82461</c:v>
                </c:pt>
                <c:pt idx="2">
                  <c:v>90501</c:v>
                </c:pt>
                <c:pt idx="3">
                  <c:v>97379</c:v>
                </c:pt>
                <c:pt idx="4">
                  <c:v>106837</c:v>
                </c:pt>
                <c:pt idx="5">
                  <c:v>114029</c:v>
                </c:pt>
                <c:pt idx="6">
                  <c:v>120698</c:v>
                </c:pt>
              </c:numCache>
            </c:numRef>
          </c:val>
          <c:extLst>
            <c:ext xmlns:c16="http://schemas.microsoft.com/office/drawing/2014/chart" uri="{C3380CC4-5D6E-409C-BE32-E72D297353CC}">
              <c16:uniqueId val="{00000001-1CA1-483F-B7F3-27D6005B8C16}"/>
            </c:ext>
          </c:extLst>
        </c:ser>
        <c:dLbls>
          <c:showLegendKey val="0"/>
          <c:showVal val="0"/>
          <c:showCatName val="0"/>
          <c:showSerName val="0"/>
          <c:showPercent val="0"/>
          <c:showBubbleSize val="0"/>
        </c:dLbls>
        <c:gapWidth val="219"/>
        <c:axId val="638352800"/>
        <c:axId val="638351168"/>
      </c:barChart>
      <c:lineChart>
        <c:grouping val="standard"/>
        <c:varyColors val="0"/>
        <c:ser>
          <c:idx val="2"/>
          <c:order val="2"/>
          <c:tx>
            <c:strRef>
              <c:f>Sheet1!$D$1</c:f>
              <c:strCache>
                <c:ptCount val="1"/>
                <c:pt idx="0">
                  <c:v>私营单位实际增长率</c:v>
                </c:pt>
              </c:strCache>
            </c:strRef>
          </c:tx>
          <c:spPr>
            <a:ln w="28575" cap="rnd">
              <a:solidFill>
                <a:schemeClr val="accent5"/>
              </a:solidFill>
              <a:round/>
            </a:ln>
            <a:effectLst/>
          </c:spPr>
          <c:marker>
            <c:symbol val="none"/>
          </c:marker>
          <c:cat>
            <c:strRef>
              <c:f>Sheet1!$A$3:$A$9</c:f>
              <c:strCache>
                <c:ptCount val="7"/>
                <c:pt idx="0">
                  <c:v>FY2017</c:v>
                </c:pt>
                <c:pt idx="1">
                  <c:v>FY2018</c:v>
                </c:pt>
                <c:pt idx="2">
                  <c:v>FY2019</c:v>
                </c:pt>
                <c:pt idx="3">
                  <c:v>FY2020</c:v>
                </c:pt>
                <c:pt idx="4">
                  <c:v>FY2021</c:v>
                </c:pt>
                <c:pt idx="5">
                  <c:v>FY2022</c:v>
                </c:pt>
                <c:pt idx="6">
                  <c:v>FY2023</c:v>
                </c:pt>
              </c:strCache>
            </c:strRef>
          </c:cat>
          <c:val>
            <c:numRef>
              <c:f>Sheet1!$D$3:$D$9</c:f>
              <c:numCache>
                <c:formatCode>0.00%</c:formatCode>
                <c:ptCount val="7"/>
                <c:pt idx="0" formatCode="0%">
                  <c:v>0.05</c:v>
                </c:pt>
                <c:pt idx="1">
                  <c:v>6.0999999999999999E-2</c:v>
                </c:pt>
                <c:pt idx="2">
                  <c:v>5.1999999999999998E-2</c:v>
                </c:pt>
                <c:pt idx="3">
                  <c:v>5.2999999999999999E-2</c:v>
                </c:pt>
                <c:pt idx="4">
                  <c:v>7.8E-2</c:v>
                </c:pt>
                <c:pt idx="5">
                  <c:v>1.7000000000000001E-2</c:v>
                </c:pt>
                <c:pt idx="6">
                  <c:v>4.4999999999999998E-2</c:v>
                </c:pt>
              </c:numCache>
            </c:numRef>
          </c:val>
          <c:smooth val="0"/>
          <c:extLst>
            <c:ext xmlns:c16="http://schemas.microsoft.com/office/drawing/2014/chart" uri="{C3380CC4-5D6E-409C-BE32-E72D297353CC}">
              <c16:uniqueId val="{00000002-1CA1-483F-B7F3-27D6005B8C16}"/>
            </c:ext>
          </c:extLst>
        </c:ser>
        <c:ser>
          <c:idx val="3"/>
          <c:order val="3"/>
          <c:tx>
            <c:strRef>
              <c:f>Sheet1!$E$1</c:f>
              <c:strCache>
                <c:ptCount val="1"/>
                <c:pt idx="0">
                  <c:v>非私营单位实际增长率</c:v>
                </c:pt>
              </c:strCache>
            </c:strRef>
          </c:tx>
          <c:spPr>
            <a:ln w="28575" cap="rnd">
              <a:solidFill>
                <a:schemeClr val="accent1">
                  <a:lumMod val="60000"/>
                </a:schemeClr>
              </a:solidFill>
              <a:round/>
            </a:ln>
            <a:effectLst/>
          </c:spPr>
          <c:marker>
            <c:symbol val="none"/>
          </c:marker>
          <c:cat>
            <c:strRef>
              <c:f>Sheet1!$A$3:$A$9</c:f>
              <c:strCache>
                <c:ptCount val="7"/>
                <c:pt idx="0">
                  <c:v>FY2017</c:v>
                </c:pt>
                <c:pt idx="1">
                  <c:v>FY2018</c:v>
                </c:pt>
                <c:pt idx="2">
                  <c:v>FY2019</c:v>
                </c:pt>
                <c:pt idx="3">
                  <c:v>FY2020</c:v>
                </c:pt>
                <c:pt idx="4">
                  <c:v>FY2021</c:v>
                </c:pt>
                <c:pt idx="5">
                  <c:v>FY2022</c:v>
                </c:pt>
                <c:pt idx="6">
                  <c:v>FY2023</c:v>
                </c:pt>
              </c:strCache>
            </c:strRef>
          </c:cat>
          <c:val>
            <c:numRef>
              <c:f>Sheet1!$E$3:$E$9</c:f>
              <c:numCache>
                <c:formatCode>0.00%</c:formatCode>
                <c:ptCount val="7"/>
                <c:pt idx="0">
                  <c:v>8.2000000000000003E-2</c:v>
                </c:pt>
                <c:pt idx="1">
                  <c:v>8.3000000000000004E-2</c:v>
                </c:pt>
                <c:pt idx="2">
                  <c:v>6.8000000000000005E-2</c:v>
                </c:pt>
                <c:pt idx="3">
                  <c:v>5.1999999999999998E-2</c:v>
                </c:pt>
                <c:pt idx="4">
                  <c:v>8.5999999999999993E-2</c:v>
                </c:pt>
                <c:pt idx="5">
                  <c:v>4.5999999999999999E-2</c:v>
                </c:pt>
                <c:pt idx="6">
                  <c:v>5.5E-2</c:v>
                </c:pt>
              </c:numCache>
            </c:numRef>
          </c:val>
          <c:smooth val="0"/>
          <c:extLst>
            <c:ext xmlns:c16="http://schemas.microsoft.com/office/drawing/2014/chart" uri="{C3380CC4-5D6E-409C-BE32-E72D297353CC}">
              <c16:uniqueId val="{00000003-1CA1-483F-B7F3-27D6005B8C16}"/>
            </c:ext>
          </c:extLst>
        </c:ser>
        <c:dLbls>
          <c:showLegendKey val="0"/>
          <c:showVal val="0"/>
          <c:showCatName val="0"/>
          <c:showSerName val="0"/>
          <c:showPercent val="0"/>
          <c:showBubbleSize val="0"/>
        </c:dLbls>
        <c:marker val="1"/>
        <c:smooth val="0"/>
        <c:axId val="638349536"/>
        <c:axId val="638350080"/>
      </c:lineChart>
      <c:catAx>
        <c:axId val="63835280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Arial Narrow" panose="020B0606020202030204" pitchFamily="34" charset="0"/>
                <a:ea typeface="仿宋_GB2312" pitchFamily="3" charset="-122"/>
                <a:cs typeface="Verdana" panose="020B0604030504040204" pitchFamily="2" charset="0"/>
              </a:defRPr>
            </a:pPr>
            <a:endParaRPr lang="zh-CN"/>
          </a:p>
        </c:txPr>
        <c:crossAx val="638351168"/>
        <c:crosses val="autoZero"/>
        <c:auto val="1"/>
        <c:lblAlgn val="ctr"/>
        <c:lblOffset val="100"/>
        <c:noMultiLvlLbl val="0"/>
      </c:catAx>
      <c:valAx>
        <c:axId val="63835116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Arial Narrow" panose="020B0606020202030204" pitchFamily="34" charset="0"/>
                <a:ea typeface="仿宋_GB2312" pitchFamily="3" charset="-122"/>
                <a:cs typeface="Verdana" panose="020B0604030504040204" pitchFamily="2" charset="0"/>
              </a:defRPr>
            </a:pPr>
            <a:endParaRPr lang="zh-CN"/>
          </a:p>
        </c:txPr>
        <c:crossAx val="638352800"/>
        <c:crosses val="autoZero"/>
        <c:crossBetween val="between"/>
      </c:valAx>
      <c:catAx>
        <c:axId val="638349536"/>
        <c:scaling>
          <c:orientation val="minMax"/>
        </c:scaling>
        <c:delete val="1"/>
        <c:axPos val="b"/>
        <c:numFmt formatCode="General" sourceLinked="1"/>
        <c:majorTickMark val="out"/>
        <c:minorTickMark val="none"/>
        <c:tickLblPos val="nextTo"/>
        <c:crossAx val="638350080"/>
        <c:crosses val="autoZero"/>
        <c:auto val="1"/>
        <c:lblAlgn val="ctr"/>
        <c:lblOffset val="100"/>
        <c:noMultiLvlLbl val="0"/>
      </c:catAx>
      <c:valAx>
        <c:axId val="638350080"/>
        <c:scaling>
          <c:orientation val="minMax"/>
        </c:scaling>
        <c:delete val="0"/>
        <c:axPos val="r"/>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Arial Narrow" panose="020B0606020202030204" pitchFamily="34" charset="0"/>
                <a:ea typeface="仿宋_GB2312" pitchFamily="3" charset="-122"/>
                <a:cs typeface="Verdana" panose="020B0604030504040204" pitchFamily="2" charset="0"/>
              </a:defRPr>
            </a:pPr>
            <a:endParaRPr lang="zh-CN"/>
          </a:p>
        </c:txPr>
        <c:crossAx val="638349536"/>
        <c:crosses val="max"/>
        <c:crossBetween val="between"/>
      </c:valAx>
      <c:spPr>
        <a:noFill/>
        <a:ln>
          <a:noFill/>
        </a:ln>
        <a:effectLst/>
      </c:spPr>
    </c:plotArea>
    <c:legend>
      <c:legendPos val="b"/>
      <c:layout>
        <c:manualLayout>
          <c:xMode val="edge"/>
          <c:yMode val="edge"/>
          <c:x val="1.5656124263614301E-2"/>
          <c:y val="0.81657857283968505"/>
          <c:w val="0.95802798134576905"/>
          <c:h val="0.15269946095447701"/>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仿宋_GB2312" pitchFamily="3" charset="-122"/>
              <a:ea typeface="仿宋_GB2312" pitchFamily="3" charset="-122"/>
              <a:cs typeface="Verdana" panose="020B0604030504040204" pitchFamily="2" charset="0"/>
            </a:defRPr>
          </a:pPr>
          <a:endParaRPr lang="zh-CN"/>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latin typeface="仿宋_GB2312" pitchFamily="3" charset="-122"/>
          <a:ea typeface="仿宋_GB2312" pitchFamily="3" charset="-122"/>
          <a:cs typeface="Verdana" panose="020B0604030504040204" pitchFamily="2" charset="0"/>
        </a:defRPr>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withinLinear" id="14">
  <a:schemeClr val="accent1"/>
</cs:colorStyle>
</file>

<file path=word/charts/colors4.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29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b:Source>
    <b:Tag>占位符1</b:Tag>
    <b:SourceType>Book</b:SourceType>
    <b:Guid>{50FC6EFE-CE56-4D9A-99F3-055CE0239C9F}</b:Guid>
    <b:RefOrder>1</b:RefOrder>
  </b:Source>
</b:Sourc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文档" ma:contentTypeID="0x010100E840E00689DBE64ABA4ECF7903E41C7D" ma:contentTypeVersion="0" ma:contentTypeDescription="新建文档。" ma:contentTypeScope="" ma:versionID="2d5d7e9a6eef7f39da8d68345109c2a0">
  <xsd:schema xmlns:xsd="http://www.w3.org/2001/XMLSchema" xmlns:xs="http://www.w3.org/2001/XMLSchema" xmlns:p="http://schemas.microsoft.com/office/2006/metadata/properties" targetNamespace="http://schemas.microsoft.com/office/2006/metadata/properties" ma:root="true" ma:fieldsID="19511ab58a048abb3793e03d046c8d01">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2051"/>
    <customShpInfo spid="_x0000_s2050"/>
    <customShpInfo spid="_x0000_s2049"/>
    <customShpInfo spid="_x0000_s2054"/>
    <customShpInfo spid="_x0000_s2053"/>
    <customShpInfo spid="_x0000_s2052"/>
    <customShpInfo spid="_x0000_s2057"/>
    <customShpInfo spid="_x0000_s2056"/>
    <customShpInfo spid="_x0000_s2055"/>
    <customShpInfo spid="_x0000_s2059"/>
    <customShpInfo spid="_x0000_s2058"/>
    <customShpInfo spid="_x0000_s2062"/>
    <customShpInfo spid="_x0000_s2061"/>
    <customShpInfo spid="_x0000_s2065"/>
    <customShpInfo spid="_x0000_s2064"/>
    <customShpInfo spid="_x0000_s1026"/>
  </customShpExts>
</s:customData>
</file>

<file path=customXml/itemProps1.xml><?xml version="1.0" encoding="utf-8"?>
<ds:datastoreItem xmlns:ds="http://schemas.openxmlformats.org/officeDocument/2006/customXml" ds:itemID="{B480AA54-76DC-46F4-ABB9-D9992EBB7E1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A59F523-4B49-4A3D-AE8D-64D4BA5E30B2}">
  <ds:schemaRefs>
    <ds:schemaRef ds:uri="http://schemas.openxmlformats.org/officeDocument/2006/bibliography"/>
  </ds:schemaRefs>
</ds:datastoreItem>
</file>

<file path=customXml/itemProps3.xml><?xml version="1.0" encoding="utf-8"?>
<ds:datastoreItem xmlns:ds="http://schemas.openxmlformats.org/officeDocument/2006/customXml" ds:itemID="{83D52DC1-7EF1-4749-B08B-295EFC6349E9}">
  <ds:schemaRefs>
    <ds:schemaRef ds:uri="http://schemas.microsoft.com/sharepoint/v3/contenttype/forms"/>
  </ds:schemaRefs>
</ds:datastoreItem>
</file>

<file path=customXml/itemProps4.xml><?xml version="1.0" encoding="utf-8"?>
<ds:datastoreItem xmlns:ds="http://schemas.openxmlformats.org/officeDocument/2006/customXml" ds:itemID="{76293787-CF29-4D89-98D4-18354938D1F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5.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65</Pages>
  <Words>7248</Words>
  <Characters>41317</Characters>
  <Application>Microsoft Office Word</Application>
  <DocSecurity>0</DocSecurity>
  <Lines>344</Lines>
  <Paragraphs>96</Paragraphs>
  <ScaleCrop>false</ScaleCrop>
  <Company>致同</Company>
  <LinksUpToDate>false</LinksUpToDate>
  <CharactersWithSpaces>48469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cp:lastModifiedBy>
  <cp:revision>6</cp:revision>
  <cp:lastPrinted>2024-07-01T03:23:00Z</cp:lastPrinted>
  <dcterms:created xsi:type="dcterms:W3CDTF">2024-07-16T03:02:00Z</dcterms:created>
  <dcterms:modified xsi:type="dcterms:W3CDTF">2024-07-16T06:15:00Z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KSOProductBuildVer">
    <vt:lpwstr>2052-12.1.0.16929</vt:lpwstr>
  </property>
  <property fmtid="{D5CDD505-2E9C-101B-9397-08002B2CF9AE}" pid="4" name="ContentTypeId">
    <vt:lpwstr>0x010100E840E00689DBE64ABA4ECF7903E41C7D</vt:lpwstr>
  </property>
  <property fmtid="{D5CDD505-2E9C-101B-9397-08002B2CF9AE}" pid="5" name="ICV">
    <vt:lpwstr>41B9F8FFE7F14EE8928E23568AC32218_13</vt:lpwstr>
  </property>
</Properties>
</file>