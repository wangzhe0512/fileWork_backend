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2C964" w14:textId="77777777" w:rsidR="00160A67" w:rsidRDefault="00160A67">
      <w:pPr>
        <w:spacing w:line="276" w:lineRule="auto"/>
        <w:rPr>
          <w:rFonts w:ascii="方正仿宋_GB2312" w:eastAsia="方正仿宋_GB2312" w:hAnsi="方正仿宋_GB2312" w:cs="方正仿宋_GB2312" w:hint="eastAsia"/>
        </w:rPr>
      </w:pPr>
      <w:bookmarkStart w:id="0" w:name="_Hlk139363521"/>
    </w:p>
    <w:p w14:paraId="2CD4CAFC" w14:textId="77777777" w:rsidR="00160A67" w:rsidRDefault="00160A67">
      <w:pPr>
        <w:spacing w:line="276" w:lineRule="auto"/>
        <w:rPr>
          <w:rFonts w:ascii="Arial" w:eastAsia="黑体" w:hAnsi="Arial" w:cs="Arial"/>
        </w:rPr>
      </w:pPr>
    </w:p>
    <w:p w14:paraId="7A7BEE39" w14:textId="77777777" w:rsidR="00160A67" w:rsidRDefault="00160A67">
      <w:pPr>
        <w:spacing w:line="276" w:lineRule="auto"/>
        <w:rPr>
          <w:rFonts w:ascii="Arial" w:eastAsia="黑体" w:hAnsi="Arial" w:cs="Arial"/>
        </w:rPr>
      </w:pPr>
    </w:p>
    <w:p w14:paraId="7F6F0840" w14:textId="77777777" w:rsidR="00160A67" w:rsidRDefault="00160A67">
      <w:pPr>
        <w:spacing w:line="276" w:lineRule="auto"/>
        <w:rPr>
          <w:rFonts w:ascii="Arial" w:eastAsia="黑体" w:hAnsi="Arial" w:cs="Arial"/>
        </w:rPr>
      </w:pPr>
    </w:p>
    <w:p w14:paraId="619C6FB7" w14:textId="77777777" w:rsidR="00160A67" w:rsidRDefault="00160A67">
      <w:pPr>
        <w:spacing w:line="276" w:lineRule="auto"/>
        <w:rPr>
          <w:rFonts w:ascii="Arial" w:eastAsia="黑体" w:hAnsi="Arial" w:cs="Arial"/>
        </w:rPr>
      </w:pPr>
    </w:p>
    <w:p w14:paraId="4976B20C" w14:textId="77777777" w:rsidR="00160A67" w:rsidRDefault="00160A67">
      <w:pPr>
        <w:spacing w:line="276" w:lineRule="auto"/>
        <w:rPr>
          <w:rFonts w:ascii="Arial" w:eastAsia="黑体" w:hAnsi="Arial" w:cs="Arial"/>
        </w:rPr>
      </w:pPr>
    </w:p>
    <w:p w14:paraId="699945C8" w14:textId="77777777" w:rsidR="00160A67" w:rsidRDefault="00160A67">
      <w:pPr>
        <w:spacing w:line="276" w:lineRule="auto"/>
        <w:rPr>
          <w:rFonts w:ascii="Arial" w:eastAsia="黑体" w:hAnsi="Arial" w:cs="Arial"/>
        </w:rPr>
      </w:pPr>
    </w:p>
    <w:p w14:paraId="3816F82D" w14:textId="77777777" w:rsidR="00160A67" w:rsidRDefault="00160A67">
      <w:pPr>
        <w:spacing w:line="276" w:lineRule="auto"/>
        <w:rPr>
          <w:rFonts w:ascii="Arial" w:eastAsia="黑体" w:hAnsi="Arial" w:cs="Arial"/>
        </w:rPr>
      </w:pPr>
    </w:p>
    <w:p w14:paraId="643BAD1D" w14:textId="77777777" w:rsidR="00160A67" w:rsidRDefault="00160A67">
      <w:pPr>
        <w:spacing w:line="276" w:lineRule="auto"/>
        <w:rPr>
          <w:rFonts w:ascii="Arial" w:eastAsia="黑体" w:hAnsi="Arial" w:cs="Arial"/>
        </w:rPr>
      </w:pPr>
    </w:p>
    <w:p w14:paraId="606D1869" w14:textId="77777777" w:rsidR="00160A67" w:rsidRDefault="00160A67">
      <w:pPr>
        <w:spacing w:line="276" w:lineRule="auto"/>
        <w:rPr>
          <w:rFonts w:ascii="Arial" w:eastAsia="黑体" w:hAnsi="Arial" w:cs="Arial"/>
        </w:rPr>
      </w:pPr>
    </w:p>
    <w:p w14:paraId="544E5D0B" w14:textId="1018A56F" w:rsidR="00160A67" w:rsidRDefault="00000000">
      <w:pPr>
        <w:spacing w:line="276" w:lineRule="auto"/>
        <w:ind w:firstLine="400"/>
        <w:rPr>
          <w:rFonts w:ascii="Arial" w:eastAsia="黑体" w:hAnsi="Arial" w:cs="Arial"/>
          <w:b/>
          <w:bCs/>
          <w:color w:val="FF0000"/>
          <w:sz w:val="44"/>
          <w:szCs w:val="44"/>
        </w:rPr>
      </w:pPr>
      <w:bookmarkStart w:id="1" w:name="公司全名"/>
      <w:r>
        <w:rPr>
          <w:rFonts w:ascii="Arial" w:eastAsia="黑体" w:hAnsi="Arial" w:cs="Arial"/>
          <w:noProof/>
          <w:color w:val="FF0000"/>
          <w:sz w:val="20"/>
          <w:szCs w:val="20"/>
        </w:rPr>
        <w:drawing>
          <wp:anchor distT="0" distB="0" distL="114300" distR="114300" simplePos="0" relativeHeight="251655168" behindDoc="0" locked="0" layoutInCell="1" allowOverlap="1" wp14:anchorId="664DC4AF" wp14:editId="507F5E7E">
            <wp:simplePos x="0" y="0"/>
            <wp:positionH relativeFrom="column">
              <wp:posOffset>0</wp:posOffset>
            </wp:positionH>
            <wp:positionV relativeFrom="paragraph">
              <wp:posOffset>470535</wp:posOffset>
            </wp:positionV>
            <wp:extent cx="5087620" cy="1398905"/>
            <wp:effectExtent l="0" t="0" r="0" b="0"/>
            <wp:wrapTopAndBottom/>
            <wp:docPr id="17"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0"/>
                    <pic:cNvPicPr>
                      <a:picLocks noChangeAspect="1" noChangeArrowheads="1"/>
                    </pic:cNvPicPr>
                  </pic:nvPicPr>
                  <pic:blipFill>
                    <a:blip r:embed="rId9">
                      <a:extLst>
                        <a:ext uri="{28A0092B-C50C-407E-A947-70E740481C1C}">
                          <a14:useLocalDpi xmlns:a14="http://schemas.microsoft.com/office/drawing/2010/main" val="0"/>
                        </a:ext>
                      </a:extLst>
                    </a:blip>
                    <a:srcRect r="1043"/>
                    <a:stretch>
                      <a:fillRect/>
                    </a:stretch>
                  </pic:blipFill>
                  <pic:spPr>
                    <a:xfrm>
                      <a:off x="0" y="0"/>
                      <a:ext cx="5087816" cy="1398817"/>
                    </a:xfrm>
                    <a:prstGeom prst="rect">
                      <a:avLst/>
                    </a:prstGeom>
                    <a:noFill/>
                    <a:ln>
                      <a:noFill/>
                    </a:ln>
                  </pic:spPr>
                </pic:pic>
              </a:graphicData>
            </a:graphic>
          </wp:anchor>
        </w:drawing>
      </w:r>
      <w:del w:id="2" w:author="Tian Su" w:date="2024-12-28T23:54:00Z" w16du:dateUtc="2024-12-28T15:54:00Z">
        <w:r w:rsidDel="00983E16">
          <w:rPr>
            <w:rFonts w:ascii="Arial" w:eastAsia="黑体" w:hAnsi="Arial" w:cs="Arial" w:hint="eastAsia"/>
            <w:b/>
            <w:color w:val="FF0000"/>
            <w:kern w:val="2"/>
            <w:sz w:val="44"/>
            <w:szCs w:val="44"/>
          </w:rPr>
          <w:delText>ABC</w:delText>
        </w:r>
        <w:r w:rsidDel="00983E16">
          <w:rPr>
            <w:rFonts w:ascii="Arial" w:eastAsia="黑体" w:hAnsi="Arial" w:cs="Arial" w:hint="eastAsia"/>
            <w:b/>
            <w:color w:val="FF0000"/>
            <w:kern w:val="2"/>
            <w:sz w:val="44"/>
            <w:szCs w:val="44"/>
          </w:rPr>
          <w:delText>公司全称</w:delText>
        </w:r>
      </w:del>
      <w:bookmarkEnd w:id="1"/>
      <w:ins w:id="3" w:author="Tian Su" w:date="2024-12-28T23:54:00Z" w16du:dateUtc="2024-12-28T15:54:00Z">
        <w:r w:rsidR="00983E16">
          <w:rPr>
            <w:rFonts w:ascii="Arial" w:eastAsia="黑体" w:hAnsi="Arial" w:cs="Arial" w:hint="eastAsia"/>
            <w:b/>
            <w:color w:val="FF0000"/>
            <w:kern w:val="2"/>
            <w:sz w:val="44"/>
            <w:szCs w:val="44"/>
          </w:rPr>
          <w:t>【清单模板</w:t>
        </w:r>
        <w:r w:rsidR="00983E16">
          <w:rPr>
            <w:rFonts w:ascii="Arial" w:eastAsia="黑体" w:hAnsi="Arial" w:cs="Arial" w:hint="eastAsia"/>
            <w:b/>
            <w:color w:val="FF0000"/>
            <w:kern w:val="2"/>
            <w:sz w:val="44"/>
            <w:szCs w:val="44"/>
          </w:rPr>
          <w:t>-</w:t>
        </w:r>
        <w:r w:rsidR="00983E16">
          <w:rPr>
            <w:rFonts w:ascii="Arial" w:eastAsia="黑体" w:hAnsi="Arial" w:cs="Arial" w:hint="eastAsia"/>
            <w:b/>
            <w:color w:val="FF0000"/>
            <w:kern w:val="2"/>
            <w:sz w:val="44"/>
            <w:szCs w:val="44"/>
          </w:rPr>
          <w:t>数据表</w:t>
        </w:r>
        <w:r w:rsidR="00983E16">
          <w:rPr>
            <w:rFonts w:ascii="Arial" w:eastAsia="黑体" w:hAnsi="Arial" w:cs="Arial" w:hint="eastAsia"/>
            <w:b/>
            <w:color w:val="FF0000"/>
            <w:kern w:val="2"/>
            <w:sz w:val="44"/>
            <w:szCs w:val="44"/>
          </w:rPr>
          <w:t>B1</w:t>
        </w:r>
        <w:r w:rsidR="00983E16">
          <w:rPr>
            <w:rFonts w:ascii="Arial" w:eastAsia="黑体" w:hAnsi="Arial" w:cs="Arial" w:hint="eastAsia"/>
            <w:b/>
            <w:color w:val="FF0000"/>
            <w:kern w:val="2"/>
            <w:sz w:val="44"/>
            <w:szCs w:val="44"/>
          </w:rPr>
          <w:t>】</w:t>
        </w:r>
      </w:ins>
    </w:p>
    <w:p w14:paraId="5D545439" w14:textId="77777777" w:rsidR="00160A67" w:rsidRDefault="00160A67">
      <w:pPr>
        <w:spacing w:line="276" w:lineRule="auto"/>
        <w:rPr>
          <w:rFonts w:ascii="Arial" w:eastAsia="黑体" w:hAnsi="Arial" w:cs="Arial"/>
        </w:rPr>
      </w:pPr>
    </w:p>
    <w:p w14:paraId="072FF7C3" w14:textId="598B3A3E" w:rsidR="00160A67" w:rsidRDefault="00000000">
      <w:pPr>
        <w:spacing w:line="276" w:lineRule="auto"/>
        <w:ind w:firstLine="883"/>
        <w:rPr>
          <w:rFonts w:ascii="黑体" w:eastAsia="黑体" w:hAnsi="黑体" w:cs="黑体" w:hint="eastAsia"/>
          <w:b/>
          <w:bCs/>
          <w:sz w:val="44"/>
          <w:szCs w:val="44"/>
        </w:rPr>
      </w:pPr>
      <w:del w:id="4" w:author="Tian Su" w:date="2024-12-28T23:57:00Z" w16du:dateUtc="2024-12-28T15:57:00Z">
        <w:r w:rsidDel="00983E16">
          <w:rPr>
            <w:rFonts w:ascii="黑体" w:eastAsia="黑体" w:hAnsi="黑体" w:cs="黑体" w:hint="eastAsia"/>
            <w:b/>
            <w:bCs/>
            <w:color w:val="FF0000"/>
            <w:sz w:val="44"/>
            <w:szCs w:val="44"/>
          </w:rPr>
          <w:delText>20XX</w:delText>
        </w:r>
      </w:del>
      <w:bookmarkStart w:id="5" w:name="_Hlk186450348"/>
      <w:ins w:id="6" w:author="Tian Su" w:date="2024-12-28T23:57:00Z" w16du:dateUtc="2024-12-28T15:57:00Z">
        <w:r w:rsidR="00983E16">
          <w:rPr>
            <w:rFonts w:ascii="黑体" w:eastAsia="黑体" w:hAnsi="黑体" w:cs="黑体" w:hint="eastAsia"/>
            <w:b/>
            <w:bCs/>
            <w:color w:val="FF0000"/>
            <w:sz w:val="44"/>
            <w:szCs w:val="44"/>
          </w:rPr>
          <w:t>【</w:t>
        </w:r>
      </w:ins>
      <w:ins w:id="7" w:author="Tian Su" w:date="2024-12-28T23:58:00Z" w16du:dateUtc="2024-12-28T15:58:00Z">
        <w:r w:rsidR="00983E16">
          <w:rPr>
            <w:rFonts w:ascii="Arial" w:eastAsia="黑体" w:hAnsi="Arial" w:cs="Arial" w:hint="eastAsia"/>
            <w:b/>
            <w:color w:val="FF0000"/>
            <w:kern w:val="2"/>
            <w:sz w:val="44"/>
            <w:szCs w:val="44"/>
          </w:rPr>
          <w:t>清单模板</w:t>
        </w:r>
        <w:r w:rsidR="00983E16">
          <w:rPr>
            <w:rFonts w:ascii="Arial" w:eastAsia="黑体" w:hAnsi="Arial" w:cs="Arial" w:hint="eastAsia"/>
            <w:b/>
            <w:color w:val="FF0000"/>
            <w:kern w:val="2"/>
            <w:sz w:val="44"/>
            <w:szCs w:val="44"/>
          </w:rPr>
          <w:t>-</w:t>
        </w:r>
        <w:r w:rsidR="00983E16">
          <w:rPr>
            <w:rFonts w:ascii="Arial" w:eastAsia="黑体" w:hAnsi="Arial" w:cs="Arial" w:hint="eastAsia"/>
            <w:b/>
            <w:color w:val="FF0000"/>
            <w:kern w:val="2"/>
            <w:sz w:val="44"/>
            <w:szCs w:val="44"/>
          </w:rPr>
          <w:t>数据表</w:t>
        </w:r>
        <w:r w:rsidR="00983E16">
          <w:rPr>
            <w:rFonts w:ascii="Arial" w:eastAsia="黑体" w:hAnsi="Arial" w:cs="Arial" w:hint="eastAsia"/>
            <w:b/>
            <w:color w:val="FF0000"/>
            <w:kern w:val="2"/>
            <w:sz w:val="44"/>
            <w:szCs w:val="44"/>
          </w:rPr>
          <w:t>B2</w:t>
        </w:r>
        <w:r w:rsidR="00983E16">
          <w:rPr>
            <w:rFonts w:ascii="Arial" w:eastAsia="黑体" w:hAnsi="Arial" w:cs="Arial" w:hint="eastAsia"/>
            <w:b/>
            <w:color w:val="FF0000"/>
            <w:kern w:val="2"/>
            <w:sz w:val="44"/>
            <w:szCs w:val="44"/>
          </w:rPr>
          <w:t>】</w:t>
        </w:r>
      </w:ins>
      <w:bookmarkEnd w:id="5"/>
      <w:r>
        <w:rPr>
          <w:rFonts w:ascii="黑体" w:eastAsia="黑体" w:hAnsi="黑体" w:cs="黑体" w:hint="eastAsia"/>
          <w:b/>
          <w:bCs/>
          <w:sz w:val="44"/>
          <w:szCs w:val="44"/>
        </w:rPr>
        <w:t>年度</w:t>
      </w:r>
    </w:p>
    <w:p w14:paraId="56409A47" w14:textId="77777777" w:rsidR="00160A67" w:rsidRDefault="00000000">
      <w:pPr>
        <w:spacing w:line="276" w:lineRule="auto"/>
        <w:ind w:firstLine="883"/>
        <w:rPr>
          <w:rFonts w:ascii="黑体" w:eastAsia="黑体" w:hAnsi="黑体" w:cs="黑体" w:hint="eastAsia"/>
          <w:b/>
          <w:bCs/>
          <w:sz w:val="44"/>
          <w:szCs w:val="44"/>
        </w:rPr>
      </w:pPr>
      <w:r>
        <w:rPr>
          <w:rFonts w:ascii="黑体" w:eastAsia="黑体" w:hAnsi="黑体" w:cs="黑体" w:hint="eastAsia"/>
          <w:b/>
          <w:bCs/>
          <w:sz w:val="44"/>
          <w:szCs w:val="44"/>
        </w:rPr>
        <w:t>关联交易同期</w:t>
      </w:r>
      <w:proofErr w:type="gramStart"/>
      <w:r>
        <w:rPr>
          <w:rFonts w:ascii="黑体" w:eastAsia="黑体" w:hAnsi="黑体" w:cs="黑体" w:hint="eastAsia"/>
          <w:b/>
          <w:bCs/>
          <w:sz w:val="44"/>
          <w:szCs w:val="44"/>
        </w:rPr>
        <w:t>资料本地</w:t>
      </w:r>
      <w:proofErr w:type="gramEnd"/>
      <w:r>
        <w:rPr>
          <w:rFonts w:ascii="黑体" w:eastAsia="黑体" w:hAnsi="黑体" w:cs="黑体" w:hint="eastAsia"/>
          <w:b/>
          <w:bCs/>
          <w:sz w:val="44"/>
          <w:szCs w:val="44"/>
        </w:rPr>
        <w:t>文档</w:t>
      </w:r>
    </w:p>
    <w:bookmarkEnd w:id="0"/>
    <w:p w14:paraId="076B769B" w14:textId="77777777" w:rsidR="00160A67" w:rsidRDefault="00160A67">
      <w:pPr>
        <w:spacing w:line="276" w:lineRule="auto"/>
        <w:rPr>
          <w:rFonts w:ascii="Arial" w:eastAsia="黑体" w:hAnsi="Arial" w:cs="Arial"/>
        </w:rPr>
      </w:pPr>
    </w:p>
    <w:p w14:paraId="40B1BF7F" w14:textId="77777777" w:rsidR="00160A67" w:rsidRDefault="00160A67">
      <w:pPr>
        <w:spacing w:line="276" w:lineRule="auto"/>
        <w:rPr>
          <w:rFonts w:ascii="Arial" w:eastAsia="黑体" w:hAnsi="Arial" w:cs="Arial"/>
        </w:rPr>
      </w:pPr>
    </w:p>
    <w:p w14:paraId="7E0C44E6" w14:textId="77777777" w:rsidR="00160A67" w:rsidRDefault="00160A67">
      <w:pPr>
        <w:spacing w:line="276" w:lineRule="auto"/>
        <w:rPr>
          <w:rFonts w:ascii="Arial" w:eastAsia="黑体" w:hAnsi="Arial" w:cs="Arial"/>
        </w:rPr>
      </w:pPr>
    </w:p>
    <w:p w14:paraId="37BC1C9F" w14:textId="77777777" w:rsidR="00160A67" w:rsidRDefault="00160A67">
      <w:pPr>
        <w:spacing w:line="276" w:lineRule="auto"/>
        <w:rPr>
          <w:rFonts w:ascii="Arial" w:eastAsia="黑体" w:hAnsi="Arial" w:cs="Arial"/>
        </w:rPr>
      </w:pPr>
    </w:p>
    <w:p w14:paraId="46A2DD59" w14:textId="77777777" w:rsidR="00160A67" w:rsidRDefault="00160A67">
      <w:pPr>
        <w:spacing w:line="276" w:lineRule="auto"/>
        <w:rPr>
          <w:rFonts w:ascii="Arial" w:eastAsia="黑体" w:hAnsi="Arial" w:cs="Arial"/>
        </w:rPr>
      </w:pPr>
    </w:p>
    <w:p w14:paraId="71127426" w14:textId="77777777" w:rsidR="00160A67" w:rsidRDefault="00160A67">
      <w:pPr>
        <w:spacing w:line="360" w:lineRule="auto"/>
        <w:ind w:firstLine="803"/>
        <w:rPr>
          <w:rFonts w:ascii="Arial" w:eastAsia="黑体" w:hAnsi="Arial" w:cs="Arial"/>
          <w:b/>
          <w:bCs/>
          <w:color w:val="8D8D8D" w:themeColor="accent3"/>
          <w:sz w:val="40"/>
        </w:rPr>
        <w:sectPr w:rsidR="00160A67">
          <w:headerReference w:type="even" r:id="rId10"/>
          <w:headerReference w:type="default" r:id="rId11"/>
          <w:footerReference w:type="even" r:id="rId12"/>
          <w:footerReference w:type="default" r:id="rId13"/>
          <w:headerReference w:type="first" r:id="rId14"/>
          <w:footerReference w:type="first" r:id="rId15"/>
          <w:pgSz w:w="11907" w:h="16839"/>
          <w:pgMar w:top="1440" w:right="1440" w:bottom="1440" w:left="1440" w:header="576" w:footer="576" w:gutter="0"/>
          <w:cols w:space="708"/>
          <w:docGrid w:linePitch="360"/>
        </w:sectPr>
      </w:pPr>
    </w:p>
    <w:p w14:paraId="6BFEC752" w14:textId="77777777" w:rsidR="00160A67" w:rsidRDefault="00160A67">
      <w:pPr>
        <w:keepNext/>
        <w:rPr>
          <w:rFonts w:ascii="Arial" w:eastAsia="黑体" w:hAnsi="Arial" w:cs="Arial"/>
        </w:rPr>
      </w:pPr>
    </w:p>
    <w:p w14:paraId="283175D3" w14:textId="77777777" w:rsidR="00160A67" w:rsidRDefault="00000000">
      <w:pPr>
        <w:pStyle w:val="aff6"/>
        <w:ind w:firstLine="723"/>
        <w:jc w:val="center"/>
        <w:rPr>
          <w:rFonts w:ascii="Arial" w:eastAsia="黑体" w:hAnsi="Arial" w:cs="Arial"/>
          <w:color w:val="06A2E0" w:themeColor="accent1"/>
        </w:rPr>
      </w:pPr>
      <w:bookmarkStart w:id="9" w:name="_Toc13402"/>
      <w:bookmarkStart w:id="10" w:name="_Toc1140"/>
      <w:bookmarkStart w:id="11" w:name="_Toc144227446"/>
      <w:bookmarkStart w:id="12" w:name="_Toc139363047"/>
      <w:bookmarkStart w:id="13" w:name="_Toc6117"/>
      <w:bookmarkStart w:id="14" w:name="_Toc139362972"/>
      <w:r>
        <w:rPr>
          <w:rFonts w:ascii="Arial" w:eastAsia="黑体" w:hAnsi="Arial" w:cs="Arial"/>
          <w:color w:val="06A2E0" w:themeColor="accent1"/>
        </w:rPr>
        <w:t>服务范围与责任声明</w:t>
      </w:r>
      <w:bookmarkEnd w:id="9"/>
      <w:bookmarkEnd w:id="10"/>
      <w:bookmarkEnd w:id="11"/>
      <w:bookmarkEnd w:id="12"/>
      <w:bookmarkEnd w:id="13"/>
      <w:bookmarkEnd w:id="14"/>
    </w:p>
    <w:p w14:paraId="0C81DBD3" w14:textId="77777777" w:rsidR="00160A67" w:rsidRDefault="00160A67">
      <w:pPr>
        <w:keepNext/>
        <w:rPr>
          <w:rFonts w:ascii="Arial" w:eastAsia="黑体" w:hAnsi="Arial" w:cs="Arial"/>
        </w:rPr>
      </w:pPr>
    </w:p>
    <w:p w14:paraId="6CDADBA8" w14:textId="587FF483"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本报告的法规依据是《国家税务总局关于完善关联申报和同期资料管理有关事项的公告》（国家税务总局公告</w:t>
      </w:r>
      <w:r>
        <w:rPr>
          <w:rFonts w:ascii="Times New Roman" w:eastAsia="宋体" w:hAnsi="Times New Roman" w:cs="Times New Roman"/>
        </w:rPr>
        <w:t>2016</w:t>
      </w:r>
      <w:r>
        <w:rPr>
          <w:rFonts w:ascii="Times New Roman" w:eastAsia="宋体" w:hAnsi="Times New Roman" w:cs="Times New Roman"/>
        </w:rPr>
        <w:t>年第</w:t>
      </w:r>
      <w:r>
        <w:rPr>
          <w:rFonts w:ascii="Times New Roman" w:eastAsia="宋体" w:hAnsi="Times New Roman" w:cs="Times New Roman"/>
        </w:rPr>
        <w:t>42</w:t>
      </w:r>
      <w:r>
        <w:rPr>
          <w:rFonts w:ascii="Times New Roman" w:eastAsia="宋体" w:hAnsi="Times New Roman" w:cs="Times New Roman"/>
        </w:rPr>
        <w:t>号），</w:t>
      </w:r>
      <w:bookmarkStart w:id="15" w:name="服务机构全称"/>
      <w:ins w:id="16" w:author="Tian Su" w:date="2024-12-30T11:25:00Z" w16du:dateUtc="2024-12-30T03:25:00Z">
        <w:r w:rsidR="00CD0FC0" w:rsidRPr="00CD0FC0">
          <w:rPr>
            <w:rFonts w:ascii="Times New Roman" w:eastAsia="宋体" w:hAnsi="Times New Roman" w:cs="Times New Roman" w:hint="eastAsia"/>
          </w:rPr>
          <w:t>【清单模板</w:t>
        </w:r>
        <w:r w:rsidR="00CD0FC0" w:rsidRPr="00CD0FC0">
          <w:rPr>
            <w:rFonts w:ascii="Times New Roman" w:eastAsia="宋体" w:hAnsi="Times New Roman" w:cs="Times New Roman"/>
          </w:rPr>
          <w:t>-</w:t>
        </w:r>
        <w:r w:rsidR="00CD0FC0" w:rsidRPr="00CD0FC0">
          <w:rPr>
            <w:rFonts w:ascii="Times New Roman" w:eastAsia="宋体" w:hAnsi="Times New Roman" w:cs="Times New Roman" w:hint="eastAsia"/>
          </w:rPr>
          <w:t>数据表</w:t>
        </w:r>
        <w:r w:rsidR="00CD0FC0" w:rsidRPr="00CD0FC0">
          <w:rPr>
            <w:rFonts w:ascii="Times New Roman" w:eastAsia="宋体" w:hAnsi="Times New Roman" w:cs="Times New Roman"/>
          </w:rPr>
          <w:t>B</w:t>
        </w:r>
        <w:r w:rsidR="00CD0FC0">
          <w:rPr>
            <w:rFonts w:ascii="Times New Roman" w:eastAsia="宋体" w:hAnsi="Times New Roman" w:cs="Times New Roman" w:hint="eastAsia"/>
          </w:rPr>
          <w:t>3</w:t>
        </w:r>
        <w:r w:rsidR="00CD0FC0" w:rsidRPr="00CD0FC0">
          <w:rPr>
            <w:rFonts w:ascii="Times New Roman" w:eastAsia="宋体" w:hAnsi="Times New Roman" w:cs="Times New Roman" w:hint="eastAsia"/>
          </w:rPr>
          <w:t>】</w:t>
        </w:r>
      </w:ins>
      <w:del w:id="17" w:author="Tian Su" w:date="2024-12-30T11:25:00Z" w16du:dateUtc="2024-12-30T03:25:00Z">
        <w:r w:rsidDel="00CD0FC0">
          <w:rPr>
            <w:rFonts w:ascii="Times New Roman" w:eastAsia="宋体" w:hAnsi="Times New Roman" w:cs="Times New Roman"/>
          </w:rPr>
          <w:delText>容诚税务师事务所</w:delText>
        </w:r>
        <w:r w:rsidDel="00CD0FC0">
          <w:rPr>
            <w:rFonts w:ascii="Times New Roman" w:eastAsia="宋体" w:hAnsi="Times New Roman" w:cs="Times New Roman"/>
            <w:color w:val="FF0000"/>
          </w:rPr>
          <w:delText>（安徽</w:delText>
        </w:r>
        <w:r w:rsidDel="00CD0FC0">
          <w:rPr>
            <w:rFonts w:ascii="Times New Roman" w:eastAsia="宋体" w:hAnsi="Times New Roman" w:cs="Times New Roman"/>
            <w:color w:val="FF0000"/>
          </w:rPr>
          <w:delText>/</w:delText>
        </w:r>
        <w:r w:rsidDel="00CD0FC0">
          <w:rPr>
            <w:rFonts w:ascii="Times New Roman" w:eastAsia="宋体" w:hAnsi="Times New Roman" w:cs="Times New Roman"/>
            <w:color w:val="FF0000"/>
          </w:rPr>
          <w:delText>深圳</w:delText>
        </w:r>
        <w:r w:rsidDel="00CD0FC0">
          <w:rPr>
            <w:rFonts w:ascii="Times New Roman" w:eastAsia="宋体" w:hAnsi="Times New Roman" w:cs="Times New Roman"/>
            <w:color w:val="FF0000"/>
          </w:rPr>
          <w:delText>/……</w:delText>
        </w:r>
        <w:r w:rsidDel="00CD0FC0">
          <w:rPr>
            <w:rFonts w:ascii="Times New Roman" w:eastAsia="宋体" w:hAnsi="Times New Roman" w:cs="Times New Roman"/>
            <w:color w:val="FF0000"/>
          </w:rPr>
          <w:delText>）</w:delText>
        </w:r>
        <w:r w:rsidDel="00CD0FC0">
          <w:rPr>
            <w:rFonts w:ascii="Times New Roman" w:eastAsia="宋体" w:hAnsi="Times New Roman" w:cs="Times New Roman"/>
          </w:rPr>
          <w:delText>有限公司</w:delText>
        </w:r>
      </w:del>
      <w:bookmarkEnd w:id="15"/>
      <w:r>
        <w:rPr>
          <w:rFonts w:ascii="Times New Roman" w:eastAsia="宋体" w:hAnsi="Times New Roman" w:cs="Times New Roman"/>
        </w:rPr>
        <w:t>（</w:t>
      </w:r>
      <w:r>
        <w:rPr>
          <w:rFonts w:ascii="Times New Roman" w:eastAsia="宋体" w:hAnsi="Times New Roman" w:cs="Times New Roman"/>
        </w:rPr>
        <w:t>“</w:t>
      </w:r>
      <w:ins w:id="18" w:author="Tian Su" w:date="2024-12-30T11:25:00Z" w16du:dateUtc="2024-12-30T03:25:00Z">
        <w:r w:rsidR="00CD0FC0" w:rsidRPr="00CD0FC0">
          <w:rPr>
            <w:rFonts w:ascii="Times New Roman" w:eastAsia="宋体" w:hAnsi="Times New Roman" w:cs="Times New Roman" w:hint="eastAsia"/>
          </w:rPr>
          <w:t>【清单模板</w:t>
        </w:r>
        <w:r w:rsidR="00CD0FC0" w:rsidRPr="00CD0FC0">
          <w:rPr>
            <w:rFonts w:ascii="Times New Roman" w:eastAsia="宋体" w:hAnsi="Times New Roman" w:cs="Times New Roman"/>
          </w:rPr>
          <w:t>-</w:t>
        </w:r>
        <w:r w:rsidR="00CD0FC0" w:rsidRPr="00CD0FC0">
          <w:rPr>
            <w:rFonts w:ascii="Times New Roman" w:eastAsia="宋体" w:hAnsi="Times New Roman" w:cs="Times New Roman" w:hint="eastAsia"/>
          </w:rPr>
          <w:t>数据表</w:t>
        </w:r>
        <w:r w:rsidR="00CD0FC0" w:rsidRPr="00CD0FC0">
          <w:rPr>
            <w:rFonts w:ascii="Times New Roman" w:eastAsia="宋体" w:hAnsi="Times New Roman" w:cs="Times New Roman"/>
          </w:rPr>
          <w:t>B</w:t>
        </w:r>
        <w:r w:rsidR="00CD0FC0">
          <w:rPr>
            <w:rFonts w:ascii="Times New Roman" w:eastAsia="宋体" w:hAnsi="Times New Roman" w:cs="Times New Roman" w:hint="eastAsia"/>
          </w:rPr>
          <w:t>4</w:t>
        </w:r>
        <w:r w:rsidR="00CD0FC0" w:rsidRPr="00CD0FC0">
          <w:rPr>
            <w:rFonts w:ascii="Times New Roman" w:eastAsia="宋体" w:hAnsi="Times New Roman" w:cs="Times New Roman" w:hint="eastAsia"/>
          </w:rPr>
          <w:t>】</w:t>
        </w:r>
      </w:ins>
      <w:del w:id="19" w:author="Tian Su" w:date="2024-12-30T11:25:00Z" w16du:dateUtc="2024-12-30T03:25:00Z">
        <w:r w:rsidDel="00CD0FC0">
          <w:rPr>
            <w:rFonts w:ascii="Times New Roman" w:eastAsia="宋体" w:hAnsi="Times New Roman" w:cs="Times New Roman"/>
          </w:rPr>
          <w:delText>容诚税务</w:delText>
        </w:r>
      </w:del>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我们</w:t>
      </w:r>
      <w:r>
        <w:rPr>
          <w:rFonts w:ascii="Times New Roman" w:eastAsia="宋体" w:hAnsi="Times New Roman" w:cs="Times New Roman"/>
        </w:rPr>
        <w:t>”</w:t>
      </w:r>
      <w:r>
        <w:rPr>
          <w:rFonts w:ascii="Times New Roman" w:eastAsia="宋体" w:hAnsi="Times New Roman" w:cs="Times New Roman"/>
        </w:rPr>
        <w:t>）是按照该文件的规定，对</w:t>
      </w:r>
      <w:del w:id="20" w:author="Tian Su" w:date="2024-12-30T11:03:00Z" w16du:dateUtc="2024-12-30T03:03:00Z">
        <w:r w:rsidDel="00290514">
          <w:rPr>
            <w:rFonts w:ascii="Times New Roman" w:eastAsia="宋体" w:hAnsi="Times New Roman" w:cs="Times New Roman"/>
            <w:color w:val="FF0000"/>
          </w:rPr>
          <w:delText>ABC</w:delText>
        </w:r>
        <w:r w:rsidDel="00290514">
          <w:rPr>
            <w:rFonts w:ascii="Times New Roman" w:eastAsia="宋体" w:hAnsi="Times New Roman" w:cs="Times New Roman"/>
            <w:color w:val="FF0000"/>
          </w:rPr>
          <w:delText>公司全称</w:delText>
        </w:r>
      </w:del>
      <w:ins w:id="21" w:author="Tian Su" w:date="2024-12-30T11:03:00Z" w16du:dateUtc="2024-12-30T03:03:00Z">
        <w:r w:rsidR="00290514">
          <w:rPr>
            <w:rFonts w:ascii="Times New Roman" w:eastAsia="宋体" w:hAnsi="Times New Roman" w:cs="Times New Roman"/>
            <w:color w:val="FF0000"/>
          </w:rPr>
          <w:t>【清单模板</w:t>
        </w:r>
        <w:r w:rsidR="00290514">
          <w:rPr>
            <w:rFonts w:ascii="Times New Roman" w:eastAsia="宋体" w:hAnsi="Times New Roman" w:cs="Times New Roman"/>
            <w:color w:val="FF0000"/>
          </w:rPr>
          <w:t>-</w:t>
        </w:r>
        <w:r w:rsidR="00290514">
          <w:rPr>
            <w:rFonts w:ascii="Times New Roman" w:eastAsia="宋体" w:hAnsi="Times New Roman" w:cs="Times New Roman"/>
            <w:color w:val="FF0000"/>
          </w:rPr>
          <w:t>数据表</w:t>
        </w:r>
        <w:r w:rsidR="00290514">
          <w:rPr>
            <w:rFonts w:ascii="Times New Roman" w:eastAsia="宋体" w:hAnsi="Times New Roman" w:cs="Times New Roman"/>
            <w:color w:val="FF0000"/>
          </w:rPr>
          <w:t>B1</w:t>
        </w:r>
        <w:r w:rsidR="00290514">
          <w:rPr>
            <w:rFonts w:ascii="Times New Roman" w:eastAsia="宋体" w:hAnsi="Times New Roman" w:cs="Times New Roman"/>
            <w:color w:val="FF0000"/>
          </w:rPr>
          <w:t>】</w:t>
        </w:r>
      </w:ins>
      <w:r>
        <w:rPr>
          <w:rFonts w:ascii="Times New Roman" w:eastAsia="宋体" w:hAnsi="Times New Roman" w:cs="Times New Roman"/>
        </w:rPr>
        <w:t>（</w:t>
      </w:r>
      <w:r>
        <w:rPr>
          <w:rFonts w:ascii="Times New Roman" w:eastAsia="宋体" w:hAnsi="Times New Roman" w:cs="Times New Roman"/>
        </w:rPr>
        <w:t>“</w:t>
      </w:r>
      <w:del w:id="2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2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公司</w:t>
      </w:r>
      <w:r>
        <w:rPr>
          <w:rFonts w:ascii="Times New Roman" w:eastAsia="宋体" w:hAnsi="Times New Roman" w:cs="Times New Roman"/>
        </w:rPr>
        <w:t>”</w:t>
      </w:r>
      <w:r>
        <w:rPr>
          <w:rFonts w:ascii="Times New Roman" w:eastAsia="宋体" w:hAnsi="Times New Roman" w:cs="Times New Roman"/>
        </w:rPr>
        <w:t>）在</w:t>
      </w:r>
      <w:del w:id="24" w:author="Tian Su" w:date="2024-12-30T11:30:00Z" w16du:dateUtc="2024-12-30T03:30:00Z">
        <w:r w:rsidDel="00FE6E4A">
          <w:rPr>
            <w:rFonts w:ascii="Times New Roman" w:eastAsia="宋体" w:hAnsi="Times New Roman" w:cs="Times New Roman"/>
            <w:color w:val="FF0000"/>
          </w:rPr>
          <w:delText>20XX</w:delText>
        </w:r>
      </w:del>
      <w:ins w:id="25"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年度（</w:t>
      </w:r>
      <w:r>
        <w:rPr>
          <w:rFonts w:ascii="Times New Roman" w:eastAsia="宋体" w:hAnsi="Times New Roman" w:cs="Times New Roman"/>
        </w:rPr>
        <w:t>“</w:t>
      </w:r>
      <w:r>
        <w:rPr>
          <w:rFonts w:ascii="Times New Roman" w:eastAsia="宋体" w:hAnsi="Times New Roman" w:cs="Times New Roman"/>
        </w:rPr>
        <w:t>报告期间</w:t>
      </w:r>
      <w:r>
        <w:rPr>
          <w:rFonts w:ascii="Times New Roman" w:eastAsia="宋体" w:hAnsi="Times New Roman" w:cs="Times New Roman"/>
        </w:rPr>
        <w:t>”</w:t>
      </w:r>
      <w:r>
        <w:rPr>
          <w:rFonts w:ascii="Times New Roman" w:eastAsia="宋体" w:hAnsi="Times New Roman" w:cs="Times New Roman"/>
        </w:rPr>
        <w:t>）与其关联公司发生的验证交易进行分析和说明。</w:t>
      </w:r>
    </w:p>
    <w:p w14:paraId="2329AA1A" w14:textId="77777777"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经济合作和发展组织发布的《跨国企业与税务机关转让定价指南》</w:t>
      </w:r>
      <w:r>
        <w:rPr>
          <w:rFonts w:ascii="Times New Roman" w:eastAsia="宋体" w:hAnsi="Times New Roman" w:cs="Times New Roman"/>
        </w:rPr>
        <w:t>(“OECD</w:t>
      </w:r>
      <w:r>
        <w:rPr>
          <w:rFonts w:ascii="Times New Roman" w:eastAsia="宋体" w:hAnsi="Times New Roman" w:cs="Times New Roman"/>
        </w:rPr>
        <w:t>指南</w:t>
      </w:r>
      <w:r>
        <w:rPr>
          <w:rFonts w:ascii="Times New Roman" w:eastAsia="宋体" w:hAnsi="Times New Roman" w:cs="Times New Roman"/>
        </w:rPr>
        <w:t>”)</w:t>
      </w:r>
      <w:r>
        <w:rPr>
          <w:rFonts w:ascii="Times New Roman" w:eastAsia="宋体" w:hAnsi="Times New Roman" w:cs="Times New Roman"/>
        </w:rPr>
        <w:t>在确定跨境转让定价方面的基本原则已形成广泛的国际共识，这些原则与中华人民共和国税法的相关规定基本吻合，因此，我们将该指南作为本报告的理论依据。</w:t>
      </w:r>
    </w:p>
    <w:p w14:paraId="106F7AD8" w14:textId="3FD41B02"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本地文档提供了</w:t>
      </w:r>
      <w:del w:id="2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2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关联交易的详细信息。此份本地文档旨在满足中国转让定价相关的法律法规并遵从独立交易原理的实际应用。本文档也旨在符合</w:t>
      </w:r>
      <w:r>
        <w:rPr>
          <w:rFonts w:ascii="Times New Roman" w:eastAsia="宋体" w:hAnsi="Times New Roman" w:cs="Times New Roman"/>
        </w:rPr>
        <w:t>OECD</w:t>
      </w:r>
      <w:r>
        <w:rPr>
          <w:rFonts w:ascii="Times New Roman" w:eastAsia="宋体" w:hAnsi="Times New Roman" w:cs="Times New Roman"/>
        </w:rPr>
        <w:t>指南中规定的标准。</w:t>
      </w:r>
    </w:p>
    <w:p w14:paraId="1FC86A51" w14:textId="3D6D08B1"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本报告是</w:t>
      </w:r>
      <w:proofErr w:type="gramStart"/>
      <w:r>
        <w:rPr>
          <w:rFonts w:ascii="Times New Roman" w:eastAsia="宋体" w:hAnsi="Times New Roman" w:cs="Times New Roman"/>
        </w:rPr>
        <w:t>基于从</w:t>
      </w:r>
      <w:proofErr w:type="gramEnd"/>
      <w:del w:id="2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2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得到的资料、文件及陈述所编写，</w:t>
      </w:r>
      <w:del w:id="30" w:author="Tian Su" w:date="2024-12-30T11:26:00Z" w16du:dateUtc="2024-12-30T03:26:00Z">
        <w:r w:rsidDel="00CD0FC0">
          <w:rPr>
            <w:rFonts w:ascii="Times New Roman" w:eastAsia="宋体" w:hAnsi="Times New Roman" w:cs="Times New Roman"/>
          </w:rPr>
          <w:delText>容诚税务</w:delText>
        </w:r>
      </w:del>
      <w:ins w:id="31"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并未为出具本文档之目的审阅、核实</w:t>
      </w:r>
      <w:del w:id="3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提供的相关资料、文件及陈述以确认相关事实的真实性。</w:t>
      </w:r>
      <w:del w:id="34" w:author="Tian Su" w:date="2024-12-30T11:26:00Z" w16du:dateUtc="2024-12-30T03:26:00Z">
        <w:r w:rsidDel="00CD0FC0">
          <w:rPr>
            <w:rFonts w:ascii="Times New Roman" w:eastAsia="宋体" w:hAnsi="Times New Roman" w:cs="Times New Roman"/>
          </w:rPr>
          <w:delText>容诚税务</w:delText>
        </w:r>
      </w:del>
      <w:ins w:id="35"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对该等资料、文件及陈述不承担责任。如</w:t>
      </w:r>
      <w:del w:id="36" w:author="Tian Su" w:date="2024-12-30T11:26:00Z" w16du:dateUtc="2024-12-30T03:26:00Z">
        <w:r w:rsidDel="00CD0FC0">
          <w:rPr>
            <w:rFonts w:ascii="Times New Roman" w:eastAsia="宋体" w:hAnsi="Times New Roman" w:cs="Times New Roman"/>
          </w:rPr>
          <w:delText>容诚税务</w:delText>
        </w:r>
      </w:del>
      <w:ins w:id="37"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没有获取对本文档有重大影响的资料，</w:t>
      </w:r>
      <w:del w:id="38" w:author="Tian Su" w:date="2024-12-30T11:26:00Z" w16du:dateUtc="2024-12-30T03:26:00Z">
        <w:r w:rsidDel="00CD0FC0">
          <w:rPr>
            <w:rFonts w:ascii="Times New Roman" w:eastAsia="宋体" w:hAnsi="Times New Roman" w:cs="Times New Roman"/>
          </w:rPr>
          <w:delText>容诚税务</w:delText>
        </w:r>
      </w:del>
      <w:ins w:id="39"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将不承担任何责任。</w:t>
      </w:r>
    </w:p>
    <w:p w14:paraId="66A36197" w14:textId="1AF34CCA"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本报告仅针对在此谈及的特定事项，</w:t>
      </w:r>
      <w:del w:id="40" w:author="Tian Su" w:date="2024-12-30T11:26:00Z" w16du:dateUtc="2024-12-30T03:26:00Z">
        <w:r w:rsidDel="00CD0FC0">
          <w:rPr>
            <w:rFonts w:ascii="Times New Roman" w:eastAsia="宋体" w:hAnsi="Times New Roman" w:cs="Times New Roman"/>
          </w:rPr>
          <w:delText>容诚税务</w:delText>
        </w:r>
      </w:del>
      <w:ins w:id="41"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并未就其它税务、会计及法律事务发表任何意见。虽然</w:t>
      </w:r>
      <w:del w:id="42" w:author="Tian Su" w:date="2024-12-30T11:26:00Z" w16du:dateUtc="2024-12-30T03:26:00Z">
        <w:r w:rsidDel="00CD0FC0">
          <w:rPr>
            <w:rFonts w:ascii="Times New Roman" w:eastAsia="宋体" w:hAnsi="Times New Roman" w:cs="Times New Roman"/>
          </w:rPr>
          <w:delText>容诚税务</w:delText>
        </w:r>
      </w:del>
      <w:ins w:id="43"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认为本文档中的意见以及可比性分析结果遵循了中国的转让定价法规并且合理地反映了</w:t>
      </w:r>
      <w:r>
        <w:rPr>
          <w:rFonts w:ascii="Times New Roman" w:eastAsia="宋体" w:hAnsi="Times New Roman" w:cs="Times New Roman"/>
        </w:rPr>
        <w:t>OECD</w:t>
      </w:r>
      <w:r>
        <w:rPr>
          <w:rFonts w:ascii="Times New Roman" w:eastAsia="宋体" w:hAnsi="Times New Roman" w:cs="Times New Roman"/>
        </w:rPr>
        <w:t>指南的要求，但是，本文档的意见并不一定会对任何税务机关产生影响。因此，该报告并不能保证税务机关会同意</w:t>
      </w:r>
      <w:del w:id="44" w:author="Tian Su" w:date="2024-12-30T11:26:00Z" w16du:dateUtc="2024-12-30T03:26:00Z">
        <w:r w:rsidDel="00CD0FC0">
          <w:rPr>
            <w:rFonts w:ascii="Times New Roman" w:eastAsia="宋体" w:hAnsi="Times New Roman" w:cs="Times New Roman"/>
          </w:rPr>
          <w:delText>容诚税务</w:delText>
        </w:r>
      </w:del>
      <w:ins w:id="45"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的分析或者使</w:t>
      </w:r>
      <w:del w:id="4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4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免除被进行转让定价调查的潜在风险。</w:t>
      </w:r>
    </w:p>
    <w:p w14:paraId="24E3D897" w14:textId="57046A5C"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本报告本文档所采用的信息和数据截至</w:t>
      </w:r>
      <w:del w:id="48" w:author="Tian Su" w:date="2024-12-30T11:30:00Z" w16du:dateUtc="2024-12-30T03:30:00Z">
        <w:r w:rsidDel="00FE6E4A">
          <w:rPr>
            <w:rFonts w:ascii="Times New Roman" w:eastAsia="宋体" w:hAnsi="Times New Roman" w:cs="Times New Roman"/>
            <w:color w:val="FF0000"/>
          </w:rPr>
          <w:delText>20XX</w:delText>
        </w:r>
      </w:del>
      <w:ins w:id="49"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w:t>
      </w:r>
      <w:r>
        <w:rPr>
          <w:rFonts w:ascii="Times New Roman" w:eastAsia="宋体" w:hAnsi="Times New Roman" w:cs="Times New Roman"/>
        </w:rPr>
        <w:t>12</w:t>
      </w:r>
      <w:r>
        <w:rPr>
          <w:rFonts w:ascii="Times New Roman" w:eastAsia="宋体" w:hAnsi="Times New Roman" w:cs="Times New Roman"/>
        </w:rPr>
        <w:t>月</w:t>
      </w:r>
      <w:r>
        <w:rPr>
          <w:rFonts w:ascii="Times New Roman" w:eastAsia="宋体" w:hAnsi="Times New Roman" w:cs="Times New Roman"/>
        </w:rPr>
        <w:t>31</w:t>
      </w:r>
      <w:r>
        <w:rPr>
          <w:rFonts w:ascii="Times New Roman" w:eastAsia="宋体" w:hAnsi="Times New Roman" w:cs="Times New Roman"/>
        </w:rPr>
        <w:t>日，</w:t>
      </w:r>
      <w:del w:id="50" w:author="Tian Su" w:date="2024-12-30T11:26:00Z" w16du:dateUtc="2024-12-30T03:26:00Z">
        <w:r w:rsidDel="00CD0FC0">
          <w:rPr>
            <w:rFonts w:ascii="Times New Roman" w:eastAsia="宋体" w:hAnsi="Times New Roman" w:cs="Times New Roman"/>
          </w:rPr>
          <w:delText>容诚税务</w:delText>
        </w:r>
      </w:del>
      <w:ins w:id="51"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并未就</w:t>
      </w:r>
      <w:del w:id="52" w:author="Tian Su" w:date="2024-12-30T11:30:00Z" w16du:dateUtc="2024-12-30T03:30:00Z">
        <w:r w:rsidDel="00FE6E4A">
          <w:rPr>
            <w:rFonts w:ascii="Times New Roman" w:eastAsia="宋体" w:hAnsi="Times New Roman" w:cs="Times New Roman"/>
            <w:color w:val="FF0000"/>
          </w:rPr>
          <w:delText>20XX</w:delText>
        </w:r>
      </w:del>
      <w:ins w:id="53"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w:t>
      </w:r>
      <w:r>
        <w:rPr>
          <w:rFonts w:ascii="Times New Roman" w:eastAsia="宋体" w:hAnsi="Times New Roman" w:cs="Times New Roman"/>
        </w:rPr>
        <w:t>12</w:t>
      </w:r>
      <w:r>
        <w:rPr>
          <w:rFonts w:ascii="Times New Roman" w:eastAsia="宋体" w:hAnsi="Times New Roman" w:cs="Times New Roman"/>
        </w:rPr>
        <w:t>月</w:t>
      </w:r>
      <w:r>
        <w:rPr>
          <w:rFonts w:ascii="Times New Roman" w:eastAsia="宋体" w:hAnsi="Times New Roman" w:cs="Times New Roman"/>
        </w:rPr>
        <w:t>31</w:t>
      </w:r>
      <w:r>
        <w:rPr>
          <w:rFonts w:ascii="Times New Roman" w:eastAsia="宋体" w:hAnsi="Times New Roman" w:cs="Times New Roman"/>
        </w:rPr>
        <w:t>日之后发生的有关事件和变动更新本文档。本报告是基于</w:t>
      </w:r>
      <w:del w:id="54" w:author="Tian Su" w:date="2024-12-30T11:26:00Z" w16du:dateUtc="2024-12-30T03:26:00Z">
        <w:r w:rsidDel="00CD0FC0">
          <w:rPr>
            <w:rFonts w:ascii="Times New Roman" w:eastAsia="宋体" w:hAnsi="Times New Roman" w:cs="Times New Roman"/>
          </w:rPr>
          <w:delText>容诚税务</w:delText>
        </w:r>
      </w:del>
      <w:ins w:id="55"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与</w:t>
      </w:r>
      <w:del w:id="5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5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约定业务的具体事实、情况和业务范围做出的，仅供</w:t>
      </w:r>
      <w:del w:id="5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5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为其自身利益而使用。任何第三方不应为任何其他用途而依赖本建议，且</w:t>
      </w:r>
      <w:del w:id="60" w:author="Tian Su" w:date="2024-12-30T11:26:00Z" w16du:dateUtc="2024-12-30T03:26:00Z">
        <w:r w:rsidDel="00CD0FC0">
          <w:rPr>
            <w:rFonts w:ascii="Times New Roman" w:eastAsia="宋体" w:hAnsi="Times New Roman" w:cs="Times New Roman"/>
          </w:rPr>
          <w:delText>容诚税务</w:delText>
        </w:r>
      </w:del>
      <w:ins w:id="61"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明确声明不对任何第三方就此承担任何责任或义务。若任何第三方选择依赖本建议应自行承担相关风险。在法律允许的最大范围内，</w:t>
      </w:r>
      <w:del w:id="62" w:author="Tian Su" w:date="2024-12-30T11:26:00Z" w16du:dateUtc="2024-12-30T03:26:00Z">
        <w:r w:rsidDel="00CD0FC0">
          <w:rPr>
            <w:rFonts w:ascii="Times New Roman" w:eastAsia="宋体" w:hAnsi="Times New Roman" w:cs="Times New Roman"/>
          </w:rPr>
          <w:delText>容诚税务</w:delText>
        </w:r>
      </w:del>
      <w:ins w:id="63"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不会向第三方承担与本约定业务相关的任何义务或责任。</w:t>
      </w:r>
    </w:p>
    <w:p w14:paraId="53F8E090" w14:textId="77777777" w:rsidR="00160A67" w:rsidRDefault="00160A67">
      <w:pPr>
        <w:spacing w:beforeLines="50" w:before="120" w:line="360" w:lineRule="auto"/>
        <w:ind w:firstLineChars="200" w:firstLine="480"/>
        <w:jc w:val="right"/>
        <w:rPr>
          <w:rFonts w:ascii="Times New Roman" w:eastAsia="宋体" w:hAnsi="Times New Roman" w:cs="Times New Roman"/>
        </w:rPr>
      </w:pPr>
    </w:p>
    <w:p w14:paraId="0DCBC7A3" w14:textId="0E31B962" w:rsidR="00160A67" w:rsidRDefault="00000000">
      <w:pPr>
        <w:spacing w:beforeLines="50" w:before="120" w:line="360" w:lineRule="auto"/>
        <w:ind w:right="-2" w:firstLineChars="200" w:firstLine="480"/>
        <w:jc w:val="right"/>
        <w:rPr>
          <w:rFonts w:ascii="Times New Roman" w:eastAsia="宋体" w:hAnsi="Times New Roman" w:cs="Times New Roman"/>
          <w:highlight w:val="yellow"/>
        </w:rPr>
      </w:pPr>
      <w:r>
        <w:rPr>
          <w:rFonts w:ascii="Times New Roman" w:eastAsia="宋体" w:hAnsi="Times New Roman" w:cs="Times New Roman"/>
          <w:highlight w:val="yellow"/>
        </w:rPr>
        <w:fldChar w:fldCharType="begin"/>
      </w:r>
      <w:r>
        <w:rPr>
          <w:rFonts w:ascii="Times New Roman" w:eastAsia="宋体" w:hAnsi="Times New Roman" w:cs="Times New Roman"/>
          <w:highlight w:val="yellow"/>
        </w:rPr>
        <w:instrText xml:space="preserve"> REF  </w:instrText>
      </w:r>
      <w:r>
        <w:rPr>
          <w:rFonts w:ascii="Times New Roman" w:eastAsia="宋体" w:hAnsi="Times New Roman" w:cs="Times New Roman"/>
          <w:highlight w:val="yellow"/>
        </w:rPr>
        <w:instrText>服务机构全称</w:instrText>
      </w:r>
      <w:r>
        <w:rPr>
          <w:rFonts w:ascii="Times New Roman" w:eastAsia="宋体" w:hAnsi="Times New Roman" w:cs="Times New Roman"/>
          <w:highlight w:val="yellow"/>
        </w:rPr>
        <w:instrText xml:space="preserve"> </w:instrText>
      </w:r>
      <w:r>
        <w:rPr>
          <w:rFonts w:ascii="Times New Roman" w:eastAsia="宋体" w:hAnsi="Times New Roman" w:cs="Times New Roman"/>
          <w:highlight w:val="yellow"/>
        </w:rPr>
        <w:fldChar w:fldCharType="separate"/>
      </w:r>
      <w:del w:id="64" w:author="Tian Su" w:date="2024-12-30T11:26:00Z" w16du:dateUtc="2024-12-30T03:26:00Z">
        <w:r w:rsidDel="00CD0FC0">
          <w:rPr>
            <w:rFonts w:ascii="Times New Roman" w:eastAsia="宋体" w:hAnsi="Times New Roman" w:cs="Times New Roman"/>
          </w:rPr>
          <w:delText>容诚税务师事务所</w:delText>
        </w:r>
        <w:r w:rsidDel="00CD0FC0">
          <w:rPr>
            <w:rFonts w:ascii="Times New Roman" w:eastAsia="宋体" w:hAnsi="Times New Roman" w:cs="Times New Roman"/>
            <w:color w:val="FF0000"/>
          </w:rPr>
          <w:delText>（安徽</w:delText>
        </w:r>
        <w:r w:rsidDel="00CD0FC0">
          <w:rPr>
            <w:rFonts w:ascii="Times New Roman" w:eastAsia="宋体" w:hAnsi="Times New Roman" w:cs="Times New Roman"/>
            <w:color w:val="FF0000"/>
          </w:rPr>
          <w:delText>/</w:delText>
        </w:r>
        <w:r w:rsidDel="00CD0FC0">
          <w:rPr>
            <w:rFonts w:ascii="Times New Roman" w:eastAsia="宋体" w:hAnsi="Times New Roman" w:cs="Times New Roman"/>
            <w:color w:val="FF0000"/>
          </w:rPr>
          <w:delText>深圳</w:delText>
        </w:r>
        <w:r w:rsidDel="00CD0FC0">
          <w:rPr>
            <w:rFonts w:ascii="Times New Roman" w:eastAsia="宋体" w:hAnsi="Times New Roman" w:cs="Times New Roman"/>
            <w:color w:val="FF0000"/>
          </w:rPr>
          <w:delText>/……</w:delText>
        </w:r>
        <w:r w:rsidDel="00CD0FC0">
          <w:rPr>
            <w:rFonts w:ascii="Times New Roman" w:eastAsia="宋体" w:hAnsi="Times New Roman" w:cs="Times New Roman"/>
            <w:color w:val="FF0000"/>
          </w:rPr>
          <w:delText>）</w:delText>
        </w:r>
        <w:r w:rsidDel="00CD0FC0">
          <w:rPr>
            <w:rFonts w:ascii="Times New Roman" w:eastAsia="宋体" w:hAnsi="Times New Roman" w:cs="Times New Roman"/>
          </w:rPr>
          <w:delText>有限公司</w:delText>
        </w:r>
      </w:del>
      <w:ins w:id="65"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B3</w:t>
        </w:r>
        <w:r w:rsidR="00CD0FC0">
          <w:rPr>
            <w:rFonts w:ascii="Times New Roman" w:eastAsia="宋体" w:hAnsi="Times New Roman" w:cs="Times New Roman"/>
          </w:rPr>
          <w:t>】</w:t>
        </w:r>
      </w:ins>
      <w:r>
        <w:rPr>
          <w:rFonts w:ascii="Times New Roman" w:eastAsia="宋体" w:hAnsi="Times New Roman" w:cs="Times New Roman"/>
          <w:highlight w:val="yellow"/>
        </w:rPr>
        <w:fldChar w:fldCharType="end"/>
      </w:r>
    </w:p>
    <w:p w14:paraId="5DB66B17" w14:textId="2CF247E6" w:rsidR="00160A67" w:rsidRDefault="00000000">
      <w:pPr>
        <w:spacing w:beforeLines="50" w:before="120" w:line="360" w:lineRule="auto"/>
        <w:ind w:right="-2" w:firstLineChars="200" w:firstLine="480"/>
        <w:jc w:val="right"/>
        <w:rPr>
          <w:rFonts w:ascii="Arial" w:eastAsia="黑体" w:hAnsi="Arial" w:cs="Arial"/>
        </w:rPr>
      </w:pPr>
      <w:del w:id="66" w:author="Tian Su" w:date="2024-12-30T11:30:00Z" w16du:dateUtc="2024-12-30T03:30:00Z">
        <w:r w:rsidDel="00FE6E4A">
          <w:rPr>
            <w:rFonts w:ascii="Times New Roman" w:eastAsia="宋体" w:hAnsi="Times New Roman" w:cs="Times New Roman"/>
            <w:color w:val="FF0000"/>
          </w:rPr>
          <w:delText>20XX</w:delText>
        </w:r>
      </w:del>
      <w:ins w:id="67"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FF0000"/>
        </w:rPr>
        <w:t>年</w:t>
      </w:r>
      <w:r>
        <w:rPr>
          <w:rFonts w:ascii="Times New Roman" w:eastAsia="宋体" w:hAnsi="Times New Roman" w:cs="Times New Roman"/>
          <w:color w:val="FF0000"/>
        </w:rPr>
        <w:t>xx</w:t>
      </w:r>
      <w:r>
        <w:rPr>
          <w:rFonts w:ascii="Times New Roman" w:eastAsia="宋体" w:hAnsi="Times New Roman" w:cs="Times New Roman"/>
          <w:color w:val="FF0000"/>
        </w:rPr>
        <w:t>月</w:t>
      </w:r>
      <w:r>
        <w:rPr>
          <w:rFonts w:ascii="Times New Roman" w:eastAsia="宋体" w:hAnsi="Times New Roman" w:cs="Times New Roman"/>
          <w:color w:val="FF0000"/>
        </w:rPr>
        <w:t>xx</w:t>
      </w:r>
      <w:r>
        <w:rPr>
          <w:rFonts w:ascii="Times New Roman" w:eastAsia="宋体" w:hAnsi="Times New Roman" w:cs="Times New Roman"/>
          <w:color w:val="FF0000"/>
        </w:rPr>
        <w:t>日</w:t>
      </w:r>
      <w:r>
        <w:rPr>
          <w:rFonts w:ascii="Arial" w:eastAsia="黑体" w:hAnsi="Arial" w:cs="Arial"/>
        </w:rPr>
        <w:t xml:space="preserve"> </w:t>
      </w:r>
    </w:p>
    <w:p w14:paraId="3A373802" w14:textId="77777777" w:rsidR="00160A67" w:rsidRDefault="00000000">
      <w:pPr>
        <w:rPr>
          <w:rFonts w:ascii="Arial" w:eastAsia="黑体" w:hAnsi="Arial" w:cs="Arial"/>
        </w:rPr>
      </w:pPr>
      <w:r>
        <w:rPr>
          <w:rFonts w:ascii="Arial" w:eastAsia="黑体" w:hAnsi="Arial" w:cs="Arial"/>
        </w:rPr>
        <w:br w:type="page"/>
      </w:r>
    </w:p>
    <w:p w14:paraId="736C78B8" w14:textId="77777777" w:rsidR="00160A67" w:rsidRDefault="00160A67">
      <w:pPr>
        <w:rPr>
          <w:rFonts w:ascii="Arial" w:eastAsia="黑体" w:hAnsi="Arial" w:cs="Arial"/>
        </w:rPr>
      </w:pPr>
    </w:p>
    <w:p w14:paraId="23601C70" w14:textId="30614C72" w:rsidR="00160A67" w:rsidRDefault="00000000">
      <w:pPr>
        <w:spacing w:line="312" w:lineRule="auto"/>
        <w:ind w:firstLine="723"/>
        <w:jc w:val="center"/>
        <w:rPr>
          <w:rFonts w:ascii="Arial" w:eastAsia="黑体" w:hAnsi="Arial" w:cs="Arial"/>
          <w:b/>
          <w:iCs/>
          <w:color w:val="3F9C35"/>
          <w:sz w:val="36"/>
        </w:rPr>
      </w:pPr>
      <w:del w:id="68" w:author="Tian Su" w:date="2024-12-30T11:03:00Z" w16du:dateUtc="2024-12-30T03:03:00Z">
        <w:r w:rsidDel="00290514">
          <w:rPr>
            <w:rFonts w:ascii="Arial" w:eastAsia="黑体" w:hAnsi="Arial" w:cs="Arial"/>
            <w:b/>
            <w:iCs/>
            <w:color w:val="FF0000"/>
            <w:sz w:val="36"/>
          </w:rPr>
          <w:delText>ABC</w:delText>
        </w:r>
        <w:r w:rsidDel="00290514">
          <w:rPr>
            <w:rFonts w:ascii="Arial" w:eastAsia="黑体" w:hAnsi="Arial" w:cs="Arial" w:hint="eastAsia"/>
            <w:b/>
            <w:iCs/>
            <w:color w:val="FF0000"/>
            <w:sz w:val="36"/>
          </w:rPr>
          <w:delText>公司全称</w:delText>
        </w:r>
      </w:del>
      <w:ins w:id="69" w:author="Tian Su" w:date="2024-12-30T11:03:00Z" w16du:dateUtc="2024-12-30T03:03:00Z">
        <w:r w:rsidR="00290514">
          <w:rPr>
            <w:rFonts w:ascii="Arial" w:eastAsia="黑体" w:hAnsi="Arial" w:cs="Arial"/>
            <w:b/>
            <w:iCs/>
            <w:color w:val="FF0000"/>
            <w:sz w:val="36"/>
          </w:rPr>
          <w:t>【清单模板</w:t>
        </w:r>
        <w:r w:rsidR="00290514">
          <w:rPr>
            <w:rFonts w:ascii="Arial" w:eastAsia="黑体" w:hAnsi="Arial" w:cs="Arial"/>
            <w:b/>
            <w:iCs/>
            <w:color w:val="FF0000"/>
            <w:sz w:val="36"/>
          </w:rPr>
          <w:t>-</w:t>
        </w:r>
        <w:r w:rsidR="00290514">
          <w:rPr>
            <w:rFonts w:ascii="Arial" w:eastAsia="黑体" w:hAnsi="Arial" w:cs="Arial"/>
            <w:b/>
            <w:iCs/>
            <w:color w:val="FF0000"/>
            <w:sz w:val="36"/>
          </w:rPr>
          <w:t>数据表</w:t>
        </w:r>
        <w:r w:rsidR="00290514">
          <w:rPr>
            <w:rFonts w:ascii="Arial" w:eastAsia="黑体" w:hAnsi="Arial" w:cs="Arial"/>
            <w:b/>
            <w:iCs/>
            <w:color w:val="FF0000"/>
            <w:sz w:val="36"/>
          </w:rPr>
          <w:t>B1</w:t>
        </w:r>
        <w:r w:rsidR="00290514">
          <w:rPr>
            <w:rFonts w:ascii="Arial" w:eastAsia="黑体" w:hAnsi="Arial" w:cs="Arial"/>
            <w:b/>
            <w:iCs/>
            <w:color w:val="FF0000"/>
            <w:sz w:val="36"/>
          </w:rPr>
          <w:t>】</w:t>
        </w:r>
      </w:ins>
      <w:r>
        <w:rPr>
          <w:rFonts w:ascii="Arial" w:eastAsia="黑体" w:hAnsi="Arial" w:cs="Arial"/>
          <w:b/>
          <w:iCs/>
          <w:color w:val="06A2E0" w:themeColor="accent1"/>
          <w:sz w:val="36"/>
        </w:rPr>
        <w:t>声明</w:t>
      </w:r>
    </w:p>
    <w:p w14:paraId="392FB640" w14:textId="77777777" w:rsidR="00160A67" w:rsidRDefault="00160A67">
      <w:pPr>
        <w:spacing w:line="312" w:lineRule="auto"/>
        <w:jc w:val="both"/>
        <w:rPr>
          <w:rFonts w:ascii="Arial" w:eastAsia="黑体" w:hAnsi="Arial" w:cs="Arial"/>
        </w:rPr>
      </w:pPr>
    </w:p>
    <w:p w14:paraId="766F8C9D" w14:textId="77777777"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根据《中华人民共和国企业所得税法》及其实施条例的规定，符合条件的企业应根据税法的要求，按纳税年度准备、保存、并按税务机关要求提供其关联交易的同期资料。根据《国家税务总局关于完善关联申报和同期资料管理有关事项的公告》（国家税务总局公告</w:t>
      </w:r>
      <w:r>
        <w:rPr>
          <w:rFonts w:ascii="Times New Roman" w:eastAsia="宋体" w:hAnsi="Times New Roman" w:cs="Times New Roman"/>
        </w:rPr>
        <w:t>2016</w:t>
      </w:r>
      <w:r>
        <w:rPr>
          <w:rFonts w:ascii="Times New Roman" w:eastAsia="宋体" w:hAnsi="Times New Roman" w:cs="Times New Roman"/>
        </w:rPr>
        <w:t>年第</w:t>
      </w:r>
      <w:r>
        <w:rPr>
          <w:rFonts w:ascii="Times New Roman" w:eastAsia="宋体" w:hAnsi="Times New Roman" w:cs="Times New Roman"/>
        </w:rPr>
        <w:t>42</w:t>
      </w:r>
      <w:r>
        <w:rPr>
          <w:rFonts w:ascii="Times New Roman" w:eastAsia="宋体" w:hAnsi="Times New Roman" w:cs="Times New Roman"/>
        </w:rPr>
        <w:t>号）的规定，年度关联交易金额符合下列条件之一的企业，应当准备本地文档</w:t>
      </w:r>
      <w:r>
        <w:rPr>
          <w:rFonts w:ascii="Times New Roman" w:eastAsia="宋体" w:hAnsi="Times New Roman" w:cs="Times New Roman"/>
        </w:rPr>
        <w:t>:</w:t>
      </w:r>
    </w:p>
    <w:p w14:paraId="30725B4C" w14:textId="77777777"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（一）有形资产所有权转让金额（来料加工业务按照年度进出口报关价格计算）超过</w:t>
      </w:r>
      <w:r>
        <w:rPr>
          <w:rFonts w:ascii="Times New Roman" w:eastAsia="宋体" w:hAnsi="Times New Roman" w:cs="Times New Roman"/>
        </w:rPr>
        <w:t>2</w:t>
      </w:r>
      <w:r>
        <w:rPr>
          <w:rFonts w:ascii="Times New Roman" w:eastAsia="宋体" w:hAnsi="Times New Roman" w:cs="Times New Roman"/>
        </w:rPr>
        <w:t>亿元。</w:t>
      </w:r>
    </w:p>
    <w:p w14:paraId="2E253A9E" w14:textId="77777777"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（二）金融资产转让金额超过</w:t>
      </w:r>
      <w:r>
        <w:rPr>
          <w:rFonts w:ascii="Times New Roman" w:eastAsia="宋体" w:hAnsi="Times New Roman" w:cs="Times New Roman"/>
        </w:rPr>
        <w:t>1</w:t>
      </w:r>
      <w:r>
        <w:rPr>
          <w:rFonts w:ascii="Times New Roman" w:eastAsia="宋体" w:hAnsi="Times New Roman" w:cs="Times New Roman"/>
        </w:rPr>
        <w:t>亿元。</w:t>
      </w:r>
    </w:p>
    <w:p w14:paraId="6546883A" w14:textId="77777777"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（三）无形资产所有权转让金额超过</w:t>
      </w:r>
      <w:r>
        <w:rPr>
          <w:rFonts w:ascii="Times New Roman" w:eastAsia="宋体" w:hAnsi="Times New Roman" w:cs="Times New Roman"/>
        </w:rPr>
        <w:t>1</w:t>
      </w:r>
      <w:r>
        <w:rPr>
          <w:rFonts w:ascii="Times New Roman" w:eastAsia="宋体" w:hAnsi="Times New Roman" w:cs="Times New Roman"/>
        </w:rPr>
        <w:t>亿元。</w:t>
      </w:r>
    </w:p>
    <w:p w14:paraId="5DE50830" w14:textId="77777777"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（四）其他关联交易金额合计超过</w:t>
      </w:r>
      <w:r>
        <w:rPr>
          <w:rFonts w:ascii="Times New Roman" w:eastAsia="宋体" w:hAnsi="Times New Roman" w:cs="Times New Roman"/>
        </w:rPr>
        <w:t>4000</w:t>
      </w:r>
      <w:r>
        <w:rPr>
          <w:rFonts w:ascii="Times New Roman" w:eastAsia="宋体" w:hAnsi="Times New Roman" w:cs="Times New Roman"/>
        </w:rPr>
        <w:t>万元。</w:t>
      </w:r>
    </w:p>
    <w:p w14:paraId="36780197" w14:textId="77777777"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根据《国家税务总局关于完善关联申报和同期资料管理有关事项的公告》（国家税务总局公告</w:t>
      </w:r>
      <w:r>
        <w:rPr>
          <w:rFonts w:ascii="Times New Roman" w:eastAsia="宋体" w:hAnsi="Times New Roman" w:cs="Times New Roman"/>
        </w:rPr>
        <w:t>2016</w:t>
      </w:r>
      <w:r>
        <w:rPr>
          <w:rFonts w:ascii="Times New Roman" w:eastAsia="宋体" w:hAnsi="Times New Roman" w:cs="Times New Roman"/>
        </w:rPr>
        <w:t>年第</w:t>
      </w:r>
      <w:r>
        <w:rPr>
          <w:rFonts w:ascii="Times New Roman" w:eastAsia="宋体" w:hAnsi="Times New Roman" w:cs="Times New Roman"/>
        </w:rPr>
        <w:t>42</w:t>
      </w:r>
      <w:r>
        <w:rPr>
          <w:rFonts w:ascii="Times New Roman" w:eastAsia="宋体" w:hAnsi="Times New Roman" w:cs="Times New Roman"/>
        </w:rPr>
        <w:t>号）的规定：</w:t>
      </w:r>
      <w:r>
        <w:rPr>
          <w:rFonts w:ascii="Times New Roman" w:eastAsia="宋体" w:hAnsi="Times New Roman" w:cs="Times New Roman"/>
        </w:rPr>
        <w:t>“</w:t>
      </w:r>
      <w:r>
        <w:rPr>
          <w:rFonts w:ascii="Times New Roman" w:eastAsia="宋体" w:hAnsi="Times New Roman" w:cs="Times New Roman"/>
        </w:rPr>
        <w:t>企业仅与境内关联方发生关联交易的，可以不准备主体文档、本地文档和特殊事项文档</w:t>
      </w:r>
      <w:r>
        <w:rPr>
          <w:rFonts w:ascii="Times New Roman" w:eastAsia="宋体" w:hAnsi="Times New Roman" w:cs="Times New Roman"/>
        </w:rPr>
        <w:t>”</w:t>
      </w:r>
      <w:r>
        <w:rPr>
          <w:rFonts w:ascii="Times New Roman" w:eastAsia="宋体" w:hAnsi="Times New Roman" w:cs="Times New Roman"/>
        </w:rPr>
        <w:t>。</w:t>
      </w:r>
    </w:p>
    <w:p w14:paraId="34E1C3C4" w14:textId="5F7130E0"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本文档旨在从中国特别纳税调整税制的角度，分析</w:t>
      </w:r>
      <w:del w:id="70" w:author="Tian Su" w:date="2024-12-30T11:34:00Z" w16du:dateUtc="2024-12-30T03:34:00Z">
        <w:r w:rsidDel="00FE6E4A">
          <w:rPr>
            <w:rFonts w:ascii="Times New Roman" w:eastAsia="宋体" w:hAnsi="Times New Roman" w:cs="Times New Roman"/>
          </w:rPr>
          <w:delText>ABC</w:delText>
        </w:r>
        <w:r w:rsidDel="00FE6E4A">
          <w:rPr>
            <w:rFonts w:ascii="Times New Roman" w:eastAsia="宋体" w:hAnsi="Times New Roman" w:cs="Times New Roman"/>
          </w:rPr>
          <w:delText>公司</w:delText>
        </w:r>
      </w:del>
      <w:ins w:id="71" w:author="Tian Su" w:date="2024-12-30T11:34:00Z" w16du:dateUtc="2024-12-30T03:34:00Z">
        <w:r w:rsidR="00FE6E4A">
          <w:rPr>
            <w:rFonts w:ascii="Times New Roman" w:eastAsia="宋体" w:hAnsi="Times New Roman" w:cs="Times New Roman"/>
          </w:rPr>
          <w:t>【清单模板</w:t>
        </w:r>
        <w:r w:rsidR="00FE6E4A">
          <w:rPr>
            <w:rFonts w:ascii="Times New Roman" w:eastAsia="宋体" w:hAnsi="Times New Roman" w:cs="Times New Roman"/>
          </w:rPr>
          <w:t>-</w:t>
        </w:r>
        <w:r w:rsidR="00FE6E4A">
          <w:rPr>
            <w:rFonts w:ascii="Times New Roman" w:eastAsia="宋体" w:hAnsi="Times New Roman" w:cs="Times New Roman"/>
          </w:rPr>
          <w:t>数据表</w:t>
        </w:r>
        <w:r w:rsidR="00FE6E4A">
          <w:rPr>
            <w:rFonts w:ascii="Times New Roman" w:eastAsia="宋体" w:hAnsi="Times New Roman" w:cs="Times New Roman"/>
          </w:rPr>
          <w:t>B5</w:t>
        </w:r>
        <w:r w:rsidR="00FE6E4A">
          <w:rPr>
            <w:rFonts w:ascii="Times New Roman" w:eastAsia="宋体" w:hAnsi="Times New Roman" w:cs="Times New Roman"/>
          </w:rPr>
          <w:t>】</w:t>
        </w:r>
      </w:ins>
      <w:r>
        <w:rPr>
          <w:rFonts w:ascii="Times New Roman" w:eastAsia="宋体" w:hAnsi="Times New Roman" w:cs="Times New Roman"/>
        </w:rPr>
        <w:t>与关联方之间关联交易的合理性。即报告期间发生的关联交易的定价政策和结果是否符合独立交易原则。为此：</w:t>
      </w:r>
    </w:p>
    <w:p w14:paraId="541FFBBC" w14:textId="146CEFF9" w:rsidR="00160A67" w:rsidRDefault="00000000">
      <w:pPr>
        <w:spacing w:beforeLines="50" w:before="120"/>
        <w:ind w:firstLineChars="200" w:firstLine="482"/>
        <w:jc w:val="both"/>
        <w:rPr>
          <w:rFonts w:ascii="Times New Roman" w:eastAsia="宋体" w:hAnsi="Times New Roman" w:cs="Times New Roman"/>
          <w:b/>
        </w:rPr>
      </w:pPr>
      <w:r>
        <w:rPr>
          <w:rFonts w:ascii="Times New Roman" w:eastAsia="宋体" w:hAnsi="Times New Roman" w:cs="Times New Roman"/>
          <w:b/>
        </w:rPr>
        <w:t>一、</w:t>
      </w:r>
      <w:del w:id="72" w:author="Tian Su" w:date="2024-12-30T11:34:00Z" w16du:dateUtc="2024-12-30T03:34:00Z">
        <w:r w:rsidDel="00FE6E4A">
          <w:rPr>
            <w:rFonts w:ascii="Times New Roman" w:eastAsia="宋体" w:hAnsi="Times New Roman" w:cs="Times New Roman"/>
            <w:b/>
            <w:color w:val="FF0000"/>
          </w:rPr>
          <w:delText>ABC</w:delText>
        </w:r>
        <w:r w:rsidDel="00FE6E4A">
          <w:rPr>
            <w:rFonts w:ascii="Times New Roman" w:eastAsia="宋体" w:hAnsi="Times New Roman" w:cs="Times New Roman"/>
            <w:b/>
            <w:color w:val="FF0000"/>
          </w:rPr>
          <w:delText>公司</w:delText>
        </w:r>
      </w:del>
      <w:ins w:id="73" w:author="Tian Su" w:date="2024-12-30T11:34:00Z" w16du:dateUtc="2024-12-30T03:34:00Z">
        <w:r w:rsidR="00FE6E4A">
          <w:rPr>
            <w:rFonts w:ascii="Times New Roman" w:eastAsia="宋体" w:hAnsi="Times New Roman" w:cs="Times New Roman"/>
            <w:b/>
            <w:color w:val="FF0000"/>
          </w:rPr>
          <w:t>【清单模板</w:t>
        </w:r>
        <w:r w:rsidR="00FE6E4A">
          <w:rPr>
            <w:rFonts w:ascii="Times New Roman" w:eastAsia="宋体" w:hAnsi="Times New Roman" w:cs="Times New Roman"/>
            <w:b/>
            <w:color w:val="FF0000"/>
          </w:rPr>
          <w:t>-</w:t>
        </w:r>
        <w:r w:rsidR="00FE6E4A">
          <w:rPr>
            <w:rFonts w:ascii="Times New Roman" w:eastAsia="宋体" w:hAnsi="Times New Roman" w:cs="Times New Roman"/>
            <w:b/>
            <w:color w:val="FF0000"/>
          </w:rPr>
          <w:t>数据表</w:t>
        </w:r>
        <w:r w:rsidR="00FE6E4A">
          <w:rPr>
            <w:rFonts w:ascii="Times New Roman" w:eastAsia="宋体" w:hAnsi="Times New Roman" w:cs="Times New Roman"/>
            <w:b/>
            <w:color w:val="FF0000"/>
          </w:rPr>
          <w:t>B5</w:t>
        </w:r>
        <w:r w:rsidR="00FE6E4A">
          <w:rPr>
            <w:rFonts w:ascii="Times New Roman" w:eastAsia="宋体" w:hAnsi="Times New Roman" w:cs="Times New Roman"/>
            <w:b/>
            <w:color w:val="FF0000"/>
          </w:rPr>
          <w:t>】</w:t>
        </w:r>
      </w:ins>
      <w:r>
        <w:rPr>
          <w:rFonts w:ascii="Times New Roman" w:eastAsia="宋体" w:hAnsi="Times New Roman" w:cs="Times New Roman"/>
          <w:b/>
        </w:rPr>
        <w:t>遵循下列政策法规提交关联交易同期资料</w:t>
      </w:r>
    </w:p>
    <w:p w14:paraId="6A094AB7" w14:textId="77777777" w:rsidR="00160A67" w:rsidRDefault="00000000">
      <w:pPr>
        <w:pStyle w:val="aff3"/>
        <w:numPr>
          <w:ilvl w:val="0"/>
          <w:numId w:val="28"/>
        </w:numPr>
        <w:spacing w:beforeLines="50" w:before="120"/>
        <w:ind w:left="0" w:firstLineChars="200" w:firstLine="480"/>
        <w:jc w:val="both"/>
        <w:rPr>
          <w:rFonts w:ascii="Times New Roman" w:eastAsia="宋体" w:hAnsi="Times New Roman" w:cs="Times New Roman"/>
        </w:rPr>
      </w:pPr>
      <w:r>
        <w:rPr>
          <w:rFonts w:ascii="Times New Roman" w:eastAsia="宋体" w:hAnsi="Times New Roman" w:cs="Times New Roman"/>
        </w:rPr>
        <w:t>《中华人民共和国企业所得税法》及其实施条例（以下简称</w:t>
      </w:r>
      <w:r>
        <w:rPr>
          <w:rFonts w:ascii="Times New Roman" w:eastAsia="宋体" w:hAnsi="Times New Roman" w:cs="Times New Roman"/>
        </w:rPr>
        <w:t>“</w:t>
      </w:r>
      <w:r>
        <w:rPr>
          <w:rFonts w:ascii="Times New Roman" w:eastAsia="宋体" w:hAnsi="Times New Roman" w:cs="Times New Roman"/>
        </w:rPr>
        <w:t>企业所得税法</w:t>
      </w:r>
      <w:r>
        <w:rPr>
          <w:rFonts w:ascii="Times New Roman" w:eastAsia="宋体" w:hAnsi="Times New Roman" w:cs="Times New Roman"/>
        </w:rPr>
        <w:t>”</w:t>
      </w:r>
      <w:r>
        <w:rPr>
          <w:rFonts w:ascii="Times New Roman" w:eastAsia="宋体" w:hAnsi="Times New Roman" w:cs="Times New Roman"/>
        </w:rPr>
        <w:t>）</w:t>
      </w:r>
    </w:p>
    <w:p w14:paraId="01842C25" w14:textId="77777777" w:rsidR="00160A67" w:rsidRDefault="00000000">
      <w:pPr>
        <w:pStyle w:val="aff3"/>
        <w:numPr>
          <w:ilvl w:val="0"/>
          <w:numId w:val="28"/>
        </w:numPr>
        <w:spacing w:beforeLines="50" w:before="120"/>
        <w:ind w:left="0" w:firstLineChars="200" w:firstLine="480"/>
        <w:jc w:val="both"/>
        <w:rPr>
          <w:rFonts w:ascii="Times New Roman" w:eastAsia="宋体" w:hAnsi="Times New Roman" w:cs="Times New Roman"/>
        </w:rPr>
      </w:pPr>
      <w:r>
        <w:rPr>
          <w:rFonts w:ascii="Times New Roman" w:eastAsia="宋体" w:hAnsi="Times New Roman" w:cs="Times New Roman"/>
        </w:rPr>
        <w:t>《中华人民共和国税收征收管理法》及其实施细则（以下简称</w:t>
      </w:r>
      <w:r>
        <w:rPr>
          <w:rFonts w:ascii="Times New Roman" w:eastAsia="宋体" w:hAnsi="Times New Roman" w:cs="Times New Roman"/>
        </w:rPr>
        <w:t>“</w:t>
      </w:r>
      <w:r>
        <w:rPr>
          <w:rFonts w:ascii="Times New Roman" w:eastAsia="宋体" w:hAnsi="Times New Roman" w:cs="Times New Roman"/>
        </w:rPr>
        <w:t>税收征管法</w:t>
      </w:r>
      <w:r>
        <w:rPr>
          <w:rFonts w:ascii="Times New Roman" w:eastAsia="宋体" w:hAnsi="Times New Roman" w:cs="Times New Roman"/>
        </w:rPr>
        <w:t>”</w:t>
      </w:r>
      <w:r>
        <w:rPr>
          <w:rFonts w:ascii="Times New Roman" w:eastAsia="宋体" w:hAnsi="Times New Roman" w:cs="Times New Roman"/>
        </w:rPr>
        <w:t>）</w:t>
      </w:r>
    </w:p>
    <w:p w14:paraId="469E3CDD" w14:textId="77777777" w:rsidR="00160A67" w:rsidRDefault="00000000">
      <w:pPr>
        <w:pStyle w:val="aff3"/>
        <w:numPr>
          <w:ilvl w:val="0"/>
          <w:numId w:val="28"/>
        </w:numPr>
        <w:spacing w:beforeLines="50" w:before="120"/>
        <w:ind w:left="0" w:firstLineChars="200" w:firstLine="480"/>
        <w:jc w:val="both"/>
        <w:rPr>
          <w:rFonts w:ascii="Times New Roman" w:eastAsia="宋体" w:hAnsi="Times New Roman" w:cs="Times New Roman"/>
        </w:rPr>
      </w:pPr>
      <w:r>
        <w:rPr>
          <w:rFonts w:ascii="Times New Roman" w:eastAsia="宋体" w:hAnsi="Times New Roman" w:cs="Times New Roman"/>
        </w:rPr>
        <w:t>《国家税务总局关于完善关联申报和同期资料管理有关事项的公告》（以下简称</w:t>
      </w:r>
      <w:r>
        <w:rPr>
          <w:rFonts w:ascii="Times New Roman" w:eastAsia="宋体" w:hAnsi="Times New Roman" w:cs="Times New Roman"/>
        </w:rPr>
        <w:t>“42</w:t>
      </w:r>
      <w:r>
        <w:rPr>
          <w:rFonts w:ascii="Times New Roman" w:eastAsia="宋体" w:hAnsi="Times New Roman" w:cs="Times New Roman"/>
        </w:rPr>
        <w:t>号公告</w:t>
      </w:r>
      <w:r>
        <w:rPr>
          <w:rFonts w:ascii="Times New Roman" w:eastAsia="宋体" w:hAnsi="Times New Roman" w:cs="Times New Roman"/>
        </w:rPr>
        <w:t>”</w:t>
      </w:r>
      <w:r>
        <w:rPr>
          <w:rFonts w:ascii="Times New Roman" w:eastAsia="宋体" w:hAnsi="Times New Roman" w:cs="Times New Roman"/>
        </w:rPr>
        <w:t>）</w:t>
      </w:r>
    </w:p>
    <w:p w14:paraId="3F91D7AF" w14:textId="323EDAD5" w:rsidR="00160A67" w:rsidRDefault="00000000">
      <w:pPr>
        <w:spacing w:beforeLines="50" w:before="120"/>
        <w:ind w:firstLineChars="200" w:firstLine="482"/>
        <w:jc w:val="both"/>
        <w:rPr>
          <w:rFonts w:ascii="Times New Roman" w:eastAsia="宋体" w:hAnsi="Times New Roman" w:cs="Times New Roman"/>
          <w:b/>
        </w:rPr>
      </w:pPr>
      <w:r>
        <w:rPr>
          <w:rFonts w:ascii="Times New Roman" w:eastAsia="宋体" w:hAnsi="Times New Roman" w:cs="Times New Roman"/>
          <w:b/>
        </w:rPr>
        <w:t>二、</w:t>
      </w:r>
      <w:del w:id="74" w:author="Tian Su" w:date="2024-12-30T11:34:00Z" w16du:dateUtc="2024-12-30T03:34:00Z">
        <w:r w:rsidDel="00FE6E4A">
          <w:rPr>
            <w:rFonts w:ascii="Times New Roman" w:eastAsia="宋体" w:hAnsi="Times New Roman" w:cs="Times New Roman"/>
            <w:b/>
            <w:color w:val="FF0000"/>
          </w:rPr>
          <w:delText>ABC</w:delText>
        </w:r>
        <w:r w:rsidDel="00FE6E4A">
          <w:rPr>
            <w:rFonts w:ascii="Times New Roman" w:eastAsia="宋体" w:hAnsi="Times New Roman" w:cs="Times New Roman"/>
            <w:b/>
            <w:color w:val="FF0000"/>
          </w:rPr>
          <w:delText>公司</w:delText>
        </w:r>
      </w:del>
      <w:ins w:id="75" w:author="Tian Su" w:date="2024-12-30T11:34:00Z" w16du:dateUtc="2024-12-30T03:34:00Z">
        <w:r w:rsidR="00FE6E4A">
          <w:rPr>
            <w:rFonts w:ascii="Times New Roman" w:eastAsia="宋体" w:hAnsi="Times New Roman" w:cs="Times New Roman"/>
            <w:b/>
            <w:color w:val="FF0000"/>
          </w:rPr>
          <w:t>【清单模板</w:t>
        </w:r>
        <w:r w:rsidR="00FE6E4A">
          <w:rPr>
            <w:rFonts w:ascii="Times New Roman" w:eastAsia="宋体" w:hAnsi="Times New Roman" w:cs="Times New Roman"/>
            <w:b/>
            <w:color w:val="FF0000"/>
          </w:rPr>
          <w:t>-</w:t>
        </w:r>
        <w:r w:rsidR="00FE6E4A">
          <w:rPr>
            <w:rFonts w:ascii="Times New Roman" w:eastAsia="宋体" w:hAnsi="Times New Roman" w:cs="Times New Roman"/>
            <w:b/>
            <w:color w:val="FF0000"/>
          </w:rPr>
          <w:t>数据表</w:t>
        </w:r>
        <w:r w:rsidR="00FE6E4A">
          <w:rPr>
            <w:rFonts w:ascii="Times New Roman" w:eastAsia="宋体" w:hAnsi="Times New Roman" w:cs="Times New Roman"/>
            <w:b/>
            <w:color w:val="FF0000"/>
          </w:rPr>
          <w:t>B5</w:t>
        </w:r>
        <w:r w:rsidR="00FE6E4A">
          <w:rPr>
            <w:rFonts w:ascii="Times New Roman" w:eastAsia="宋体" w:hAnsi="Times New Roman" w:cs="Times New Roman"/>
            <w:b/>
            <w:color w:val="FF0000"/>
          </w:rPr>
          <w:t>】</w:t>
        </w:r>
      </w:ins>
      <w:r>
        <w:rPr>
          <w:rFonts w:ascii="Times New Roman" w:eastAsia="宋体" w:hAnsi="Times New Roman" w:cs="Times New Roman"/>
          <w:b/>
        </w:rPr>
        <w:t>按以下程序准备同期资料，并提供与同期资料有关的数据及资料</w:t>
      </w:r>
    </w:p>
    <w:p w14:paraId="590C1B01" w14:textId="77777777" w:rsidR="00160A67" w:rsidRDefault="00160A67">
      <w:pPr>
        <w:spacing w:beforeLines="50" w:before="120"/>
        <w:ind w:firstLineChars="200" w:firstLine="482"/>
        <w:jc w:val="both"/>
        <w:rPr>
          <w:rFonts w:ascii="Times New Roman" w:eastAsia="宋体" w:hAnsi="Times New Roman" w:cs="Times New Roman"/>
          <w:b/>
        </w:rPr>
      </w:pPr>
    </w:p>
    <w:p w14:paraId="4074EBAD" w14:textId="6FCF70CF" w:rsidR="00160A67" w:rsidRDefault="00000000">
      <w:pPr>
        <w:pStyle w:val="aff3"/>
        <w:numPr>
          <w:ilvl w:val="0"/>
          <w:numId w:val="29"/>
        </w:numPr>
        <w:adjustRightInd w:val="0"/>
        <w:snapToGrid w:val="0"/>
        <w:spacing w:beforeLines="50" w:before="120"/>
        <w:ind w:left="0" w:firstLineChars="200" w:firstLine="480"/>
        <w:jc w:val="both"/>
        <w:rPr>
          <w:rFonts w:ascii="Times New Roman" w:eastAsia="宋体" w:hAnsi="Times New Roman" w:cs="Times New Roman"/>
        </w:rPr>
      </w:pPr>
      <w:r>
        <w:rPr>
          <w:rFonts w:ascii="Times New Roman" w:eastAsia="宋体" w:hAnsi="Times New Roman" w:cs="Times New Roman"/>
        </w:rPr>
        <w:t>针对</w:t>
      </w:r>
      <w:r>
        <w:rPr>
          <w:rFonts w:ascii="Times New Roman" w:eastAsia="宋体" w:hAnsi="Times New Roman" w:cs="Times New Roman"/>
        </w:rPr>
        <w:fldChar w:fldCharType="begin"/>
      </w:r>
      <w:r>
        <w:rPr>
          <w:rFonts w:ascii="Times New Roman" w:eastAsia="宋体" w:hAnsi="Times New Roman" w:cs="Times New Roman"/>
        </w:rPr>
        <w:instrText xml:space="preserve"> REF XYZ</w:instrText>
      </w:r>
      <w:r>
        <w:rPr>
          <w:rFonts w:ascii="Times New Roman" w:eastAsia="宋体" w:hAnsi="Times New Roman" w:cs="Times New Roman"/>
        </w:rPr>
        <w:instrText>公司</w:instrText>
      </w:r>
      <w:r>
        <w:rPr>
          <w:rFonts w:ascii="Times New Roman" w:eastAsia="宋体" w:hAnsi="Times New Roman" w:cs="Times New Roman"/>
        </w:rPr>
        <w:instrText xml:space="preserve"> \h  \* MERGEFORMAT </w:instrText>
      </w:r>
      <w:r>
        <w:rPr>
          <w:rFonts w:ascii="Times New Roman" w:eastAsia="宋体" w:hAnsi="Times New Roman" w:cs="Times New Roman"/>
        </w:rPr>
      </w:r>
      <w:r>
        <w:rPr>
          <w:rFonts w:ascii="Times New Roman" w:eastAsia="宋体" w:hAnsi="Times New Roman" w:cs="Times New Roman"/>
        </w:rPr>
        <w:fldChar w:fldCharType="separate"/>
      </w:r>
      <w:del w:id="76" w:author="Tian Su" w:date="2024-12-30T11:34:00Z" w16du:dateUtc="2024-12-30T03:34:00Z">
        <w:r w:rsidDel="00FE6E4A">
          <w:rPr>
            <w:rFonts w:ascii="Times New Roman" w:eastAsia="宋体" w:hAnsi="Times New Roman" w:cs="Times New Roman"/>
          </w:rPr>
          <w:delText>ABC</w:delText>
        </w:r>
        <w:r w:rsidDel="00FE6E4A">
          <w:rPr>
            <w:rFonts w:ascii="Times New Roman" w:eastAsia="宋体" w:hAnsi="Times New Roman" w:cs="Times New Roman"/>
          </w:rPr>
          <w:delText>公司</w:delText>
        </w:r>
      </w:del>
      <w:ins w:id="77" w:author="Tian Su" w:date="2024-12-30T11:34:00Z" w16du:dateUtc="2024-12-30T03:34:00Z">
        <w:r w:rsidR="00FE6E4A">
          <w:rPr>
            <w:rFonts w:ascii="Times New Roman" w:eastAsia="宋体" w:hAnsi="Times New Roman" w:cs="Times New Roman"/>
          </w:rPr>
          <w:t>【清单模板</w:t>
        </w:r>
        <w:r w:rsidR="00FE6E4A">
          <w:rPr>
            <w:rFonts w:ascii="Times New Roman" w:eastAsia="宋体" w:hAnsi="Times New Roman" w:cs="Times New Roman"/>
          </w:rPr>
          <w:t>-</w:t>
        </w:r>
        <w:r w:rsidR="00FE6E4A">
          <w:rPr>
            <w:rFonts w:ascii="Times New Roman" w:eastAsia="宋体" w:hAnsi="Times New Roman" w:cs="Times New Roman"/>
          </w:rPr>
          <w:t>数据表</w:t>
        </w:r>
        <w:r w:rsidR="00FE6E4A">
          <w:rPr>
            <w:rFonts w:ascii="Times New Roman" w:eastAsia="宋体" w:hAnsi="Times New Roman" w:cs="Times New Roman"/>
          </w:rPr>
          <w:t>B5</w:t>
        </w:r>
        <w:r w:rsidR="00FE6E4A">
          <w:rPr>
            <w:rFonts w:ascii="Times New Roman" w:eastAsia="宋体" w:hAnsi="Times New Roman" w:cs="Times New Roman"/>
          </w:rPr>
          <w:t>】</w:t>
        </w:r>
      </w:ins>
      <w:r>
        <w:rPr>
          <w:rFonts w:ascii="Times New Roman" w:eastAsia="宋体" w:hAnsi="Times New Roman" w:cs="Times New Roman"/>
        </w:rPr>
        <w:fldChar w:fldCharType="end"/>
      </w:r>
      <w:r>
        <w:rPr>
          <w:rFonts w:ascii="Times New Roman" w:eastAsia="宋体" w:hAnsi="Times New Roman" w:cs="Times New Roman"/>
        </w:rPr>
        <w:t>与关联方之间的关联交易，收集、整理与</w:t>
      </w:r>
      <w:del w:id="7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7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报告期间生产经营情况和关联交易情况相关的资料，包括</w:t>
      </w:r>
      <w:del w:id="8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8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的经营状况、与关联方签订的合同、关联交易的定价情况以及其它相关信息；</w:t>
      </w:r>
    </w:p>
    <w:p w14:paraId="60821E6B" w14:textId="01980B7B" w:rsidR="00160A67" w:rsidRDefault="00000000">
      <w:pPr>
        <w:pStyle w:val="aff3"/>
        <w:numPr>
          <w:ilvl w:val="0"/>
          <w:numId w:val="29"/>
        </w:numPr>
        <w:adjustRightInd w:val="0"/>
        <w:snapToGrid w:val="0"/>
        <w:spacing w:beforeLines="50" w:before="120"/>
        <w:ind w:left="0" w:firstLineChars="200" w:firstLine="480"/>
        <w:jc w:val="both"/>
        <w:rPr>
          <w:rFonts w:ascii="Times New Roman" w:eastAsia="宋体" w:hAnsi="Times New Roman" w:cs="Times New Roman"/>
        </w:rPr>
      </w:pPr>
      <w:r>
        <w:rPr>
          <w:rFonts w:ascii="Times New Roman" w:eastAsia="宋体" w:hAnsi="Times New Roman" w:cs="Times New Roman"/>
        </w:rPr>
        <w:t>分析</w:t>
      </w:r>
      <w:del w:id="8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8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与关联方在关联企业业务往来中各自执行的功能、承担的风险和使用的资产，判断</w:t>
      </w:r>
      <w:del w:id="8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8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及其关联方在关联交易中的性质并确认关联交易的验证对象；</w:t>
      </w:r>
    </w:p>
    <w:p w14:paraId="7AD5CF27" w14:textId="40FD1D7D" w:rsidR="00160A67" w:rsidRDefault="00000000">
      <w:pPr>
        <w:pStyle w:val="aff3"/>
        <w:numPr>
          <w:ilvl w:val="0"/>
          <w:numId w:val="29"/>
        </w:numPr>
        <w:adjustRightInd w:val="0"/>
        <w:snapToGrid w:val="0"/>
        <w:spacing w:beforeLines="50" w:before="120"/>
        <w:ind w:left="0" w:firstLineChars="200" w:firstLine="480"/>
        <w:jc w:val="both"/>
        <w:rPr>
          <w:rFonts w:ascii="Times New Roman" w:eastAsia="宋体" w:hAnsi="Times New Roman" w:cs="Times New Roman"/>
        </w:rPr>
      </w:pPr>
      <w:r>
        <w:rPr>
          <w:rFonts w:ascii="Times New Roman" w:eastAsia="宋体" w:hAnsi="Times New Roman" w:cs="Times New Roman"/>
        </w:rPr>
        <w:t>分析</w:t>
      </w:r>
      <w:del w:id="8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8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关联交易价值链的各环节及其参与方，识别地域特殊因素对企业创造价值贡献的计量及其归属，说明企业集团利润在全球价值链条中的分配原则和分配结果；</w:t>
      </w:r>
    </w:p>
    <w:p w14:paraId="7778F4AA" w14:textId="2D2BA1E3" w:rsidR="00160A67" w:rsidRDefault="00000000">
      <w:pPr>
        <w:pStyle w:val="aff3"/>
        <w:numPr>
          <w:ilvl w:val="0"/>
          <w:numId w:val="29"/>
        </w:numPr>
        <w:adjustRightInd w:val="0"/>
        <w:snapToGrid w:val="0"/>
        <w:spacing w:beforeLines="50" w:before="120"/>
        <w:ind w:left="0" w:firstLineChars="200" w:firstLine="480"/>
        <w:jc w:val="both"/>
        <w:rPr>
          <w:rFonts w:ascii="Times New Roman" w:eastAsia="宋体" w:hAnsi="Times New Roman" w:cs="Times New Roman"/>
        </w:rPr>
      </w:pPr>
      <w:r>
        <w:rPr>
          <w:rFonts w:ascii="Times New Roman" w:eastAsia="宋体" w:hAnsi="Times New Roman" w:cs="Times New Roman"/>
        </w:rPr>
        <w:lastRenderedPageBreak/>
        <w:t>针对</w:t>
      </w:r>
      <w:del w:id="8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8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与其关联方之间关联交易的类型和特点，分析并为其选择适当的转让定价方法，用以分析和验证</w:t>
      </w:r>
      <w:del w:id="9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9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与其关联方之间关联交易定价的合理性；</w:t>
      </w:r>
    </w:p>
    <w:p w14:paraId="764F145E" w14:textId="77777777" w:rsidR="00160A67" w:rsidRDefault="00000000">
      <w:pPr>
        <w:pStyle w:val="aff3"/>
        <w:numPr>
          <w:ilvl w:val="0"/>
          <w:numId w:val="29"/>
        </w:numPr>
        <w:adjustRightInd w:val="0"/>
        <w:snapToGrid w:val="0"/>
        <w:spacing w:beforeLines="50" w:before="120"/>
        <w:ind w:left="0" w:firstLineChars="200" w:firstLine="480"/>
        <w:jc w:val="both"/>
        <w:rPr>
          <w:rFonts w:ascii="Times New Roman" w:eastAsia="宋体" w:hAnsi="Times New Roman" w:cs="Times New Roman"/>
        </w:rPr>
      </w:pPr>
      <w:r>
        <w:rPr>
          <w:rFonts w:ascii="Times New Roman" w:eastAsia="宋体" w:hAnsi="Times New Roman" w:cs="Times New Roman"/>
        </w:rPr>
        <w:t>针对报告期间内关联交易的特征和性质以及上述的功能和风险分析，考虑地域特殊因素的影响，搜索并选取适当的独立可比公司，并实施经济分析；</w:t>
      </w:r>
    </w:p>
    <w:p w14:paraId="52CD48AB" w14:textId="7DEE5BAD" w:rsidR="00160A67" w:rsidRDefault="00000000">
      <w:pPr>
        <w:pStyle w:val="aff3"/>
        <w:numPr>
          <w:ilvl w:val="0"/>
          <w:numId w:val="29"/>
        </w:numPr>
        <w:adjustRightInd w:val="0"/>
        <w:snapToGrid w:val="0"/>
        <w:spacing w:beforeLines="50" w:before="120"/>
        <w:ind w:left="0" w:firstLineChars="200" w:firstLine="480"/>
        <w:jc w:val="both"/>
        <w:rPr>
          <w:rFonts w:ascii="Times New Roman" w:eastAsia="宋体" w:hAnsi="Times New Roman" w:cs="Times New Roman"/>
        </w:rPr>
      </w:pPr>
      <w:r>
        <w:rPr>
          <w:rFonts w:ascii="Times New Roman" w:eastAsia="宋体" w:hAnsi="Times New Roman" w:cs="Times New Roman"/>
        </w:rPr>
        <w:t>运用上述选定的转让定价方法进行可比性分析，分析</w:t>
      </w:r>
      <w:del w:id="9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9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的关联交易定价是否符合独立交易原则；</w:t>
      </w:r>
    </w:p>
    <w:p w14:paraId="28699EF7" w14:textId="77777777" w:rsidR="00160A67" w:rsidRDefault="00000000">
      <w:pPr>
        <w:pStyle w:val="aff3"/>
        <w:numPr>
          <w:ilvl w:val="0"/>
          <w:numId w:val="29"/>
        </w:numPr>
        <w:adjustRightInd w:val="0"/>
        <w:snapToGrid w:val="0"/>
        <w:spacing w:beforeLines="50" w:before="120"/>
        <w:ind w:left="0" w:firstLineChars="200" w:firstLine="480"/>
        <w:jc w:val="both"/>
        <w:rPr>
          <w:rFonts w:ascii="Times New Roman" w:eastAsia="宋体" w:hAnsi="Times New Roman" w:cs="Times New Roman"/>
        </w:rPr>
      </w:pPr>
      <w:r>
        <w:rPr>
          <w:rFonts w:ascii="Times New Roman" w:eastAsia="宋体" w:hAnsi="Times New Roman" w:cs="Times New Roman"/>
        </w:rPr>
        <w:t>综合以上程序和分析结果，准备同期资料。</w:t>
      </w:r>
    </w:p>
    <w:p w14:paraId="77043136" w14:textId="77777777" w:rsidR="00160A67" w:rsidRDefault="00160A67">
      <w:pPr>
        <w:pStyle w:val="aff3"/>
        <w:spacing w:beforeLines="50" w:before="120"/>
        <w:ind w:left="0" w:firstLineChars="200" w:firstLine="480"/>
        <w:jc w:val="both"/>
        <w:rPr>
          <w:rFonts w:ascii="Times New Roman" w:eastAsia="宋体" w:hAnsi="Times New Roman" w:cs="Times New Roman"/>
        </w:rPr>
      </w:pPr>
    </w:p>
    <w:p w14:paraId="76E0C965" w14:textId="3C3FF05D" w:rsidR="00160A67" w:rsidRDefault="00000000">
      <w:pPr>
        <w:pStyle w:val="aff3"/>
        <w:numPr>
          <w:ilvl w:val="0"/>
          <w:numId w:val="29"/>
        </w:numPr>
        <w:adjustRightInd w:val="0"/>
        <w:snapToGrid w:val="0"/>
        <w:spacing w:beforeLines="50" w:before="120"/>
        <w:ind w:left="0" w:firstLineChars="200" w:firstLine="480"/>
        <w:jc w:val="both"/>
        <w:rPr>
          <w:rFonts w:ascii="Times New Roman" w:eastAsia="宋体" w:hAnsi="Times New Roman" w:cs="Times New Roman"/>
        </w:rPr>
      </w:pPr>
      <w:r>
        <w:rPr>
          <w:rFonts w:ascii="Times New Roman" w:eastAsia="宋体" w:hAnsi="Times New Roman" w:cs="Times New Roman"/>
        </w:rPr>
        <w:t>本公司在此确认，本报告所包含的财务和背景事实真实反映了</w:t>
      </w:r>
      <w:del w:id="9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9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与其关联方之间关联交易情况。</w:t>
      </w:r>
    </w:p>
    <w:p w14:paraId="289B0D5F" w14:textId="77777777" w:rsidR="00160A67" w:rsidRDefault="00160A67">
      <w:pPr>
        <w:spacing w:beforeLines="50" w:before="120"/>
        <w:ind w:firstLineChars="200" w:firstLine="480"/>
        <w:jc w:val="both"/>
        <w:rPr>
          <w:rFonts w:ascii="Times New Roman" w:eastAsia="宋体" w:hAnsi="Times New Roman" w:cs="Times New Roman"/>
        </w:rPr>
      </w:pPr>
    </w:p>
    <w:p w14:paraId="5F5CBBB8" w14:textId="77777777"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地址：</w:t>
      </w:r>
      <w:r>
        <w:rPr>
          <w:rFonts w:ascii="Times New Roman" w:eastAsia="宋体" w:hAnsi="Times New Roman" w:cs="Times New Roman"/>
          <w:color w:val="FF0000"/>
        </w:rPr>
        <w:t>&lt;</w:t>
      </w:r>
      <w:proofErr w:type="gramStart"/>
      <w:r>
        <w:rPr>
          <w:rFonts w:ascii="Times New Roman" w:eastAsia="宋体" w:hAnsi="Times New Roman" w:cs="Times New Roman"/>
          <w:color w:val="FF0000"/>
        </w:rPr>
        <w:t>请项目</w:t>
      </w:r>
      <w:proofErr w:type="gramEnd"/>
      <w:r>
        <w:rPr>
          <w:rFonts w:ascii="Times New Roman" w:eastAsia="宋体" w:hAnsi="Times New Roman" w:cs="Times New Roman"/>
          <w:color w:val="FF0000"/>
        </w:rPr>
        <w:t>组补充</w:t>
      </w:r>
      <w:r>
        <w:rPr>
          <w:rFonts w:ascii="Times New Roman" w:eastAsia="宋体" w:hAnsi="Times New Roman" w:cs="Times New Roman"/>
          <w:color w:val="FF0000"/>
        </w:rPr>
        <w:t>&gt;</w:t>
      </w:r>
    </w:p>
    <w:p w14:paraId="039A6341" w14:textId="77777777" w:rsidR="00160A67" w:rsidRDefault="00160A67">
      <w:pPr>
        <w:spacing w:beforeLines="50" w:before="120"/>
        <w:ind w:firstLineChars="200" w:firstLine="480"/>
        <w:jc w:val="both"/>
        <w:rPr>
          <w:rFonts w:ascii="Times New Roman" w:eastAsia="宋体" w:hAnsi="Times New Roman" w:cs="Times New Roman"/>
        </w:rPr>
      </w:pPr>
    </w:p>
    <w:p w14:paraId="54DE6D2F" w14:textId="77777777" w:rsidR="00160A67" w:rsidRDefault="00000000">
      <w:pPr>
        <w:spacing w:beforeLines="50" w:before="120"/>
        <w:ind w:firstLineChars="200" w:firstLine="480"/>
        <w:jc w:val="both"/>
        <w:rPr>
          <w:rFonts w:ascii="Times New Roman" w:eastAsia="宋体" w:hAnsi="Times New Roman" w:cs="Times New Roman"/>
        </w:rPr>
      </w:pPr>
      <w:r>
        <w:rPr>
          <w:rFonts w:ascii="Times New Roman" w:eastAsia="宋体" w:hAnsi="Times New Roman" w:cs="Times New Roman"/>
        </w:rPr>
        <w:t>电话：</w:t>
      </w:r>
      <w:r>
        <w:rPr>
          <w:rFonts w:ascii="Times New Roman" w:eastAsia="宋体" w:hAnsi="Times New Roman" w:cs="Times New Roman"/>
          <w:color w:val="FF0000"/>
        </w:rPr>
        <w:t>&lt;</w:t>
      </w:r>
      <w:proofErr w:type="gramStart"/>
      <w:r>
        <w:rPr>
          <w:rFonts w:ascii="Times New Roman" w:eastAsia="宋体" w:hAnsi="Times New Roman" w:cs="Times New Roman"/>
          <w:color w:val="FF0000"/>
        </w:rPr>
        <w:t>请项目</w:t>
      </w:r>
      <w:proofErr w:type="gramEnd"/>
      <w:r>
        <w:rPr>
          <w:rFonts w:ascii="Times New Roman" w:eastAsia="宋体" w:hAnsi="Times New Roman" w:cs="Times New Roman"/>
          <w:color w:val="FF0000"/>
        </w:rPr>
        <w:t>组补充</w:t>
      </w:r>
      <w:r>
        <w:rPr>
          <w:rFonts w:ascii="Times New Roman" w:eastAsia="宋体" w:hAnsi="Times New Roman" w:cs="Times New Roman"/>
          <w:color w:val="FF0000"/>
        </w:rPr>
        <w:t>&gt;</w:t>
      </w:r>
    </w:p>
    <w:p w14:paraId="740F833B" w14:textId="77777777" w:rsidR="00160A67" w:rsidRDefault="00160A67">
      <w:pPr>
        <w:spacing w:beforeLines="50" w:before="120"/>
        <w:ind w:firstLineChars="200" w:firstLine="480"/>
        <w:jc w:val="both"/>
        <w:rPr>
          <w:rFonts w:ascii="Times New Roman" w:eastAsia="宋体" w:hAnsi="Times New Roman" w:cs="Times New Roman"/>
        </w:rPr>
      </w:pPr>
    </w:p>
    <w:p w14:paraId="122A6280" w14:textId="77777777" w:rsidR="00160A67" w:rsidRDefault="00000000">
      <w:pPr>
        <w:spacing w:beforeLines="50" w:before="120"/>
        <w:ind w:firstLineChars="200" w:firstLine="480"/>
        <w:jc w:val="both"/>
        <w:rPr>
          <w:rFonts w:ascii="Arial" w:eastAsia="黑体" w:hAnsi="Arial" w:cs="Arial"/>
        </w:rPr>
      </w:pPr>
      <w:r>
        <w:rPr>
          <w:rFonts w:ascii="Times New Roman" w:eastAsia="宋体" w:hAnsi="Times New Roman" w:cs="Times New Roman"/>
        </w:rPr>
        <w:t>电子信箱：</w:t>
      </w:r>
      <w:r>
        <w:rPr>
          <w:rFonts w:ascii="Times New Roman" w:eastAsia="宋体" w:hAnsi="Times New Roman" w:cs="Times New Roman"/>
          <w:color w:val="FF0000"/>
        </w:rPr>
        <w:t>&lt;</w:t>
      </w:r>
      <w:proofErr w:type="gramStart"/>
      <w:r>
        <w:rPr>
          <w:rFonts w:ascii="Times New Roman" w:eastAsia="宋体" w:hAnsi="Times New Roman" w:cs="Times New Roman"/>
          <w:color w:val="FF0000"/>
        </w:rPr>
        <w:t>请项目</w:t>
      </w:r>
      <w:proofErr w:type="gramEnd"/>
      <w:r>
        <w:rPr>
          <w:rFonts w:ascii="Times New Roman" w:eastAsia="宋体" w:hAnsi="Times New Roman" w:cs="Times New Roman"/>
          <w:color w:val="FF0000"/>
        </w:rPr>
        <w:t>组补充</w:t>
      </w:r>
      <w:r>
        <w:rPr>
          <w:rFonts w:ascii="Times New Roman" w:eastAsia="宋体" w:hAnsi="Times New Roman" w:cs="Times New Roman"/>
          <w:color w:val="FF0000"/>
        </w:rPr>
        <w:t>&gt;</w:t>
      </w:r>
    </w:p>
    <w:p w14:paraId="7F1189E9" w14:textId="77777777" w:rsidR="00160A67" w:rsidRDefault="00160A67">
      <w:pPr>
        <w:jc w:val="both"/>
        <w:rPr>
          <w:rFonts w:ascii="Arial" w:eastAsia="黑体" w:hAnsi="Arial" w:cs="Arial"/>
        </w:rPr>
      </w:pPr>
    </w:p>
    <w:p w14:paraId="5EE49F70" w14:textId="77777777" w:rsidR="00160A67" w:rsidRDefault="00160A67">
      <w:pPr>
        <w:jc w:val="both"/>
        <w:rPr>
          <w:rFonts w:ascii="Arial" w:eastAsia="黑体" w:hAnsi="Arial" w:cs="Arial"/>
        </w:rPr>
      </w:pPr>
    </w:p>
    <w:p w14:paraId="03C565D5" w14:textId="77777777" w:rsidR="00160A67" w:rsidRDefault="00160A67">
      <w:pPr>
        <w:jc w:val="both"/>
        <w:rPr>
          <w:rFonts w:ascii="Arial" w:eastAsia="黑体" w:hAnsi="Arial" w:cs="Arial"/>
        </w:rPr>
      </w:pPr>
    </w:p>
    <w:p w14:paraId="46E03D33" w14:textId="77777777" w:rsidR="00160A67" w:rsidRDefault="00000000">
      <w:pPr>
        <w:ind w:rightChars="690" w:right="1656"/>
        <w:jc w:val="right"/>
        <w:rPr>
          <w:rFonts w:ascii="Times New Roman" w:eastAsia="宋体" w:hAnsi="Times New Roman" w:cs="Times New Roman"/>
        </w:rPr>
      </w:pPr>
      <w:r>
        <w:rPr>
          <w:rFonts w:ascii="Times New Roman" w:eastAsia="宋体" w:hAnsi="Times New Roman" w:cs="Times New Roman"/>
        </w:rPr>
        <w:t>法定代表人（签字）：</w:t>
      </w:r>
    </w:p>
    <w:p w14:paraId="2398966F" w14:textId="77777777" w:rsidR="00160A67" w:rsidRDefault="00160A67">
      <w:pPr>
        <w:ind w:rightChars="690" w:right="1656"/>
        <w:jc w:val="right"/>
        <w:rPr>
          <w:rFonts w:ascii="Times New Roman" w:eastAsia="宋体" w:hAnsi="Times New Roman" w:cs="Times New Roman"/>
        </w:rPr>
      </w:pPr>
    </w:p>
    <w:p w14:paraId="2FCFF00D" w14:textId="77777777" w:rsidR="00160A67" w:rsidRDefault="00000000">
      <w:pPr>
        <w:ind w:rightChars="690" w:right="1656"/>
        <w:jc w:val="right"/>
        <w:rPr>
          <w:rFonts w:ascii="Times New Roman" w:eastAsia="宋体" w:hAnsi="Times New Roman" w:cs="Times New Roman"/>
        </w:rPr>
      </w:pPr>
      <w:r>
        <w:rPr>
          <w:rFonts w:ascii="Times New Roman" w:eastAsia="宋体" w:hAnsi="Times New Roman" w:cs="Times New Roman"/>
        </w:rPr>
        <w:t>（盖章）：</w:t>
      </w:r>
    </w:p>
    <w:p w14:paraId="5738E063" w14:textId="77777777" w:rsidR="00160A67" w:rsidRDefault="00160A67">
      <w:pPr>
        <w:jc w:val="right"/>
        <w:rPr>
          <w:rFonts w:ascii="Times New Roman" w:eastAsia="宋体" w:hAnsi="Times New Roman" w:cs="Times New Roman"/>
        </w:rPr>
      </w:pPr>
    </w:p>
    <w:p w14:paraId="3C05229D" w14:textId="77777777" w:rsidR="00160A67" w:rsidRDefault="00000000">
      <w:pPr>
        <w:jc w:val="right"/>
        <w:rPr>
          <w:rFonts w:ascii="Times New Roman" w:eastAsia="宋体" w:hAnsi="Times New Roman" w:cs="Times New Roman"/>
        </w:rPr>
      </w:pPr>
      <w:r>
        <w:rPr>
          <w:rFonts w:ascii="Times New Roman" w:eastAsia="宋体" w:hAnsi="Times New Roman" w:cs="Times New Roman"/>
        </w:rPr>
        <w:t>日期：</w:t>
      </w:r>
      <w:r>
        <w:rPr>
          <w:rFonts w:ascii="Times New Roman" w:eastAsia="宋体" w:hAnsi="Times New Roman" w:cs="Times New Roman"/>
        </w:rPr>
        <w:t xml:space="preserve">       </w:t>
      </w:r>
      <w:r>
        <w:rPr>
          <w:rFonts w:ascii="Times New Roman" w:eastAsia="宋体" w:hAnsi="Times New Roman" w:cs="Times New Roman"/>
        </w:rPr>
        <w:t>年</w:t>
      </w:r>
      <w:r>
        <w:rPr>
          <w:rFonts w:ascii="Times New Roman" w:eastAsia="宋体" w:hAnsi="Times New Roman" w:cs="Times New Roman"/>
        </w:rPr>
        <w:t xml:space="preserve">        </w:t>
      </w:r>
      <w:r>
        <w:rPr>
          <w:rFonts w:ascii="Times New Roman" w:eastAsia="宋体" w:hAnsi="Times New Roman" w:cs="Times New Roman"/>
        </w:rPr>
        <w:t>月</w:t>
      </w:r>
      <w:r>
        <w:rPr>
          <w:rFonts w:ascii="Times New Roman" w:eastAsia="宋体" w:hAnsi="Times New Roman" w:cs="Times New Roman"/>
        </w:rPr>
        <w:t xml:space="preserve">      </w:t>
      </w:r>
      <w:r>
        <w:rPr>
          <w:rFonts w:ascii="Times New Roman" w:eastAsia="宋体" w:hAnsi="Times New Roman" w:cs="Times New Roman"/>
        </w:rPr>
        <w:t>日</w:t>
      </w:r>
      <w:r>
        <w:rPr>
          <w:rFonts w:ascii="Times New Roman" w:eastAsia="宋体" w:hAnsi="Times New Roman" w:cs="Times New Roman"/>
        </w:rPr>
        <w:t xml:space="preserve">  </w:t>
      </w:r>
    </w:p>
    <w:p w14:paraId="2C0DA30C" w14:textId="77777777" w:rsidR="00160A67" w:rsidRDefault="00160A67">
      <w:pPr>
        <w:rPr>
          <w:rFonts w:ascii="Times New Roman" w:eastAsia="宋体" w:hAnsi="Times New Roman" w:cs="Times New Roman"/>
        </w:rPr>
      </w:pPr>
    </w:p>
    <w:p w14:paraId="2234DE2D" w14:textId="77777777" w:rsidR="00160A67" w:rsidRDefault="00160A67">
      <w:pPr>
        <w:rPr>
          <w:rFonts w:ascii="Arial" w:eastAsia="黑体" w:hAnsi="Arial" w:cs="Arial"/>
        </w:rPr>
      </w:pPr>
    </w:p>
    <w:p w14:paraId="613C1D84" w14:textId="77777777" w:rsidR="00160A67" w:rsidRDefault="00160A67">
      <w:pPr>
        <w:rPr>
          <w:rFonts w:ascii="Arial" w:eastAsia="黑体" w:hAnsi="Arial" w:cs="Arial"/>
        </w:rPr>
      </w:pPr>
    </w:p>
    <w:p w14:paraId="5A45417E" w14:textId="77777777" w:rsidR="00160A67" w:rsidRDefault="00160A67">
      <w:pPr>
        <w:rPr>
          <w:rFonts w:ascii="Arial" w:eastAsia="黑体" w:hAnsi="Arial" w:cs="Arial"/>
        </w:rPr>
      </w:pPr>
    </w:p>
    <w:p w14:paraId="2DEE783C" w14:textId="77777777" w:rsidR="00160A67" w:rsidRDefault="00160A67">
      <w:pPr>
        <w:rPr>
          <w:rFonts w:ascii="Arial" w:eastAsia="黑体" w:hAnsi="Arial" w:cs="Arial"/>
        </w:rPr>
      </w:pPr>
    </w:p>
    <w:p w14:paraId="30875A22" w14:textId="77777777" w:rsidR="00160A67" w:rsidRDefault="00160A67">
      <w:pPr>
        <w:rPr>
          <w:rFonts w:ascii="Arial" w:eastAsia="黑体" w:hAnsi="Arial" w:cs="Arial"/>
        </w:rPr>
      </w:pPr>
    </w:p>
    <w:p w14:paraId="53999701" w14:textId="77777777" w:rsidR="00160A67" w:rsidRDefault="00160A67">
      <w:pPr>
        <w:rPr>
          <w:rFonts w:ascii="Arial" w:eastAsia="黑体" w:hAnsi="Arial" w:cs="Arial"/>
        </w:rPr>
      </w:pPr>
    </w:p>
    <w:p w14:paraId="4642D43C" w14:textId="77777777" w:rsidR="00160A67" w:rsidRDefault="00160A67">
      <w:pPr>
        <w:rPr>
          <w:rFonts w:ascii="Arial" w:eastAsia="黑体" w:hAnsi="Arial" w:cs="Arial"/>
        </w:rPr>
      </w:pPr>
    </w:p>
    <w:p w14:paraId="0CD4D798" w14:textId="77777777" w:rsidR="00160A67" w:rsidRDefault="00160A67">
      <w:pPr>
        <w:rPr>
          <w:rFonts w:ascii="Arial" w:eastAsia="黑体" w:hAnsi="Arial" w:cs="Arial"/>
        </w:rPr>
      </w:pPr>
    </w:p>
    <w:p w14:paraId="5C5F94DE" w14:textId="77777777" w:rsidR="00160A67" w:rsidRDefault="00160A67">
      <w:pPr>
        <w:rPr>
          <w:rFonts w:ascii="Arial" w:eastAsia="黑体" w:hAnsi="Arial" w:cs="Arial"/>
        </w:rPr>
      </w:pPr>
    </w:p>
    <w:p w14:paraId="59DF00C2" w14:textId="77777777" w:rsidR="00160A67" w:rsidRDefault="00160A67">
      <w:pPr>
        <w:rPr>
          <w:rFonts w:ascii="Arial" w:eastAsia="黑体" w:hAnsi="Arial" w:cs="Arial"/>
        </w:rPr>
      </w:pPr>
    </w:p>
    <w:p w14:paraId="5B2CF2D5" w14:textId="77777777" w:rsidR="00160A67" w:rsidRDefault="00160A67">
      <w:pPr>
        <w:rPr>
          <w:rFonts w:ascii="Arial" w:eastAsia="黑体" w:hAnsi="Arial" w:cs="Arial"/>
        </w:rPr>
      </w:pPr>
    </w:p>
    <w:p w14:paraId="666CC5D8" w14:textId="77777777" w:rsidR="00160A67" w:rsidRDefault="00160A67">
      <w:pPr>
        <w:rPr>
          <w:rFonts w:ascii="Arial" w:eastAsia="黑体" w:hAnsi="Arial" w:cs="Arial"/>
        </w:rPr>
      </w:pPr>
    </w:p>
    <w:p w14:paraId="75EEE1F5" w14:textId="77777777" w:rsidR="00160A67" w:rsidRDefault="00160A67">
      <w:pPr>
        <w:rPr>
          <w:rFonts w:ascii="Arial" w:eastAsia="黑体" w:hAnsi="Arial" w:cs="Arial"/>
        </w:rPr>
      </w:pPr>
    </w:p>
    <w:p w14:paraId="685F62D2" w14:textId="77777777" w:rsidR="00160A67" w:rsidRDefault="00000000">
      <w:pPr>
        <w:rPr>
          <w:rFonts w:ascii="Arial" w:eastAsia="黑体" w:hAnsi="Arial" w:cs="Arial"/>
        </w:rPr>
      </w:pPr>
      <w:r>
        <w:rPr>
          <w:rFonts w:ascii="Arial" w:eastAsia="黑体" w:hAnsi="Arial" w:cs="Arial"/>
        </w:rPr>
        <w:br w:type="page"/>
      </w:r>
    </w:p>
    <w:p w14:paraId="2E5F0501" w14:textId="77777777" w:rsidR="00160A67" w:rsidRDefault="00000000">
      <w:pPr>
        <w:pStyle w:val="aff6"/>
        <w:keepNext/>
        <w:ind w:firstLine="723"/>
        <w:jc w:val="center"/>
        <w:rPr>
          <w:rFonts w:ascii="Arial" w:eastAsia="黑体" w:hAnsi="Arial" w:cs="Arial"/>
          <w:color w:val="06A2E0" w:themeColor="accent1"/>
        </w:rPr>
      </w:pPr>
      <w:bookmarkStart w:id="96" w:name="_Toc3828"/>
      <w:bookmarkStart w:id="97" w:name="_Toc1819"/>
      <w:bookmarkStart w:id="98" w:name="_Toc19177"/>
      <w:bookmarkStart w:id="99" w:name="_Toc139362973"/>
      <w:bookmarkStart w:id="100" w:name="_Toc144227447"/>
      <w:bookmarkStart w:id="101" w:name="_Toc139363048"/>
      <w:r>
        <w:rPr>
          <w:rFonts w:ascii="Arial" w:eastAsia="黑体" w:hAnsi="Arial" w:cs="Arial"/>
          <w:color w:val="06A2E0" w:themeColor="accent1"/>
        </w:rPr>
        <w:lastRenderedPageBreak/>
        <w:t>目</w:t>
      </w:r>
      <w:r>
        <w:rPr>
          <w:rFonts w:ascii="Arial" w:eastAsia="黑体" w:hAnsi="Arial" w:cs="Arial" w:hint="eastAsia"/>
          <w:color w:val="06A2E0" w:themeColor="accent1"/>
        </w:rPr>
        <w:t xml:space="preserve">    </w:t>
      </w:r>
      <w:r>
        <w:rPr>
          <w:rFonts w:ascii="Arial" w:eastAsia="黑体" w:hAnsi="Arial" w:cs="Arial"/>
          <w:color w:val="06A2E0" w:themeColor="accent1"/>
        </w:rPr>
        <w:t>录</w:t>
      </w:r>
      <w:bookmarkEnd w:id="96"/>
      <w:bookmarkEnd w:id="97"/>
      <w:bookmarkEnd w:id="98"/>
      <w:bookmarkEnd w:id="99"/>
      <w:bookmarkEnd w:id="100"/>
      <w:bookmarkEnd w:id="101"/>
    </w:p>
    <w:p w14:paraId="0E4FD4BA" w14:textId="77777777" w:rsidR="00160A67" w:rsidRDefault="00160A67">
      <w:pPr>
        <w:pStyle w:val="TOC1"/>
        <w:ind w:firstLine="440"/>
      </w:pPr>
    </w:p>
    <w:p w14:paraId="27A0A37C" w14:textId="77777777" w:rsidR="00160A67" w:rsidRDefault="00000000">
      <w:pPr>
        <w:pStyle w:val="TOC1"/>
        <w:tabs>
          <w:tab w:val="clear" w:pos="426"/>
          <w:tab w:val="clear" w:pos="9017"/>
          <w:tab w:val="right" w:leader="dot" w:pos="9027"/>
        </w:tabs>
        <w:ind w:firstLine="440"/>
        <w:rPr>
          <w:rFonts w:ascii="Times New Roman" w:eastAsia="宋体" w:hAnsi="Times New Roman" w:cs="Times New Roman"/>
        </w:rPr>
      </w:pPr>
      <w:r>
        <w:fldChar w:fldCharType="begin"/>
      </w:r>
      <w:r>
        <w:instrText xml:space="preserve">TOC \o "1-2" \h \u </w:instrText>
      </w:r>
      <w:r>
        <w:fldChar w:fldCharType="separate"/>
      </w:r>
      <w:hyperlink w:anchor="_Toc13402" w:history="1">
        <w:r w:rsidR="00160A67">
          <w:rPr>
            <w:rFonts w:ascii="Times New Roman" w:eastAsia="宋体" w:hAnsi="Times New Roman" w:cs="Times New Roman"/>
          </w:rPr>
          <w:t>服务范围与责任声明</w:t>
        </w:r>
        <w:r w:rsidR="00160A67">
          <w:rPr>
            <w:rFonts w:ascii="Times New Roman" w:eastAsia="宋体" w:hAnsi="Times New Roman" w:cs="Times New Roman"/>
          </w:rPr>
          <w:tab/>
        </w:r>
        <w:r w:rsidR="00160A67">
          <w:rPr>
            <w:rFonts w:ascii="Times New Roman" w:eastAsia="宋体" w:hAnsi="Times New Roman" w:cs="Times New Roman"/>
          </w:rPr>
          <w:fldChar w:fldCharType="begin"/>
        </w:r>
        <w:r w:rsidR="00160A67">
          <w:rPr>
            <w:rFonts w:ascii="Times New Roman" w:eastAsia="宋体" w:hAnsi="Times New Roman" w:cs="Times New Roman"/>
          </w:rPr>
          <w:instrText xml:space="preserve"> PAGEREF _Toc13402 \h </w:instrText>
        </w:r>
        <w:r w:rsidR="00160A67">
          <w:rPr>
            <w:rFonts w:ascii="Times New Roman" w:eastAsia="宋体" w:hAnsi="Times New Roman" w:cs="Times New Roman"/>
          </w:rPr>
        </w:r>
        <w:r w:rsidR="00160A67">
          <w:rPr>
            <w:rFonts w:ascii="Times New Roman" w:eastAsia="宋体" w:hAnsi="Times New Roman" w:cs="Times New Roman"/>
          </w:rPr>
          <w:fldChar w:fldCharType="separate"/>
        </w:r>
        <w:r w:rsidR="00160A67">
          <w:rPr>
            <w:rFonts w:ascii="Times New Roman" w:eastAsia="宋体" w:hAnsi="Times New Roman" w:cs="Times New Roman"/>
          </w:rPr>
          <w:t>i</w:t>
        </w:r>
        <w:r w:rsidR="00160A67">
          <w:rPr>
            <w:rFonts w:ascii="Times New Roman" w:eastAsia="宋体" w:hAnsi="Times New Roman" w:cs="Times New Roman"/>
          </w:rPr>
          <w:fldChar w:fldCharType="end"/>
        </w:r>
      </w:hyperlink>
    </w:p>
    <w:p w14:paraId="58ACA390" w14:textId="77777777" w:rsidR="00160A67" w:rsidRDefault="00160A67">
      <w:pPr>
        <w:pStyle w:val="TOC1"/>
        <w:tabs>
          <w:tab w:val="clear" w:pos="426"/>
          <w:tab w:val="clear" w:pos="9017"/>
          <w:tab w:val="right" w:leader="dot" w:pos="9027"/>
        </w:tabs>
        <w:ind w:firstLine="440"/>
        <w:rPr>
          <w:rFonts w:ascii="Times New Roman" w:eastAsia="宋体" w:hAnsi="Times New Roman" w:cs="Times New Roman"/>
        </w:rPr>
      </w:pPr>
      <w:hyperlink w:anchor="_Toc19177" w:history="1">
        <w:r>
          <w:rPr>
            <w:rFonts w:ascii="Times New Roman" w:eastAsia="宋体" w:hAnsi="Times New Roman" w:cs="Times New Roman"/>
          </w:rPr>
          <w:t>目</w:t>
        </w:r>
        <w:r>
          <w:rPr>
            <w:rFonts w:ascii="Times New Roman" w:eastAsia="宋体" w:hAnsi="Times New Roman" w:cs="Times New Roman"/>
          </w:rPr>
          <w:t xml:space="preserve">    </w:t>
        </w:r>
        <w:r>
          <w:rPr>
            <w:rFonts w:ascii="Times New Roman" w:eastAsia="宋体" w:hAnsi="Times New Roman" w:cs="Times New Roman"/>
          </w:rPr>
          <w:t>录</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_Toc19177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iv</w:t>
        </w:r>
        <w:r>
          <w:rPr>
            <w:rFonts w:ascii="Times New Roman" w:eastAsia="宋体" w:hAnsi="Times New Roman" w:cs="Times New Roman"/>
          </w:rPr>
          <w:fldChar w:fldCharType="end"/>
        </w:r>
      </w:hyperlink>
    </w:p>
    <w:p w14:paraId="720BAB25" w14:textId="77777777" w:rsidR="00160A67" w:rsidRDefault="00160A67">
      <w:pPr>
        <w:pStyle w:val="TOC1"/>
        <w:tabs>
          <w:tab w:val="clear" w:pos="426"/>
          <w:tab w:val="clear" w:pos="9017"/>
          <w:tab w:val="right" w:leader="dot" w:pos="9027"/>
        </w:tabs>
        <w:ind w:firstLine="440"/>
        <w:rPr>
          <w:rFonts w:ascii="Times New Roman" w:eastAsia="宋体" w:hAnsi="Times New Roman" w:cs="Times New Roman"/>
        </w:rPr>
      </w:pPr>
      <w:hyperlink w:anchor="_Toc23" w:history="1">
        <w:r>
          <w:rPr>
            <w:rFonts w:ascii="Times New Roman" w:eastAsia="宋体" w:hAnsi="Times New Roman" w:cs="Times New Roman"/>
          </w:rPr>
          <w:t>简称或术语</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_Toc23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vi</w:t>
        </w:r>
        <w:r>
          <w:rPr>
            <w:rFonts w:ascii="Times New Roman" w:eastAsia="宋体" w:hAnsi="Times New Roman" w:cs="Times New Roman"/>
          </w:rPr>
          <w:fldChar w:fldCharType="end"/>
        </w:r>
      </w:hyperlink>
    </w:p>
    <w:p w14:paraId="44B1907E" w14:textId="77777777" w:rsidR="00160A67" w:rsidRDefault="00160A67">
      <w:pPr>
        <w:pStyle w:val="TOC1"/>
        <w:tabs>
          <w:tab w:val="clear" w:pos="426"/>
          <w:tab w:val="clear" w:pos="9017"/>
          <w:tab w:val="right" w:leader="dot" w:pos="9027"/>
        </w:tabs>
        <w:ind w:firstLine="440"/>
        <w:rPr>
          <w:rFonts w:ascii="Times New Roman" w:eastAsia="宋体" w:hAnsi="Times New Roman" w:cs="Times New Roman"/>
        </w:rPr>
      </w:pPr>
      <w:hyperlink w:anchor="_Toc14703" w:history="1">
        <w:r>
          <w:rPr>
            <w:rFonts w:ascii="Times New Roman" w:eastAsia="宋体" w:hAnsi="Times New Roman" w:cs="Times New Roman"/>
            <w:bCs/>
            <w:szCs w:val="36"/>
          </w:rPr>
          <w:t xml:space="preserve">1. </w:t>
        </w:r>
        <w:r>
          <w:rPr>
            <w:rFonts w:ascii="Times New Roman" w:eastAsia="宋体" w:hAnsi="Times New Roman" w:cs="Times New Roman"/>
            <w:bCs/>
            <w:szCs w:val="36"/>
          </w:rPr>
          <w:t>内容提要</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_Toc14703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w:t>
        </w:r>
        <w:r>
          <w:rPr>
            <w:rFonts w:ascii="Times New Roman" w:eastAsia="宋体" w:hAnsi="Times New Roman" w:cs="Times New Roman"/>
          </w:rPr>
          <w:fldChar w:fldCharType="end"/>
        </w:r>
      </w:hyperlink>
    </w:p>
    <w:p w14:paraId="6B011AE5"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30832" w:history="1">
        <w:r>
          <w:rPr>
            <w:rFonts w:ascii="Times New Roman" w:eastAsia="宋体" w:hAnsi="Times New Roman" w:cs="Times New Roman"/>
            <w:szCs w:val="30"/>
          </w:rPr>
          <w:t xml:space="preserve">1.1. </w:t>
        </w:r>
        <w:r>
          <w:rPr>
            <w:rFonts w:ascii="Times New Roman" w:eastAsia="宋体" w:hAnsi="Times New Roman" w:cs="Times New Roman"/>
            <w:szCs w:val="30"/>
          </w:rPr>
          <w:t>报告目的</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_Toc30832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w:t>
        </w:r>
        <w:r>
          <w:rPr>
            <w:rFonts w:ascii="Times New Roman" w:eastAsia="宋体" w:hAnsi="Times New Roman" w:cs="Times New Roman"/>
          </w:rPr>
          <w:fldChar w:fldCharType="end"/>
        </w:r>
      </w:hyperlink>
    </w:p>
    <w:p w14:paraId="2471BD54"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22846" w:history="1">
        <w:r>
          <w:rPr>
            <w:rFonts w:ascii="Times New Roman" w:eastAsia="宋体" w:hAnsi="Times New Roman" w:cs="Times New Roman"/>
            <w:szCs w:val="30"/>
          </w:rPr>
          <w:t xml:space="preserve">1.2. </w:t>
        </w:r>
        <w:r>
          <w:rPr>
            <w:rFonts w:ascii="Times New Roman" w:eastAsia="宋体" w:hAnsi="Times New Roman" w:cs="Times New Roman"/>
            <w:szCs w:val="30"/>
          </w:rPr>
          <w:t>集团及公司</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_Toc22846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w:t>
        </w:r>
        <w:r>
          <w:rPr>
            <w:rFonts w:ascii="Times New Roman" w:eastAsia="宋体" w:hAnsi="Times New Roman" w:cs="Times New Roman"/>
          </w:rPr>
          <w:fldChar w:fldCharType="end"/>
        </w:r>
      </w:hyperlink>
    </w:p>
    <w:p w14:paraId="3A78F5FD"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50" w:history="1">
        <w:r>
          <w:rPr>
            <w:rFonts w:ascii="Times New Roman" w:eastAsia="宋体" w:hAnsi="Times New Roman" w:cs="Times New Roman"/>
          </w:rPr>
          <w:t xml:space="preserve">1.3. </w:t>
        </w:r>
        <w:r>
          <w:rPr>
            <w:rFonts w:ascii="Times New Roman" w:eastAsia="宋体" w:hAnsi="Times New Roman" w:cs="Times New Roman"/>
            <w:szCs w:val="30"/>
          </w:rPr>
          <w:t>功能和风险分析</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_Toc150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2</w:t>
        </w:r>
        <w:r>
          <w:rPr>
            <w:rFonts w:ascii="Times New Roman" w:eastAsia="宋体" w:hAnsi="Times New Roman" w:cs="Times New Roman"/>
          </w:rPr>
          <w:fldChar w:fldCharType="end"/>
        </w:r>
      </w:hyperlink>
    </w:p>
    <w:p w14:paraId="4D81C6C6"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951" w:history="1">
        <w:r>
          <w:rPr>
            <w:rFonts w:ascii="Times New Roman" w:eastAsia="宋体" w:hAnsi="Times New Roman" w:cs="Times New Roman"/>
            <w:szCs w:val="30"/>
          </w:rPr>
          <w:t xml:space="preserve">1.4. </w:t>
        </w:r>
        <w:r>
          <w:rPr>
            <w:rFonts w:ascii="Times New Roman" w:eastAsia="宋体" w:hAnsi="Times New Roman" w:cs="Times New Roman"/>
            <w:szCs w:val="30"/>
          </w:rPr>
          <w:t>价值链分析总结</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_Toc951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2</w:t>
        </w:r>
        <w:r>
          <w:rPr>
            <w:rFonts w:ascii="Times New Roman" w:eastAsia="宋体" w:hAnsi="Times New Roman" w:cs="Times New Roman"/>
          </w:rPr>
          <w:fldChar w:fldCharType="end"/>
        </w:r>
      </w:hyperlink>
    </w:p>
    <w:p w14:paraId="06B367EF"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9341" w:history="1">
        <w:r>
          <w:rPr>
            <w:rFonts w:ascii="Times New Roman" w:eastAsia="宋体" w:hAnsi="Times New Roman" w:cs="Times New Roman"/>
            <w:szCs w:val="30"/>
          </w:rPr>
          <w:t xml:space="preserve">1.5. </w:t>
        </w:r>
        <w:r>
          <w:rPr>
            <w:rFonts w:ascii="Times New Roman" w:eastAsia="宋体" w:hAnsi="Times New Roman" w:cs="Times New Roman"/>
            <w:szCs w:val="30"/>
          </w:rPr>
          <w:t>经济分析</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_Toc19341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2</w:t>
        </w:r>
        <w:r>
          <w:rPr>
            <w:rFonts w:ascii="Times New Roman" w:eastAsia="宋体" w:hAnsi="Times New Roman" w:cs="Times New Roman"/>
          </w:rPr>
          <w:fldChar w:fldCharType="end"/>
        </w:r>
      </w:hyperlink>
    </w:p>
    <w:p w14:paraId="2BA6F2AC"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2637" w:history="1">
        <w:r>
          <w:rPr>
            <w:rFonts w:ascii="Times New Roman" w:eastAsia="宋体" w:hAnsi="Times New Roman" w:cs="Times New Roman"/>
            <w:szCs w:val="30"/>
          </w:rPr>
          <w:t xml:space="preserve">1.6. </w:t>
        </w:r>
        <w:r>
          <w:rPr>
            <w:rFonts w:ascii="Times New Roman" w:eastAsia="宋体" w:hAnsi="Times New Roman" w:cs="Times New Roman"/>
            <w:szCs w:val="30"/>
          </w:rPr>
          <w:t>结论</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_Toc2637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3</w:t>
        </w:r>
        <w:r>
          <w:rPr>
            <w:rFonts w:ascii="Times New Roman" w:eastAsia="宋体" w:hAnsi="Times New Roman" w:cs="Times New Roman"/>
          </w:rPr>
          <w:fldChar w:fldCharType="end"/>
        </w:r>
      </w:hyperlink>
    </w:p>
    <w:p w14:paraId="3EB888D3"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1636" w:history="1">
        <w:r>
          <w:rPr>
            <w:rFonts w:ascii="Times New Roman" w:eastAsia="宋体" w:hAnsi="Times New Roman" w:cs="Times New Roman"/>
            <w:szCs w:val="30"/>
          </w:rPr>
          <w:t xml:space="preserve">1.7. </w:t>
        </w:r>
        <w:r>
          <w:rPr>
            <w:rFonts w:ascii="Times New Roman" w:eastAsia="宋体" w:hAnsi="Times New Roman" w:cs="Times New Roman"/>
            <w:szCs w:val="30"/>
          </w:rPr>
          <w:t>责任声明</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_Toc11636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4</w:t>
        </w:r>
        <w:r>
          <w:rPr>
            <w:rFonts w:ascii="Times New Roman" w:eastAsia="宋体" w:hAnsi="Times New Roman" w:cs="Times New Roman"/>
          </w:rPr>
          <w:fldChar w:fldCharType="end"/>
        </w:r>
      </w:hyperlink>
    </w:p>
    <w:p w14:paraId="4865E669" w14:textId="77777777" w:rsidR="00160A67" w:rsidRDefault="00160A67">
      <w:pPr>
        <w:pStyle w:val="TOC1"/>
        <w:tabs>
          <w:tab w:val="clear" w:pos="426"/>
          <w:tab w:val="clear" w:pos="9017"/>
          <w:tab w:val="right" w:leader="dot" w:pos="9027"/>
        </w:tabs>
        <w:ind w:firstLine="440"/>
        <w:rPr>
          <w:rFonts w:ascii="Times New Roman" w:eastAsia="宋体" w:hAnsi="Times New Roman" w:cs="Times New Roman"/>
        </w:rPr>
      </w:pPr>
      <w:hyperlink w:anchor="_Toc32568" w:history="1">
        <w:r>
          <w:rPr>
            <w:rFonts w:ascii="Times New Roman" w:eastAsia="宋体" w:hAnsi="Times New Roman" w:cs="Times New Roman"/>
            <w:bCs/>
            <w:szCs w:val="36"/>
          </w:rPr>
          <w:t xml:space="preserve">2. </w:t>
        </w:r>
        <w:r>
          <w:rPr>
            <w:rFonts w:ascii="Times New Roman" w:eastAsia="宋体" w:hAnsi="Times New Roman" w:cs="Times New Roman"/>
            <w:szCs w:val="36"/>
          </w:rPr>
          <w:t>企业概况</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_Toc32568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6</w:t>
        </w:r>
        <w:r>
          <w:rPr>
            <w:rFonts w:ascii="Times New Roman" w:eastAsia="宋体" w:hAnsi="Times New Roman" w:cs="Times New Roman"/>
          </w:rPr>
          <w:fldChar w:fldCharType="end"/>
        </w:r>
      </w:hyperlink>
    </w:p>
    <w:p w14:paraId="0845293B"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3058" w:history="1">
        <w:r>
          <w:rPr>
            <w:rFonts w:ascii="Times New Roman" w:eastAsia="宋体" w:hAnsi="Times New Roman" w:cs="Times New Roman"/>
            <w:szCs w:val="30"/>
          </w:rPr>
          <w:t xml:space="preserve">2.1. </w:t>
        </w:r>
        <w:r>
          <w:rPr>
            <w:rFonts w:ascii="Times New Roman" w:eastAsia="宋体" w:hAnsi="Times New Roman" w:cs="Times New Roman"/>
            <w:szCs w:val="30"/>
          </w:rPr>
          <w:t>集团概况</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_Toc3058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6</w:t>
        </w:r>
        <w:r>
          <w:rPr>
            <w:rFonts w:ascii="Times New Roman" w:eastAsia="宋体" w:hAnsi="Times New Roman" w:cs="Times New Roman"/>
          </w:rPr>
          <w:fldChar w:fldCharType="end"/>
        </w:r>
      </w:hyperlink>
    </w:p>
    <w:p w14:paraId="604B832A"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190" w:history="1">
        <w:r>
          <w:rPr>
            <w:rFonts w:ascii="Times New Roman" w:eastAsia="宋体" w:hAnsi="Times New Roman" w:cs="Times New Roman"/>
            <w:szCs w:val="30"/>
          </w:rPr>
          <w:t xml:space="preserve">2.2. </w:t>
        </w:r>
        <w:r>
          <w:rPr>
            <w:rFonts w:ascii="Times New Roman" w:eastAsia="宋体" w:hAnsi="Times New Roman" w:cs="Times New Roman"/>
            <w:szCs w:val="30"/>
          </w:rPr>
          <w:t>公司概况</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_Toc1190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6</w:t>
        </w:r>
        <w:r>
          <w:rPr>
            <w:rFonts w:ascii="Times New Roman" w:eastAsia="宋体" w:hAnsi="Times New Roman" w:cs="Times New Roman"/>
          </w:rPr>
          <w:fldChar w:fldCharType="end"/>
        </w:r>
      </w:hyperlink>
    </w:p>
    <w:p w14:paraId="4BF3CE14"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3860" w:history="1">
        <w:r>
          <w:rPr>
            <w:rFonts w:ascii="Times New Roman" w:eastAsia="宋体" w:hAnsi="Times New Roman" w:cs="Times New Roman"/>
            <w:szCs w:val="30"/>
          </w:rPr>
          <w:t xml:space="preserve">2.3. </w:t>
        </w:r>
        <w:r>
          <w:rPr>
            <w:rFonts w:ascii="Times New Roman" w:eastAsia="宋体" w:hAnsi="Times New Roman" w:cs="Times New Roman"/>
            <w:szCs w:val="30"/>
          </w:rPr>
          <w:t>公司对外投资</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_Toc3860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14</w:t>
        </w:r>
        <w:r>
          <w:rPr>
            <w:rFonts w:ascii="Times New Roman" w:eastAsia="宋体" w:hAnsi="Times New Roman" w:cs="Times New Roman"/>
          </w:rPr>
          <w:fldChar w:fldCharType="end"/>
        </w:r>
      </w:hyperlink>
    </w:p>
    <w:p w14:paraId="6335BDB7" w14:textId="77777777" w:rsidR="00160A67" w:rsidRDefault="00160A67">
      <w:pPr>
        <w:pStyle w:val="TOC1"/>
        <w:tabs>
          <w:tab w:val="clear" w:pos="426"/>
          <w:tab w:val="clear" w:pos="9017"/>
          <w:tab w:val="right" w:leader="dot" w:pos="9027"/>
        </w:tabs>
        <w:ind w:firstLine="440"/>
        <w:rPr>
          <w:rFonts w:ascii="Times New Roman" w:eastAsia="宋体" w:hAnsi="Times New Roman" w:cs="Times New Roman"/>
        </w:rPr>
      </w:pPr>
      <w:hyperlink w:anchor="_Toc24224" w:history="1">
        <w:r>
          <w:rPr>
            <w:rFonts w:ascii="Times New Roman" w:eastAsia="宋体" w:hAnsi="Times New Roman" w:cs="Times New Roman"/>
            <w:bCs/>
            <w:szCs w:val="36"/>
          </w:rPr>
          <w:t xml:space="preserve">3. </w:t>
        </w:r>
        <w:r>
          <w:rPr>
            <w:rFonts w:ascii="Times New Roman" w:eastAsia="宋体" w:hAnsi="Times New Roman" w:cs="Times New Roman"/>
            <w:szCs w:val="36"/>
          </w:rPr>
          <w:t>行业分析</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_Toc24224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15</w:t>
        </w:r>
        <w:r>
          <w:rPr>
            <w:rFonts w:ascii="Times New Roman" w:eastAsia="宋体" w:hAnsi="Times New Roman" w:cs="Times New Roman"/>
          </w:rPr>
          <w:fldChar w:fldCharType="end"/>
        </w:r>
      </w:hyperlink>
    </w:p>
    <w:p w14:paraId="1FBBF744"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32293" w:history="1">
        <w:r>
          <w:rPr>
            <w:rFonts w:ascii="Times New Roman" w:eastAsia="宋体" w:hAnsi="Times New Roman" w:cs="Times New Roman"/>
            <w:szCs w:val="30"/>
          </w:rPr>
          <w:t xml:space="preserve">3.1. </w:t>
        </w:r>
        <w:r>
          <w:rPr>
            <w:rFonts w:ascii="Times New Roman" w:eastAsia="宋体" w:hAnsi="Times New Roman" w:cs="Times New Roman"/>
            <w:szCs w:val="30"/>
          </w:rPr>
          <w:t>全球行业情况</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_Toc32293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15</w:t>
        </w:r>
        <w:r>
          <w:rPr>
            <w:rFonts w:ascii="Times New Roman" w:eastAsia="宋体" w:hAnsi="Times New Roman" w:cs="Times New Roman"/>
          </w:rPr>
          <w:fldChar w:fldCharType="end"/>
        </w:r>
      </w:hyperlink>
    </w:p>
    <w:p w14:paraId="0909A0C2"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9476" w:history="1">
        <w:r>
          <w:rPr>
            <w:rFonts w:ascii="Times New Roman" w:eastAsia="宋体" w:hAnsi="Times New Roman" w:cs="Times New Roman"/>
            <w:szCs w:val="30"/>
          </w:rPr>
          <w:t xml:space="preserve">3.2. </w:t>
        </w:r>
        <w:r>
          <w:rPr>
            <w:rFonts w:ascii="Times New Roman" w:eastAsia="宋体" w:hAnsi="Times New Roman" w:cs="Times New Roman"/>
            <w:szCs w:val="30"/>
          </w:rPr>
          <w:t>中国行业情况</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_Toc9476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15</w:t>
        </w:r>
        <w:r>
          <w:rPr>
            <w:rFonts w:ascii="Times New Roman" w:eastAsia="宋体" w:hAnsi="Times New Roman" w:cs="Times New Roman"/>
          </w:rPr>
          <w:fldChar w:fldCharType="end"/>
        </w:r>
      </w:hyperlink>
    </w:p>
    <w:p w14:paraId="5168D6AB"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20556" w:history="1">
        <w:r>
          <w:rPr>
            <w:rFonts w:ascii="Times New Roman" w:eastAsia="宋体" w:hAnsi="Times New Roman" w:cs="Times New Roman"/>
            <w:szCs w:val="30"/>
          </w:rPr>
          <w:t xml:space="preserve">3.3. </w:t>
        </w:r>
        <w:r>
          <w:rPr>
            <w:rFonts w:ascii="Times New Roman" w:eastAsia="宋体" w:hAnsi="Times New Roman" w:cs="Times New Roman"/>
            <w:szCs w:val="30"/>
          </w:rPr>
          <w:t>行业竞争情况</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_Toc20556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15</w:t>
        </w:r>
        <w:r>
          <w:rPr>
            <w:rFonts w:ascii="Times New Roman" w:eastAsia="宋体" w:hAnsi="Times New Roman" w:cs="Times New Roman"/>
          </w:rPr>
          <w:fldChar w:fldCharType="end"/>
        </w:r>
      </w:hyperlink>
    </w:p>
    <w:p w14:paraId="3E002DB2"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7734" w:history="1">
        <w:r>
          <w:rPr>
            <w:rFonts w:ascii="Times New Roman" w:eastAsia="宋体" w:hAnsi="Times New Roman" w:cs="Times New Roman"/>
            <w:szCs w:val="30"/>
          </w:rPr>
          <w:t xml:space="preserve">3.4. </w:t>
        </w:r>
        <w:r>
          <w:rPr>
            <w:rFonts w:ascii="Times New Roman" w:eastAsia="宋体" w:hAnsi="Times New Roman" w:cs="Times New Roman"/>
            <w:szCs w:val="30"/>
          </w:rPr>
          <w:t>行业政策情况及未来趋势</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_Toc7734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15</w:t>
        </w:r>
        <w:r>
          <w:rPr>
            <w:rFonts w:ascii="Times New Roman" w:eastAsia="宋体" w:hAnsi="Times New Roman" w:cs="Times New Roman"/>
          </w:rPr>
          <w:fldChar w:fldCharType="end"/>
        </w:r>
      </w:hyperlink>
    </w:p>
    <w:p w14:paraId="27E5DBC2"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30439" w:history="1">
        <w:r>
          <w:rPr>
            <w:rFonts w:ascii="Times New Roman" w:eastAsia="宋体" w:hAnsi="Times New Roman" w:cs="Times New Roman"/>
            <w:szCs w:val="30"/>
          </w:rPr>
          <w:t xml:space="preserve">3.5. </w:t>
        </w:r>
        <w:r>
          <w:rPr>
            <w:rFonts w:ascii="Times New Roman" w:eastAsia="宋体" w:hAnsi="Times New Roman" w:cs="Times New Roman"/>
            <w:szCs w:val="30"/>
          </w:rPr>
          <w:t>小结</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_Toc30439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15</w:t>
        </w:r>
        <w:r>
          <w:rPr>
            <w:rFonts w:ascii="Times New Roman" w:eastAsia="宋体" w:hAnsi="Times New Roman" w:cs="Times New Roman"/>
          </w:rPr>
          <w:fldChar w:fldCharType="end"/>
        </w:r>
      </w:hyperlink>
    </w:p>
    <w:p w14:paraId="382C7001" w14:textId="77777777" w:rsidR="00160A67" w:rsidRDefault="00160A67">
      <w:pPr>
        <w:pStyle w:val="TOC1"/>
        <w:tabs>
          <w:tab w:val="clear" w:pos="426"/>
          <w:tab w:val="clear" w:pos="9017"/>
          <w:tab w:val="right" w:leader="dot" w:pos="9027"/>
        </w:tabs>
        <w:ind w:firstLine="440"/>
        <w:rPr>
          <w:rFonts w:ascii="Times New Roman" w:eastAsia="宋体" w:hAnsi="Times New Roman" w:cs="Times New Roman"/>
        </w:rPr>
      </w:pPr>
      <w:hyperlink w:anchor="_Toc20600" w:history="1">
        <w:r>
          <w:rPr>
            <w:rFonts w:ascii="Times New Roman" w:eastAsia="宋体" w:hAnsi="Times New Roman" w:cs="Times New Roman"/>
            <w:bCs/>
            <w:szCs w:val="36"/>
          </w:rPr>
          <w:t xml:space="preserve">4. </w:t>
        </w:r>
        <w:r>
          <w:rPr>
            <w:rFonts w:ascii="Times New Roman" w:eastAsia="宋体" w:hAnsi="Times New Roman" w:cs="Times New Roman"/>
            <w:szCs w:val="36"/>
          </w:rPr>
          <w:t>关联关系</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_Toc20600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16</w:t>
        </w:r>
        <w:r>
          <w:rPr>
            <w:rFonts w:ascii="Times New Roman" w:eastAsia="宋体" w:hAnsi="Times New Roman" w:cs="Times New Roman"/>
          </w:rPr>
          <w:fldChar w:fldCharType="end"/>
        </w:r>
      </w:hyperlink>
    </w:p>
    <w:p w14:paraId="1BD197A1"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22531" w:history="1">
        <w:r>
          <w:rPr>
            <w:rFonts w:ascii="Times New Roman" w:eastAsia="宋体" w:hAnsi="Times New Roman" w:cs="Times New Roman"/>
            <w:szCs w:val="30"/>
          </w:rPr>
          <w:t xml:space="preserve">4.1. </w:t>
        </w:r>
        <w:r>
          <w:rPr>
            <w:rFonts w:ascii="Times New Roman" w:eastAsia="宋体" w:hAnsi="Times New Roman" w:cs="Times New Roman"/>
            <w:szCs w:val="30"/>
          </w:rPr>
          <w:t>关联方信息</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_Toc22531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16</w:t>
        </w:r>
        <w:r>
          <w:rPr>
            <w:rFonts w:ascii="Times New Roman" w:eastAsia="宋体" w:hAnsi="Times New Roman" w:cs="Times New Roman"/>
          </w:rPr>
          <w:fldChar w:fldCharType="end"/>
        </w:r>
      </w:hyperlink>
    </w:p>
    <w:p w14:paraId="52B2B6FB"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816" w:history="1">
        <w:r>
          <w:rPr>
            <w:rFonts w:ascii="Times New Roman" w:eastAsia="宋体" w:hAnsi="Times New Roman" w:cs="Times New Roman"/>
            <w:szCs w:val="30"/>
          </w:rPr>
          <w:t xml:space="preserve">4.2. </w:t>
        </w:r>
        <w:r>
          <w:rPr>
            <w:rFonts w:ascii="Times New Roman" w:eastAsia="宋体" w:hAnsi="Times New Roman" w:cs="Times New Roman"/>
            <w:szCs w:val="30"/>
          </w:rPr>
          <w:t>关联方适用的所得税率</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_Toc1816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19</w:t>
        </w:r>
        <w:r>
          <w:rPr>
            <w:rFonts w:ascii="Times New Roman" w:eastAsia="宋体" w:hAnsi="Times New Roman" w:cs="Times New Roman"/>
          </w:rPr>
          <w:fldChar w:fldCharType="end"/>
        </w:r>
      </w:hyperlink>
    </w:p>
    <w:p w14:paraId="2D229D91"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24935" w:history="1">
        <w:r>
          <w:rPr>
            <w:rFonts w:ascii="Times New Roman" w:eastAsia="宋体" w:hAnsi="Times New Roman" w:cs="Times New Roman"/>
            <w:szCs w:val="30"/>
          </w:rPr>
          <w:t xml:space="preserve">4.3. </w:t>
        </w:r>
        <w:r>
          <w:rPr>
            <w:rFonts w:ascii="Times New Roman" w:eastAsia="宋体" w:hAnsi="Times New Roman" w:cs="Times New Roman"/>
            <w:szCs w:val="30"/>
          </w:rPr>
          <w:t>企业关联关系年度变化情况</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_Toc24935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20</w:t>
        </w:r>
        <w:r>
          <w:rPr>
            <w:rFonts w:ascii="Times New Roman" w:eastAsia="宋体" w:hAnsi="Times New Roman" w:cs="Times New Roman"/>
          </w:rPr>
          <w:fldChar w:fldCharType="end"/>
        </w:r>
      </w:hyperlink>
    </w:p>
    <w:p w14:paraId="24038A1C" w14:textId="77777777" w:rsidR="00160A67" w:rsidRDefault="00160A67">
      <w:pPr>
        <w:pStyle w:val="TOC1"/>
        <w:tabs>
          <w:tab w:val="clear" w:pos="426"/>
          <w:tab w:val="clear" w:pos="9017"/>
          <w:tab w:val="right" w:leader="dot" w:pos="9027"/>
        </w:tabs>
        <w:ind w:firstLine="440"/>
        <w:rPr>
          <w:rFonts w:ascii="Times New Roman" w:eastAsia="宋体" w:hAnsi="Times New Roman" w:cs="Times New Roman"/>
        </w:rPr>
      </w:pPr>
      <w:hyperlink w:anchor="_Toc12740" w:history="1">
        <w:r>
          <w:rPr>
            <w:rFonts w:ascii="Times New Roman" w:eastAsia="宋体" w:hAnsi="Times New Roman" w:cs="Times New Roman"/>
            <w:bCs/>
            <w:szCs w:val="36"/>
          </w:rPr>
          <w:t xml:space="preserve">5. </w:t>
        </w:r>
        <w:r>
          <w:rPr>
            <w:rFonts w:ascii="Times New Roman" w:eastAsia="宋体" w:hAnsi="Times New Roman" w:cs="Times New Roman"/>
            <w:szCs w:val="36"/>
          </w:rPr>
          <w:t>关联交易</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_Toc12740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21</w:t>
        </w:r>
        <w:r>
          <w:rPr>
            <w:rFonts w:ascii="Times New Roman" w:eastAsia="宋体" w:hAnsi="Times New Roman" w:cs="Times New Roman"/>
          </w:rPr>
          <w:fldChar w:fldCharType="end"/>
        </w:r>
      </w:hyperlink>
    </w:p>
    <w:p w14:paraId="36D6241F"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8447" w:history="1">
        <w:r>
          <w:rPr>
            <w:rFonts w:ascii="Times New Roman" w:eastAsia="宋体" w:hAnsi="Times New Roman" w:cs="Times New Roman"/>
            <w:szCs w:val="30"/>
          </w:rPr>
          <w:t xml:space="preserve">5.1. </w:t>
        </w:r>
        <w:r>
          <w:rPr>
            <w:rFonts w:ascii="Times New Roman" w:eastAsia="宋体" w:hAnsi="Times New Roman" w:cs="Times New Roman"/>
            <w:szCs w:val="30"/>
          </w:rPr>
          <w:t>关联交易概况</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_Toc8447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21</w:t>
        </w:r>
        <w:r>
          <w:rPr>
            <w:rFonts w:ascii="Times New Roman" w:eastAsia="宋体" w:hAnsi="Times New Roman" w:cs="Times New Roman"/>
          </w:rPr>
          <w:fldChar w:fldCharType="end"/>
        </w:r>
      </w:hyperlink>
    </w:p>
    <w:p w14:paraId="50348BD5"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30663" w:history="1">
        <w:r>
          <w:rPr>
            <w:rFonts w:ascii="Times New Roman" w:eastAsia="宋体" w:hAnsi="Times New Roman" w:cs="Times New Roman"/>
            <w:szCs w:val="30"/>
          </w:rPr>
          <w:t xml:space="preserve">5.2. </w:t>
        </w:r>
        <w:r>
          <w:rPr>
            <w:rFonts w:ascii="Times New Roman" w:eastAsia="宋体" w:hAnsi="Times New Roman" w:cs="Times New Roman"/>
            <w:szCs w:val="30"/>
          </w:rPr>
          <w:t>关联股权转让</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_Toc30663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29</w:t>
        </w:r>
        <w:r>
          <w:rPr>
            <w:rFonts w:ascii="Times New Roman" w:eastAsia="宋体" w:hAnsi="Times New Roman" w:cs="Times New Roman"/>
          </w:rPr>
          <w:fldChar w:fldCharType="end"/>
        </w:r>
      </w:hyperlink>
    </w:p>
    <w:p w14:paraId="0AE54AAA"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30133" w:history="1">
        <w:r>
          <w:rPr>
            <w:rFonts w:ascii="Times New Roman" w:eastAsia="宋体" w:hAnsi="Times New Roman" w:cs="Times New Roman"/>
            <w:szCs w:val="30"/>
          </w:rPr>
          <w:t xml:space="preserve">5.3. </w:t>
        </w:r>
        <w:r>
          <w:rPr>
            <w:rFonts w:ascii="Times New Roman" w:eastAsia="宋体" w:hAnsi="Times New Roman" w:cs="Times New Roman"/>
            <w:szCs w:val="30"/>
          </w:rPr>
          <w:t>现有的单边和双边</w:t>
        </w:r>
        <w:r>
          <w:rPr>
            <w:rFonts w:ascii="Times New Roman" w:eastAsia="宋体" w:hAnsi="Times New Roman" w:cs="Times New Roman"/>
            <w:szCs w:val="30"/>
          </w:rPr>
          <w:t>/</w:t>
        </w:r>
        <w:r>
          <w:rPr>
            <w:rFonts w:ascii="Times New Roman" w:eastAsia="宋体" w:hAnsi="Times New Roman" w:cs="Times New Roman"/>
            <w:szCs w:val="30"/>
          </w:rPr>
          <w:t>多边预约定价安排和其他税收裁定</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_Toc30133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30</w:t>
        </w:r>
        <w:r>
          <w:rPr>
            <w:rFonts w:ascii="Times New Roman" w:eastAsia="宋体" w:hAnsi="Times New Roman" w:cs="Times New Roman"/>
          </w:rPr>
          <w:fldChar w:fldCharType="end"/>
        </w:r>
      </w:hyperlink>
    </w:p>
    <w:p w14:paraId="196E1EE5"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26117" w:history="1">
        <w:r>
          <w:rPr>
            <w:rFonts w:ascii="Times New Roman" w:eastAsia="宋体" w:hAnsi="Times New Roman" w:cs="Times New Roman"/>
            <w:szCs w:val="30"/>
          </w:rPr>
          <w:t xml:space="preserve">5.4. </w:t>
        </w:r>
        <w:r>
          <w:rPr>
            <w:rFonts w:ascii="Times New Roman" w:eastAsia="宋体" w:hAnsi="Times New Roman" w:cs="Times New Roman"/>
            <w:szCs w:val="30"/>
          </w:rPr>
          <w:t>关联与非关联交易对比</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_Toc26117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31</w:t>
        </w:r>
        <w:r>
          <w:rPr>
            <w:rFonts w:ascii="Times New Roman" w:eastAsia="宋体" w:hAnsi="Times New Roman" w:cs="Times New Roman"/>
          </w:rPr>
          <w:fldChar w:fldCharType="end"/>
        </w:r>
      </w:hyperlink>
    </w:p>
    <w:p w14:paraId="30A40771" w14:textId="77777777" w:rsidR="00160A67" w:rsidRDefault="00160A67">
      <w:pPr>
        <w:pStyle w:val="TOC1"/>
        <w:tabs>
          <w:tab w:val="clear" w:pos="426"/>
          <w:tab w:val="clear" w:pos="9017"/>
          <w:tab w:val="right" w:leader="dot" w:pos="9027"/>
        </w:tabs>
        <w:ind w:firstLine="440"/>
        <w:rPr>
          <w:rFonts w:ascii="Times New Roman" w:eastAsia="宋体" w:hAnsi="Times New Roman" w:cs="Times New Roman"/>
        </w:rPr>
      </w:pPr>
      <w:hyperlink w:anchor="_Toc17400" w:history="1">
        <w:r>
          <w:rPr>
            <w:rFonts w:ascii="Times New Roman" w:eastAsia="宋体" w:hAnsi="Times New Roman" w:cs="Times New Roman"/>
            <w:bCs/>
            <w:szCs w:val="36"/>
          </w:rPr>
          <w:t xml:space="preserve">6. </w:t>
        </w:r>
        <w:r>
          <w:rPr>
            <w:rFonts w:ascii="Times New Roman" w:eastAsia="宋体" w:hAnsi="Times New Roman" w:cs="Times New Roman"/>
            <w:szCs w:val="36"/>
          </w:rPr>
          <w:t>功能风险分析</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_Toc17400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36</w:t>
        </w:r>
        <w:r>
          <w:rPr>
            <w:rFonts w:ascii="Times New Roman" w:eastAsia="宋体" w:hAnsi="Times New Roman" w:cs="Times New Roman"/>
          </w:rPr>
          <w:fldChar w:fldCharType="end"/>
        </w:r>
      </w:hyperlink>
    </w:p>
    <w:p w14:paraId="1FBE4222" w14:textId="7BF4E4A4" w:rsidR="00160A67" w:rsidRDefault="00000000">
      <w:pPr>
        <w:pStyle w:val="TOC2"/>
        <w:tabs>
          <w:tab w:val="clear" w:pos="1100"/>
          <w:tab w:val="clear" w:pos="9017"/>
          <w:tab w:val="right" w:leader="dot" w:pos="9027"/>
        </w:tabs>
        <w:ind w:firstLine="440"/>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 xml:space="preserve"> HYPERLINK \l _Toc5606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szCs w:val="30"/>
        </w:rPr>
        <w:t xml:space="preserve">6.1. </w:t>
      </w:r>
      <w:del w:id="102" w:author="Tian Su" w:date="2024-12-30T11:34:00Z" w16du:dateUtc="2024-12-30T03:34:00Z">
        <w:r w:rsidDel="00FE6E4A">
          <w:rPr>
            <w:rFonts w:ascii="Times New Roman" w:eastAsia="宋体" w:hAnsi="Times New Roman" w:cs="Times New Roman"/>
            <w:szCs w:val="30"/>
          </w:rPr>
          <w:delText>ABC</w:delText>
        </w:r>
        <w:r w:rsidDel="00FE6E4A">
          <w:rPr>
            <w:rFonts w:ascii="Times New Roman" w:eastAsia="宋体" w:hAnsi="Times New Roman" w:cs="Times New Roman"/>
            <w:szCs w:val="30"/>
          </w:rPr>
          <w:delText>公司</w:delText>
        </w:r>
      </w:del>
      <w:ins w:id="103" w:author="Tian Su" w:date="2024-12-30T11:34:00Z" w16du:dateUtc="2024-12-30T03:34:00Z">
        <w:r w:rsidR="00FE6E4A">
          <w:rPr>
            <w:rFonts w:ascii="Times New Roman" w:eastAsia="宋体" w:hAnsi="Times New Roman" w:cs="Times New Roman"/>
            <w:szCs w:val="30"/>
          </w:rPr>
          <w:t>【清单模板</w:t>
        </w:r>
        <w:r w:rsidR="00FE6E4A">
          <w:rPr>
            <w:rFonts w:ascii="Times New Roman" w:eastAsia="宋体" w:hAnsi="Times New Roman" w:cs="Times New Roman"/>
            <w:szCs w:val="30"/>
          </w:rPr>
          <w:t>-</w:t>
        </w:r>
        <w:r w:rsidR="00FE6E4A">
          <w:rPr>
            <w:rFonts w:ascii="Times New Roman" w:eastAsia="宋体" w:hAnsi="Times New Roman" w:cs="Times New Roman"/>
            <w:szCs w:val="30"/>
          </w:rPr>
          <w:t>数据表</w:t>
        </w:r>
        <w:r w:rsidR="00FE6E4A">
          <w:rPr>
            <w:rFonts w:ascii="Times New Roman" w:eastAsia="宋体" w:hAnsi="Times New Roman" w:cs="Times New Roman"/>
            <w:szCs w:val="30"/>
          </w:rPr>
          <w:t>B5</w:t>
        </w:r>
        <w:r w:rsidR="00FE6E4A">
          <w:rPr>
            <w:rFonts w:ascii="Times New Roman" w:eastAsia="宋体" w:hAnsi="Times New Roman" w:cs="Times New Roman"/>
            <w:szCs w:val="30"/>
          </w:rPr>
          <w:t>】</w:t>
        </w:r>
      </w:ins>
      <w:r>
        <w:rPr>
          <w:rFonts w:ascii="Times New Roman" w:eastAsia="宋体" w:hAnsi="Times New Roman" w:cs="Times New Roman"/>
          <w:szCs w:val="30"/>
        </w:rPr>
        <w:t>及其关联方执行的功能</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_Toc5606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36</w:t>
      </w:r>
      <w:r>
        <w:rPr>
          <w:rFonts w:ascii="Times New Roman" w:eastAsia="宋体" w:hAnsi="Times New Roman" w:cs="Times New Roman"/>
        </w:rPr>
        <w:fldChar w:fldCharType="end"/>
      </w:r>
      <w:r>
        <w:rPr>
          <w:rFonts w:ascii="Times New Roman" w:eastAsia="宋体" w:hAnsi="Times New Roman" w:cs="Times New Roman"/>
        </w:rPr>
        <w:fldChar w:fldCharType="end"/>
      </w:r>
    </w:p>
    <w:p w14:paraId="60FBE226" w14:textId="7CF46501" w:rsidR="00160A67" w:rsidRDefault="00000000">
      <w:pPr>
        <w:pStyle w:val="TOC2"/>
        <w:tabs>
          <w:tab w:val="clear" w:pos="1100"/>
          <w:tab w:val="clear" w:pos="9017"/>
          <w:tab w:val="right" w:leader="dot" w:pos="9027"/>
        </w:tabs>
        <w:ind w:firstLine="440"/>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 xml:space="preserve"> HYPERLINK \l _Toc13177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szCs w:val="30"/>
        </w:rPr>
        <w:t xml:space="preserve">6.2. </w:t>
      </w:r>
      <w:del w:id="104" w:author="Tian Su" w:date="2024-12-30T11:34:00Z" w16du:dateUtc="2024-12-30T03:34:00Z">
        <w:r w:rsidDel="00FE6E4A">
          <w:rPr>
            <w:rFonts w:ascii="Times New Roman" w:eastAsia="宋体" w:hAnsi="Times New Roman" w:cs="Times New Roman"/>
            <w:szCs w:val="30"/>
          </w:rPr>
          <w:delText>ABC</w:delText>
        </w:r>
        <w:r w:rsidDel="00FE6E4A">
          <w:rPr>
            <w:rFonts w:ascii="Times New Roman" w:eastAsia="宋体" w:hAnsi="Times New Roman" w:cs="Times New Roman"/>
            <w:szCs w:val="30"/>
          </w:rPr>
          <w:delText>公司</w:delText>
        </w:r>
      </w:del>
      <w:ins w:id="105" w:author="Tian Su" w:date="2024-12-30T11:34:00Z" w16du:dateUtc="2024-12-30T03:34:00Z">
        <w:r w:rsidR="00FE6E4A">
          <w:rPr>
            <w:rFonts w:ascii="Times New Roman" w:eastAsia="宋体" w:hAnsi="Times New Roman" w:cs="Times New Roman"/>
            <w:szCs w:val="30"/>
          </w:rPr>
          <w:t>【清单模板</w:t>
        </w:r>
        <w:r w:rsidR="00FE6E4A">
          <w:rPr>
            <w:rFonts w:ascii="Times New Roman" w:eastAsia="宋体" w:hAnsi="Times New Roman" w:cs="Times New Roman"/>
            <w:szCs w:val="30"/>
          </w:rPr>
          <w:t>-</w:t>
        </w:r>
        <w:r w:rsidR="00FE6E4A">
          <w:rPr>
            <w:rFonts w:ascii="Times New Roman" w:eastAsia="宋体" w:hAnsi="Times New Roman" w:cs="Times New Roman"/>
            <w:szCs w:val="30"/>
          </w:rPr>
          <w:t>数据表</w:t>
        </w:r>
        <w:r w:rsidR="00FE6E4A">
          <w:rPr>
            <w:rFonts w:ascii="Times New Roman" w:eastAsia="宋体" w:hAnsi="Times New Roman" w:cs="Times New Roman"/>
            <w:szCs w:val="30"/>
          </w:rPr>
          <w:t>B5</w:t>
        </w:r>
        <w:r w:rsidR="00FE6E4A">
          <w:rPr>
            <w:rFonts w:ascii="Times New Roman" w:eastAsia="宋体" w:hAnsi="Times New Roman" w:cs="Times New Roman"/>
            <w:szCs w:val="30"/>
          </w:rPr>
          <w:t>】</w:t>
        </w:r>
      </w:ins>
      <w:r>
        <w:rPr>
          <w:rFonts w:ascii="Times New Roman" w:eastAsia="宋体" w:hAnsi="Times New Roman" w:cs="Times New Roman"/>
          <w:szCs w:val="30"/>
        </w:rPr>
        <w:t>及其关联方承担的风险</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_Toc13177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43</w:t>
      </w:r>
      <w:r>
        <w:rPr>
          <w:rFonts w:ascii="Times New Roman" w:eastAsia="宋体" w:hAnsi="Times New Roman" w:cs="Times New Roman"/>
        </w:rPr>
        <w:fldChar w:fldCharType="end"/>
      </w:r>
      <w:r>
        <w:rPr>
          <w:rFonts w:ascii="Times New Roman" w:eastAsia="宋体" w:hAnsi="Times New Roman" w:cs="Times New Roman"/>
        </w:rPr>
        <w:fldChar w:fldCharType="end"/>
      </w:r>
    </w:p>
    <w:p w14:paraId="3A1FB6CE" w14:textId="46D3DA43" w:rsidR="00160A67" w:rsidRDefault="00000000">
      <w:pPr>
        <w:pStyle w:val="TOC2"/>
        <w:tabs>
          <w:tab w:val="clear" w:pos="1100"/>
          <w:tab w:val="clear" w:pos="9017"/>
          <w:tab w:val="right" w:leader="dot" w:pos="9027"/>
        </w:tabs>
        <w:ind w:firstLine="440"/>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 xml:space="preserve"> HYPERLINK \l _Toc23702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szCs w:val="30"/>
        </w:rPr>
        <w:t xml:space="preserve">6.3. </w:t>
      </w:r>
      <w:del w:id="106" w:author="Tian Su" w:date="2024-12-30T11:34:00Z" w16du:dateUtc="2024-12-30T03:34:00Z">
        <w:r w:rsidDel="00FE6E4A">
          <w:rPr>
            <w:rFonts w:ascii="Times New Roman" w:eastAsia="宋体" w:hAnsi="Times New Roman" w:cs="Times New Roman"/>
            <w:szCs w:val="30"/>
          </w:rPr>
          <w:delText>ABC</w:delText>
        </w:r>
        <w:r w:rsidDel="00FE6E4A">
          <w:rPr>
            <w:rFonts w:ascii="Times New Roman" w:eastAsia="宋体" w:hAnsi="Times New Roman" w:cs="Times New Roman"/>
            <w:szCs w:val="30"/>
          </w:rPr>
          <w:delText>公司</w:delText>
        </w:r>
      </w:del>
      <w:ins w:id="107" w:author="Tian Su" w:date="2024-12-30T11:34:00Z" w16du:dateUtc="2024-12-30T03:34:00Z">
        <w:r w:rsidR="00FE6E4A">
          <w:rPr>
            <w:rFonts w:ascii="Times New Roman" w:eastAsia="宋体" w:hAnsi="Times New Roman" w:cs="Times New Roman"/>
            <w:szCs w:val="30"/>
          </w:rPr>
          <w:t>【清单模板</w:t>
        </w:r>
        <w:r w:rsidR="00FE6E4A">
          <w:rPr>
            <w:rFonts w:ascii="Times New Roman" w:eastAsia="宋体" w:hAnsi="Times New Roman" w:cs="Times New Roman"/>
            <w:szCs w:val="30"/>
          </w:rPr>
          <w:t>-</w:t>
        </w:r>
        <w:r w:rsidR="00FE6E4A">
          <w:rPr>
            <w:rFonts w:ascii="Times New Roman" w:eastAsia="宋体" w:hAnsi="Times New Roman" w:cs="Times New Roman"/>
            <w:szCs w:val="30"/>
          </w:rPr>
          <w:t>数据表</w:t>
        </w:r>
        <w:r w:rsidR="00FE6E4A">
          <w:rPr>
            <w:rFonts w:ascii="Times New Roman" w:eastAsia="宋体" w:hAnsi="Times New Roman" w:cs="Times New Roman"/>
            <w:szCs w:val="30"/>
          </w:rPr>
          <w:t>B5</w:t>
        </w:r>
        <w:r w:rsidR="00FE6E4A">
          <w:rPr>
            <w:rFonts w:ascii="Times New Roman" w:eastAsia="宋体" w:hAnsi="Times New Roman" w:cs="Times New Roman"/>
            <w:szCs w:val="30"/>
          </w:rPr>
          <w:t>】</w:t>
        </w:r>
      </w:ins>
      <w:r>
        <w:rPr>
          <w:rFonts w:ascii="Times New Roman" w:eastAsia="宋体" w:hAnsi="Times New Roman" w:cs="Times New Roman"/>
          <w:szCs w:val="30"/>
        </w:rPr>
        <w:t>及其关联方使用资产信息</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_Toc23702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47</w:t>
      </w:r>
      <w:r>
        <w:rPr>
          <w:rFonts w:ascii="Times New Roman" w:eastAsia="宋体" w:hAnsi="Times New Roman" w:cs="Times New Roman"/>
        </w:rPr>
        <w:fldChar w:fldCharType="end"/>
      </w:r>
      <w:r>
        <w:rPr>
          <w:rFonts w:ascii="Times New Roman" w:eastAsia="宋体" w:hAnsi="Times New Roman" w:cs="Times New Roman"/>
        </w:rPr>
        <w:fldChar w:fldCharType="end"/>
      </w:r>
    </w:p>
    <w:p w14:paraId="6DB4BEFF"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26609" w:history="1">
        <w:r>
          <w:rPr>
            <w:rFonts w:ascii="Times New Roman" w:eastAsia="宋体" w:hAnsi="Times New Roman" w:cs="Times New Roman"/>
            <w:szCs w:val="30"/>
          </w:rPr>
          <w:t xml:space="preserve">6.4. </w:t>
        </w:r>
        <w:r>
          <w:rPr>
            <w:rFonts w:ascii="Times New Roman" w:eastAsia="宋体" w:hAnsi="Times New Roman" w:cs="Times New Roman"/>
            <w:szCs w:val="30"/>
          </w:rPr>
          <w:t>小结</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_Toc26609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50</w:t>
        </w:r>
        <w:r>
          <w:rPr>
            <w:rFonts w:ascii="Times New Roman" w:eastAsia="宋体" w:hAnsi="Times New Roman" w:cs="Times New Roman"/>
          </w:rPr>
          <w:fldChar w:fldCharType="end"/>
        </w:r>
      </w:hyperlink>
    </w:p>
    <w:p w14:paraId="4A102563" w14:textId="77777777" w:rsidR="00160A67" w:rsidRDefault="00160A67">
      <w:pPr>
        <w:pStyle w:val="TOC1"/>
        <w:tabs>
          <w:tab w:val="clear" w:pos="426"/>
          <w:tab w:val="clear" w:pos="9017"/>
          <w:tab w:val="right" w:leader="dot" w:pos="9027"/>
        </w:tabs>
        <w:ind w:firstLine="440"/>
        <w:rPr>
          <w:rFonts w:ascii="Times New Roman" w:eastAsia="宋体" w:hAnsi="Times New Roman" w:cs="Times New Roman"/>
        </w:rPr>
      </w:pPr>
      <w:hyperlink w:anchor="_Toc19775" w:history="1">
        <w:r>
          <w:rPr>
            <w:rFonts w:ascii="Times New Roman" w:eastAsia="宋体" w:hAnsi="Times New Roman" w:cs="Times New Roman"/>
            <w:bCs/>
            <w:szCs w:val="36"/>
          </w:rPr>
          <w:t xml:space="preserve">7. </w:t>
        </w:r>
        <w:r>
          <w:rPr>
            <w:rFonts w:ascii="Times New Roman" w:eastAsia="宋体" w:hAnsi="Times New Roman" w:cs="Times New Roman"/>
            <w:szCs w:val="36"/>
          </w:rPr>
          <w:t>价值链分析</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_Toc19775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52</w:t>
        </w:r>
        <w:r>
          <w:rPr>
            <w:rFonts w:ascii="Times New Roman" w:eastAsia="宋体" w:hAnsi="Times New Roman" w:cs="Times New Roman"/>
          </w:rPr>
          <w:fldChar w:fldCharType="end"/>
        </w:r>
      </w:hyperlink>
    </w:p>
    <w:p w14:paraId="68771E67"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29925" w:history="1">
        <w:r>
          <w:rPr>
            <w:rFonts w:ascii="Times New Roman" w:eastAsia="宋体" w:hAnsi="Times New Roman" w:cs="Times New Roman"/>
            <w:szCs w:val="30"/>
          </w:rPr>
          <w:t xml:space="preserve">7.1. </w:t>
        </w:r>
        <w:r>
          <w:rPr>
            <w:rFonts w:ascii="Times New Roman" w:eastAsia="宋体" w:hAnsi="Times New Roman" w:cs="Times New Roman"/>
            <w:szCs w:val="30"/>
          </w:rPr>
          <w:t>确定关键价值驱动因素</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_Toc29925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52</w:t>
        </w:r>
        <w:r>
          <w:rPr>
            <w:rFonts w:ascii="Times New Roman" w:eastAsia="宋体" w:hAnsi="Times New Roman" w:cs="Times New Roman"/>
          </w:rPr>
          <w:fldChar w:fldCharType="end"/>
        </w:r>
      </w:hyperlink>
    </w:p>
    <w:p w14:paraId="3CD654A6"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28208" w:history="1">
        <w:r>
          <w:rPr>
            <w:rFonts w:ascii="Times New Roman" w:eastAsia="宋体" w:hAnsi="Times New Roman" w:cs="Times New Roman"/>
            <w:szCs w:val="30"/>
          </w:rPr>
          <w:t xml:space="preserve">7.2. </w:t>
        </w:r>
        <w:r>
          <w:rPr>
            <w:rFonts w:ascii="Times New Roman" w:eastAsia="宋体" w:hAnsi="Times New Roman" w:cs="Times New Roman"/>
            <w:szCs w:val="30"/>
          </w:rPr>
          <w:t>企业集团价值链</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_Toc28208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52</w:t>
        </w:r>
        <w:r>
          <w:rPr>
            <w:rFonts w:ascii="Times New Roman" w:eastAsia="宋体" w:hAnsi="Times New Roman" w:cs="Times New Roman"/>
          </w:rPr>
          <w:fldChar w:fldCharType="end"/>
        </w:r>
      </w:hyperlink>
    </w:p>
    <w:p w14:paraId="057A281E"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3272" w:history="1">
        <w:r>
          <w:rPr>
            <w:rFonts w:ascii="Times New Roman" w:eastAsia="宋体" w:hAnsi="Times New Roman" w:cs="Times New Roman"/>
            <w:szCs w:val="30"/>
          </w:rPr>
          <w:t xml:space="preserve">7.3. </w:t>
        </w:r>
        <w:r>
          <w:rPr>
            <w:rFonts w:ascii="Times New Roman" w:eastAsia="宋体" w:hAnsi="Times New Roman" w:cs="Times New Roman"/>
            <w:szCs w:val="30"/>
          </w:rPr>
          <w:t>交易定价影响要素</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_Toc3272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54</w:t>
        </w:r>
        <w:r>
          <w:rPr>
            <w:rFonts w:ascii="Times New Roman" w:eastAsia="宋体" w:hAnsi="Times New Roman" w:cs="Times New Roman"/>
          </w:rPr>
          <w:fldChar w:fldCharType="end"/>
        </w:r>
      </w:hyperlink>
    </w:p>
    <w:p w14:paraId="3A61C923"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6391" w:history="1">
        <w:r>
          <w:rPr>
            <w:rFonts w:ascii="Times New Roman" w:eastAsia="宋体" w:hAnsi="Times New Roman" w:cs="Times New Roman"/>
            <w:szCs w:val="30"/>
          </w:rPr>
          <w:t xml:space="preserve">7.4. </w:t>
        </w:r>
        <w:r>
          <w:rPr>
            <w:rFonts w:ascii="Times New Roman" w:eastAsia="宋体" w:hAnsi="Times New Roman" w:cs="Times New Roman"/>
            <w:szCs w:val="30"/>
          </w:rPr>
          <w:t>企业集团利润在全球价值链条中的分配原则和分配结果</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_Toc16391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56</w:t>
        </w:r>
        <w:r>
          <w:rPr>
            <w:rFonts w:ascii="Times New Roman" w:eastAsia="宋体" w:hAnsi="Times New Roman" w:cs="Times New Roman"/>
          </w:rPr>
          <w:fldChar w:fldCharType="end"/>
        </w:r>
      </w:hyperlink>
    </w:p>
    <w:p w14:paraId="546E0D12"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1752" w:history="1">
        <w:r>
          <w:rPr>
            <w:rFonts w:ascii="Times New Roman" w:eastAsia="宋体" w:hAnsi="Times New Roman" w:cs="Times New Roman"/>
            <w:szCs w:val="30"/>
          </w:rPr>
          <w:t xml:space="preserve">7.5. </w:t>
        </w:r>
        <w:r>
          <w:rPr>
            <w:rFonts w:ascii="Times New Roman" w:eastAsia="宋体" w:hAnsi="Times New Roman" w:cs="Times New Roman"/>
            <w:szCs w:val="30"/>
          </w:rPr>
          <w:t>上述各环节参与方最近会计年度的财务报表</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_Toc11752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57</w:t>
        </w:r>
        <w:r>
          <w:rPr>
            <w:rFonts w:ascii="Times New Roman" w:eastAsia="宋体" w:hAnsi="Times New Roman" w:cs="Times New Roman"/>
          </w:rPr>
          <w:fldChar w:fldCharType="end"/>
        </w:r>
      </w:hyperlink>
    </w:p>
    <w:p w14:paraId="1CF83EB6" w14:textId="77777777" w:rsidR="00160A67" w:rsidRDefault="00160A67">
      <w:pPr>
        <w:pStyle w:val="TOC1"/>
        <w:tabs>
          <w:tab w:val="clear" w:pos="426"/>
          <w:tab w:val="clear" w:pos="9017"/>
          <w:tab w:val="right" w:leader="dot" w:pos="9027"/>
        </w:tabs>
        <w:ind w:firstLine="440"/>
        <w:rPr>
          <w:rFonts w:ascii="Times New Roman" w:eastAsia="宋体" w:hAnsi="Times New Roman" w:cs="Times New Roman"/>
        </w:rPr>
      </w:pPr>
      <w:hyperlink w:anchor="_Toc28502" w:history="1">
        <w:r>
          <w:rPr>
            <w:rFonts w:ascii="Times New Roman" w:eastAsia="宋体" w:hAnsi="Times New Roman" w:cs="Times New Roman"/>
            <w:bCs/>
            <w:szCs w:val="36"/>
          </w:rPr>
          <w:t xml:space="preserve">8. </w:t>
        </w:r>
        <w:r>
          <w:rPr>
            <w:rFonts w:ascii="Times New Roman" w:eastAsia="宋体" w:hAnsi="Times New Roman" w:cs="Times New Roman"/>
            <w:szCs w:val="36"/>
          </w:rPr>
          <w:t>可比性分析</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_Toc28502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58</w:t>
        </w:r>
        <w:r>
          <w:rPr>
            <w:rFonts w:ascii="Times New Roman" w:eastAsia="宋体" w:hAnsi="Times New Roman" w:cs="Times New Roman"/>
          </w:rPr>
          <w:fldChar w:fldCharType="end"/>
        </w:r>
      </w:hyperlink>
    </w:p>
    <w:p w14:paraId="7A8A976B"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25611" w:history="1">
        <w:r>
          <w:rPr>
            <w:rFonts w:ascii="Times New Roman" w:eastAsia="宋体" w:hAnsi="Times New Roman" w:cs="Times New Roman"/>
            <w:szCs w:val="30"/>
          </w:rPr>
          <w:t xml:space="preserve">8.1. </w:t>
        </w:r>
        <w:r>
          <w:rPr>
            <w:rFonts w:ascii="Times New Roman" w:eastAsia="宋体" w:hAnsi="Times New Roman" w:cs="Times New Roman"/>
            <w:szCs w:val="30"/>
          </w:rPr>
          <w:t>转让定价方法的选用和理由</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_Toc25611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58</w:t>
        </w:r>
        <w:r>
          <w:rPr>
            <w:rFonts w:ascii="Times New Roman" w:eastAsia="宋体" w:hAnsi="Times New Roman" w:cs="Times New Roman"/>
          </w:rPr>
          <w:fldChar w:fldCharType="end"/>
        </w:r>
      </w:hyperlink>
    </w:p>
    <w:p w14:paraId="31DFD2C4"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3171" w:history="1">
        <w:r>
          <w:rPr>
            <w:rFonts w:ascii="Times New Roman" w:eastAsia="宋体" w:hAnsi="Times New Roman" w:cs="Times New Roman"/>
            <w:szCs w:val="30"/>
          </w:rPr>
          <w:t xml:space="preserve">8.2. </w:t>
        </w:r>
        <w:r>
          <w:rPr>
            <w:rFonts w:ascii="Times New Roman" w:eastAsia="宋体" w:hAnsi="Times New Roman" w:cs="Times New Roman"/>
            <w:szCs w:val="30"/>
          </w:rPr>
          <w:t>被测试方的选择及理由</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_Toc3171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59</w:t>
        </w:r>
        <w:r>
          <w:rPr>
            <w:rFonts w:ascii="Times New Roman" w:eastAsia="宋体" w:hAnsi="Times New Roman" w:cs="Times New Roman"/>
          </w:rPr>
          <w:fldChar w:fldCharType="end"/>
        </w:r>
      </w:hyperlink>
    </w:p>
    <w:p w14:paraId="72A57C72"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1173" w:history="1">
        <w:r>
          <w:rPr>
            <w:rFonts w:ascii="Times New Roman" w:eastAsia="宋体" w:hAnsi="Times New Roman" w:cs="Times New Roman"/>
            <w:szCs w:val="30"/>
          </w:rPr>
          <w:t xml:space="preserve">8.3. </w:t>
        </w:r>
        <w:r>
          <w:rPr>
            <w:rFonts w:ascii="Times New Roman" w:eastAsia="宋体" w:hAnsi="Times New Roman" w:cs="Times New Roman"/>
            <w:szCs w:val="30"/>
          </w:rPr>
          <w:t>可比性分析考虑的因素</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_Toc11173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63</w:t>
        </w:r>
        <w:r>
          <w:rPr>
            <w:rFonts w:ascii="Times New Roman" w:eastAsia="宋体" w:hAnsi="Times New Roman" w:cs="Times New Roman"/>
          </w:rPr>
          <w:fldChar w:fldCharType="end"/>
        </w:r>
      </w:hyperlink>
    </w:p>
    <w:p w14:paraId="51A41A0C"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6880" w:history="1">
        <w:r>
          <w:rPr>
            <w:rFonts w:ascii="Times New Roman" w:eastAsia="宋体" w:hAnsi="Times New Roman" w:cs="Times New Roman"/>
            <w:szCs w:val="30"/>
          </w:rPr>
          <w:t xml:space="preserve">8.4. </w:t>
        </w:r>
        <w:r>
          <w:rPr>
            <w:rFonts w:ascii="Times New Roman" w:eastAsia="宋体" w:hAnsi="Times New Roman" w:cs="Times New Roman"/>
            <w:szCs w:val="30"/>
          </w:rPr>
          <w:t>可比性搜索</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_Toc16880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65</w:t>
        </w:r>
        <w:r>
          <w:rPr>
            <w:rFonts w:ascii="Times New Roman" w:eastAsia="宋体" w:hAnsi="Times New Roman" w:cs="Times New Roman"/>
          </w:rPr>
          <w:fldChar w:fldCharType="end"/>
        </w:r>
      </w:hyperlink>
    </w:p>
    <w:p w14:paraId="1F882949"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1277" w:history="1">
        <w:r>
          <w:rPr>
            <w:rFonts w:ascii="Times New Roman" w:eastAsia="宋体" w:hAnsi="Times New Roman" w:cs="Times New Roman"/>
            <w:szCs w:val="30"/>
          </w:rPr>
          <w:t xml:space="preserve">8.5. </w:t>
        </w:r>
        <w:r>
          <w:rPr>
            <w:rFonts w:ascii="Times New Roman" w:eastAsia="宋体" w:hAnsi="Times New Roman" w:cs="Times New Roman"/>
            <w:szCs w:val="30"/>
          </w:rPr>
          <w:t>可比公司的利润水平</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_Toc11277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78</w:t>
        </w:r>
        <w:r>
          <w:rPr>
            <w:rFonts w:ascii="Times New Roman" w:eastAsia="宋体" w:hAnsi="Times New Roman" w:cs="Times New Roman"/>
          </w:rPr>
          <w:fldChar w:fldCharType="end"/>
        </w:r>
      </w:hyperlink>
    </w:p>
    <w:p w14:paraId="45A490B6" w14:textId="77777777" w:rsidR="00160A67" w:rsidRDefault="00160A67">
      <w:pPr>
        <w:pStyle w:val="TOC1"/>
        <w:tabs>
          <w:tab w:val="clear" w:pos="426"/>
          <w:tab w:val="clear" w:pos="9017"/>
          <w:tab w:val="right" w:leader="dot" w:pos="9027"/>
        </w:tabs>
        <w:ind w:firstLine="440"/>
        <w:rPr>
          <w:rFonts w:ascii="Times New Roman" w:eastAsia="宋体" w:hAnsi="Times New Roman" w:cs="Times New Roman"/>
        </w:rPr>
      </w:pPr>
      <w:hyperlink w:anchor="_Toc2859" w:history="1">
        <w:r>
          <w:rPr>
            <w:rFonts w:ascii="Times New Roman" w:eastAsia="宋体" w:hAnsi="Times New Roman" w:cs="Times New Roman"/>
            <w:bCs/>
            <w:szCs w:val="36"/>
          </w:rPr>
          <w:t xml:space="preserve">9. </w:t>
        </w:r>
        <w:r>
          <w:rPr>
            <w:rFonts w:ascii="Times New Roman" w:eastAsia="宋体" w:hAnsi="Times New Roman" w:cs="Times New Roman"/>
            <w:szCs w:val="36"/>
          </w:rPr>
          <w:t>结论</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_Toc2859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85</w:t>
        </w:r>
        <w:r>
          <w:rPr>
            <w:rFonts w:ascii="Times New Roman" w:eastAsia="宋体" w:hAnsi="Times New Roman" w:cs="Times New Roman"/>
          </w:rPr>
          <w:fldChar w:fldCharType="end"/>
        </w:r>
      </w:hyperlink>
    </w:p>
    <w:p w14:paraId="555082FD" w14:textId="77777777" w:rsidR="00160A67" w:rsidRDefault="00160A67">
      <w:pPr>
        <w:pStyle w:val="TOC1"/>
        <w:tabs>
          <w:tab w:val="clear" w:pos="426"/>
          <w:tab w:val="clear" w:pos="9017"/>
          <w:tab w:val="right" w:leader="dot" w:pos="9027"/>
        </w:tabs>
        <w:ind w:firstLine="440"/>
        <w:rPr>
          <w:rFonts w:ascii="Times New Roman" w:eastAsia="宋体" w:hAnsi="Times New Roman" w:cs="Times New Roman"/>
        </w:rPr>
      </w:pPr>
      <w:hyperlink w:anchor="_Toc26659" w:history="1">
        <w:r>
          <w:rPr>
            <w:rFonts w:ascii="Times New Roman" w:eastAsia="宋体" w:hAnsi="Times New Roman" w:cs="Times New Roman"/>
          </w:rPr>
          <w:t>附录列表</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_Toc26659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86</w:t>
        </w:r>
        <w:r>
          <w:rPr>
            <w:rFonts w:ascii="Times New Roman" w:eastAsia="宋体" w:hAnsi="Times New Roman" w:cs="Times New Roman"/>
          </w:rPr>
          <w:fldChar w:fldCharType="end"/>
        </w:r>
      </w:hyperlink>
    </w:p>
    <w:p w14:paraId="0CBDFAD5"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0806" w:history="1">
        <w:r>
          <w:rPr>
            <w:rFonts w:ascii="Times New Roman" w:eastAsia="宋体" w:hAnsi="Times New Roman" w:cs="Times New Roman"/>
          </w:rPr>
          <w:t>附录一：行业分析</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_Toc10806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87</w:t>
        </w:r>
        <w:r>
          <w:rPr>
            <w:rFonts w:ascii="Times New Roman" w:eastAsia="宋体" w:hAnsi="Times New Roman" w:cs="Times New Roman"/>
          </w:rPr>
          <w:fldChar w:fldCharType="end"/>
        </w:r>
      </w:hyperlink>
    </w:p>
    <w:p w14:paraId="6F4C6577"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6697" w:history="1">
        <w:r>
          <w:rPr>
            <w:rFonts w:ascii="Times New Roman" w:eastAsia="宋体" w:hAnsi="Times New Roman" w:cs="Times New Roman"/>
          </w:rPr>
          <w:t>附录二：企业年度关联交易财务状况分析表</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_Toc16697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88</w:t>
        </w:r>
        <w:r>
          <w:rPr>
            <w:rFonts w:ascii="Times New Roman" w:eastAsia="宋体" w:hAnsi="Times New Roman" w:cs="Times New Roman"/>
          </w:rPr>
          <w:fldChar w:fldCharType="end"/>
        </w:r>
      </w:hyperlink>
    </w:p>
    <w:p w14:paraId="60DD66E3"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27629" w:history="1">
        <w:r>
          <w:rPr>
            <w:rFonts w:ascii="Times New Roman" w:eastAsia="宋体" w:hAnsi="Times New Roman" w:cs="Times New Roman"/>
          </w:rPr>
          <w:t>附录三：转让定价方法介绍</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_Toc27629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90</w:t>
        </w:r>
        <w:r>
          <w:rPr>
            <w:rFonts w:ascii="Times New Roman" w:eastAsia="宋体" w:hAnsi="Times New Roman" w:cs="Times New Roman"/>
          </w:rPr>
          <w:fldChar w:fldCharType="end"/>
        </w:r>
      </w:hyperlink>
    </w:p>
    <w:p w14:paraId="28C0F898" w14:textId="77777777" w:rsidR="00160A67" w:rsidRDefault="00160A67">
      <w:pPr>
        <w:pStyle w:val="TOC2"/>
        <w:tabs>
          <w:tab w:val="clear" w:pos="1100"/>
          <w:tab w:val="clear" w:pos="9017"/>
          <w:tab w:val="right" w:leader="dot" w:pos="9027"/>
        </w:tabs>
        <w:ind w:firstLine="440"/>
        <w:rPr>
          <w:rFonts w:ascii="Times New Roman" w:eastAsia="宋体" w:hAnsi="Times New Roman" w:cs="Times New Roman"/>
        </w:rPr>
      </w:pPr>
      <w:hyperlink w:anchor="_Toc17990" w:history="1">
        <w:r>
          <w:rPr>
            <w:rFonts w:ascii="Times New Roman" w:eastAsia="宋体" w:hAnsi="Times New Roman" w:cs="Times New Roman"/>
          </w:rPr>
          <w:t>附录四：可比公司信息</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_Toc17990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95</w:t>
        </w:r>
        <w:r>
          <w:rPr>
            <w:rFonts w:ascii="Times New Roman" w:eastAsia="宋体" w:hAnsi="Times New Roman" w:cs="Times New Roman"/>
          </w:rPr>
          <w:fldChar w:fldCharType="end"/>
        </w:r>
      </w:hyperlink>
    </w:p>
    <w:p w14:paraId="0E0DA8CD" w14:textId="77777777" w:rsidR="00160A67" w:rsidRDefault="00160A67">
      <w:pPr>
        <w:pStyle w:val="TOC2"/>
        <w:tabs>
          <w:tab w:val="clear" w:pos="1100"/>
          <w:tab w:val="clear" w:pos="9017"/>
          <w:tab w:val="right" w:leader="dot" w:pos="9027"/>
        </w:tabs>
        <w:ind w:firstLine="440"/>
      </w:pPr>
      <w:hyperlink w:anchor="_Toc27343" w:history="1">
        <w:r>
          <w:rPr>
            <w:rFonts w:ascii="Times New Roman" w:eastAsia="宋体" w:hAnsi="Times New Roman" w:cs="Times New Roman"/>
          </w:rPr>
          <w:t>附录五：资金融通交易分析</w:t>
        </w:r>
        <w:r>
          <w:rPr>
            <w:rFonts w:ascii="Times New Roman" w:eastAsia="宋体" w:hAnsi="Times New Roman" w:cs="Times New Roman"/>
          </w:rPr>
          <w:tab/>
        </w:r>
        <w:r>
          <w:rPr>
            <w:rFonts w:ascii="Times New Roman" w:eastAsia="宋体" w:hAnsi="Times New Roman" w:cs="Times New Roman"/>
          </w:rPr>
          <w:fldChar w:fldCharType="begin"/>
        </w:r>
        <w:r>
          <w:rPr>
            <w:rFonts w:ascii="Times New Roman" w:eastAsia="宋体" w:hAnsi="Times New Roman" w:cs="Times New Roman"/>
          </w:rPr>
          <w:instrText xml:space="preserve"> PAGEREF _Toc27343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98</w:t>
        </w:r>
        <w:r>
          <w:rPr>
            <w:rFonts w:ascii="Times New Roman" w:eastAsia="宋体" w:hAnsi="Times New Roman" w:cs="Times New Roman"/>
          </w:rPr>
          <w:fldChar w:fldCharType="end"/>
        </w:r>
      </w:hyperlink>
    </w:p>
    <w:p w14:paraId="3D11822F" w14:textId="77777777" w:rsidR="00160A67" w:rsidRDefault="00000000">
      <w:pPr>
        <w:adjustRightInd w:val="0"/>
        <w:snapToGrid w:val="0"/>
        <w:spacing w:line="0" w:lineRule="atLeast"/>
        <w:rPr>
          <w:rFonts w:ascii="Arial" w:eastAsia="黑体" w:hAnsi="Arial" w:cs="Arial"/>
        </w:rPr>
        <w:sectPr w:rsidR="00160A67">
          <w:headerReference w:type="default" r:id="rId16"/>
          <w:footerReference w:type="default" r:id="rId17"/>
          <w:headerReference w:type="first" r:id="rId18"/>
          <w:footerReference w:type="first" r:id="rId19"/>
          <w:pgSz w:w="11907" w:h="16839"/>
          <w:pgMar w:top="1440" w:right="1440" w:bottom="1440" w:left="1440" w:header="576" w:footer="576" w:gutter="0"/>
          <w:pgNumType w:fmt="lowerRoman" w:start="1"/>
          <w:cols w:space="708"/>
          <w:docGrid w:linePitch="360"/>
        </w:sectPr>
      </w:pPr>
      <w:r>
        <w:fldChar w:fldCharType="end"/>
      </w:r>
    </w:p>
    <w:p w14:paraId="63BC2A60" w14:textId="77777777" w:rsidR="00160A67" w:rsidRDefault="00000000">
      <w:pPr>
        <w:pStyle w:val="aff6"/>
        <w:ind w:firstLine="723"/>
        <w:rPr>
          <w:rFonts w:ascii="Arial" w:eastAsia="黑体" w:hAnsi="Arial" w:cs="Arial"/>
          <w:color w:val="06A2E0" w:themeColor="accent1"/>
        </w:rPr>
      </w:pPr>
      <w:bookmarkStart w:id="115" w:name="_Toc139363050"/>
      <w:bookmarkStart w:id="116" w:name="_Toc23"/>
      <w:bookmarkStart w:id="117" w:name="_Toc139362975"/>
      <w:bookmarkStart w:id="118" w:name="_Toc144227450"/>
      <w:bookmarkStart w:id="119" w:name="_Toc30839"/>
      <w:bookmarkStart w:id="120" w:name="_Toc6559"/>
      <w:r>
        <w:rPr>
          <w:rFonts w:ascii="Arial" w:eastAsia="黑体" w:hAnsi="Arial" w:cs="Arial"/>
          <w:color w:val="06A2E0" w:themeColor="accent1"/>
        </w:rPr>
        <w:lastRenderedPageBreak/>
        <w:t>简称或术语</w:t>
      </w:r>
      <w:bookmarkEnd w:id="115"/>
      <w:bookmarkEnd w:id="116"/>
      <w:bookmarkEnd w:id="117"/>
      <w:bookmarkEnd w:id="118"/>
      <w:bookmarkEnd w:id="119"/>
      <w:bookmarkEnd w:id="120"/>
    </w:p>
    <w:p w14:paraId="44B294E5" w14:textId="77777777" w:rsidR="00160A67" w:rsidRDefault="00160A67">
      <w:pPr>
        <w:keepNext/>
        <w:rPr>
          <w:rFonts w:ascii="Arial" w:eastAsia="黑体" w:hAnsi="Arial" w:cs="Arial"/>
        </w:rPr>
      </w:pPr>
    </w:p>
    <w:tbl>
      <w:tblPr>
        <w:tblStyle w:val="4-11"/>
        <w:tblW w:w="4942" w:type="pct"/>
        <w:tblInd w:w="108" w:type="dxa"/>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3130"/>
        <w:gridCol w:w="5782"/>
      </w:tblGrid>
      <w:tr w:rsidR="00160A67" w14:paraId="75BA6931" w14:textId="77777777" w:rsidTr="00160A67">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vAlign w:val="center"/>
          </w:tcPr>
          <w:p w14:paraId="1206DDE0" w14:textId="77777777" w:rsidR="00160A67" w:rsidRDefault="00000000">
            <w:pPr>
              <w:ind w:left="144" w:firstLine="402"/>
              <w:jc w:val="center"/>
              <w:rPr>
                <w:rFonts w:ascii="Times New Roman" w:eastAsia="宋体" w:hAnsi="Times New Roman" w:cs="Times New Roman"/>
                <w:b w:val="0"/>
                <w:bCs w:val="0"/>
                <w:sz w:val="20"/>
                <w:szCs w:val="20"/>
              </w:rPr>
            </w:pPr>
            <w:r>
              <w:rPr>
                <w:rFonts w:ascii="Times New Roman" w:eastAsia="宋体" w:hAnsi="Times New Roman" w:cs="Times New Roman"/>
                <w:sz w:val="20"/>
                <w:szCs w:val="20"/>
              </w:rPr>
              <w:t>缩略语</w:t>
            </w:r>
          </w:p>
        </w:tc>
        <w:tc>
          <w:tcPr>
            <w:tcW w:w="3244" w:type="pct"/>
            <w:tcBorders>
              <w:tl2br w:val="nil"/>
              <w:tr2bl w:val="nil"/>
            </w:tcBorders>
            <w:vAlign w:val="center"/>
          </w:tcPr>
          <w:p w14:paraId="2C7A9532" w14:textId="77777777" w:rsidR="00160A67" w:rsidRDefault="00000000">
            <w:pPr>
              <w:ind w:left="144"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20"/>
                <w:szCs w:val="20"/>
              </w:rPr>
            </w:pPr>
            <w:r>
              <w:rPr>
                <w:rFonts w:ascii="Times New Roman" w:eastAsia="宋体" w:hAnsi="Times New Roman" w:cs="Times New Roman"/>
                <w:sz w:val="20"/>
                <w:szCs w:val="20"/>
              </w:rPr>
              <w:t>全称</w:t>
            </w:r>
          </w:p>
        </w:tc>
      </w:tr>
      <w:tr w:rsidR="00160A67" w14:paraId="614A25B4"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0B626854" w14:textId="3036FF8E" w:rsidR="00160A67" w:rsidRDefault="00000000">
            <w:pPr>
              <w:ind w:firstLine="402"/>
              <w:rPr>
                <w:rFonts w:ascii="Times New Roman" w:eastAsia="宋体" w:hAnsi="Times New Roman" w:cs="Times New Roman"/>
                <w:b w:val="0"/>
                <w:bCs w:val="0"/>
                <w:sz w:val="20"/>
                <w:szCs w:val="20"/>
              </w:rPr>
            </w:pPr>
            <w:del w:id="121" w:author="Tian Su" w:date="2024-12-30T11:26:00Z" w16du:dateUtc="2024-12-30T03:26:00Z">
              <w:r w:rsidDel="00CD0FC0">
                <w:rPr>
                  <w:rFonts w:ascii="Times New Roman" w:eastAsia="宋体" w:hAnsi="Times New Roman" w:cs="Times New Roman"/>
                  <w:sz w:val="20"/>
                  <w:szCs w:val="20"/>
                </w:rPr>
                <w:delText>容诚税务</w:delText>
              </w:r>
            </w:del>
            <w:ins w:id="122" w:author="Tian Su" w:date="2024-12-30T11:26:00Z" w16du:dateUtc="2024-12-30T03:26:00Z">
              <w:r w:rsidR="00CD0FC0">
                <w:rPr>
                  <w:rFonts w:ascii="Times New Roman" w:eastAsia="宋体" w:hAnsi="Times New Roman" w:cs="Times New Roman"/>
                  <w:sz w:val="20"/>
                  <w:szCs w:val="20"/>
                </w:rPr>
                <w:t>【清单模板</w:t>
              </w:r>
              <w:r w:rsidR="00CD0FC0">
                <w:rPr>
                  <w:rFonts w:ascii="Times New Roman" w:eastAsia="宋体" w:hAnsi="Times New Roman" w:cs="Times New Roman"/>
                  <w:sz w:val="20"/>
                  <w:szCs w:val="20"/>
                </w:rPr>
                <w:t>-</w:t>
              </w:r>
              <w:r w:rsidR="00CD0FC0">
                <w:rPr>
                  <w:rFonts w:ascii="Times New Roman" w:eastAsia="宋体" w:hAnsi="Times New Roman" w:cs="Times New Roman"/>
                  <w:sz w:val="20"/>
                  <w:szCs w:val="20"/>
                </w:rPr>
                <w:t>数据表</w:t>
              </w:r>
              <w:r w:rsidR="00CD0FC0">
                <w:rPr>
                  <w:rFonts w:ascii="Times New Roman" w:eastAsia="宋体" w:hAnsi="Times New Roman" w:cs="Times New Roman"/>
                  <w:sz w:val="20"/>
                  <w:szCs w:val="20"/>
                </w:rPr>
                <w:t>B4</w:t>
              </w:r>
              <w:r w:rsidR="00CD0FC0">
                <w:rPr>
                  <w:rFonts w:ascii="Times New Roman" w:eastAsia="宋体" w:hAnsi="Times New Roman" w:cs="Times New Roman"/>
                  <w:sz w:val="20"/>
                  <w:szCs w:val="20"/>
                </w:rPr>
                <w:t>】</w:t>
              </w:r>
            </w:ins>
            <w:r>
              <w:rPr>
                <w:rFonts w:ascii="Times New Roman" w:eastAsia="宋体" w:hAnsi="Times New Roman" w:cs="Times New Roman"/>
                <w:sz w:val="20"/>
                <w:szCs w:val="20"/>
              </w:rPr>
              <w:t xml:space="preserve"> </w:t>
            </w:r>
            <w:r>
              <w:rPr>
                <w:rFonts w:ascii="Times New Roman" w:eastAsia="宋体" w:hAnsi="Times New Roman" w:cs="Times New Roman"/>
                <w:sz w:val="20"/>
                <w:szCs w:val="20"/>
              </w:rPr>
              <w:t>或</w:t>
            </w:r>
            <w:r>
              <w:rPr>
                <w:rFonts w:ascii="Times New Roman" w:eastAsia="宋体" w:hAnsi="Times New Roman" w:cs="Times New Roman"/>
                <w:sz w:val="20"/>
                <w:szCs w:val="20"/>
              </w:rPr>
              <w:t xml:space="preserve"> </w:t>
            </w:r>
            <w:r>
              <w:rPr>
                <w:rFonts w:ascii="Times New Roman" w:eastAsia="宋体" w:hAnsi="Times New Roman" w:cs="Times New Roman"/>
                <w:sz w:val="20"/>
                <w:szCs w:val="20"/>
              </w:rPr>
              <w:t>我们</w:t>
            </w:r>
          </w:p>
        </w:tc>
        <w:tc>
          <w:tcPr>
            <w:tcW w:w="3244" w:type="pct"/>
            <w:tcBorders>
              <w:tl2br w:val="nil"/>
              <w:tr2bl w:val="nil"/>
            </w:tcBorders>
            <w:shd w:val="clear" w:color="auto" w:fill="F2F2F2" w:themeFill="background1" w:themeFillShade="F2"/>
            <w:vAlign w:val="center"/>
          </w:tcPr>
          <w:p w14:paraId="594904CE" w14:textId="1EEDAD2E"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del w:id="123" w:author="Tian Su" w:date="2024-12-30T11:26:00Z" w16du:dateUtc="2024-12-30T03:26:00Z">
              <w:r w:rsidDel="00CD0FC0">
                <w:rPr>
                  <w:rFonts w:ascii="Times New Roman" w:eastAsia="宋体" w:hAnsi="Times New Roman" w:cs="Times New Roman"/>
                  <w:sz w:val="20"/>
                  <w:szCs w:val="20"/>
                </w:rPr>
                <w:delText>容诚税务师事务所</w:delText>
              </w:r>
              <w:r w:rsidDel="00CD0FC0">
                <w:rPr>
                  <w:rFonts w:ascii="Times New Roman" w:eastAsia="宋体" w:hAnsi="Times New Roman" w:cs="Times New Roman"/>
                  <w:color w:val="FF0000"/>
                  <w:sz w:val="20"/>
                  <w:szCs w:val="20"/>
                </w:rPr>
                <w:delText>（安徽</w:delText>
              </w:r>
              <w:r w:rsidDel="00CD0FC0">
                <w:rPr>
                  <w:rFonts w:ascii="Times New Roman" w:eastAsia="宋体" w:hAnsi="Times New Roman" w:cs="Times New Roman"/>
                  <w:color w:val="FF0000"/>
                  <w:sz w:val="20"/>
                  <w:szCs w:val="20"/>
                </w:rPr>
                <w:delText>/</w:delText>
              </w:r>
              <w:r w:rsidDel="00CD0FC0">
                <w:rPr>
                  <w:rFonts w:ascii="Times New Roman" w:eastAsia="宋体" w:hAnsi="Times New Roman" w:cs="Times New Roman"/>
                  <w:color w:val="FF0000"/>
                  <w:sz w:val="20"/>
                  <w:szCs w:val="20"/>
                </w:rPr>
                <w:delText>深圳</w:delText>
              </w:r>
              <w:r w:rsidDel="00CD0FC0">
                <w:rPr>
                  <w:rFonts w:ascii="Times New Roman" w:eastAsia="宋体" w:hAnsi="Times New Roman" w:cs="Times New Roman"/>
                  <w:color w:val="FF0000"/>
                  <w:sz w:val="20"/>
                  <w:szCs w:val="20"/>
                </w:rPr>
                <w:delText>/……</w:delText>
              </w:r>
              <w:r w:rsidDel="00CD0FC0">
                <w:rPr>
                  <w:rFonts w:ascii="Times New Roman" w:eastAsia="宋体" w:hAnsi="Times New Roman" w:cs="Times New Roman"/>
                  <w:color w:val="FF0000"/>
                  <w:sz w:val="20"/>
                  <w:szCs w:val="20"/>
                </w:rPr>
                <w:delText>）</w:delText>
              </w:r>
              <w:r w:rsidDel="00CD0FC0">
                <w:rPr>
                  <w:rFonts w:ascii="Times New Roman" w:eastAsia="宋体" w:hAnsi="Times New Roman" w:cs="Times New Roman"/>
                  <w:sz w:val="20"/>
                  <w:szCs w:val="20"/>
                </w:rPr>
                <w:delText>有限公司</w:delText>
              </w:r>
            </w:del>
            <w:ins w:id="124" w:author="Tian Su" w:date="2024-12-30T11:26:00Z" w16du:dateUtc="2024-12-30T03:26:00Z">
              <w:r w:rsidR="00CD0FC0">
                <w:rPr>
                  <w:rFonts w:ascii="Times New Roman" w:eastAsia="宋体" w:hAnsi="Times New Roman" w:cs="Times New Roman"/>
                  <w:sz w:val="20"/>
                  <w:szCs w:val="20"/>
                </w:rPr>
                <w:t>【清单模板</w:t>
              </w:r>
              <w:r w:rsidR="00CD0FC0">
                <w:rPr>
                  <w:rFonts w:ascii="Times New Roman" w:eastAsia="宋体" w:hAnsi="Times New Roman" w:cs="Times New Roman"/>
                  <w:sz w:val="20"/>
                  <w:szCs w:val="20"/>
                </w:rPr>
                <w:t>-</w:t>
              </w:r>
              <w:r w:rsidR="00CD0FC0">
                <w:rPr>
                  <w:rFonts w:ascii="Times New Roman" w:eastAsia="宋体" w:hAnsi="Times New Roman" w:cs="Times New Roman"/>
                  <w:sz w:val="20"/>
                  <w:szCs w:val="20"/>
                </w:rPr>
                <w:t>数据表</w:t>
              </w:r>
              <w:r w:rsidR="00CD0FC0">
                <w:rPr>
                  <w:rFonts w:ascii="Times New Roman" w:eastAsia="宋体" w:hAnsi="Times New Roman" w:cs="Times New Roman"/>
                  <w:sz w:val="20"/>
                  <w:szCs w:val="20"/>
                </w:rPr>
                <w:t>B3</w:t>
              </w:r>
              <w:r w:rsidR="00CD0FC0">
                <w:rPr>
                  <w:rFonts w:ascii="Times New Roman" w:eastAsia="宋体" w:hAnsi="Times New Roman" w:cs="Times New Roman"/>
                  <w:sz w:val="20"/>
                  <w:szCs w:val="20"/>
                </w:rPr>
                <w:t>】</w:t>
              </w:r>
            </w:ins>
          </w:p>
        </w:tc>
      </w:tr>
      <w:tr w:rsidR="00160A67" w14:paraId="6B65201F"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7495668B" w14:textId="163E6AA0" w:rsidR="00160A67" w:rsidRDefault="00000000">
            <w:pPr>
              <w:ind w:firstLine="402"/>
              <w:rPr>
                <w:rFonts w:ascii="Times New Roman" w:eastAsia="宋体" w:hAnsi="Times New Roman" w:cs="Times New Roman"/>
                <w:b w:val="0"/>
                <w:bCs w:val="0"/>
                <w:sz w:val="20"/>
                <w:szCs w:val="20"/>
              </w:rPr>
            </w:pPr>
            <w:del w:id="125" w:author="Tian Su" w:date="2024-12-30T11:34:00Z" w16du:dateUtc="2024-12-30T03:34:00Z">
              <w:r w:rsidDel="00FE6E4A">
                <w:rPr>
                  <w:rFonts w:ascii="Times New Roman" w:eastAsia="宋体" w:hAnsi="Times New Roman" w:cs="Times New Roman"/>
                  <w:color w:val="FF0000"/>
                  <w:sz w:val="20"/>
                  <w:szCs w:val="20"/>
                </w:rPr>
                <w:delText>ABC</w:delText>
              </w:r>
              <w:r w:rsidDel="00FE6E4A">
                <w:rPr>
                  <w:rFonts w:ascii="Times New Roman" w:eastAsia="宋体" w:hAnsi="Times New Roman" w:cs="Times New Roman"/>
                  <w:color w:val="FF0000"/>
                  <w:sz w:val="20"/>
                  <w:szCs w:val="20"/>
                </w:rPr>
                <w:delText>公司</w:delText>
              </w:r>
            </w:del>
            <w:ins w:id="126" w:author="Tian Su" w:date="2024-12-30T11:34:00Z" w16du:dateUtc="2024-12-30T03:34:00Z">
              <w:r w:rsidR="00FE6E4A">
                <w:rPr>
                  <w:rFonts w:ascii="Times New Roman" w:eastAsia="宋体" w:hAnsi="Times New Roman" w:cs="Times New Roman"/>
                  <w:color w:val="FF0000"/>
                  <w:sz w:val="20"/>
                  <w:szCs w:val="20"/>
                </w:rPr>
                <w:t>【清单模板</w:t>
              </w:r>
              <w:r w:rsidR="00FE6E4A">
                <w:rPr>
                  <w:rFonts w:ascii="Times New Roman" w:eastAsia="宋体" w:hAnsi="Times New Roman" w:cs="Times New Roman"/>
                  <w:color w:val="FF0000"/>
                  <w:sz w:val="20"/>
                  <w:szCs w:val="20"/>
                </w:rPr>
                <w:t>-</w:t>
              </w:r>
              <w:r w:rsidR="00FE6E4A">
                <w:rPr>
                  <w:rFonts w:ascii="Times New Roman" w:eastAsia="宋体" w:hAnsi="Times New Roman" w:cs="Times New Roman"/>
                  <w:color w:val="FF0000"/>
                  <w:sz w:val="20"/>
                  <w:szCs w:val="20"/>
                </w:rPr>
                <w:t>数据表</w:t>
              </w:r>
              <w:r w:rsidR="00FE6E4A">
                <w:rPr>
                  <w:rFonts w:ascii="Times New Roman" w:eastAsia="宋体" w:hAnsi="Times New Roman" w:cs="Times New Roman"/>
                  <w:color w:val="FF0000"/>
                  <w:sz w:val="20"/>
                  <w:szCs w:val="20"/>
                </w:rPr>
                <w:t>B5</w:t>
              </w:r>
              <w:r w:rsidR="00FE6E4A">
                <w:rPr>
                  <w:rFonts w:ascii="Times New Roman" w:eastAsia="宋体" w:hAnsi="Times New Roman" w:cs="Times New Roman"/>
                  <w:color w:val="FF0000"/>
                  <w:sz w:val="20"/>
                  <w:szCs w:val="20"/>
                </w:rPr>
                <w:t>】</w:t>
              </w:r>
            </w:ins>
            <w:r>
              <w:rPr>
                <w:rFonts w:ascii="Times New Roman" w:eastAsia="宋体" w:hAnsi="Times New Roman" w:cs="Times New Roman"/>
                <w:sz w:val="20"/>
                <w:szCs w:val="20"/>
              </w:rPr>
              <w:t xml:space="preserve"> </w:t>
            </w:r>
            <w:r>
              <w:rPr>
                <w:rFonts w:ascii="Times New Roman" w:eastAsia="宋体" w:hAnsi="Times New Roman" w:cs="Times New Roman"/>
                <w:sz w:val="20"/>
                <w:szCs w:val="20"/>
              </w:rPr>
              <w:t>或</w:t>
            </w:r>
            <w:r>
              <w:rPr>
                <w:rFonts w:ascii="Times New Roman" w:eastAsia="宋体" w:hAnsi="Times New Roman" w:cs="Times New Roman"/>
                <w:sz w:val="20"/>
                <w:szCs w:val="20"/>
              </w:rPr>
              <w:t xml:space="preserve"> </w:t>
            </w:r>
            <w:r>
              <w:rPr>
                <w:rFonts w:ascii="Times New Roman" w:eastAsia="宋体" w:hAnsi="Times New Roman" w:cs="Times New Roman"/>
                <w:sz w:val="20"/>
                <w:szCs w:val="20"/>
              </w:rPr>
              <w:t>公司</w:t>
            </w:r>
          </w:p>
        </w:tc>
        <w:tc>
          <w:tcPr>
            <w:tcW w:w="3244" w:type="pct"/>
            <w:tcBorders>
              <w:tl2br w:val="nil"/>
              <w:tr2bl w:val="nil"/>
            </w:tcBorders>
            <w:shd w:val="clear" w:color="auto" w:fill="F2F2F2" w:themeFill="background1" w:themeFillShade="F2"/>
            <w:vAlign w:val="center"/>
          </w:tcPr>
          <w:p w14:paraId="228BE1E0" w14:textId="68DD71B8"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del w:id="127" w:author="Tian Su" w:date="2024-12-30T11:03:00Z" w16du:dateUtc="2024-12-30T03:03:00Z">
              <w:r w:rsidDel="00290514">
                <w:rPr>
                  <w:rFonts w:ascii="Times New Roman" w:eastAsia="宋体" w:hAnsi="Times New Roman" w:cs="Times New Roman"/>
                  <w:bCs/>
                  <w:color w:val="FF0000"/>
                  <w:sz w:val="20"/>
                  <w:szCs w:val="20"/>
                </w:rPr>
                <w:delText>ABC</w:delText>
              </w:r>
              <w:r w:rsidDel="00290514">
                <w:rPr>
                  <w:rFonts w:ascii="Times New Roman" w:eastAsia="宋体" w:hAnsi="Times New Roman" w:cs="Times New Roman"/>
                  <w:bCs/>
                  <w:color w:val="FF0000"/>
                  <w:sz w:val="20"/>
                  <w:szCs w:val="20"/>
                </w:rPr>
                <w:delText>公司全称</w:delText>
              </w:r>
            </w:del>
            <w:ins w:id="128" w:author="Tian Su" w:date="2024-12-30T11:03:00Z" w16du:dateUtc="2024-12-30T03:03:00Z">
              <w:r w:rsidR="00290514">
                <w:rPr>
                  <w:rFonts w:ascii="Times New Roman" w:eastAsia="宋体" w:hAnsi="Times New Roman" w:cs="Times New Roman"/>
                  <w:bCs/>
                  <w:color w:val="FF0000"/>
                  <w:sz w:val="20"/>
                  <w:szCs w:val="20"/>
                </w:rPr>
                <w:t>【清单模板</w:t>
              </w:r>
              <w:r w:rsidR="00290514">
                <w:rPr>
                  <w:rFonts w:ascii="Times New Roman" w:eastAsia="宋体" w:hAnsi="Times New Roman" w:cs="Times New Roman"/>
                  <w:bCs/>
                  <w:color w:val="FF0000"/>
                  <w:sz w:val="20"/>
                  <w:szCs w:val="20"/>
                </w:rPr>
                <w:t>-</w:t>
              </w:r>
              <w:r w:rsidR="00290514">
                <w:rPr>
                  <w:rFonts w:ascii="Times New Roman" w:eastAsia="宋体" w:hAnsi="Times New Roman" w:cs="Times New Roman"/>
                  <w:bCs/>
                  <w:color w:val="FF0000"/>
                  <w:sz w:val="20"/>
                  <w:szCs w:val="20"/>
                </w:rPr>
                <w:t>数据表</w:t>
              </w:r>
              <w:r w:rsidR="00290514">
                <w:rPr>
                  <w:rFonts w:ascii="Times New Roman" w:eastAsia="宋体" w:hAnsi="Times New Roman" w:cs="Times New Roman"/>
                  <w:bCs/>
                  <w:color w:val="FF0000"/>
                  <w:sz w:val="20"/>
                  <w:szCs w:val="20"/>
                </w:rPr>
                <w:t>B1</w:t>
              </w:r>
              <w:r w:rsidR="00290514">
                <w:rPr>
                  <w:rFonts w:ascii="Times New Roman" w:eastAsia="宋体" w:hAnsi="Times New Roman" w:cs="Times New Roman"/>
                  <w:bCs/>
                  <w:color w:val="FF0000"/>
                  <w:sz w:val="20"/>
                  <w:szCs w:val="20"/>
                </w:rPr>
                <w:t>】</w:t>
              </w:r>
            </w:ins>
          </w:p>
        </w:tc>
      </w:tr>
      <w:tr w:rsidR="00160A67" w14:paraId="4BBAE684"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218E259F" w14:textId="738D3C8F" w:rsidR="00160A67" w:rsidRDefault="00000000">
            <w:pPr>
              <w:pStyle w:val="aff8"/>
              <w:ind w:firstLine="402"/>
              <w:rPr>
                <w:rFonts w:ascii="Times New Roman" w:eastAsia="宋体" w:hAnsi="Times New Roman" w:cs="Times New Roman"/>
                <w:b w:val="0"/>
                <w:bCs w:val="0"/>
                <w:color w:val="FF0000"/>
                <w:sz w:val="20"/>
                <w:szCs w:val="20"/>
              </w:rPr>
            </w:pPr>
            <w:bookmarkStart w:id="129" w:name="XYZ集团"/>
            <w:del w:id="130" w:author="Tian Su" w:date="2024-12-30T11:34:00Z" w16du:dateUtc="2024-12-30T03:34:00Z">
              <w:r w:rsidDel="00FE6E4A">
                <w:rPr>
                  <w:rFonts w:ascii="Times New Roman" w:eastAsia="宋体" w:hAnsi="Times New Roman" w:cs="Times New Roman"/>
                  <w:color w:val="FF0000"/>
                  <w:sz w:val="20"/>
                  <w:szCs w:val="20"/>
                </w:rPr>
                <w:delText>ABC</w:delText>
              </w:r>
              <w:r w:rsidDel="00FE6E4A">
                <w:rPr>
                  <w:rFonts w:ascii="Times New Roman" w:eastAsia="宋体" w:hAnsi="Times New Roman" w:cs="Times New Roman"/>
                  <w:color w:val="FF0000"/>
                  <w:sz w:val="20"/>
                  <w:szCs w:val="20"/>
                </w:rPr>
                <w:delText>公司</w:delText>
              </w:r>
            </w:del>
            <w:ins w:id="131" w:author="Tian Su" w:date="2024-12-30T11:34:00Z" w16du:dateUtc="2024-12-30T03:34:00Z">
              <w:r w:rsidR="00FE6E4A">
                <w:rPr>
                  <w:rFonts w:ascii="Times New Roman" w:eastAsia="宋体" w:hAnsi="Times New Roman" w:cs="Times New Roman"/>
                  <w:color w:val="FF0000"/>
                  <w:sz w:val="20"/>
                  <w:szCs w:val="20"/>
                </w:rPr>
                <w:t>【清单模板</w:t>
              </w:r>
              <w:r w:rsidR="00FE6E4A">
                <w:rPr>
                  <w:rFonts w:ascii="Times New Roman" w:eastAsia="宋体" w:hAnsi="Times New Roman" w:cs="Times New Roman"/>
                  <w:color w:val="FF0000"/>
                  <w:sz w:val="20"/>
                  <w:szCs w:val="20"/>
                </w:rPr>
                <w:t>-</w:t>
              </w:r>
              <w:r w:rsidR="00FE6E4A">
                <w:rPr>
                  <w:rFonts w:ascii="Times New Roman" w:eastAsia="宋体" w:hAnsi="Times New Roman" w:cs="Times New Roman"/>
                  <w:color w:val="FF0000"/>
                  <w:sz w:val="20"/>
                  <w:szCs w:val="20"/>
                </w:rPr>
                <w:t>数据表</w:t>
              </w:r>
              <w:r w:rsidR="00FE6E4A">
                <w:rPr>
                  <w:rFonts w:ascii="Times New Roman" w:eastAsia="宋体" w:hAnsi="Times New Roman" w:cs="Times New Roman"/>
                  <w:color w:val="FF0000"/>
                  <w:sz w:val="20"/>
                  <w:szCs w:val="20"/>
                </w:rPr>
                <w:t>B5</w:t>
              </w:r>
              <w:r w:rsidR="00FE6E4A">
                <w:rPr>
                  <w:rFonts w:ascii="Times New Roman" w:eastAsia="宋体" w:hAnsi="Times New Roman" w:cs="Times New Roman"/>
                  <w:color w:val="FF0000"/>
                  <w:sz w:val="20"/>
                  <w:szCs w:val="20"/>
                </w:rPr>
                <w:t>】</w:t>
              </w:r>
            </w:ins>
            <w:r>
              <w:rPr>
                <w:rFonts w:ascii="Times New Roman" w:eastAsia="宋体" w:hAnsi="Times New Roman" w:cs="Times New Roman"/>
                <w:color w:val="FF0000"/>
                <w:sz w:val="20"/>
                <w:szCs w:val="20"/>
              </w:rPr>
              <w:t>集团</w:t>
            </w:r>
            <w:bookmarkEnd w:id="129"/>
          </w:p>
        </w:tc>
        <w:tc>
          <w:tcPr>
            <w:tcW w:w="3244" w:type="pct"/>
            <w:tcBorders>
              <w:tl2br w:val="nil"/>
              <w:tr2bl w:val="nil"/>
            </w:tcBorders>
            <w:shd w:val="clear" w:color="auto" w:fill="F2F2F2" w:themeFill="background1" w:themeFillShade="F2"/>
            <w:vAlign w:val="center"/>
          </w:tcPr>
          <w:p w14:paraId="65460F04" w14:textId="4E3893F2"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bookmarkStart w:id="132" w:name="集团全称"/>
            <w:r>
              <w:rPr>
                <w:rStyle w:val="aff9"/>
                <w:rFonts w:ascii="Times New Roman" w:eastAsia="宋体" w:hAnsi="Times New Roman" w:cs="Times New Roman"/>
                <w:color w:val="auto"/>
                <w:sz w:val="20"/>
                <w:szCs w:val="20"/>
              </w:rPr>
              <w:t>以</w:t>
            </w:r>
            <w:del w:id="133" w:author="Tian Su" w:date="2025-01-02T00:36:00Z" w16du:dateUtc="2025-01-01T16:36:00Z">
              <w:r w:rsidDel="00F5171B">
                <w:rPr>
                  <w:rStyle w:val="aff9"/>
                  <w:rFonts w:ascii="Times New Roman" w:eastAsia="宋体" w:hAnsi="Times New Roman" w:cs="Times New Roman"/>
                  <w:color w:val="FF0000"/>
                  <w:sz w:val="20"/>
                  <w:szCs w:val="20"/>
                </w:rPr>
                <w:delText>【母公司全称】</w:delText>
              </w:r>
            </w:del>
            <w:ins w:id="134" w:author="Tian Su" w:date="2025-01-02T00:36:00Z" w16du:dateUtc="2025-01-01T16:36:00Z">
              <w:r w:rsidR="00F5171B">
                <w:rPr>
                  <w:rStyle w:val="aff9"/>
                  <w:rFonts w:ascii="Times New Roman" w:eastAsia="宋体" w:hAnsi="Times New Roman" w:cs="Times New Roman"/>
                  <w:color w:val="FF0000"/>
                  <w:sz w:val="20"/>
                  <w:szCs w:val="20"/>
                </w:rPr>
                <w:t>【清单模板</w:t>
              </w:r>
              <w:r w:rsidR="00F5171B">
                <w:rPr>
                  <w:rStyle w:val="aff9"/>
                  <w:rFonts w:ascii="Times New Roman" w:eastAsia="宋体" w:hAnsi="Times New Roman" w:cs="Times New Roman"/>
                  <w:color w:val="FF0000"/>
                  <w:sz w:val="20"/>
                  <w:szCs w:val="20"/>
                </w:rPr>
                <w:t>-</w:t>
              </w:r>
              <w:r w:rsidR="00F5171B">
                <w:rPr>
                  <w:rStyle w:val="aff9"/>
                  <w:rFonts w:ascii="Times New Roman" w:eastAsia="宋体" w:hAnsi="Times New Roman" w:cs="Times New Roman"/>
                  <w:color w:val="FF0000"/>
                  <w:sz w:val="20"/>
                  <w:szCs w:val="20"/>
                </w:rPr>
                <w:t>数据表</w:t>
              </w:r>
              <w:r w:rsidR="00F5171B">
                <w:rPr>
                  <w:rStyle w:val="aff9"/>
                  <w:rFonts w:ascii="Times New Roman" w:eastAsia="宋体" w:hAnsi="Times New Roman" w:cs="Times New Roman"/>
                  <w:color w:val="FF0000"/>
                  <w:sz w:val="20"/>
                  <w:szCs w:val="20"/>
                </w:rPr>
                <w:t>B6</w:t>
              </w:r>
              <w:r w:rsidR="00F5171B">
                <w:rPr>
                  <w:rStyle w:val="aff9"/>
                  <w:rFonts w:ascii="Times New Roman" w:eastAsia="宋体" w:hAnsi="Times New Roman" w:cs="Times New Roman"/>
                  <w:color w:val="FF0000"/>
                  <w:sz w:val="20"/>
                  <w:szCs w:val="20"/>
                </w:rPr>
                <w:t>】</w:t>
              </w:r>
            </w:ins>
            <w:r>
              <w:rPr>
                <w:rStyle w:val="aff9"/>
                <w:rFonts w:ascii="Times New Roman" w:eastAsia="宋体" w:hAnsi="Times New Roman" w:cs="Times New Roman"/>
                <w:color w:val="auto"/>
                <w:sz w:val="20"/>
                <w:szCs w:val="20"/>
              </w:rPr>
              <w:t>为母公司的跨国集团</w:t>
            </w:r>
            <w:bookmarkEnd w:id="132"/>
          </w:p>
        </w:tc>
      </w:tr>
      <w:tr w:rsidR="00160A67" w14:paraId="327443AD"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5C2A3C87" w14:textId="77777777" w:rsidR="00160A67" w:rsidRDefault="00000000">
            <w:pPr>
              <w:ind w:firstLine="402"/>
              <w:rPr>
                <w:rFonts w:ascii="Times New Roman" w:eastAsia="宋体" w:hAnsi="Times New Roman" w:cs="Times New Roman"/>
                <w:b w:val="0"/>
                <w:bCs w:val="0"/>
                <w:color w:val="FF0000"/>
                <w:sz w:val="20"/>
                <w:szCs w:val="20"/>
              </w:rPr>
            </w:pPr>
            <w:r>
              <w:rPr>
                <w:rFonts w:ascii="Times New Roman" w:eastAsia="宋体" w:hAnsi="Times New Roman" w:cs="Times New Roman"/>
                <w:color w:val="FF0000"/>
                <w:sz w:val="20"/>
                <w:szCs w:val="20"/>
              </w:rPr>
              <w:t>关联方公司</w:t>
            </w:r>
            <w:r>
              <w:rPr>
                <w:rFonts w:ascii="Times New Roman" w:eastAsia="宋体" w:hAnsi="Times New Roman" w:cs="Times New Roman"/>
                <w:color w:val="FF0000"/>
                <w:sz w:val="20"/>
                <w:szCs w:val="20"/>
              </w:rPr>
              <w:t>A</w:t>
            </w:r>
            <w:r>
              <w:rPr>
                <w:rFonts w:ascii="Times New Roman" w:eastAsia="宋体" w:hAnsi="Times New Roman" w:cs="Times New Roman"/>
                <w:color w:val="FF0000"/>
                <w:sz w:val="20"/>
                <w:szCs w:val="20"/>
              </w:rPr>
              <w:t>简称</w:t>
            </w:r>
          </w:p>
        </w:tc>
        <w:tc>
          <w:tcPr>
            <w:tcW w:w="3244" w:type="pct"/>
            <w:tcBorders>
              <w:tl2br w:val="nil"/>
              <w:tr2bl w:val="nil"/>
            </w:tcBorders>
            <w:shd w:val="clear" w:color="auto" w:fill="F2F2F2" w:themeFill="background1" w:themeFillShade="F2"/>
            <w:vAlign w:val="center"/>
          </w:tcPr>
          <w:p w14:paraId="5B60FA6E"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关联方公司</w:t>
            </w:r>
            <w:r>
              <w:rPr>
                <w:rFonts w:ascii="Times New Roman" w:eastAsia="宋体" w:hAnsi="Times New Roman" w:cs="Times New Roman"/>
                <w:color w:val="FF0000"/>
                <w:sz w:val="20"/>
                <w:szCs w:val="20"/>
              </w:rPr>
              <w:t>A</w:t>
            </w:r>
            <w:r>
              <w:rPr>
                <w:rFonts w:ascii="Times New Roman" w:eastAsia="宋体" w:hAnsi="Times New Roman" w:cs="Times New Roman"/>
                <w:color w:val="FF0000"/>
                <w:sz w:val="20"/>
                <w:szCs w:val="20"/>
              </w:rPr>
              <w:t>全称</w:t>
            </w:r>
          </w:p>
        </w:tc>
      </w:tr>
      <w:tr w:rsidR="00160A67" w14:paraId="4665B608"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31550509" w14:textId="77777777" w:rsidR="00160A67" w:rsidRDefault="00000000">
            <w:pPr>
              <w:ind w:firstLine="402"/>
              <w:rPr>
                <w:rFonts w:ascii="Times New Roman" w:eastAsia="宋体" w:hAnsi="Times New Roman" w:cs="Times New Roman"/>
                <w:b w:val="0"/>
                <w:bCs w:val="0"/>
                <w:color w:val="FF0000"/>
                <w:sz w:val="20"/>
                <w:szCs w:val="20"/>
              </w:rPr>
            </w:pPr>
            <w:r>
              <w:rPr>
                <w:rFonts w:ascii="Times New Roman" w:eastAsia="宋体" w:hAnsi="Times New Roman" w:cs="Times New Roman"/>
                <w:color w:val="FF0000"/>
                <w:sz w:val="20"/>
                <w:szCs w:val="20"/>
              </w:rPr>
              <w:t>关联方公司</w:t>
            </w:r>
            <w:r>
              <w:rPr>
                <w:rFonts w:ascii="Times New Roman" w:eastAsia="宋体" w:hAnsi="Times New Roman" w:cs="Times New Roman"/>
                <w:color w:val="FF0000"/>
                <w:sz w:val="20"/>
                <w:szCs w:val="20"/>
              </w:rPr>
              <w:t>B</w:t>
            </w:r>
            <w:r>
              <w:rPr>
                <w:rFonts w:ascii="Times New Roman" w:eastAsia="宋体" w:hAnsi="Times New Roman" w:cs="Times New Roman"/>
                <w:color w:val="FF0000"/>
                <w:sz w:val="20"/>
                <w:szCs w:val="20"/>
              </w:rPr>
              <w:t>简称</w:t>
            </w:r>
          </w:p>
        </w:tc>
        <w:tc>
          <w:tcPr>
            <w:tcW w:w="3244" w:type="pct"/>
            <w:tcBorders>
              <w:tl2br w:val="nil"/>
              <w:tr2bl w:val="nil"/>
            </w:tcBorders>
            <w:shd w:val="clear" w:color="auto" w:fill="F2F2F2" w:themeFill="background1" w:themeFillShade="F2"/>
            <w:vAlign w:val="center"/>
          </w:tcPr>
          <w:p w14:paraId="25AF0529"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z w:val="20"/>
                <w:szCs w:val="20"/>
              </w:rPr>
            </w:pPr>
            <w:commentRangeStart w:id="135"/>
            <w:r>
              <w:rPr>
                <w:rFonts w:ascii="Times New Roman" w:eastAsia="宋体" w:hAnsi="Times New Roman" w:cs="Times New Roman"/>
                <w:color w:val="FF0000"/>
                <w:sz w:val="20"/>
                <w:szCs w:val="20"/>
              </w:rPr>
              <w:t>关联方公司</w:t>
            </w:r>
            <w:r>
              <w:rPr>
                <w:rFonts w:ascii="Times New Roman" w:eastAsia="宋体" w:hAnsi="Times New Roman" w:cs="Times New Roman"/>
                <w:color w:val="FF0000"/>
                <w:sz w:val="20"/>
                <w:szCs w:val="20"/>
              </w:rPr>
              <w:t>B</w:t>
            </w:r>
            <w:r>
              <w:rPr>
                <w:rFonts w:ascii="Times New Roman" w:eastAsia="宋体" w:hAnsi="Times New Roman" w:cs="Times New Roman"/>
                <w:color w:val="FF0000"/>
                <w:sz w:val="20"/>
                <w:szCs w:val="20"/>
              </w:rPr>
              <w:t>全称</w:t>
            </w:r>
            <w:commentRangeEnd w:id="135"/>
            <w:r w:rsidR="00B131C7">
              <w:rPr>
                <w:rStyle w:val="aff1"/>
              </w:rPr>
              <w:commentReference w:id="135"/>
            </w:r>
          </w:p>
        </w:tc>
      </w:tr>
      <w:tr w:rsidR="00160A67" w14:paraId="5D29B4B9"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47053D54" w14:textId="77777777" w:rsidR="00160A67" w:rsidRDefault="00000000">
            <w:pPr>
              <w:ind w:firstLine="402"/>
              <w:rPr>
                <w:rFonts w:ascii="Times New Roman" w:eastAsia="宋体" w:hAnsi="Times New Roman" w:cs="Times New Roman"/>
                <w:b w:val="0"/>
                <w:bCs w:val="0"/>
                <w:sz w:val="20"/>
                <w:szCs w:val="20"/>
              </w:rPr>
            </w:pPr>
            <w:r>
              <w:rPr>
                <w:rFonts w:ascii="Times New Roman" w:eastAsia="宋体" w:hAnsi="Times New Roman" w:cs="Times New Roman"/>
                <w:sz w:val="20"/>
                <w:szCs w:val="20"/>
              </w:rPr>
              <w:t>国税总局</w:t>
            </w:r>
          </w:p>
        </w:tc>
        <w:tc>
          <w:tcPr>
            <w:tcW w:w="3244" w:type="pct"/>
            <w:tcBorders>
              <w:tl2br w:val="nil"/>
              <w:tr2bl w:val="nil"/>
            </w:tcBorders>
            <w:shd w:val="clear" w:color="auto" w:fill="F2F2F2" w:themeFill="background1" w:themeFillShade="F2"/>
            <w:vAlign w:val="center"/>
          </w:tcPr>
          <w:p w14:paraId="2F0E92FD"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r>
              <w:rPr>
                <w:rFonts w:ascii="Times New Roman" w:eastAsia="宋体" w:hAnsi="Times New Roman" w:cs="Times New Roman"/>
                <w:sz w:val="20"/>
                <w:szCs w:val="20"/>
              </w:rPr>
              <w:t>中华人民共和国国家税务总局</w:t>
            </w:r>
          </w:p>
        </w:tc>
      </w:tr>
      <w:tr w:rsidR="00160A67" w14:paraId="186B9CA1"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2406FB9E" w14:textId="77777777" w:rsidR="00160A67" w:rsidRDefault="00000000">
            <w:pPr>
              <w:ind w:firstLine="402"/>
              <w:rPr>
                <w:rFonts w:ascii="Times New Roman" w:eastAsia="宋体" w:hAnsi="Times New Roman" w:cs="Times New Roman"/>
                <w:b w:val="0"/>
                <w:bCs w:val="0"/>
                <w:sz w:val="20"/>
                <w:szCs w:val="20"/>
              </w:rPr>
            </w:pPr>
            <w:r>
              <w:rPr>
                <w:rFonts w:ascii="Times New Roman" w:eastAsia="宋体" w:hAnsi="Times New Roman" w:cs="Times New Roman"/>
                <w:sz w:val="20"/>
                <w:szCs w:val="20"/>
              </w:rPr>
              <w:t>企业所得税法</w:t>
            </w:r>
          </w:p>
        </w:tc>
        <w:tc>
          <w:tcPr>
            <w:tcW w:w="3244" w:type="pct"/>
            <w:tcBorders>
              <w:tl2br w:val="nil"/>
              <w:tr2bl w:val="nil"/>
            </w:tcBorders>
            <w:shd w:val="clear" w:color="auto" w:fill="F2F2F2" w:themeFill="background1" w:themeFillShade="F2"/>
            <w:vAlign w:val="center"/>
          </w:tcPr>
          <w:p w14:paraId="3AEFB125"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Style w:val="aff9"/>
                <w:rFonts w:ascii="Times New Roman" w:eastAsia="宋体" w:hAnsi="Times New Roman" w:cs="Times New Roman"/>
                <w:color w:val="auto"/>
                <w:sz w:val="20"/>
                <w:szCs w:val="20"/>
              </w:rPr>
            </w:pPr>
            <w:r>
              <w:rPr>
                <w:rStyle w:val="aff9"/>
                <w:rFonts w:ascii="Times New Roman" w:eastAsia="宋体" w:hAnsi="Times New Roman" w:cs="Times New Roman"/>
                <w:color w:val="auto"/>
                <w:sz w:val="20"/>
                <w:szCs w:val="20"/>
              </w:rPr>
              <w:t>《中华人民共和国企业所得税法》及其实施条例</w:t>
            </w:r>
          </w:p>
        </w:tc>
      </w:tr>
      <w:tr w:rsidR="00160A67" w14:paraId="0BC16C69"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73648B33" w14:textId="77777777" w:rsidR="00160A67" w:rsidRDefault="00000000">
            <w:pPr>
              <w:ind w:firstLine="402"/>
              <w:rPr>
                <w:rFonts w:ascii="Times New Roman" w:eastAsia="宋体" w:hAnsi="Times New Roman" w:cs="Times New Roman"/>
                <w:b w:val="0"/>
                <w:bCs w:val="0"/>
                <w:sz w:val="20"/>
                <w:szCs w:val="20"/>
              </w:rPr>
            </w:pPr>
            <w:r>
              <w:rPr>
                <w:rFonts w:ascii="Times New Roman" w:eastAsia="宋体" w:hAnsi="Times New Roman" w:cs="Times New Roman"/>
                <w:sz w:val="20"/>
                <w:szCs w:val="20"/>
              </w:rPr>
              <w:t>税收征管法</w:t>
            </w:r>
          </w:p>
        </w:tc>
        <w:tc>
          <w:tcPr>
            <w:tcW w:w="3244" w:type="pct"/>
            <w:tcBorders>
              <w:tl2br w:val="nil"/>
              <w:tr2bl w:val="nil"/>
            </w:tcBorders>
            <w:shd w:val="clear" w:color="auto" w:fill="F2F2F2" w:themeFill="background1" w:themeFillShade="F2"/>
            <w:vAlign w:val="center"/>
          </w:tcPr>
          <w:p w14:paraId="733D2500"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Style w:val="aff9"/>
                <w:rFonts w:ascii="Times New Roman" w:eastAsia="宋体" w:hAnsi="Times New Roman" w:cs="Times New Roman"/>
                <w:color w:val="auto"/>
                <w:sz w:val="20"/>
                <w:szCs w:val="20"/>
              </w:rPr>
            </w:pPr>
            <w:r>
              <w:rPr>
                <w:rStyle w:val="aff9"/>
                <w:rFonts w:ascii="Times New Roman" w:eastAsia="宋体" w:hAnsi="Times New Roman" w:cs="Times New Roman"/>
                <w:color w:val="auto"/>
                <w:sz w:val="20"/>
                <w:szCs w:val="20"/>
              </w:rPr>
              <w:t>《中华人民共和国税收征收管理法》及其实施细则</w:t>
            </w:r>
          </w:p>
        </w:tc>
      </w:tr>
      <w:tr w:rsidR="00160A67" w14:paraId="0A736E88"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1668B1EB" w14:textId="77777777" w:rsidR="00160A67" w:rsidRDefault="00000000">
            <w:pPr>
              <w:ind w:firstLine="402"/>
              <w:rPr>
                <w:rFonts w:ascii="Times New Roman" w:eastAsia="宋体" w:hAnsi="Times New Roman" w:cs="Times New Roman"/>
                <w:b w:val="0"/>
                <w:bCs w:val="0"/>
                <w:sz w:val="20"/>
                <w:szCs w:val="20"/>
              </w:rPr>
            </w:pPr>
            <w:r>
              <w:rPr>
                <w:rFonts w:ascii="Times New Roman" w:eastAsia="宋体" w:hAnsi="Times New Roman" w:cs="Times New Roman"/>
                <w:sz w:val="20"/>
                <w:szCs w:val="20"/>
              </w:rPr>
              <w:t>42</w:t>
            </w:r>
            <w:r>
              <w:rPr>
                <w:rFonts w:ascii="Times New Roman" w:eastAsia="宋体" w:hAnsi="Times New Roman" w:cs="Times New Roman"/>
                <w:sz w:val="20"/>
                <w:szCs w:val="20"/>
              </w:rPr>
              <w:t>号公告</w:t>
            </w:r>
          </w:p>
        </w:tc>
        <w:tc>
          <w:tcPr>
            <w:tcW w:w="3244" w:type="pct"/>
            <w:tcBorders>
              <w:tl2br w:val="nil"/>
              <w:tr2bl w:val="nil"/>
            </w:tcBorders>
            <w:shd w:val="clear" w:color="auto" w:fill="F2F2F2" w:themeFill="background1" w:themeFillShade="F2"/>
            <w:vAlign w:val="center"/>
          </w:tcPr>
          <w:p w14:paraId="497E3992"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r>
              <w:rPr>
                <w:rFonts w:ascii="Times New Roman" w:eastAsia="宋体" w:hAnsi="Times New Roman" w:cs="Times New Roman"/>
                <w:bCs/>
                <w:sz w:val="20"/>
                <w:szCs w:val="20"/>
              </w:rPr>
              <w:t>国家税务总局关于完善关联申报和同期资料管理有关事项的公告（</w:t>
            </w:r>
            <w:r>
              <w:rPr>
                <w:rFonts w:ascii="Times New Roman" w:eastAsia="宋体" w:hAnsi="Times New Roman" w:cs="Times New Roman"/>
                <w:bCs/>
                <w:sz w:val="20"/>
                <w:szCs w:val="20"/>
              </w:rPr>
              <w:t>2016</w:t>
            </w:r>
            <w:r>
              <w:rPr>
                <w:rFonts w:ascii="Times New Roman" w:eastAsia="宋体" w:hAnsi="Times New Roman" w:cs="Times New Roman"/>
                <w:bCs/>
                <w:sz w:val="20"/>
                <w:szCs w:val="20"/>
              </w:rPr>
              <w:t>）</w:t>
            </w:r>
          </w:p>
        </w:tc>
      </w:tr>
      <w:tr w:rsidR="00160A67" w14:paraId="40EB8F58"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09641EBE" w14:textId="77777777" w:rsidR="00160A67" w:rsidRDefault="00000000">
            <w:pPr>
              <w:ind w:firstLine="402"/>
              <w:rPr>
                <w:rFonts w:ascii="Times New Roman" w:eastAsia="宋体" w:hAnsi="Times New Roman" w:cs="Times New Roman"/>
                <w:b w:val="0"/>
                <w:bCs w:val="0"/>
                <w:sz w:val="20"/>
                <w:szCs w:val="20"/>
              </w:rPr>
            </w:pPr>
            <w:r>
              <w:rPr>
                <w:rFonts w:ascii="Times New Roman" w:eastAsia="宋体" w:hAnsi="Times New Roman" w:cs="Times New Roman"/>
                <w:sz w:val="20"/>
                <w:szCs w:val="20"/>
              </w:rPr>
              <w:t>6</w:t>
            </w:r>
            <w:r>
              <w:rPr>
                <w:rFonts w:ascii="Times New Roman" w:eastAsia="宋体" w:hAnsi="Times New Roman" w:cs="Times New Roman"/>
                <w:sz w:val="20"/>
                <w:szCs w:val="20"/>
              </w:rPr>
              <w:t>号公告</w:t>
            </w:r>
          </w:p>
        </w:tc>
        <w:tc>
          <w:tcPr>
            <w:tcW w:w="3244" w:type="pct"/>
            <w:tcBorders>
              <w:tl2br w:val="nil"/>
              <w:tr2bl w:val="nil"/>
            </w:tcBorders>
            <w:shd w:val="clear" w:color="auto" w:fill="F2F2F2" w:themeFill="background1" w:themeFillShade="F2"/>
            <w:vAlign w:val="center"/>
          </w:tcPr>
          <w:p w14:paraId="60FC0F80"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z w:val="20"/>
                <w:szCs w:val="20"/>
              </w:rPr>
            </w:pPr>
            <w:r>
              <w:rPr>
                <w:rFonts w:ascii="Times New Roman" w:eastAsia="宋体" w:hAnsi="Times New Roman" w:cs="Times New Roman"/>
                <w:bCs/>
                <w:sz w:val="20"/>
                <w:szCs w:val="20"/>
              </w:rPr>
              <w:t>国家税务总局关于发布《特别纳税调查调整及相互协商程序管理办法》的公告（</w:t>
            </w:r>
            <w:r>
              <w:rPr>
                <w:rFonts w:ascii="Times New Roman" w:eastAsia="宋体" w:hAnsi="Times New Roman" w:cs="Times New Roman"/>
                <w:bCs/>
                <w:sz w:val="20"/>
                <w:szCs w:val="20"/>
              </w:rPr>
              <w:t>2017</w:t>
            </w:r>
            <w:r>
              <w:rPr>
                <w:rFonts w:ascii="Times New Roman" w:eastAsia="宋体" w:hAnsi="Times New Roman" w:cs="Times New Roman"/>
                <w:bCs/>
                <w:sz w:val="20"/>
                <w:szCs w:val="20"/>
              </w:rPr>
              <w:t>）</w:t>
            </w:r>
          </w:p>
        </w:tc>
      </w:tr>
      <w:tr w:rsidR="00160A67" w14:paraId="406F4270"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27E707C0" w14:textId="7BD9A237" w:rsidR="00160A67" w:rsidRDefault="00000000">
            <w:pPr>
              <w:ind w:firstLine="402"/>
              <w:rPr>
                <w:rFonts w:ascii="Times New Roman" w:eastAsia="宋体" w:hAnsi="Times New Roman" w:cs="Times New Roman"/>
                <w:b w:val="0"/>
                <w:bCs w:val="0"/>
                <w:sz w:val="20"/>
                <w:szCs w:val="20"/>
              </w:rPr>
            </w:pPr>
            <w:r>
              <w:rPr>
                <w:rFonts w:ascii="Times New Roman" w:eastAsia="宋体" w:hAnsi="Times New Roman" w:cs="Times New Roman"/>
                <w:sz w:val="20"/>
                <w:szCs w:val="20"/>
              </w:rPr>
              <w:t>报告期间或</w:t>
            </w:r>
            <w:del w:id="136" w:author="Tian Su" w:date="2024-12-30T11:30:00Z" w16du:dateUtc="2024-12-30T03:30:00Z">
              <w:r w:rsidDel="00FE6E4A">
                <w:rPr>
                  <w:rFonts w:ascii="Times New Roman" w:eastAsia="宋体" w:hAnsi="Times New Roman" w:cs="Times New Roman"/>
                  <w:color w:val="FF0000"/>
                  <w:sz w:val="20"/>
                  <w:szCs w:val="20"/>
                </w:rPr>
                <w:delText>20XX</w:delText>
              </w:r>
            </w:del>
            <w:ins w:id="137" w:author="Tian Su" w:date="2024-12-30T11:30:00Z" w16du:dateUtc="2024-12-30T03:30:00Z">
              <w:r w:rsidR="00FE6E4A">
                <w:rPr>
                  <w:rFonts w:ascii="Times New Roman" w:eastAsia="宋体" w:hAnsi="Times New Roman" w:cs="Times New Roman"/>
                  <w:color w:val="FF0000"/>
                  <w:sz w:val="20"/>
                  <w:szCs w:val="20"/>
                </w:rPr>
                <w:t>【清单模板</w:t>
              </w:r>
              <w:r w:rsidR="00FE6E4A">
                <w:rPr>
                  <w:rFonts w:ascii="Times New Roman" w:eastAsia="宋体" w:hAnsi="Times New Roman" w:cs="Times New Roman"/>
                  <w:color w:val="FF0000"/>
                  <w:sz w:val="20"/>
                  <w:szCs w:val="20"/>
                </w:rPr>
                <w:t>-</w:t>
              </w:r>
              <w:r w:rsidR="00FE6E4A">
                <w:rPr>
                  <w:rFonts w:ascii="Times New Roman" w:eastAsia="宋体" w:hAnsi="Times New Roman" w:cs="Times New Roman"/>
                  <w:color w:val="FF0000"/>
                  <w:sz w:val="20"/>
                  <w:szCs w:val="20"/>
                </w:rPr>
                <w:t>数据表</w:t>
              </w:r>
              <w:r w:rsidR="00FE6E4A">
                <w:rPr>
                  <w:rFonts w:ascii="Times New Roman" w:eastAsia="宋体" w:hAnsi="Times New Roman" w:cs="Times New Roman"/>
                  <w:color w:val="FF0000"/>
                  <w:sz w:val="20"/>
                  <w:szCs w:val="20"/>
                </w:rPr>
                <w:t>B2</w:t>
              </w:r>
              <w:r w:rsidR="00FE6E4A">
                <w:rPr>
                  <w:rFonts w:ascii="Times New Roman" w:eastAsia="宋体" w:hAnsi="Times New Roman" w:cs="Times New Roman"/>
                  <w:color w:val="FF0000"/>
                  <w:sz w:val="20"/>
                  <w:szCs w:val="20"/>
                </w:rPr>
                <w:t>】</w:t>
              </w:r>
            </w:ins>
            <w:r>
              <w:rPr>
                <w:rFonts w:ascii="Times New Roman" w:eastAsia="宋体" w:hAnsi="Times New Roman" w:cs="Times New Roman"/>
                <w:sz w:val="20"/>
                <w:szCs w:val="20"/>
              </w:rPr>
              <w:t>年度</w:t>
            </w:r>
          </w:p>
        </w:tc>
        <w:tc>
          <w:tcPr>
            <w:tcW w:w="3244" w:type="pct"/>
            <w:tcBorders>
              <w:tl2br w:val="nil"/>
              <w:tr2bl w:val="nil"/>
            </w:tcBorders>
            <w:shd w:val="clear" w:color="auto" w:fill="F2F2F2" w:themeFill="background1" w:themeFillShade="F2"/>
            <w:vAlign w:val="center"/>
          </w:tcPr>
          <w:p w14:paraId="65210FFD" w14:textId="5FD027F6"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del w:id="138" w:author="Tian Su" w:date="2024-12-30T11:30:00Z" w16du:dateUtc="2024-12-30T03:30:00Z">
              <w:r w:rsidDel="00FE6E4A">
                <w:rPr>
                  <w:rFonts w:ascii="Times New Roman" w:eastAsia="宋体" w:hAnsi="Times New Roman" w:cs="Times New Roman"/>
                  <w:color w:val="FF0000"/>
                  <w:sz w:val="20"/>
                  <w:szCs w:val="20"/>
                </w:rPr>
                <w:delText>20XX</w:delText>
              </w:r>
            </w:del>
            <w:ins w:id="139" w:author="Tian Su" w:date="2024-12-30T11:30:00Z" w16du:dateUtc="2024-12-30T03:30:00Z">
              <w:r w:rsidR="00FE6E4A">
                <w:rPr>
                  <w:rFonts w:ascii="Times New Roman" w:eastAsia="宋体" w:hAnsi="Times New Roman" w:cs="Times New Roman"/>
                  <w:color w:val="FF0000"/>
                  <w:sz w:val="20"/>
                  <w:szCs w:val="20"/>
                </w:rPr>
                <w:t>【清单模板</w:t>
              </w:r>
              <w:r w:rsidR="00FE6E4A">
                <w:rPr>
                  <w:rFonts w:ascii="Times New Roman" w:eastAsia="宋体" w:hAnsi="Times New Roman" w:cs="Times New Roman"/>
                  <w:color w:val="FF0000"/>
                  <w:sz w:val="20"/>
                  <w:szCs w:val="20"/>
                </w:rPr>
                <w:t>-</w:t>
              </w:r>
              <w:r w:rsidR="00FE6E4A">
                <w:rPr>
                  <w:rFonts w:ascii="Times New Roman" w:eastAsia="宋体" w:hAnsi="Times New Roman" w:cs="Times New Roman"/>
                  <w:color w:val="FF0000"/>
                  <w:sz w:val="20"/>
                  <w:szCs w:val="20"/>
                </w:rPr>
                <w:t>数据表</w:t>
              </w:r>
              <w:r w:rsidR="00FE6E4A">
                <w:rPr>
                  <w:rFonts w:ascii="Times New Roman" w:eastAsia="宋体" w:hAnsi="Times New Roman" w:cs="Times New Roman"/>
                  <w:color w:val="FF0000"/>
                  <w:sz w:val="20"/>
                  <w:szCs w:val="20"/>
                </w:rPr>
                <w:t>B2</w:t>
              </w:r>
              <w:r w:rsidR="00FE6E4A">
                <w:rPr>
                  <w:rFonts w:ascii="Times New Roman" w:eastAsia="宋体" w:hAnsi="Times New Roman" w:cs="Times New Roman"/>
                  <w:color w:val="FF0000"/>
                  <w:sz w:val="20"/>
                  <w:szCs w:val="20"/>
                </w:rPr>
                <w:t>】</w:t>
              </w:r>
            </w:ins>
            <w:r>
              <w:rPr>
                <w:rFonts w:ascii="Times New Roman" w:eastAsia="宋体" w:hAnsi="Times New Roman" w:cs="Times New Roman"/>
                <w:sz w:val="20"/>
                <w:szCs w:val="20"/>
              </w:rPr>
              <w:t>年</w:t>
            </w:r>
            <w:r>
              <w:rPr>
                <w:rFonts w:ascii="Times New Roman" w:eastAsia="宋体" w:hAnsi="Times New Roman" w:cs="Times New Roman"/>
                <w:sz w:val="20"/>
                <w:szCs w:val="20"/>
              </w:rPr>
              <w:t>1</w:t>
            </w:r>
            <w:r>
              <w:rPr>
                <w:rFonts w:ascii="Times New Roman" w:eastAsia="宋体" w:hAnsi="Times New Roman" w:cs="Times New Roman"/>
                <w:sz w:val="20"/>
                <w:szCs w:val="20"/>
              </w:rPr>
              <w:t>月</w:t>
            </w:r>
            <w:r>
              <w:rPr>
                <w:rFonts w:ascii="Times New Roman" w:eastAsia="宋体" w:hAnsi="Times New Roman" w:cs="Times New Roman"/>
                <w:sz w:val="20"/>
                <w:szCs w:val="20"/>
              </w:rPr>
              <w:t>1</w:t>
            </w:r>
            <w:r>
              <w:rPr>
                <w:rFonts w:ascii="Times New Roman" w:eastAsia="宋体" w:hAnsi="Times New Roman" w:cs="Times New Roman"/>
                <w:sz w:val="20"/>
                <w:szCs w:val="20"/>
              </w:rPr>
              <w:t>日至</w:t>
            </w:r>
            <w:del w:id="140" w:author="Tian Su" w:date="2024-12-30T11:30:00Z" w16du:dateUtc="2024-12-30T03:30:00Z">
              <w:r w:rsidDel="00FE6E4A">
                <w:rPr>
                  <w:rFonts w:ascii="Times New Roman" w:eastAsia="宋体" w:hAnsi="Times New Roman" w:cs="Times New Roman"/>
                  <w:color w:val="FF0000"/>
                  <w:sz w:val="20"/>
                  <w:szCs w:val="20"/>
                </w:rPr>
                <w:delText>20XX</w:delText>
              </w:r>
            </w:del>
            <w:ins w:id="141" w:author="Tian Su" w:date="2024-12-30T11:30:00Z" w16du:dateUtc="2024-12-30T03:30:00Z">
              <w:r w:rsidR="00FE6E4A">
                <w:rPr>
                  <w:rFonts w:ascii="Times New Roman" w:eastAsia="宋体" w:hAnsi="Times New Roman" w:cs="Times New Roman"/>
                  <w:color w:val="FF0000"/>
                  <w:sz w:val="20"/>
                  <w:szCs w:val="20"/>
                </w:rPr>
                <w:t>【清单模板</w:t>
              </w:r>
              <w:r w:rsidR="00FE6E4A">
                <w:rPr>
                  <w:rFonts w:ascii="Times New Roman" w:eastAsia="宋体" w:hAnsi="Times New Roman" w:cs="Times New Roman"/>
                  <w:color w:val="FF0000"/>
                  <w:sz w:val="20"/>
                  <w:szCs w:val="20"/>
                </w:rPr>
                <w:t>-</w:t>
              </w:r>
              <w:r w:rsidR="00FE6E4A">
                <w:rPr>
                  <w:rFonts w:ascii="Times New Roman" w:eastAsia="宋体" w:hAnsi="Times New Roman" w:cs="Times New Roman"/>
                  <w:color w:val="FF0000"/>
                  <w:sz w:val="20"/>
                  <w:szCs w:val="20"/>
                </w:rPr>
                <w:t>数据表</w:t>
              </w:r>
              <w:r w:rsidR="00FE6E4A">
                <w:rPr>
                  <w:rFonts w:ascii="Times New Roman" w:eastAsia="宋体" w:hAnsi="Times New Roman" w:cs="Times New Roman"/>
                  <w:color w:val="FF0000"/>
                  <w:sz w:val="20"/>
                  <w:szCs w:val="20"/>
                </w:rPr>
                <w:t>B2</w:t>
              </w:r>
              <w:r w:rsidR="00FE6E4A">
                <w:rPr>
                  <w:rFonts w:ascii="Times New Roman" w:eastAsia="宋体" w:hAnsi="Times New Roman" w:cs="Times New Roman"/>
                  <w:color w:val="FF0000"/>
                  <w:sz w:val="20"/>
                  <w:szCs w:val="20"/>
                </w:rPr>
                <w:t>】</w:t>
              </w:r>
            </w:ins>
            <w:r>
              <w:rPr>
                <w:rFonts w:ascii="Times New Roman" w:eastAsia="宋体" w:hAnsi="Times New Roman" w:cs="Times New Roman"/>
                <w:sz w:val="20"/>
                <w:szCs w:val="20"/>
              </w:rPr>
              <w:t>年</w:t>
            </w:r>
            <w:r>
              <w:rPr>
                <w:rFonts w:ascii="Times New Roman" w:eastAsia="宋体" w:hAnsi="Times New Roman" w:cs="Times New Roman"/>
                <w:sz w:val="20"/>
                <w:szCs w:val="20"/>
              </w:rPr>
              <w:t>12</w:t>
            </w:r>
            <w:r>
              <w:rPr>
                <w:rFonts w:ascii="Times New Roman" w:eastAsia="宋体" w:hAnsi="Times New Roman" w:cs="Times New Roman"/>
                <w:sz w:val="20"/>
                <w:szCs w:val="20"/>
              </w:rPr>
              <w:t>月</w:t>
            </w:r>
            <w:r>
              <w:rPr>
                <w:rFonts w:ascii="Times New Roman" w:eastAsia="宋体" w:hAnsi="Times New Roman" w:cs="Times New Roman"/>
                <w:sz w:val="20"/>
                <w:szCs w:val="20"/>
              </w:rPr>
              <w:t>31</w:t>
            </w:r>
            <w:r>
              <w:rPr>
                <w:rFonts w:ascii="Times New Roman" w:eastAsia="宋体" w:hAnsi="Times New Roman" w:cs="Times New Roman"/>
                <w:sz w:val="20"/>
                <w:szCs w:val="20"/>
              </w:rPr>
              <w:t>日</w:t>
            </w:r>
          </w:p>
        </w:tc>
      </w:tr>
      <w:tr w:rsidR="00160A67" w14:paraId="1DE02CFC"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0754A140" w14:textId="77777777" w:rsidR="00160A67" w:rsidRDefault="00000000">
            <w:pPr>
              <w:ind w:firstLine="402"/>
              <w:rPr>
                <w:rFonts w:ascii="Times New Roman" w:eastAsia="宋体" w:hAnsi="Times New Roman" w:cs="Times New Roman"/>
                <w:b w:val="0"/>
                <w:bCs w:val="0"/>
                <w:sz w:val="20"/>
                <w:szCs w:val="20"/>
              </w:rPr>
            </w:pPr>
            <w:r>
              <w:rPr>
                <w:rFonts w:ascii="Times New Roman" w:eastAsia="宋体" w:hAnsi="Times New Roman" w:cs="Times New Roman"/>
                <w:sz w:val="20"/>
                <w:szCs w:val="20"/>
              </w:rPr>
              <w:t>BEPS</w:t>
            </w:r>
          </w:p>
        </w:tc>
        <w:tc>
          <w:tcPr>
            <w:tcW w:w="3244" w:type="pct"/>
            <w:tcBorders>
              <w:tl2br w:val="nil"/>
              <w:tr2bl w:val="nil"/>
            </w:tcBorders>
            <w:shd w:val="clear" w:color="auto" w:fill="F2F2F2" w:themeFill="background1" w:themeFillShade="F2"/>
            <w:vAlign w:val="center"/>
          </w:tcPr>
          <w:p w14:paraId="54BAD091"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r>
              <w:rPr>
                <w:rFonts w:ascii="Times New Roman" w:eastAsia="宋体" w:hAnsi="Times New Roman" w:cs="Times New Roman"/>
                <w:sz w:val="20"/>
                <w:szCs w:val="20"/>
              </w:rPr>
              <w:t>Base Erosion and Profit Shifting/</w:t>
            </w:r>
            <w:r>
              <w:rPr>
                <w:rFonts w:ascii="Times New Roman" w:eastAsia="宋体" w:hAnsi="Times New Roman" w:cs="Times New Roman"/>
                <w:sz w:val="20"/>
                <w:szCs w:val="20"/>
              </w:rPr>
              <w:t>税基侵蚀和利润转移</w:t>
            </w:r>
          </w:p>
        </w:tc>
      </w:tr>
      <w:tr w:rsidR="00160A67" w14:paraId="45907917"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3C2A7F03" w14:textId="77777777" w:rsidR="00160A67" w:rsidRDefault="00000000">
            <w:pPr>
              <w:ind w:firstLine="402"/>
              <w:rPr>
                <w:rFonts w:ascii="Times New Roman" w:eastAsia="宋体" w:hAnsi="Times New Roman" w:cs="Times New Roman"/>
                <w:b w:val="0"/>
                <w:bCs w:val="0"/>
                <w:sz w:val="20"/>
                <w:szCs w:val="20"/>
              </w:rPr>
            </w:pPr>
            <w:r>
              <w:rPr>
                <w:rFonts w:ascii="Times New Roman" w:eastAsia="宋体" w:hAnsi="Times New Roman" w:cs="Times New Roman"/>
                <w:sz w:val="20"/>
                <w:szCs w:val="20"/>
              </w:rPr>
              <w:t>OECD</w:t>
            </w:r>
            <w:r>
              <w:rPr>
                <w:rFonts w:ascii="Times New Roman" w:eastAsia="宋体" w:hAnsi="Times New Roman" w:cs="Times New Roman"/>
                <w:sz w:val="20"/>
                <w:szCs w:val="20"/>
              </w:rPr>
              <w:t>或</w:t>
            </w:r>
            <w:r>
              <w:rPr>
                <w:rFonts w:ascii="Times New Roman" w:eastAsia="宋体" w:hAnsi="Times New Roman" w:cs="Times New Roman"/>
                <w:sz w:val="20"/>
                <w:szCs w:val="20"/>
              </w:rPr>
              <w:t xml:space="preserve"> </w:t>
            </w:r>
            <w:r>
              <w:rPr>
                <w:rFonts w:ascii="Times New Roman" w:eastAsia="宋体" w:hAnsi="Times New Roman" w:cs="Times New Roman"/>
                <w:sz w:val="20"/>
                <w:szCs w:val="20"/>
              </w:rPr>
              <w:t>经合组织</w:t>
            </w:r>
          </w:p>
        </w:tc>
        <w:tc>
          <w:tcPr>
            <w:tcW w:w="3244" w:type="pct"/>
            <w:tcBorders>
              <w:tl2br w:val="nil"/>
              <w:tr2bl w:val="nil"/>
            </w:tcBorders>
            <w:shd w:val="clear" w:color="auto" w:fill="F2F2F2" w:themeFill="background1" w:themeFillShade="F2"/>
            <w:vAlign w:val="center"/>
          </w:tcPr>
          <w:p w14:paraId="45576A29"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r>
              <w:rPr>
                <w:rFonts w:ascii="Times New Roman" w:eastAsia="宋体" w:hAnsi="Times New Roman" w:cs="Times New Roman"/>
                <w:sz w:val="20"/>
                <w:szCs w:val="20"/>
              </w:rPr>
              <w:t>经济合作与发展组织</w:t>
            </w:r>
          </w:p>
        </w:tc>
      </w:tr>
      <w:tr w:rsidR="00160A67" w14:paraId="311EAA97"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52824B29" w14:textId="77777777" w:rsidR="00160A67" w:rsidRDefault="00000000">
            <w:pPr>
              <w:ind w:firstLine="402"/>
              <w:rPr>
                <w:rFonts w:ascii="Times New Roman" w:eastAsia="宋体" w:hAnsi="Times New Roman" w:cs="Times New Roman"/>
                <w:b w:val="0"/>
                <w:bCs w:val="0"/>
                <w:sz w:val="20"/>
                <w:szCs w:val="20"/>
              </w:rPr>
            </w:pPr>
            <w:r>
              <w:rPr>
                <w:rFonts w:ascii="Times New Roman" w:eastAsia="宋体" w:hAnsi="Times New Roman" w:cs="Times New Roman"/>
                <w:sz w:val="20"/>
                <w:szCs w:val="20"/>
              </w:rPr>
              <w:t>OECD</w:t>
            </w:r>
            <w:r>
              <w:rPr>
                <w:rFonts w:ascii="Times New Roman" w:eastAsia="宋体" w:hAnsi="Times New Roman" w:cs="Times New Roman"/>
                <w:sz w:val="20"/>
                <w:szCs w:val="20"/>
              </w:rPr>
              <w:t>指南</w:t>
            </w:r>
          </w:p>
        </w:tc>
        <w:tc>
          <w:tcPr>
            <w:tcW w:w="3244" w:type="pct"/>
            <w:tcBorders>
              <w:tl2br w:val="nil"/>
              <w:tr2bl w:val="nil"/>
            </w:tcBorders>
            <w:shd w:val="clear" w:color="auto" w:fill="F2F2F2" w:themeFill="background1" w:themeFillShade="F2"/>
            <w:vAlign w:val="center"/>
          </w:tcPr>
          <w:p w14:paraId="6B8A3BA2"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r>
              <w:rPr>
                <w:rFonts w:ascii="Times New Roman" w:eastAsia="宋体" w:hAnsi="Times New Roman" w:cs="Times New Roman"/>
                <w:sz w:val="20"/>
                <w:szCs w:val="20"/>
              </w:rPr>
              <w:t>《</w:t>
            </w:r>
            <w:r>
              <w:rPr>
                <w:rFonts w:ascii="Times New Roman" w:eastAsia="宋体" w:hAnsi="Times New Roman" w:cs="Times New Roman"/>
                <w:sz w:val="20"/>
                <w:szCs w:val="20"/>
              </w:rPr>
              <w:t>OECD</w:t>
            </w:r>
            <w:r>
              <w:rPr>
                <w:rFonts w:ascii="Times New Roman" w:eastAsia="宋体" w:hAnsi="Times New Roman" w:cs="Times New Roman"/>
                <w:sz w:val="20"/>
                <w:szCs w:val="20"/>
              </w:rPr>
              <w:t>跨国企业与税务机关转让定价指南》（</w:t>
            </w:r>
            <w:r>
              <w:rPr>
                <w:rFonts w:ascii="Times New Roman" w:eastAsia="宋体" w:hAnsi="Times New Roman" w:cs="Times New Roman"/>
                <w:sz w:val="20"/>
                <w:szCs w:val="20"/>
              </w:rPr>
              <w:t>2022</w:t>
            </w:r>
            <w:r>
              <w:rPr>
                <w:rFonts w:ascii="Times New Roman" w:eastAsia="宋体" w:hAnsi="Times New Roman" w:cs="Times New Roman"/>
                <w:sz w:val="20"/>
                <w:szCs w:val="20"/>
              </w:rPr>
              <w:t>年版）</w:t>
            </w:r>
          </w:p>
        </w:tc>
      </w:tr>
      <w:tr w:rsidR="00160A67" w14:paraId="637C9EA2"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00833CB3" w14:textId="77777777" w:rsidR="00160A67" w:rsidRDefault="00000000">
            <w:pPr>
              <w:ind w:firstLine="402"/>
              <w:rPr>
                <w:rFonts w:ascii="Times New Roman" w:eastAsia="宋体" w:hAnsi="Times New Roman" w:cs="Times New Roman"/>
                <w:b w:val="0"/>
                <w:bCs w:val="0"/>
                <w:sz w:val="20"/>
                <w:szCs w:val="20"/>
              </w:rPr>
            </w:pPr>
            <w:r>
              <w:rPr>
                <w:rFonts w:ascii="Times New Roman" w:eastAsia="宋体" w:hAnsi="Times New Roman" w:cs="Times New Roman"/>
                <w:sz w:val="20"/>
                <w:szCs w:val="20"/>
              </w:rPr>
              <w:t>中国转让定价法律、法规</w:t>
            </w:r>
          </w:p>
        </w:tc>
        <w:tc>
          <w:tcPr>
            <w:tcW w:w="3244" w:type="pct"/>
            <w:tcBorders>
              <w:tl2br w:val="nil"/>
              <w:tr2bl w:val="nil"/>
            </w:tcBorders>
            <w:shd w:val="clear" w:color="auto" w:fill="F2F2F2" w:themeFill="background1" w:themeFillShade="F2"/>
            <w:vAlign w:val="center"/>
          </w:tcPr>
          <w:p w14:paraId="45BC4A56" w14:textId="77777777" w:rsidR="00160A67" w:rsidRDefault="00000000">
            <w:pPr>
              <w:ind w:firstLine="400"/>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r>
              <w:rPr>
                <w:rFonts w:ascii="Times New Roman" w:eastAsia="宋体" w:hAnsi="Times New Roman" w:cs="Times New Roman"/>
                <w:sz w:val="20"/>
                <w:szCs w:val="20"/>
              </w:rPr>
              <w:t>《中华人民共和国企业所得税法》及其实施条例第六章</w:t>
            </w:r>
            <w:r>
              <w:rPr>
                <w:rFonts w:ascii="Times New Roman" w:eastAsia="宋体" w:hAnsi="Times New Roman" w:cs="Times New Roman"/>
                <w:sz w:val="20"/>
                <w:szCs w:val="20"/>
              </w:rPr>
              <w:t>“</w:t>
            </w:r>
            <w:r>
              <w:rPr>
                <w:rFonts w:ascii="Times New Roman" w:eastAsia="宋体" w:hAnsi="Times New Roman" w:cs="Times New Roman"/>
                <w:sz w:val="20"/>
                <w:szCs w:val="20"/>
              </w:rPr>
              <w:t>特别纳税调整</w:t>
            </w:r>
            <w:r>
              <w:rPr>
                <w:rFonts w:ascii="Times New Roman" w:eastAsia="宋体" w:hAnsi="Times New Roman" w:cs="Times New Roman"/>
                <w:sz w:val="20"/>
                <w:szCs w:val="20"/>
              </w:rPr>
              <w:t>”</w:t>
            </w:r>
            <w:r>
              <w:rPr>
                <w:rFonts w:ascii="Times New Roman" w:eastAsia="宋体" w:hAnsi="Times New Roman" w:cs="Times New Roman"/>
                <w:sz w:val="20"/>
                <w:szCs w:val="20"/>
              </w:rPr>
              <w:t>，《中华人民共和国税收征收管理法》第三十六条，</w:t>
            </w:r>
            <w:r>
              <w:rPr>
                <w:rFonts w:ascii="Times New Roman" w:eastAsia="宋体" w:hAnsi="Times New Roman" w:cs="Times New Roman"/>
                <w:sz w:val="20"/>
                <w:szCs w:val="20"/>
              </w:rPr>
              <w:t xml:space="preserve"> [2016] 42</w:t>
            </w:r>
            <w:r>
              <w:rPr>
                <w:rFonts w:ascii="Times New Roman" w:eastAsia="宋体" w:hAnsi="Times New Roman" w:cs="Times New Roman"/>
                <w:sz w:val="20"/>
                <w:szCs w:val="20"/>
              </w:rPr>
              <w:t>号公告、</w:t>
            </w:r>
            <w:r>
              <w:rPr>
                <w:rFonts w:ascii="Times New Roman" w:eastAsia="宋体" w:hAnsi="Times New Roman" w:cs="Times New Roman"/>
                <w:sz w:val="20"/>
                <w:szCs w:val="20"/>
              </w:rPr>
              <w:t>[2017] 6</w:t>
            </w:r>
            <w:r>
              <w:rPr>
                <w:rFonts w:ascii="Times New Roman" w:eastAsia="宋体" w:hAnsi="Times New Roman" w:cs="Times New Roman"/>
                <w:sz w:val="20"/>
                <w:szCs w:val="20"/>
              </w:rPr>
              <w:t>号公告及其他有关转让定价管理的规章和规范性文件</w:t>
            </w:r>
          </w:p>
        </w:tc>
      </w:tr>
      <w:tr w:rsidR="00160A67" w14:paraId="127F2711"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3EDE868B" w14:textId="77777777" w:rsidR="00160A67" w:rsidRDefault="00000000">
            <w:pPr>
              <w:ind w:firstLine="402"/>
              <w:rPr>
                <w:rFonts w:ascii="Times New Roman" w:eastAsia="宋体" w:hAnsi="Times New Roman" w:cs="Times New Roman"/>
                <w:b w:val="0"/>
                <w:bCs w:val="0"/>
                <w:sz w:val="20"/>
                <w:szCs w:val="20"/>
              </w:rPr>
            </w:pPr>
            <w:r>
              <w:rPr>
                <w:rFonts w:ascii="Times New Roman" w:eastAsia="宋体" w:hAnsi="Times New Roman" w:cs="Times New Roman"/>
                <w:sz w:val="20"/>
                <w:szCs w:val="20"/>
              </w:rPr>
              <w:t>SIC</w:t>
            </w:r>
            <w:r>
              <w:rPr>
                <w:rFonts w:ascii="Times New Roman" w:eastAsia="宋体" w:hAnsi="Times New Roman" w:cs="Times New Roman"/>
                <w:sz w:val="20"/>
                <w:szCs w:val="20"/>
              </w:rPr>
              <w:t>代码</w:t>
            </w:r>
          </w:p>
        </w:tc>
        <w:tc>
          <w:tcPr>
            <w:tcW w:w="3244" w:type="pct"/>
            <w:tcBorders>
              <w:tl2br w:val="nil"/>
              <w:tr2bl w:val="nil"/>
            </w:tcBorders>
            <w:shd w:val="clear" w:color="auto" w:fill="F2F2F2" w:themeFill="background1" w:themeFillShade="F2"/>
            <w:vAlign w:val="center"/>
          </w:tcPr>
          <w:p w14:paraId="79DC463A"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r>
              <w:rPr>
                <w:rFonts w:ascii="Times New Roman" w:eastAsia="宋体" w:hAnsi="Times New Roman" w:cs="Times New Roman"/>
                <w:sz w:val="20"/>
                <w:szCs w:val="20"/>
              </w:rPr>
              <w:t>美国标准行业分类代码</w:t>
            </w:r>
          </w:p>
        </w:tc>
      </w:tr>
      <w:tr w:rsidR="00160A67" w14:paraId="571086F2" w14:textId="77777777" w:rsidTr="00160A67">
        <w:trPr>
          <w:trHeight w:val="432"/>
        </w:trPr>
        <w:tc>
          <w:tcPr>
            <w:cnfStyle w:val="001000000000" w:firstRow="0" w:lastRow="0" w:firstColumn="1" w:lastColumn="0" w:oddVBand="0" w:evenVBand="0" w:oddHBand="0" w:evenHBand="0" w:firstRowFirstColumn="0" w:firstRowLastColumn="0" w:lastRowFirstColumn="0" w:lastRowLastColumn="0"/>
            <w:tcW w:w="1756" w:type="pct"/>
            <w:tcBorders>
              <w:tl2br w:val="nil"/>
              <w:tr2bl w:val="nil"/>
            </w:tcBorders>
            <w:shd w:val="clear" w:color="auto" w:fill="F2F2F2" w:themeFill="background1" w:themeFillShade="F2"/>
            <w:vAlign w:val="center"/>
          </w:tcPr>
          <w:p w14:paraId="330A84BA" w14:textId="77777777" w:rsidR="00160A67" w:rsidRDefault="00000000">
            <w:pPr>
              <w:ind w:firstLine="402"/>
              <w:jc w:val="both"/>
              <w:rPr>
                <w:rFonts w:ascii="Times New Roman" w:eastAsia="宋体" w:hAnsi="Times New Roman" w:cs="Times New Roman"/>
                <w:b w:val="0"/>
                <w:bCs w:val="0"/>
                <w:sz w:val="20"/>
                <w:szCs w:val="20"/>
              </w:rPr>
            </w:pPr>
            <w:r>
              <w:rPr>
                <w:rFonts w:ascii="Times New Roman" w:eastAsia="宋体" w:hAnsi="Times New Roman" w:cs="Times New Roman"/>
                <w:sz w:val="20"/>
                <w:szCs w:val="20"/>
              </w:rPr>
              <w:t>……</w:t>
            </w:r>
          </w:p>
        </w:tc>
        <w:tc>
          <w:tcPr>
            <w:tcW w:w="3244" w:type="pct"/>
            <w:tcBorders>
              <w:tl2br w:val="nil"/>
              <w:tr2bl w:val="nil"/>
            </w:tcBorders>
            <w:shd w:val="clear" w:color="auto" w:fill="F2F2F2" w:themeFill="background1" w:themeFillShade="F2"/>
            <w:vAlign w:val="center"/>
          </w:tcPr>
          <w:p w14:paraId="3592AD56" w14:textId="77777777" w:rsidR="00160A67" w:rsidRDefault="00000000">
            <w:pPr>
              <w:ind w:firstLine="400"/>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r>
              <w:rPr>
                <w:rFonts w:ascii="Times New Roman" w:eastAsia="宋体" w:hAnsi="Times New Roman" w:cs="Times New Roman"/>
                <w:sz w:val="20"/>
                <w:szCs w:val="20"/>
              </w:rPr>
              <w:t>……</w:t>
            </w:r>
          </w:p>
        </w:tc>
      </w:tr>
    </w:tbl>
    <w:p w14:paraId="3015CF6D" w14:textId="77777777" w:rsidR="00160A67" w:rsidRDefault="00160A67">
      <w:pPr>
        <w:rPr>
          <w:rFonts w:ascii="Arial" w:eastAsia="黑体" w:hAnsi="Arial" w:cs="Arial"/>
        </w:rPr>
        <w:sectPr w:rsidR="00160A67">
          <w:headerReference w:type="first" r:id="rId24"/>
          <w:pgSz w:w="11907" w:h="16839"/>
          <w:pgMar w:top="1440" w:right="1440" w:bottom="1440" w:left="1440" w:header="576" w:footer="576" w:gutter="0"/>
          <w:pgNumType w:fmt="lowerRoman"/>
          <w:cols w:space="708"/>
          <w:docGrid w:linePitch="360"/>
        </w:sectPr>
      </w:pPr>
    </w:p>
    <w:p w14:paraId="4FC35673" w14:textId="77777777" w:rsidR="00160A67" w:rsidRDefault="00000000">
      <w:pPr>
        <w:pStyle w:val="a"/>
        <w:numPr>
          <w:ilvl w:val="0"/>
          <w:numId w:val="30"/>
        </w:numPr>
        <w:adjustRightInd w:val="0"/>
        <w:snapToGrid w:val="0"/>
        <w:spacing w:beforeLines="50" w:before="120" w:afterLines="50" w:after="120" w:line="440" w:lineRule="exact"/>
        <w:ind w:left="0" w:firstLine="723"/>
        <w:jc w:val="left"/>
        <w:rPr>
          <w:rFonts w:ascii="黑体" w:eastAsia="黑体" w:hAnsi="黑体" w:cs="黑体" w:hint="eastAsia"/>
          <w:b/>
          <w:bCs/>
          <w:color w:val="06A2E0" w:themeColor="accent1"/>
          <w:sz w:val="36"/>
          <w:szCs w:val="36"/>
        </w:rPr>
      </w:pPr>
      <w:bookmarkStart w:id="142" w:name="_Toc139363051"/>
      <w:bookmarkStart w:id="143" w:name="_Toc14703"/>
      <w:bookmarkStart w:id="144" w:name="_Toc144227451"/>
      <w:bookmarkStart w:id="145" w:name="_Toc1946"/>
      <w:bookmarkStart w:id="146" w:name="_Toc139362976"/>
      <w:bookmarkStart w:id="147" w:name="_Toc20808"/>
      <w:r>
        <w:rPr>
          <w:rFonts w:ascii="黑体" w:eastAsia="黑体" w:hAnsi="黑体" w:cs="黑体" w:hint="eastAsia"/>
          <w:b/>
          <w:bCs/>
          <w:color w:val="06A2E0" w:themeColor="accent1"/>
          <w:sz w:val="36"/>
          <w:szCs w:val="36"/>
        </w:rPr>
        <w:lastRenderedPageBreak/>
        <w:t>内容提要</w:t>
      </w:r>
      <w:bookmarkEnd w:id="142"/>
      <w:bookmarkEnd w:id="143"/>
      <w:bookmarkEnd w:id="144"/>
      <w:bookmarkEnd w:id="145"/>
      <w:bookmarkEnd w:id="146"/>
      <w:bookmarkEnd w:id="147"/>
    </w:p>
    <w:p w14:paraId="13D8490E" w14:textId="77777777" w:rsidR="00160A67" w:rsidRDefault="00000000">
      <w:pPr>
        <w:pStyle w:val="13"/>
        <w:numPr>
          <w:ilvl w:val="1"/>
          <w:numId w:val="30"/>
        </w:numPr>
        <w:spacing w:beforeLines="50" w:afterLines="50"/>
        <w:outlineLvl w:val="1"/>
        <w:rPr>
          <w:rFonts w:ascii="Times New Roman" w:hAnsi="Times New Roman" w:cs="Times New Roman"/>
          <w:sz w:val="30"/>
          <w:szCs w:val="30"/>
        </w:rPr>
      </w:pPr>
      <w:bookmarkStart w:id="148" w:name="_Toc17012"/>
      <w:bookmarkStart w:id="149" w:name="_Toc144227452"/>
      <w:bookmarkStart w:id="150" w:name="_Toc11844"/>
      <w:bookmarkStart w:id="151" w:name="_Toc30832"/>
      <w:r>
        <w:rPr>
          <w:rFonts w:ascii="Times New Roman" w:hAnsi="Times New Roman" w:cs="Times New Roman" w:hint="eastAsia"/>
          <w:sz w:val="30"/>
          <w:szCs w:val="30"/>
        </w:rPr>
        <w:t>报告目的</w:t>
      </w:r>
      <w:bookmarkEnd w:id="148"/>
      <w:bookmarkEnd w:id="149"/>
      <w:bookmarkEnd w:id="150"/>
      <w:bookmarkEnd w:id="151"/>
    </w:p>
    <w:p w14:paraId="6B77584E" w14:textId="6C4F47EE" w:rsidR="00160A67" w:rsidRDefault="00000000">
      <w:pPr>
        <w:widowControl w:val="0"/>
        <w:spacing w:beforeLines="50" w:before="120" w:line="360" w:lineRule="auto"/>
        <w:ind w:firstLineChars="200" w:firstLine="480"/>
        <w:jc w:val="both"/>
        <w:rPr>
          <w:rFonts w:ascii="Times New Roman" w:eastAsia="宋体" w:hAnsi="Times New Roman" w:cs="Times New Roman"/>
        </w:rPr>
      </w:pPr>
      <w:del w:id="152" w:author="Tian Su" w:date="2024-12-30T11:26:00Z" w16du:dateUtc="2024-12-30T03:26:00Z">
        <w:r w:rsidDel="00CD0FC0">
          <w:rPr>
            <w:rFonts w:ascii="Times New Roman" w:eastAsia="宋体" w:hAnsi="Times New Roman" w:cs="Times New Roman"/>
          </w:rPr>
          <w:delText>容诚税务师事务所</w:delText>
        </w:r>
        <w:r w:rsidDel="00CD0FC0">
          <w:rPr>
            <w:rFonts w:ascii="Times New Roman" w:eastAsia="宋体" w:hAnsi="Times New Roman" w:cs="Times New Roman"/>
            <w:color w:val="FF0000"/>
          </w:rPr>
          <w:delText>（安徽</w:delText>
        </w:r>
        <w:r w:rsidDel="00CD0FC0">
          <w:rPr>
            <w:rFonts w:ascii="Times New Roman" w:eastAsia="宋体" w:hAnsi="Times New Roman" w:cs="Times New Roman"/>
            <w:color w:val="FF0000"/>
          </w:rPr>
          <w:delText>/</w:delText>
        </w:r>
        <w:r w:rsidDel="00CD0FC0">
          <w:rPr>
            <w:rFonts w:ascii="Times New Roman" w:eastAsia="宋体" w:hAnsi="Times New Roman" w:cs="Times New Roman"/>
            <w:color w:val="FF0000"/>
          </w:rPr>
          <w:delText>深圳</w:delText>
        </w:r>
        <w:r w:rsidDel="00CD0FC0">
          <w:rPr>
            <w:rFonts w:ascii="Times New Roman" w:eastAsia="宋体" w:hAnsi="Times New Roman" w:cs="Times New Roman"/>
            <w:color w:val="FF0000"/>
          </w:rPr>
          <w:delText>/……</w:delText>
        </w:r>
        <w:r w:rsidDel="00CD0FC0">
          <w:rPr>
            <w:rFonts w:ascii="Times New Roman" w:eastAsia="宋体" w:hAnsi="Times New Roman" w:cs="Times New Roman"/>
            <w:color w:val="FF0000"/>
          </w:rPr>
          <w:delText>）</w:delText>
        </w:r>
        <w:r w:rsidDel="00CD0FC0">
          <w:rPr>
            <w:rFonts w:ascii="Times New Roman" w:eastAsia="宋体" w:hAnsi="Times New Roman" w:cs="Times New Roman"/>
          </w:rPr>
          <w:delText>有限公司</w:delText>
        </w:r>
      </w:del>
      <w:ins w:id="153"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B3</w:t>
        </w:r>
        <w:r w:rsidR="00CD0FC0">
          <w:rPr>
            <w:rFonts w:ascii="Times New Roman" w:eastAsia="宋体" w:hAnsi="Times New Roman" w:cs="Times New Roman"/>
          </w:rPr>
          <w:t>】</w:t>
        </w:r>
      </w:ins>
      <w:r>
        <w:rPr>
          <w:rFonts w:ascii="Times New Roman" w:eastAsia="宋体" w:hAnsi="Times New Roman" w:cs="Times New Roman"/>
        </w:rPr>
        <w:t>（</w:t>
      </w:r>
      <w:r>
        <w:rPr>
          <w:rFonts w:ascii="Times New Roman" w:eastAsia="宋体" w:hAnsi="Times New Roman" w:cs="Times New Roman"/>
        </w:rPr>
        <w:t>“</w:t>
      </w:r>
      <w:del w:id="154" w:author="Tian Su" w:date="2024-12-30T11:26:00Z" w16du:dateUtc="2024-12-30T03:26:00Z">
        <w:r w:rsidDel="00CD0FC0">
          <w:rPr>
            <w:rFonts w:ascii="Times New Roman" w:eastAsia="宋体" w:hAnsi="Times New Roman" w:cs="Times New Roman"/>
          </w:rPr>
          <w:delText>容诚税务</w:delText>
        </w:r>
      </w:del>
      <w:ins w:id="155"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我们</w:t>
      </w:r>
      <w:r>
        <w:rPr>
          <w:rFonts w:ascii="Times New Roman" w:eastAsia="宋体" w:hAnsi="Times New Roman" w:cs="Times New Roman"/>
        </w:rPr>
        <w:t>”</w:t>
      </w:r>
      <w:r>
        <w:rPr>
          <w:rFonts w:ascii="Times New Roman" w:eastAsia="宋体" w:hAnsi="Times New Roman" w:cs="Times New Roman"/>
        </w:rPr>
        <w:t>）接受</w:t>
      </w:r>
      <w:del w:id="156" w:author="Tian Su" w:date="2024-12-30T11:03:00Z" w16du:dateUtc="2024-12-30T03:03:00Z">
        <w:r w:rsidDel="00290514">
          <w:rPr>
            <w:rFonts w:ascii="Times New Roman" w:eastAsia="宋体" w:hAnsi="Times New Roman" w:cs="Times New Roman"/>
            <w:color w:val="FF0000"/>
          </w:rPr>
          <w:delText>ABC</w:delText>
        </w:r>
        <w:r w:rsidDel="00290514">
          <w:rPr>
            <w:rFonts w:ascii="Times New Roman" w:eastAsia="宋体" w:hAnsi="Times New Roman" w:cs="Times New Roman"/>
            <w:color w:val="FF0000"/>
          </w:rPr>
          <w:delText>公司全称</w:delText>
        </w:r>
      </w:del>
      <w:ins w:id="157" w:author="Tian Su" w:date="2024-12-30T11:03:00Z" w16du:dateUtc="2024-12-30T03:03:00Z">
        <w:r w:rsidR="00290514">
          <w:rPr>
            <w:rFonts w:ascii="Times New Roman" w:eastAsia="宋体" w:hAnsi="Times New Roman" w:cs="Times New Roman"/>
            <w:color w:val="FF0000"/>
          </w:rPr>
          <w:t>【清单模板</w:t>
        </w:r>
        <w:r w:rsidR="00290514">
          <w:rPr>
            <w:rFonts w:ascii="Times New Roman" w:eastAsia="宋体" w:hAnsi="Times New Roman" w:cs="Times New Roman"/>
            <w:color w:val="FF0000"/>
          </w:rPr>
          <w:t>-</w:t>
        </w:r>
        <w:r w:rsidR="00290514">
          <w:rPr>
            <w:rFonts w:ascii="Times New Roman" w:eastAsia="宋体" w:hAnsi="Times New Roman" w:cs="Times New Roman"/>
            <w:color w:val="FF0000"/>
          </w:rPr>
          <w:t>数据表</w:t>
        </w:r>
        <w:r w:rsidR="00290514">
          <w:rPr>
            <w:rFonts w:ascii="Times New Roman" w:eastAsia="宋体" w:hAnsi="Times New Roman" w:cs="Times New Roman"/>
            <w:color w:val="FF0000"/>
          </w:rPr>
          <w:t>B1</w:t>
        </w:r>
        <w:r w:rsidR="00290514">
          <w:rPr>
            <w:rFonts w:ascii="Times New Roman" w:eastAsia="宋体" w:hAnsi="Times New Roman" w:cs="Times New Roman"/>
            <w:color w:val="FF0000"/>
          </w:rPr>
          <w:t>】</w:t>
        </w:r>
      </w:ins>
      <w:r>
        <w:rPr>
          <w:rFonts w:ascii="Times New Roman" w:eastAsia="宋体" w:hAnsi="Times New Roman" w:cs="Times New Roman"/>
        </w:rPr>
        <w:t>（</w:t>
      </w:r>
      <w:r>
        <w:rPr>
          <w:rFonts w:ascii="Times New Roman" w:eastAsia="宋体" w:hAnsi="Times New Roman" w:cs="Times New Roman"/>
        </w:rPr>
        <w:t>“</w:t>
      </w:r>
      <w:del w:id="15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5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公司</w:t>
      </w:r>
      <w:r>
        <w:rPr>
          <w:rFonts w:ascii="Times New Roman" w:eastAsia="宋体" w:hAnsi="Times New Roman" w:cs="Times New Roman"/>
        </w:rPr>
        <w:t>”</w:t>
      </w:r>
      <w:r>
        <w:rPr>
          <w:rFonts w:ascii="Times New Roman" w:eastAsia="宋体" w:hAnsi="Times New Roman" w:cs="Times New Roman"/>
        </w:rPr>
        <w:t>）的委托，根据《国家税务总局关于完善关联申报和同期资料管理有关事项的公告》（</w:t>
      </w:r>
      <w:r>
        <w:rPr>
          <w:rFonts w:ascii="Times New Roman" w:eastAsia="宋体" w:hAnsi="Times New Roman" w:cs="Times New Roman"/>
        </w:rPr>
        <w:t>“42</w:t>
      </w:r>
      <w:r>
        <w:rPr>
          <w:rFonts w:ascii="Times New Roman" w:eastAsia="宋体" w:hAnsi="Times New Roman" w:cs="Times New Roman"/>
        </w:rPr>
        <w:t>号公告</w:t>
      </w:r>
      <w:r>
        <w:rPr>
          <w:rFonts w:ascii="Times New Roman" w:eastAsia="宋体" w:hAnsi="Times New Roman" w:cs="Times New Roman"/>
        </w:rPr>
        <w:t>”</w:t>
      </w:r>
      <w:r>
        <w:rPr>
          <w:rFonts w:ascii="Times New Roman" w:eastAsia="宋体" w:hAnsi="Times New Roman" w:cs="Times New Roman"/>
        </w:rPr>
        <w:t>）等中国转让定价法律、法规的规定，对</w:t>
      </w:r>
      <w:del w:id="16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6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在</w:t>
      </w:r>
      <w:del w:id="162" w:author="Tian Su" w:date="2024-12-30T11:30:00Z" w16du:dateUtc="2024-12-30T03:30:00Z">
        <w:r w:rsidDel="00FE6E4A">
          <w:rPr>
            <w:rFonts w:ascii="Times New Roman" w:eastAsia="宋体" w:hAnsi="Times New Roman" w:cs="Times New Roman"/>
            <w:color w:val="FF0000"/>
          </w:rPr>
          <w:delText>20XX</w:delText>
        </w:r>
      </w:del>
      <w:ins w:id="163"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年度（</w:t>
      </w:r>
      <w:r>
        <w:rPr>
          <w:rFonts w:ascii="Times New Roman" w:eastAsia="宋体" w:hAnsi="Times New Roman" w:cs="Times New Roman"/>
        </w:rPr>
        <w:t>“</w:t>
      </w:r>
      <w:r>
        <w:rPr>
          <w:rFonts w:ascii="Times New Roman" w:eastAsia="宋体" w:hAnsi="Times New Roman" w:cs="Times New Roman"/>
        </w:rPr>
        <w:t>报告期间</w:t>
      </w:r>
      <w:r>
        <w:rPr>
          <w:rFonts w:ascii="Times New Roman" w:eastAsia="宋体" w:hAnsi="Times New Roman" w:cs="Times New Roman"/>
        </w:rPr>
        <w:t>”</w:t>
      </w:r>
      <w:r>
        <w:rPr>
          <w:rFonts w:ascii="Times New Roman" w:eastAsia="宋体" w:hAnsi="Times New Roman" w:cs="Times New Roman"/>
        </w:rPr>
        <w:t>）与其关联方（</w:t>
      </w:r>
      <w:r>
        <w:rPr>
          <w:rFonts w:ascii="Times New Roman" w:eastAsia="宋体" w:hAnsi="Times New Roman" w:cs="Times New Roman"/>
        </w:rPr>
        <w:t>“</w:t>
      </w:r>
      <w:del w:id="16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6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关联方</w:t>
      </w:r>
      <w:r>
        <w:rPr>
          <w:rFonts w:ascii="Times New Roman" w:eastAsia="宋体" w:hAnsi="Times New Roman" w:cs="Times New Roman"/>
        </w:rPr>
        <w:t>”</w:t>
      </w:r>
      <w:r>
        <w:rPr>
          <w:rFonts w:ascii="Times New Roman" w:eastAsia="宋体" w:hAnsi="Times New Roman" w:cs="Times New Roman"/>
        </w:rPr>
        <w:t>）之间的如下关联交易是否符合独立交易原则进行分析和评估，并编制本报告：</w:t>
      </w:r>
    </w:p>
    <w:p w14:paraId="5C838758" w14:textId="38875B11" w:rsidR="00160A67" w:rsidRDefault="00000000">
      <w:pPr>
        <w:pStyle w:val="aff8"/>
        <w:numPr>
          <w:ilvl w:val="0"/>
          <w:numId w:val="31"/>
        </w:numPr>
        <w:spacing w:beforeLines="50" w:before="120" w:line="360" w:lineRule="auto"/>
        <w:ind w:left="0" w:firstLineChars="200" w:firstLine="480"/>
        <w:jc w:val="both"/>
        <w:rPr>
          <w:rFonts w:ascii="Times New Roman" w:eastAsia="宋体" w:hAnsi="Times New Roman" w:cs="Times New Roman"/>
          <w:iCs w:val="0"/>
          <w:color w:val="auto"/>
        </w:rPr>
      </w:pPr>
      <w:bookmarkStart w:id="166" w:name="受测关联交易"/>
      <w:del w:id="167" w:author="Tian Su" w:date="2024-12-30T11:34:00Z" w16du:dateUtc="2024-12-30T03:34:00Z">
        <w:r w:rsidDel="00FE6E4A">
          <w:rPr>
            <w:rFonts w:ascii="Times New Roman" w:eastAsia="宋体" w:hAnsi="Times New Roman" w:cs="Times New Roman"/>
            <w:iCs w:val="0"/>
            <w:color w:val="FF0000"/>
          </w:rPr>
          <w:delText>ABC</w:delText>
        </w:r>
        <w:r w:rsidDel="00FE6E4A">
          <w:rPr>
            <w:rFonts w:ascii="Times New Roman" w:eastAsia="宋体" w:hAnsi="Times New Roman" w:cs="Times New Roman"/>
            <w:iCs w:val="0"/>
            <w:color w:val="FF0000"/>
          </w:rPr>
          <w:delText>公司</w:delText>
        </w:r>
      </w:del>
      <w:ins w:id="168" w:author="Tian Su" w:date="2024-12-30T11:34:00Z" w16du:dateUtc="2024-12-30T03:34:00Z">
        <w:r w:rsidR="00FE6E4A">
          <w:rPr>
            <w:rFonts w:ascii="Times New Roman" w:eastAsia="宋体" w:hAnsi="Times New Roman" w:cs="Times New Roman"/>
            <w:iCs w:val="0"/>
            <w:color w:val="FF0000"/>
          </w:rPr>
          <w:t>【清单模板</w:t>
        </w:r>
        <w:r w:rsidR="00FE6E4A">
          <w:rPr>
            <w:rFonts w:ascii="Times New Roman" w:eastAsia="宋体" w:hAnsi="Times New Roman" w:cs="Times New Roman"/>
            <w:iCs w:val="0"/>
            <w:color w:val="FF0000"/>
          </w:rPr>
          <w:t>-</w:t>
        </w:r>
        <w:r w:rsidR="00FE6E4A">
          <w:rPr>
            <w:rFonts w:ascii="Times New Roman" w:eastAsia="宋体" w:hAnsi="Times New Roman" w:cs="Times New Roman"/>
            <w:iCs w:val="0"/>
            <w:color w:val="FF0000"/>
          </w:rPr>
          <w:t>数据表</w:t>
        </w:r>
        <w:r w:rsidR="00FE6E4A">
          <w:rPr>
            <w:rFonts w:ascii="Times New Roman" w:eastAsia="宋体" w:hAnsi="Times New Roman" w:cs="Times New Roman"/>
            <w:iCs w:val="0"/>
            <w:color w:val="FF0000"/>
          </w:rPr>
          <w:t>B5</w:t>
        </w:r>
        <w:r w:rsidR="00FE6E4A">
          <w:rPr>
            <w:rFonts w:ascii="Times New Roman" w:eastAsia="宋体" w:hAnsi="Times New Roman" w:cs="Times New Roman"/>
            <w:iCs w:val="0"/>
            <w:color w:val="FF0000"/>
          </w:rPr>
          <w:t>】</w:t>
        </w:r>
      </w:ins>
      <w:r>
        <w:rPr>
          <w:rFonts w:ascii="Times New Roman" w:eastAsia="宋体" w:hAnsi="Times New Roman" w:cs="Times New Roman"/>
          <w:iCs w:val="0"/>
          <w:color w:val="auto"/>
        </w:rPr>
        <w:t>向境内外关联</w:t>
      </w:r>
      <w:proofErr w:type="gramStart"/>
      <w:r>
        <w:rPr>
          <w:rFonts w:ascii="Times New Roman" w:eastAsia="宋体" w:hAnsi="Times New Roman" w:cs="Times New Roman"/>
          <w:iCs w:val="0"/>
          <w:color w:val="auto"/>
        </w:rPr>
        <w:t>方销售</w:t>
      </w:r>
      <w:proofErr w:type="gramEnd"/>
      <w:r>
        <w:rPr>
          <w:rFonts w:ascii="Times New Roman" w:eastAsia="宋体" w:hAnsi="Times New Roman" w:cs="Times New Roman"/>
          <w:iCs w:val="0"/>
          <w:color w:val="auto"/>
        </w:rPr>
        <w:t>产成品；</w:t>
      </w:r>
    </w:p>
    <w:p w14:paraId="3CEC2119" w14:textId="77777777" w:rsidR="00160A67" w:rsidRDefault="00000000">
      <w:pPr>
        <w:pStyle w:val="aff8"/>
        <w:numPr>
          <w:ilvl w:val="0"/>
          <w:numId w:val="31"/>
        </w:numPr>
        <w:spacing w:beforeLines="50" w:before="120" w:line="360" w:lineRule="auto"/>
        <w:ind w:left="0" w:firstLineChars="200" w:firstLine="480"/>
        <w:jc w:val="both"/>
        <w:rPr>
          <w:rFonts w:ascii="Times New Roman" w:eastAsia="宋体" w:hAnsi="Times New Roman" w:cs="Times New Roman"/>
          <w:iCs w:val="0"/>
          <w:color w:val="FF0000"/>
        </w:rPr>
      </w:pPr>
      <w:r>
        <w:rPr>
          <w:rFonts w:ascii="Times New Roman" w:eastAsia="宋体" w:hAnsi="Times New Roman" w:cs="Times New Roman"/>
          <w:iCs w:val="0"/>
          <w:color w:val="FF0000"/>
        </w:rPr>
        <w:t>……</w:t>
      </w:r>
    </w:p>
    <w:bookmarkEnd w:id="166"/>
    <w:p w14:paraId="49BE85A9" w14:textId="77777777" w:rsidR="00160A67" w:rsidRDefault="00000000">
      <w:pPr>
        <w:widowControl w:val="0"/>
        <w:adjustRightInd w:val="0"/>
        <w:snapToGrid w:val="0"/>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以上列举范围的关联交易在后文合并简称为</w:t>
      </w:r>
      <w:r>
        <w:rPr>
          <w:rFonts w:ascii="Times New Roman" w:eastAsia="宋体" w:hAnsi="Times New Roman" w:cs="Times New Roman"/>
        </w:rPr>
        <w:t>“</w:t>
      </w:r>
      <w:r>
        <w:rPr>
          <w:rFonts w:ascii="Times New Roman" w:eastAsia="宋体" w:hAnsi="Times New Roman" w:cs="Times New Roman"/>
        </w:rPr>
        <w:t>验证交易</w:t>
      </w:r>
      <w:r>
        <w:rPr>
          <w:rFonts w:ascii="Times New Roman" w:eastAsia="宋体" w:hAnsi="Times New Roman" w:cs="Times New Roman"/>
        </w:rPr>
        <w:t>”</w:t>
      </w:r>
      <w:r>
        <w:rPr>
          <w:rFonts w:ascii="Times New Roman" w:eastAsia="宋体" w:hAnsi="Times New Roman" w:cs="Times New Roman"/>
        </w:rPr>
        <w:t>。任何超出以上列举范围的关联交易均不在本报告的分析验证范围内。</w:t>
      </w:r>
    </w:p>
    <w:p w14:paraId="2D1A8C79" w14:textId="77777777"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【如果单独分析资金融通交易，请参考以下段落。如果不单独分析，应予以删除。资金融通交易的标准报告语言请参见附录五。】</w:t>
      </w:r>
    </w:p>
    <w:p w14:paraId="6E8BBCE5" w14:textId="77777777" w:rsidR="00160A67" w:rsidRDefault="00000000">
      <w:pPr>
        <w:widowControl w:val="0"/>
        <w:adjustRightInd w:val="0"/>
        <w:snapToGrid w:val="0"/>
        <w:spacing w:beforeLines="50" w:before="120" w:line="360" w:lineRule="auto"/>
        <w:ind w:firstLineChars="200" w:firstLine="480"/>
        <w:jc w:val="both"/>
        <w:rPr>
          <w:rFonts w:ascii="Arial" w:eastAsia="黑体" w:hAnsi="Arial" w:cs="Arial"/>
          <w:color w:val="FF0000"/>
        </w:rPr>
      </w:pPr>
      <w:r>
        <w:rPr>
          <w:rFonts w:ascii="Times New Roman" w:eastAsia="宋体" w:hAnsi="Times New Roman" w:cs="Times New Roman"/>
          <w:color w:val="FF0000"/>
        </w:rPr>
        <w:t>在报告主体中主要分析涉及企业日常经营活动的关联交易。这些交易影响公司的经营性利润，是分析的基础。由于涉及关联方资金融通的关联交易与核心经营活动无关，且在计算经营性利润时不包括财务费用，因此资金融通交易会在附录五中单独分析。</w:t>
      </w:r>
    </w:p>
    <w:p w14:paraId="01DA8D37" w14:textId="77777777" w:rsidR="00160A67" w:rsidRDefault="00000000">
      <w:pPr>
        <w:pStyle w:val="13"/>
        <w:numPr>
          <w:ilvl w:val="1"/>
          <w:numId w:val="30"/>
        </w:numPr>
        <w:spacing w:beforeLines="50" w:afterLines="50"/>
        <w:outlineLvl w:val="1"/>
        <w:rPr>
          <w:rFonts w:ascii="Times New Roman" w:hAnsi="Times New Roman" w:cs="Times New Roman"/>
          <w:sz w:val="30"/>
          <w:szCs w:val="30"/>
        </w:rPr>
      </w:pPr>
      <w:bookmarkStart w:id="169" w:name="_Toc144227453"/>
      <w:bookmarkStart w:id="170" w:name="_Toc22846"/>
      <w:bookmarkStart w:id="171" w:name="_Toc2310"/>
      <w:bookmarkStart w:id="172" w:name="_Toc1249"/>
      <w:r>
        <w:rPr>
          <w:rFonts w:ascii="Times New Roman" w:hAnsi="Times New Roman" w:cs="Times New Roman"/>
          <w:sz w:val="30"/>
          <w:szCs w:val="30"/>
        </w:rPr>
        <w:t>集团及公司</w:t>
      </w:r>
      <w:bookmarkEnd w:id="169"/>
      <w:bookmarkEnd w:id="170"/>
      <w:bookmarkEnd w:id="171"/>
      <w:bookmarkEnd w:id="172"/>
    </w:p>
    <w:p w14:paraId="38681960" w14:textId="77777777" w:rsidR="00160A67" w:rsidRDefault="00000000">
      <w:pPr>
        <w:pStyle w:val="aff8"/>
        <w:ind w:firstLine="482"/>
        <w:jc w:val="both"/>
        <w:rPr>
          <w:rFonts w:ascii="Times New Roman" w:eastAsia="宋体" w:hAnsi="Times New Roman" w:cs="Times New Roman"/>
          <w:b/>
          <w:bCs/>
          <w:iCs w:val="0"/>
          <w:color w:val="auto"/>
        </w:rPr>
      </w:pPr>
      <w:r>
        <w:rPr>
          <w:rFonts w:ascii="Times New Roman" w:eastAsia="宋体" w:hAnsi="Times New Roman" w:cs="Times New Roman"/>
          <w:b/>
          <w:bCs/>
          <w:iCs w:val="0"/>
          <w:color w:val="auto"/>
        </w:rPr>
        <w:t>集团简介</w:t>
      </w:r>
      <w:r>
        <w:rPr>
          <w:rFonts w:ascii="Times New Roman" w:eastAsia="宋体" w:hAnsi="Times New Roman" w:cs="Times New Roman"/>
          <w:b/>
          <w:bCs/>
          <w:iCs w:val="0"/>
          <w:color w:val="auto"/>
          <w:vertAlign w:val="superscript"/>
        </w:rPr>
        <w:footnoteReference w:id="1"/>
      </w:r>
    </w:p>
    <w:p w14:paraId="0CA239AB" w14:textId="1F49A862" w:rsidR="00160A67" w:rsidRDefault="00000000">
      <w:pPr>
        <w:spacing w:beforeLines="50" w:before="120" w:line="360" w:lineRule="auto"/>
        <w:ind w:firstLineChars="200" w:firstLine="480"/>
        <w:jc w:val="both"/>
        <w:rPr>
          <w:rFonts w:ascii="Times New Roman" w:eastAsia="宋体" w:hAnsi="Times New Roman" w:cs="Times New Roman"/>
          <w:color w:val="000000" w:themeColor="text1"/>
        </w:rPr>
      </w:pPr>
      <w:del w:id="17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80"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是</w:t>
      </w:r>
      <w:del w:id="181"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82"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集团</w:t>
      </w:r>
      <w:r>
        <w:rPr>
          <w:rFonts w:ascii="Times New Roman" w:eastAsia="宋体" w:hAnsi="Times New Roman" w:cs="Times New Roman"/>
        </w:rPr>
        <w:t>（以</w:t>
      </w:r>
      <w:del w:id="183" w:author="Tian Su" w:date="2025-01-02T00:36:00Z" w16du:dateUtc="2025-01-01T16:36:00Z">
        <w:r w:rsidDel="00F5171B">
          <w:rPr>
            <w:rFonts w:ascii="Times New Roman" w:eastAsia="宋体" w:hAnsi="Times New Roman" w:cs="Times New Roman"/>
            <w:color w:val="FF0000"/>
          </w:rPr>
          <w:delText>【母公司全称】</w:delText>
        </w:r>
      </w:del>
      <w:ins w:id="184" w:author="Tian Su" w:date="2025-01-02T00:36:00Z" w16du:dateUtc="2025-01-01T16:36:00Z">
        <w:r w:rsidR="00F5171B">
          <w:rPr>
            <w:rFonts w:ascii="Times New Roman" w:eastAsia="宋体" w:hAnsi="Times New Roman" w:cs="Times New Roman"/>
            <w:color w:val="FF0000"/>
          </w:rPr>
          <w:t>【清单模板</w:t>
        </w:r>
        <w:r w:rsidR="00F5171B">
          <w:rPr>
            <w:rFonts w:ascii="Times New Roman" w:eastAsia="宋体" w:hAnsi="Times New Roman" w:cs="Times New Roman"/>
            <w:color w:val="FF0000"/>
          </w:rPr>
          <w:t>-</w:t>
        </w:r>
        <w:r w:rsidR="00F5171B">
          <w:rPr>
            <w:rFonts w:ascii="Times New Roman" w:eastAsia="宋体" w:hAnsi="Times New Roman" w:cs="Times New Roman"/>
            <w:color w:val="FF0000"/>
          </w:rPr>
          <w:t>数据表</w:t>
        </w:r>
        <w:r w:rsidR="00F5171B">
          <w:rPr>
            <w:rFonts w:ascii="Times New Roman" w:eastAsia="宋体" w:hAnsi="Times New Roman" w:cs="Times New Roman"/>
            <w:color w:val="FF0000"/>
          </w:rPr>
          <w:t>B6</w:t>
        </w:r>
        <w:r w:rsidR="00F5171B">
          <w:rPr>
            <w:rFonts w:ascii="Times New Roman" w:eastAsia="宋体" w:hAnsi="Times New Roman" w:cs="Times New Roman"/>
            <w:color w:val="FF0000"/>
          </w:rPr>
          <w:t>】</w:t>
        </w:r>
      </w:ins>
      <w:r>
        <w:rPr>
          <w:rFonts w:ascii="Times New Roman" w:eastAsia="宋体" w:hAnsi="Times New Roman" w:cs="Times New Roman"/>
        </w:rPr>
        <w:t>为母公司的跨国集团）的成员</w:t>
      </w:r>
      <w:r>
        <w:rPr>
          <w:rFonts w:ascii="Times New Roman" w:eastAsia="宋体" w:hAnsi="Times New Roman" w:cs="Times New Roman"/>
          <w:color w:val="000000" w:themeColor="text1"/>
        </w:rPr>
        <w:t>。</w:t>
      </w:r>
    </w:p>
    <w:p w14:paraId="468B0BAB" w14:textId="77777777"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【提示：下文请对集团的背景资料和经营活动作简要说明】</w:t>
      </w:r>
    </w:p>
    <w:p w14:paraId="5F4B81F3" w14:textId="66591C77" w:rsidR="00160A67" w:rsidRDefault="00F5171B">
      <w:pPr>
        <w:spacing w:beforeLines="50" w:before="120" w:line="360" w:lineRule="auto"/>
        <w:ind w:firstLineChars="200" w:firstLine="480"/>
        <w:jc w:val="both"/>
        <w:rPr>
          <w:rFonts w:ascii="Times New Roman" w:eastAsia="宋体" w:hAnsi="Times New Roman" w:cs="Times New Roman"/>
          <w:color w:val="FF0000"/>
        </w:rPr>
      </w:pPr>
      <w:ins w:id="185" w:author="Tian Su" w:date="2025-01-02T00:38:00Z" w16du:dateUtc="2025-01-01T16:38:00Z">
        <w:r>
          <w:rPr>
            <w:rFonts w:ascii="Times New Roman" w:eastAsia="宋体" w:hAnsi="Times New Roman" w:cs="Times New Roman"/>
            <w:color w:val="FF0000"/>
          </w:rPr>
          <w:t>【清单模板</w:t>
        </w:r>
        <w:r>
          <w:rPr>
            <w:rFonts w:ascii="Times New Roman" w:eastAsia="宋体" w:hAnsi="Times New Roman" w:cs="Times New Roman"/>
            <w:color w:val="FF0000"/>
          </w:rPr>
          <w:t>-</w:t>
        </w:r>
        <w:r>
          <w:rPr>
            <w:rFonts w:ascii="Times New Roman" w:eastAsia="宋体" w:hAnsi="Times New Roman" w:cs="Times New Roman"/>
            <w:color w:val="FF0000"/>
          </w:rPr>
          <w:t>数据表</w:t>
        </w:r>
        <w:r>
          <w:rPr>
            <w:rFonts w:ascii="Times New Roman" w:eastAsia="宋体" w:hAnsi="Times New Roman" w:cs="Times New Roman"/>
            <w:color w:val="FF0000"/>
          </w:rPr>
          <w:t>B</w:t>
        </w:r>
        <w:r>
          <w:rPr>
            <w:rFonts w:ascii="Times New Roman" w:eastAsia="宋体" w:hAnsi="Times New Roman" w:cs="Times New Roman" w:hint="eastAsia"/>
            <w:color w:val="FF0000"/>
          </w:rPr>
          <w:t>7</w:t>
        </w:r>
        <w:r>
          <w:rPr>
            <w:rFonts w:ascii="Times New Roman" w:eastAsia="宋体" w:hAnsi="Times New Roman" w:cs="Times New Roman"/>
            <w:color w:val="FF0000"/>
          </w:rPr>
          <w:t>】</w:t>
        </w:r>
      </w:ins>
      <w:del w:id="186" w:author="Tian Su" w:date="2025-01-02T00:38:00Z" w16du:dateUtc="2025-01-01T16:38:00Z">
        <w:r w:rsidDel="00F5171B">
          <w:rPr>
            <w:rFonts w:ascii="Times New Roman" w:eastAsia="宋体" w:hAnsi="Times New Roman" w:cs="Times New Roman"/>
            <w:color w:val="FF0000"/>
          </w:rPr>
          <w:delText>…</w:delText>
        </w:r>
      </w:del>
    </w:p>
    <w:p w14:paraId="6EC5378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【若无主体文档，请删除下列句子】</w:t>
      </w:r>
    </w:p>
    <w:p w14:paraId="1EEFC6E7" w14:textId="79FE4388"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lastRenderedPageBreak/>
        <w:t>更多关于</w:t>
      </w:r>
      <w:del w:id="187"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88"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集团业务和运营的详细信息已包含于</w:t>
      </w:r>
      <w:del w:id="18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90"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集团准备的主体文档中，并由</w:t>
      </w:r>
      <w:del w:id="191"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92"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保存。</w:t>
      </w:r>
    </w:p>
    <w:p w14:paraId="6FAE60CF" w14:textId="2A71A1D5" w:rsidR="00160A67" w:rsidRDefault="00000000">
      <w:pPr>
        <w:pStyle w:val="aff8"/>
        <w:spacing w:beforeLines="50" w:before="120" w:line="360" w:lineRule="auto"/>
        <w:ind w:firstLineChars="200" w:firstLine="482"/>
        <w:jc w:val="both"/>
        <w:rPr>
          <w:rFonts w:ascii="Times New Roman" w:eastAsia="宋体" w:hAnsi="Times New Roman" w:cs="Times New Roman"/>
          <w:b/>
          <w:bCs/>
          <w:iCs w:val="0"/>
          <w:color w:val="FF0000"/>
        </w:rPr>
      </w:pPr>
      <w:del w:id="193" w:author="Tian Su" w:date="2024-12-30T11:34:00Z" w16du:dateUtc="2024-12-30T03:34:00Z">
        <w:r w:rsidDel="00FE6E4A">
          <w:rPr>
            <w:rFonts w:ascii="Times New Roman" w:eastAsia="宋体" w:hAnsi="Times New Roman" w:cs="Times New Roman"/>
            <w:b/>
            <w:bCs/>
            <w:iCs w:val="0"/>
            <w:color w:val="FF0000"/>
          </w:rPr>
          <w:delText>ABC</w:delText>
        </w:r>
        <w:r w:rsidDel="00FE6E4A">
          <w:rPr>
            <w:rFonts w:ascii="Times New Roman" w:eastAsia="宋体" w:hAnsi="Times New Roman" w:cs="Times New Roman"/>
            <w:b/>
            <w:bCs/>
            <w:iCs w:val="0"/>
            <w:color w:val="FF0000"/>
          </w:rPr>
          <w:delText>公司</w:delText>
        </w:r>
      </w:del>
      <w:ins w:id="194" w:author="Tian Su" w:date="2024-12-30T11:34:00Z" w16du:dateUtc="2024-12-30T03:34:00Z">
        <w:r w:rsidR="00FE6E4A">
          <w:rPr>
            <w:rFonts w:ascii="Times New Roman" w:eastAsia="宋体" w:hAnsi="Times New Roman" w:cs="Times New Roman"/>
            <w:b/>
            <w:bCs/>
            <w:iCs w:val="0"/>
            <w:color w:val="FF0000"/>
          </w:rPr>
          <w:t>【清单模板</w:t>
        </w:r>
        <w:r w:rsidR="00FE6E4A">
          <w:rPr>
            <w:rFonts w:ascii="Times New Roman" w:eastAsia="宋体" w:hAnsi="Times New Roman" w:cs="Times New Roman"/>
            <w:b/>
            <w:bCs/>
            <w:iCs w:val="0"/>
            <w:color w:val="FF0000"/>
          </w:rPr>
          <w:t>-</w:t>
        </w:r>
        <w:r w:rsidR="00FE6E4A">
          <w:rPr>
            <w:rFonts w:ascii="Times New Roman" w:eastAsia="宋体" w:hAnsi="Times New Roman" w:cs="Times New Roman"/>
            <w:b/>
            <w:bCs/>
            <w:iCs w:val="0"/>
            <w:color w:val="FF0000"/>
          </w:rPr>
          <w:t>数据表</w:t>
        </w:r>
        <w:r w:rsidR="00FE6E4A">
          <w:rPr>
            <w:rFonts w:ascii="Times New Roman" w:eastAsia="宋体" w:hAnsi="Times New Roman" w:cs="Times New Roman"/>
            <w:b/>
            <w:bCs/>
            <w:iCs w:val="0"/>
            <w:color w:val="FF0000"/>
          </w:rPr>
          <w:t>B5</w:t>
        </w:r>
        <w:r w:rsidR="00FE6E4A">
          <w:rPr>
            <w:rFonts w:ascii="Times New Roman" w:eastAsia="宋体" w:hAnsi="Times New Roman" w:cs="Times New Roman"/>
            <w:b/>
            <w:bCs/>
            <w:iCs w:val="0"/>
            <w:color w:val="FF0000"/>
          </w:rPr>
          <w:t>】</w:t>
        </w:r>
      </w:ins>
      <w:r>
        <w:rPr>
          <w:rFonts w:ascii="Times New Roman" w:eastAsia="宋体" w:hAnsi="Times New Roman" w:cs="Times New Roman"/>
          <w:b/>
          <w:bCs/>
          <w:iCs w:val="0"/>
          <w:color w:val="FF0000"/>
          <w:vertAlign w:val="superscript"/>
        </w:rPr>
        <w:footnoteReference w:id="2"/>
      </w:r>
    </w:p>
    <w:p w14:paraId="0FC4DDB0" w14:textId="77777777"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bookmarkStart w:id="195" w:name="_Toc13715"/>
      <w:bookmarkStart w:id="196" w:name="_Toc144227454"/>
      <w:bookmarkStart w:id="197" w:name="_Toc110439061"/>
      <w:r>
        <w:rPr>
          <w:rFonts w:ascii="Times New Roman" w:eastAsia="宋体" w:hAnsi="Times New Roman" w:cs="Times New Roman"/>
          <w:color w:val="FF0000"/>
        </w:rPr>
        <w:t>【提示：下文请对公司的背景资料和经营活动作简要说明】</w:t>
      </w:r>
    </w:p>
    <w:p w14:paraId="0E795F6A" w14:textId="0C335FFD" w:rsidR="00160A67" w:rsidRDefault="007206E2">
      <w:pPr>
        <w:spacing w:beforeLines="50" w:before="120" w:line="360" w:lineRule="auto"/>
        <w:ind w:firstLineChars="200" w:firstLine="480"/>
        <w:jc w:val="both"/>
        <w:rPr>
          <w:rFonts w:ascii="Arial" w:eastAsia="黑体" w:hAnsi="Arial" w:cs="Arial"/>
          <w:color w:val="FF0000"/>
        </w:rPr>
      </w:pPr>
      <w:ins w:id="198" w:author="Tian Su" w:date="2025-01-02T00:56:00Z" w16du:dateUtc="2025-01-01T16:56:00Z">
        <w:r>
          <w:rPr>
            <w:rFonts w:ascii="Times New Roman" w:eastAsia="宋体" w:hAnsi="Times New Roman" w:cs="Times New Roman"/>
            <w:color w:val="FF0000"/>
          </w:rPr>
          <w:t>【清单模板</w:t>
        </w:r>
        <w:r>
          <w:rPr>
            <w:rFonts w:ascii="Times New Roman" w:eastAsia="宋体" w:hAnsi="Times New Roman" w:cs="Times New Roman"/>
            <w:color w:val="FF0000"/>
          </w:rPr>
          <w:t>-</w:t>
        </w:r>
        <w:r>
          <w:rPr>
            <w:rFonts w:ascii="Times New Roman" w:eastAsia="宋体" w:hAnsi="Times New Roman" w:cs="Times New Roman"/>
            <w:color w:val="FF0000"/>
          </w:rPr>
          <w:t>数据表</w:t>
        </w:r>
        <w:r>
          <w:rPr>
            <w:rFonts w:ascii="Times New Roman" w:eastAsia="宋体" w:hAnsi="Times New Roman" w:cs="Times New Roman"/>
            <w:color w:val="FF0000"/>
          </w:rPr>
          <w:t>B</w:t>
        </w:r>
        <w:r>
          <w:rPr>
            <w:rFonts w:ascii="Times New Roman" w:eastAsia="宋体" w:hAnsi="Times New Roman" w:cs="Times New Roman" w:hint="eastAsia"/>
            <w:color w:val="FF0000"/>
          </w:rPr>
          <w:t>8</w:t>
        </w:r>
        <w:r>
          <w:rPr>
            <w:rFonts w:ascii="Times New Roman" w:eastAsia="宋体" w:hAnsi="Times New Roman" w:cs="Times New Roman"/>
            <w:color w:val="FF0000"/>
          </w:rPr>
          <w:t>】</w:t>
        </w:r>
      </w:ins>
      <w:del w:id="199" w:author="Tian Su" w:date="2025-01-02T00:56:00Z" w16du:dateUtc="2025-01-01T16:56:00Z">
        <w:r w:rsidDel="007206E2">
          <w:rPr>
            <w:rFonts w:ascii="Times New Roman" w:eastAsia="宋体" w:hAnsi="Times New Roman" w:cs="Times New Roman"/>
            <w:color w:val="FF0000"/>
          </w:rPr>
          <w:delText>…</w:delText>
        </w:r>
      </w:del>
    </w:p>
    <w:p w14:paraId="614E1B01" w14:textId="77777777" w:rsidR="00160A67" w:rsidRDefault="00000000">
      <w:pPr>
        <w:pStyle w:val="13"/>
        <w:numPr>
          <w:ilvl w:val="1"/>
          <w:numId w:val="30"/>
        </w:numPr>
        <w:jc w:val="both"/>
        <w:outlineLvl w:val="1"/>
        <w:rPr>
          <w:rFonts w:cs="Arial"/>
        </w:rPr>
      </w:pPr>
      <w:bookmarkStart w:id="200" w:name="_Toc66"/>
      <w:bookmarkStart w:id="201" w:name="_Toc150"/>
      <w:bookmarkStart w:id="202" w:name="_Toc3051"/>
      <w:r>
        <w:rPr>
          <w:rFonts w:ascii="Times New Roman" w:hAnsi="Times New Roman" w:cs="Times New Roman"/>
          <w:sz w:val="30"/>
          <w:szCs w:val="30"/>
        </w:rPr>
        <w:t>功能和风险分析</w:t>
      </w:r>
      <w:bookmarkEnd w:id="195"/>
      <w:bookmarkEnd w:id="196"/>
      <w:bookmarkEnd w:id="197"/>
      <w:bookmarkEnd w:id="200"/>
      <w:bookmarkEnd w:id="201"/>
      <w:bookmarkEnd w:id="202"/>
    </w:p>
    <w:p w14:paraId="0C6EE9BB" w14:textId="02B5ECCE" w:rsidR="00160A67" w:rsidDel="00573EBA" w:rsidRDefault="00573EBA" w:rsidP="00573EBA">
      <w:pPr>
        <w:widowControl w:val="0"/>
        <w:adjustRightInd w:val="0"/>
        <w:snapToGrid w:val="0"/>
        <w:spacing w:beforeLines="50" w:before="120" w:line="360" w:lineRule="auto"/>
        <w:ind w:firstLineChars="200" w:firstLine="480"/>
        <w:jc w:val="both"/>
        <w:rPr>
          <w:del w:id="203" w:author="Tian Su" w:date="2025-01-04T21:58:00Z" w16du:dateUtc="2025-01-04T13:58:00Z"/>
          <w:rFonts w:ascii="Times New Roman" w:eastAsia="宋体" w:hAnsi="Times New Roman" w:cs="Times New Roman"/>
        </w:rPr>
      </w:pPr>
      <w:ins w:id="204" w:author="Tian Su" w:date="2025-01-04T21:58:00Z" w16du:dateUtc="2025-01-04T13:58:00Z">
        <w:r w:rsidRPr="00573EBA">
          <w:rPr>
            <w:rFonts w:ascii="Times New Roman" w:eastAsia="宋体" w:hAnsi="Times New Roman" w:cs="Times New Roman" w:hint="eastAsia"/>
          </w:rPr>
          <w:t>从功能和风险角度判断，松莉科技执行有限的研发、生产、采购、质量控制、库存管理、物流、有限的销售、有限的售后服务和一般行政管理的功能；松莉科技主要承担生产风险、存货风险、市场风险、有限的信用风险、汇率风险；从功能和风险分析应归为承担一定功能及风险的合约生产制造商。</w:t>
        </w:r>
      </w:ins>
      <w:del w:id="205" w:author="Tian Su" w:date="2025-01-04T21:58:00Z" w16du:dateUtc="2025-01-04T13:58:00Z">
        <w:r w:rsidRPr="00573EBA" w:rsidDel="00573EBA">
          <w:rPr>
            <w:rFonts w:ascii="Times New Roman" w:eastAsia="宋体" w:hAnsi="Times New Roman" w:cs="Times New Roman"/>
          </w:rPr>
          <w:delText>从功能和风险角度判断，</w:delText>
        </w:r>
      </w:del>
      <w:del w:id="206" w:author="Tian Su" w:date="2024-12-30T11:34:00Z" w16du:dateUtc="2024-12-30T03:34:00Z">
        <w:r w:rsidRPr="00573EBA" w:rsidDel="00FE6E4A">
          <w:rPr>
            <w:rFonts w:ascii="Times New Roman" w:eastAsia="宋体" w:hAnsi="Times New Roman" w:cs="Times New Roman"/>
            <w:rPrChange w:id="207" w:author="Tian Su" w:date="2025-01-04T21:58:00Z" w16du:dateUtc="2025-01-04T13:58:00Z">
              <w:rPr>
                <w:rFonts w:ascii="Times New Roman" w:eastAsia="宋体" w:hAnsi="Times New Roman" w:cs="Times New Roman"/>
                <w:color w:val="FF0000"/>
              </w:rPr>
            </w:rPrChange>
          </w:rPr>
          <w:delText>ABC</w:delText>
        </w:r>
        <w:r w:rsidRPr="00573EBA" w:rsidDel="00FE6E4A">
          <w:rPr>
            <w:rFonts w:ascii="Times New Roman" w:eastAsia="宋体" w:hAnsi="Times New Roman" w:cs="Times New Roman" w:hint="eastAsia"/>
            <w:rPrChange w:id="208" w:author="Tian Su" w:date="2025-01-04T21:58:00Z" w16du:dateUtc="2025-01-04T13:58:00Z">
              <w:rPr>
                <w:rFonts w:ascii="Times New Roman" w:eastAsia="宋体" w:hAnsi="Times New Roman" w:cs="Times New Roman" w:hint="eastAsia"/>
                <w:color w:val="FF0000"/>
              </w:rPr>
            </w:rPrChange>
          </w:rPr>
          <w:delText>公司</w:delText>
        </w:r>
      </w:del>
      <w:del w:id="209" w:author="Tian Su" w:date="2025-01-04T21:58:00Z" w16du:dateUtc="2025-01-04T13:58:00Z">
        <w:r w:rsidRPr="00573EBA" w:rsidDel="00573EBA">
          <w:rPr>
            <w:rFonts w:ascii="Times New Roman" w:eastAsia="宋体" w:hAnsi="Times New Roman" w:cs="Times New Roman"/>
          </w:rPr>
          <w:delText>在验证交易中主要执行</w:delText>
        </w:r>
        <w:r w:rsidRPr="00573EBA" w:rsidDel="00573EBA">
          <w:rPr>
            <w:rFonts w:ascii="Times New Roman" w:eastAsia="宋体" w:hAnsi="Times New Roman" w:cs="Times New Roman"/>
            <w:rPrChange w:id="210" w:author="Tian Su" w:date="2025-01-04T21:58:00Z" w16du:dateUtc="2025-01-04T13:58:00Z">
              <w:rPr>
                <w:rFonts w:ascii="Times New Roman" w:eastAsia="宋体" w:hAnsi="Times New Roman" w:cs="Times New Roman"/>
                <w:color w:val="FF0000"/>
              </w:rPr>
            </w:rPrChange>
          </w:rPr>
          <w:delText>……</w:delText>
        </w:r>
        <w:r w:rsidRPr="00573EBA" w:rsidDel="00573EBA">
          <w:rPr>
            <w:rFonts w:ascii="Times New Roman" w:eastAsia="宋体" w:hAnsi="Times New Roman" w:cs="Times New Roman"/>
          </w:rPr>
          <w:delText>功能，承担</w:delText>
        </w:r>
        <w:r w:rsidRPr="00573EBA" w:rsidDel="00573EBA">
          <w:rPr>
            <w:rFonts w:ascii="Times New Roman" w:eastAsia="宋体" w:hAnsi="Times New Roman" w:cs="Times New Roman"/>
            <w:rPrChange w:id="211" w:author="Tian Su" w:date="2025-01-04T21:58:00Z" w16du:dateUtc="2025-01-04T13:58:00Z">
              <w:rPr>
                <w:rFonts w:ascii="Times New Roman" w:eastAsia="宋体" w:hAnsi="Times New Roman" w:cs="Times New Roman"/>
                <w:color w:val="FF0000"/>
              </w:rPr>
            </w:rPrChange>
          </w:rPr>
          <w:delText>……</w:delText>
        </w:r>
        <w:r w:rsidRPr="00573EBA" w:rsidDel="00573EBA">
          <w:rPr>
            <w:rFonts w:ascii="Times New Roman" w:eastAsia="宋体" w:hAnsi="Times New Roman" w:cs="Times New Roman"/>
          </w:rPr>
          <w:delText>风险，并使用</w:delText>
        </w:r>
        <w:r w:rsidRPr="00573EBA" w:rsidDel="00573EBA">
          <w:rPr>
            <w:rFonts w:ascii="Times New Roman" w:eastAsia="宋体" w:hAnsi="Times New Roman" w:cs="Times New Roman"/>
            <w:rPrChange w:id="212" w:author="Tian Su" w:date="2025-01-04T21:58:00Z" w16du:dateUtc="2025-01-04T13:58:00Z">
              <w:rPr>
                <w:rFonts w:ascii="Times New Roman" w:eastAsia="宋体" w:hAnsi="Times New Roman" w:cs="Times New Roman"/>
                <w:color w:val="FF0000"/>
              </w:rPr>
            </w:rPrChange>
          </w:rPr>
          <w:delText>……</w:delText>
        </w:r>
        <w:r w:rsidRPr="00573EBA" w:rsidDel="00573EBA">
          <w:rPr>
            <w:rFonts w:ascii="Times New Roman" w:eastAsia="宋体" w:hAnsi="Times New Roman" w:cs="Times New Roman"/>
          </w:rPr>
          <w:delText>资产。</w:delText>
        </w:r>
      </w:del>
    </w:p>
    <w:p w14:paraId="37E11450" w14:textId="77777777" w:rsidR="00573EBA" w:rsidRPr="00573EBA" w:rsidRDefault="00573EBA">
      <w:pPr>
        <w:widowControl w:val="0"/>
        <w:adjustRightInd w:val="0"/>
        <w:snapToGrid w:val="0"/>
        <w:spacing w:beforeLines="50" w:before="120" w:line="360" w:lineRule="auto"/>
        <w:ind w:firstLineChars="200" w:firstLine="480"/>
        <w:jc w:val="both"/>
        <w:rPr>
          <w:ins w:id="213" w:author="Tian Su" w:date="2025-01-04T21:59:00Z" w16du:dateUtc="2025-01-04T13:59:00Z"/>
          <w:rFonts w:ascii="Times New Roman" w:eastAsia="宋体" w:hAnsi="Times New Roman" w:cs="Times New Roman"/>
        </w:rPr>
        <w:pPrChange w:id="214" w:author="Tian Su" w:date="2025-01-04T21:58:00Z" w16du:dateUtc="2025-01-04T13:58:00Z">
          <w:pPr>
            <w:pStyle w:val="aff3"/>
            <w:numPr>
              <w:ilvl w:val="1"/>
              <w:numId w:val="30"/>
            </w:numPr>
            <w:ind w:left="0"/>
          </w:pPr>
        </w:pPrChange>
      </w:pPr>
    </w:p>
    <w:p w14:paraId="4ADB31B9" w14:textId="77777777" w:rsidR="00573EBA" w:rsidRPr="00573EBA" w:rsidRDefault="00573EBA" w:rsidP="00573EBA">
      <w:pPr>
        <w:widowControl w:val="0"/>
        <w:adjustRightInd w:val="0"/>
        <w:snapToGrid w:val="0"/>
        <w:spacing w:beforeLines="50" w:before="120" w:line="360" w:lineRule="auto"/>
        <w:ind w:firstLineChars="200" w:firstLine="480"/>
        <w:jc w:val="both"/>
        <w:rPr>
          <w:ins w:id="215" w:author="Tian Su" w:date="2025-01-04T21:59:00Z" w16du:dateUtc="2025-01-04T13:59:00Z"/>
          <w:rFonts w:ascii="Times New Roman" w:eastAsia="宋体" w:hAnsi="Times New Roman" w:cs="Times New Roman"/>
        </w:rPr>
      </w:pPr>
      <w:ins w:id="216" w:author="Tian Su" w:date="2025-01-04T21:59:00Z" w16du:dateUtc="2025-01-04T13:59:00Z">
        <w:r w:rsidRPr="00573EBA">
          <w:rPr>
            <w:rFonts w:ascii="Times New Roman" w:eastAsia="宋体" w:hAnsi="Times New Roman" w:cs="Times New Roman" w:hint="eastAsia"/>
          </w:rPr>
          <w:t>此外，松莉科技拥有全部的生产和测试所需的有形资产，不拥有核心技术专利及品牌等有价值的无形资产。</w:t>
        </w:r>
      </w:ins>
    </w:p>
    <w:p w14:paraId="160961C9" w14:textId="560F6298" w:rsidR="00160A67" w:rsidRDefault="00573EBA">
      <w:pPr>
        <w:widowControl w:val="0"/>
        <w:adjustRightInd w:val="0"/>
        <w:snapToGrid w:val="0"/>
        <w:spacing w:beforeLines="50" w:before="120" w:line="360" w:lineRule="auto"/>
        <w:ind w:firstLineChars="200" w:firstLine="480"/>
        <w:jc w:val="both"/>
        <w:rPr>
          <w:rFonts w:ascii="Times New Roman" w:eastAsia="宋体" w:hAnsi="Times New Roman" w:cs="Times New Roman"/>
        </w:rPr>
        <w:pPrChange w:id="217" w:author="Tian Su" w:date="2025-01-04T21:58:00Z" w16du:dateUtc="2025-01-04T13:58:00Z">
          <w:pPr>
            <w:pStyle w:val="aff3"/>
          </w:pPr>
        </w:pPrChange>
      </w:pPr>
      <w:ins w:id="218" w:author="Tian Su" w:date="2025-01-04T21:59:00Z" w16du:dateUtc="2025-01-04T13:59:00Z">
        <w:r w:rsidRPr="00573EBA">
          <w:rPr>
            <w:rFonts w:ascii="Times New Roman" w:eastAsia="宋体" w:hAnsi="Times New Roman" w:cs="Times New Roman" w:hint="eastAsia"/>
          </w:rPr>
          <w:t>在整个集团经营活动中，松莉科技执行上述功能并且承担上述风险，其在集团价值链中的主要角色主要为承担一定功能及风险的合约生产制造商。</w:t>
        </w:r>
      </w:ins>
      <w:del w:id="219" w:author="Tian Su" w:date="2025-01-04T21:58:00Z" w16du:dateUtc="2025-01-04T13:58:00Z">
        <w:r w:rsidDel="00573EBA">
          <w:rPr>
            <w:rFonts w:ascii="Times New Roman" w:eastAsia="宋体" w:hAnsi="Times New Roman" w:cs="Times New Roman"/>
          </w:rPr>
          <w:delText>在整个集团经营活动中，</w:delText>
        </w:r>
      </w:del>
      <w:del w:id="220" w:author="Tian Su" w:date="2024-12-30T11:34:00Z" w16du:dateUtc="2024-12-30T03:34:00Z">
        <w:r w:rsidRPr="00573EBA" w:rsidDel="00FE6E4A">
          <w:rPr>
            <w:rFonts w:ascii="Times New Roman" w:eastAsia="宋体" w:hAnsi="Times New Roman" w:cs="Times New Roman"/>
            <w:rPrChange w:id="221" w:author="Tian Su" w:date="2025-01-04T21:58:00Z" w16du:dateUtc="2025-01-04T13:58:00Z">
              <w:rPr>
                <w:rFonts w:ascii="Times New Roman" w:eastAsia="宋体" w:hAnsi="Times New Roman" w:cs="Times New Roman"/>
                <w:color w:val="FF0000"/>
              </w:rPr>
            </w:rPrChange>
          </w:rPr>
          <w:delText>ABC</w:delText>
        </w:r>
        <w:r w:rsidRPr="00573EBA" w:rsidDel="00FE6E4A">
          <w:rPr>
            <w:rFonts w:ascii="Times New Roman" w:eastAsia="宋体" w:hAnsi="Times New Roman" w:cs="Times New Roman" w:hint="eastAsia"/>
            <w:rPrChange w:id="222" w:author="Tian Su" w:date="2025-01-04T21:58:00Z" w16du:dateUtc="2025-01-04T13:58:00Z">
              <w:rPr>
                <w:rFonts w:ascii="Times New Roman" w:eastAsia="宋体" w:hAnsi="Times New Roman" w:cs="Times New Roman" w:hint="eastAsia"/>
                <w:color w:val="FF0000"/>
              </w:rPr>
            </w:rPrChange>
          </w:rPr>
          <w:delText>公司</w:delText>
        </w:r>
      </w:del>
      <w:del w:id="223" w:author="Tian Su" w:date="2025-01-04T21:58:00Z" w16du:dateUtc="2025-01-04T13:58:00Z">
        <w:r w:rsidDel="00573EBA">
          <w:rPr>
            <w:rFonts w:ascii="Times New Roman" w:eastAsia="宋体" w:hAnsi="Times New Roman" w:cs="Times New Roman"/>
          </w:rPr>
          <w:delText>作为履行上述功能并且承担上述风险的生产商</w:delText>
        </w:r>
        <w:r w:rsidDel="00573EBA">
          <w:rPr>
            <w:rFonts w:ascii="Times New Roman" w:eastAsia="宋体" w:hAnsi="Times New Roman" w:cs="Times New Roman"/>
          </w:rPr>
          <w:delText>/</w:delText>
        </w:r>
        <w:r w:rsidDel="00573EBA">
          <w:rPr>
            <w:rFonts w:ascii="Times New Roman" w:eastAsia="宋体" w:hAnsi="Times New Roman" w:cs="Times New Roman"/>
          </w:rPr>
          <w:delText>分销商</w:delText>
        </w:r>
        <w:r w:rsidDel="00573EBA">
          <w:rPr>
            <w:rFonts w:ascii="Times New Roman" w:eastAsia="宋体" w:hAnsi="Times New Roman" w:cs="Times New Roman"/>
          </w:rPr>
          <w:delText>/</w:delText>
        </w:r>
        <w:r w:rsidDel="00573EBA">
          <w:rPr>
            <w:rFonts w:ascii="Times New Roman" w:eastAsia="宋体" w:hAnsi="Times New Roman" w:cs="Times New Roman"/>
          </w:rPr>
          <w:delText>服务提供商，利润水平和其承担的功能风险相匹配。</w:delText>
        </w:r>
      </w:del>
    </w:p>
    <w:p w14:paraId="00F90E00" w14:textId="77777777" w:rsidR="00160A67" w:rsidRDefault="00000000">
      <w:pPr>
        <w:pStyle w:val="13"/>
        <w:numPr>
          <w:ilvl w:val="1"/>
          <w:numId w:val="30"/>
        </w:numPr>
        <w:jc w:val="both"/>
        <w:outlineLvl w:val="1"/>
        <w:rPr>
          <w:rFonts w:ascii="Times New Roman" w:hAnsi="Times New Roman" w:cs="Times New Roman"/>
          <w:sz w:val="30"/>
          <w:szCs w:val="30"/>
        </w:rPr>
      </w:pPr>
      <w:bookmarkStart w:id="224" w:name="_Toc11814"/>
      <w:bookmarkStart w:id="225" w:name="_Toc144227455"/>
      <w:bookmarkStart w:id="226" w:name="_Toc22047"/>
      <w:bookmarkStart w:id="227" w:name="_Toc951"/>
      <w:r>
        <w:rPr>
          <w:rFonts w:ascii="Times New Roman" w:hAnsi="Times New Roman" w:cs="Times New Roman"/>
          <w:sz w:val="30"/>
          <w:szCs w:val="30"/>
        </w:rPr>
        <w:t>价值链分析总结</w:t>
      </w:r>
      <w:bookmarkEnd w:id="224"/>
      <w:bookmarkEnd w:id="225"/>
      <w:bookmarkEnd w:id="226"/>
      <w:bookmarkEnd w:id="227"/>
    </w:p>
    <w:p w14:paraId="6D9ACF65" w14:textId="77777777" w:rsidR="00160A67" w:rsidRDefault="00000000">
      <w:pPr>
        <w:widowControl w:val="0"/>
        <w:adjustRightInd w:val="0"/>
        <w:snapToGrid w:val="0"/>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【提示：下文请借鉴第七章总结相关内容】</w:t>
      </w:r>
    </w:p>
    <w:p w14:paraId="671334C6" w14:textId="77777777" w:rsidR="00160A67" w:rsidRDefault="00000000">
      <w:pPr>
        <w:widowControl w:val="0"/>
        <w:adjustRightInd w:val="0"/>
        <w:snapToGrid w:val="0"/>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w:t>
      </w:r>
    </w:p>
    <w:p w14:paraId="66DC88A3" w14:textId="77777777" w:rsidR="00160A67" w:rsidRDefault="00000000">
      <w:pPr>
        <w:pStyle w:val="13"/>
        <w:numPr>
          <w:ilvl w:val="1"/>
          <w:numId w:val="30"/>
        </w:numPr>
        <w:jc w:val="both"/>
        <w:outlineLvl w:val="1"/>
        <w:rPr>
          <w:rFonts w:ascii="Times New Roman" w:hAnsi="Times New Roman" w:cs="Times New Roman"/>
          <w:sz w:val="30"/>
          <w:szCs w:val="30"/>
        </w:rPr>
      </w:pPr>
      <w:bookmarkStart w:id="228" w:name="_Toc144227456"/>
      <w:bookmarkStart w:id="229" w:name="_Toc6589"/>
      <w:bookmarkStart w:id="230" w:name="_Toc19341"/>
      <w:bookmarkStart w:id="231" w:name="_Toc19552"/>
      <w:r>
        <w:rPr>
          <w:rFonts w:ascii="Times New Roman" w:hAnsi="Times New Roman" w:cs="Times New Roman"/>
          <w:sz w:val="30"/>
          <w:szCs w:val="30"/>
        </w:rPr>
        <w:t>经济分析</w:t>
      </w:r>
      <w:bookmarkEnd w:id="228"/>
      <w:bookmarkEnd w:id="229"/>
      <w:bookmarkEnd w:id="230"/>
      <w:bookmarkEnd w:id="231"/>
    </w:p>
    <w:p w14:paraId="3572C6F5" w14:textId="77777777" w:rsidR="00160A67" w:rsidRDefault="00000000">
      <w:pPr>
        <w:widowControl w:val="0"/>
        <w:adjustRightInd w:val="0"/>
        <w:snapToGrid w:val="0"/>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【注：如果本公司并非相对简单的一方（特别是主体公司）或并非受测对象，则需要对本模板相应部分进行重大调整。】</w:t>
      </w:r>
    </w:p>
    <w:p w14:paraId="0F477482" w14:textId="7E042D30" w:rsidR="00160A67" w:rsidRDefault="00000000">
      <w:pPr>
        <w:widowControl w:val="0"/>
        <w:adjustRightInd w:val="0"/>
        <w:snapToGrid w:val="0"/>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我们认为交易净利润法是用来验证</w:t>
      </w:r>
      <w:del w:id="23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23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与其关联方之间交易的转让定价安排是否符合独立交易原则的最适合的转让定价方法。除其他因素外，这一结论是基于可比交易或可比公司的可获得性。如果</w:t>
      </w:r>
      <w:del w:id="23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23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或</w:t>
      </w:r>
      <w:del w:id="23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23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集团</w:t>
      </w:r>
      <w:r>
        <w:rPr>
          <w:rFonts w:ascii="Times New Roman" w:eastAsia="宋体" w:hAnsi="Times New Roman" w:cs="Times New Roman"/>
        </w:rPr>
        <w:t>成员与非关联方之间存在可比交易（</w:t>
      </w:r>
      <w:r>
        <w:rPr>
          <w:rFonts w:ascii="Times New Roman" w:eastAsia="宋体" w:hAnsi="Times New Roman" w:cs="Times New Roman"/>
        </w:rPr>
        <w:t>“</w:t>
      </w:r>
      <w:r>
        <w:rPr>
          <w:rFonts w:ascii="Times New Roman" w:eastAsia="宋体" w:hAnsi="Times New Roman" w:cs="Times New Roman"/>
        </w:rPr>
        <w:t>内部可比公司</w:t>
      </w:r>
      <w:r>
        <w:rPr>
          <w:rFonts w:ascii="Times New Roman" w:eastAsia="宋体" w:hAnsi="Times New Roman" w:cs="Times New Roman"/>
        </w:rPr>
        <w:t>/</w:t>
      </w:r>
      <w:r>
        <w:rPr>
          <w:rFonts w:ascii="Times New Roman" w:eastAsia="宋体" w:hAnsi="Times New Roman" w:cs="Times New Roman"/>
        </w:rPr>
        <w:t>交易</w:t>
      </w:r>
      <w:r>
        <w:rPr>
          <w:rFonts w:ascii="Times New Roman" w:eastAsia="宋体" w:hAnsi="Times New Roman" w:cs="Times New Roman"/>
        </w:rPr>
        <w:t>”</w:t>
      </w:r>
      <w:r>
        <w:rPr>
          <w:rFonts w:ascii="Times New Roman" w:eastAsia="宋体" w:hAnsi="Times New Roman" w:cs="Times New Roman"/>
        </w:rPr>
        <w:t>），则其他转让定价方法（利润分割法除外）可以被认为是适合的转让定价方法。另一方</w:t>
      </w:r>
      <w:r>
        <w:rPr>
          <w:rFonts w:ascii="Times New Roman" w:eastAsia="宋体" w:hAnsi="Times New Roman" w:cs="Times New Roman"/>
        </w:rPr>
        <w:lastRenderedPageBreak/>
        <w:t>面，交易净利润法取决于是否存在与关联交易其中一方在执行的功能、承担的风险和使用的资产等方面可比的独立公司。虽然我们无法获得可靠的内部可比公司</w:t>
      </w:r>
      <w:r>
        <w:rPr>
          <w:rFonts w:ascii="Times New Roman" w:eastAsia="宋体" w:hAnsi="Times New Roman" w:cs="Times New Roman"/>
        </w:rPr>
        <w:t>/</w:t>
      </w:r>
      <w:r>
        <w:rPr>
          <w:rFonts w:ascii="Times New Roman" w:eastAsia="宋体" w:hAnsi="Times New Roman" w:cs="Times New Roman"/>
        </w:rPr>
        <w:t>交易，但我们能够找到与</w:t>
      </w:r>
      <w:del w:id="23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23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可比的独立公司。</w:t>
      </w:r>
    </w:p>
    <w:p w14:paraId="434D47FD" w14:textId="77777777" w:rsidR="00160A67" w:rsidRDefault="00000000">
      <w:pPr>
        <w:widowControl w:val="0"/>
        <w:adjustRightInd w:val="0"/>
        <w:snapToGrid w:val="0"/>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为了应用交易净利润法，首先需要确定关联交易中的被测试方。我们将被测试方的利润水平与可比独立公司的利润区间进行比较，以评估被测试方的利润水平是否符合独立交易原则。在关联交易中作为被测试方的公司，通常其在关联交易中的利润水平可以被有效地确定，并且相关的可比数据可以被可靠地取得。因而，通常情况下，被测试方应是承担功能相对简单，承担的风险较小，并且不拥有能使其在实质上有别于其他潜在可比独立公司的重要无形资产或特殊资产的企业。</w:t>
      </w:r>
    </w:p>
    <w:p w14:paraId="06CF878F" w14:textId="014697D5"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我们认为</w:t>
      </w:r>
      <w:del w:id="24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24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是承担功能相对简单且相关的可比数据可以被可靠取得的一方。</w:t>
      </w:r>
    </w:p>
    <w:p w14:paraId="629039D6" w14:textId="77777777"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【如有多个关联交易并且（如标准模板所述）将所有交易进行整体分析，并包括在以下段落。】</w:t>
      </w:r>
    </w:p>
    <w:p w14:paraId="5207AC1F" w14:textId="5F5A2844"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为了使用交易净利润法进行分析，我们还需确定各类关联交易的整合程度。如果企业各项关联交易间是紧密</w:t>
      </w:r>
      <w:r>
        <w:rPr>
          <w:rFonts w:ascii="Times New Roman" w:eastAsia="宋体" w:hAnsi="Times New Roman" w:cs="Times New Roman"/>
          <w:color w:val="000000" w:themeColor="text1"/>
        </w:rPr>
        <w:t>相关或具有连续性而无法单独得到充分分析，则应对这些关联交易进行整体验证分析。</w:t>
      </w:r>
      <w:del w:id="24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24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000000" w:themeColor="text1"/>
        </w:rPr>
        <w:t>的所有关联交易均与其核心业务相关，这形成了评估哪些独立公司与</w:t>
      </w:r>
      <w:del w:id="24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24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000000" w:themeColor="text1"/>
        </w:rPr>
        <w:t>可比的基础。因此，所有的这些关联交易组成了一个业务整体，需要进行整体验证分析</w:t>
      </w:r>
      <w:r>
        <w:rPr>
          <w:rFonts w:ascii="Times New Roman" w:eastAsia="宋体" w:hAnsi="Times New Roman" w:cs="Times New Roman"/>
        </w:rPr>
        <w:t>。</w:t>
      </w:r>
    </w:p>
    <w:p w14:paraId="0B62F1E3" w14:textId="77777777"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【如果本报告在交易净利润的基础上，还涉及补充测试，请在本处进行概要总结。】</w:t>
      </w:r>
    </w:p>
    <w:p w14:paraId="6DE65606"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w:t>
      </w:r>
    </w:p>
    <w:p w14:paraId="387F05BD" w14:textId="77777777"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【必须包括以下段落以说明利润水平指标的选择。】</w:t>
      </w:r>
    </w:p>
    <w:p w14:paraId="7C0BEA50"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最后，我们需要选择利润水平指标，以便将被测试方的财务结果与可比公司的财务结果进行比较。衡量利润与</w:t>
      </w:r>
      <w:r>
        <w:rPr>
          <w:rFonts w:ascii="Times New Roman" w:eastAsia="宋体" w:hAnsi="Times New Roman" w:cs="Times New Roman"/>
          <w:color w:val="000000" w:themeColor="text1"/>
        </w:rPr>
        <w:t>适当基数（例如收入、成本或资产）之间的关系。考虑到利润水平指标的可靠性，我们选择</w:t>
      </w:r>
      <w:bookmarkStart w:id="246" w:name="财务指标"/>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完全成本加成率或息税前营业利润率</w:t>
      </w:r>
      <w:r>
        <w:rPr>
          <w:rStyle w:val="aff9"/>
          <w:rFonts w:ascii="Times New Roman" w:eastAsia="宋体" w:hAnsi="Times New Roman" w:cs="Times New Roman"/>
          <w:color w:val="FF0000"/>
        </w:rPr>
        <w:t>}</w:t>
      </w:r>
      <w:bookmarkEnd w:id="246"/>
      <w:r>
        <w:rPr>
          <w:rFonts w:ascii="Times New Roman" w:eastAsia="宋体" w:hAnsi="Times New Roman" w:cs="Times New Roman"/>
          <w:color w:val="000000" w:themeColor="text1"/>
        </w:rPr>
        <w:t>作为</w:t>
      </w:r>
      <w:r>
        <w:rPr>
          <w:rFonts w:ascii="Times New Roman" w:eastAsia="宋体" w:hAnsi="Times New Roman" w:cs="Times New Roman"/>
        </w:rPr>
        <w:t>最适合的利润水平指标。</w:t>
      </w:r>
    </w:p>
    <w:p w14:paraId="70290A47" w14:textId="77777777" w:rsidR="00160A67" w:rsidRDefault="00000000">
      <w:pPr>
        <w:pStyle w:val="13"/>
        <w:numPr>
          <w:ilvl w:val="1"/>
          <w:numId w:val="30"/>
        </w:numPr>
        <w:jc w:val="both"/>
        <w:outlineLvl w:val="1"/>
        <w:rPr>
          <w:rFonts w:ascii="Times New Roman" w:hAnsi="Times New Roman" w:cs="Times New Roman"/>
          <w:sz w:val="30"/>
          <w:szCs w:val="30"/>
        </w:rPr>
      </w:pPr>
      <w:bookmarkStart w:id="247" w:name="_Toc144227457"/>
      <w:bookmarkStart w:id="248" w:name="_Toc4595"/>
      <w:bookmarkStart w:id="249" w:name="_Toc2637"/>
      <w:bookmarkStart w:id="250" w:name="_Toc26535"/>
      <w:r>
        <w:rPr>
          <w:rFonts w:ascii="Times New Roman" w:hAnsi="Times New Roman" w:cs="Times New Roman"/>
          <w:sz w:val="30"/>
          <w:szCs w:val="30"/>
        </w:rPr>
        <w:lastRenderedPageBreak/>
        <w:t>结论</w:t>
      </w:r>
      <w:bookmarkEnd w:id="247"/>
      <w:bookmarkEnd w:id="248"/>
      <w:bookmarkEnd w:id="249"/>
      <w:bookmarkEnd w:id="250"/>
    </w:p>
    <w:p w14:paraId="717C3283" w14:textId="77777777" w:rsidR="00160A67" w:rsidRDefault="00160A67">
      <w:pPr>
        <w:spacing w:beforeLines="50" w:before="120" w:line="360" w:lineRule="auto"/>
        <w:ind w:firstLineChars="200" w:firstLine="480"/>
        <w:jc w:val="both"/>
        <w:rPr>
          <w:rFonts w:ascii="Times New Roman" w:eastAsia="宋体" w:hAnsi="Times New Roman" w:cs="Times New Roman"/>
        </w:rPr>
      </w:pPr>
    </w:p>
    <w:p w14:paraId="44AABB02" w14:textId="53D3C3A9" w:rsidR="00160A67" w:rsidRDefault="00000000">
      <w:pPr>
        <w:spacing w:beforeLines="50" w:before="120" w:line="360" w:lineRule="auto"/>
        <w:ind w:firstLineChars="200" w:firstLine="480"/>
        <w:jc w:val="both"/>
        <w:rPr>
          <w:rFonts w:ascii="Times New Roman" w:eastAsia="宋体" w:hAnsi="Times New Roman" w:cs="Times New Roman"/>
          <w:color w:val="000000" w:themeColor="text1"/>
        </w:rPr>
      </w:pPr>
      <w:r>
        <w:rPr>
          <w:rFonts w:ascii="Times New Roman" w:eastAsia="宋体" w:hAnsi="Times New Roman" w:cs="Times New Roman"/>
        </w:rPr>
        <w:t>根据可比性分析得出，</w:t>
      </w:r>
      <w:bookmarkStart w:id="251" w:name="_Hlk163656682"/>
      <w:r>
        <w:rPr>
          <w:rFonts w:ascii="Times New Roman" w:eastAsia="宋体" w:hAnsi="Times New Roman" w:cs="Times New Roman"/>
        </w:rPr>
        <w:t>可比公司</w:t>
      </w:r>
      <w:r>
        <w:rPr>
          <w:rFonts w:ascii="Times New Roman" w:eastAsia="宋体" w:hAnsi="Times New Roman" w:cs="Times New Roman"/>
          <w:color w:val="000000" w:themeColor="text1"/>
        </w:rPr>
        <w:t>在</w:t>
      </w:r>
      <w:bookmarkStart w:id="252" w:name="历年数据的使用"/>
      <w:r>
        <w:rPr>
          <w:rStyle w:val="aff9"/>
          <w:rFonts w:ascii="Times New Roman" w:eastAsia="宋体" w:hAnsi="Times New Roman" w:cs="Times New Roman"/>
          <w:color w:val="FF0000"/>
        </w:rPr>
        <w:t>{</w:t>
      </w:r>
      <w:del w:id="253" w:author="Tian Su" w:date="2024-12-30T11:30:00Z" w16du:dateUtc="2024-12-30T03:30:00Z">
        <w:r w:rsidDel="00FE6E4A">
          <w:rPr>
            <w:rStyle w:val="aff9"/>
            <w:rFonts w:ascii="Times New Roman" w:eastAsia="宋体" w:hAnsi="Times New Roman" w:cs="Times New Roman"/>
            <w:color w:val="FF0000"/>
          </w:rPr>
          <w:delText>20XX</w:delText>
        </w:r>
      </w:del>
      <w:ins w:id="254"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至</w:t>
      </w:r>
      <w:del w:id="255" w:author="Tian Su" w:date="2024-12-30T11:30:00Z" w16du:dateUtc="2024-12-30T03:30:00Z">
        <w:r w:rsidDel="00FE6E4A">
          <w:rPr>
            <w:rStyle w:val="aff9"/>
            <w:rFonts w:ascii="Times New Roman" w:eastAsia="宋体" w:hAnsi="Times New Roman" w:cs="Times New Roman"/>
            <w:color w:val="FF0000"/>
          </w:rPr>
          <w:delText>20XX</w:delText>
        </w:r>
      </w:del>
      <w:ins w:id="256"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w:t>
      </w:r>
      <w:bookmarkEnd w:id="251"/>
      <w:bookmarkEnd w:id="252"/>
      <w:r>
        <w:rPr>
          <w:rFonts w:ascii="Times New Roman" w:eastAsia="宋体" w:hAnsi="Times New Roman" w:cs="Times New Roman"/>
          <w:color w:val="000000" w:themeColor="text1"/>
        </w:rPr>
        <w:t>三年加权平均</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完全成本加成率或息税前营业利润率</w:t>
      </w:r>
      <w:r>
        <w:rPr>
          <w:rStyle w:val="aff9"/>
          <w:rFonts w:ascii="Times New Roman" w:eastAsia="宋体" w:hAnsi="Times New Roman" w:cs="Times New Roman"/>
          <w:color w:val="FF0000"/>
        </w:rPr>
        <w:t>}</w:t>
      </w:r>
      <w:r>
        <w:rPr>
          <w:rFonts w:ascii="Times New Roman" w:eastAsia="宋体" w:hAnsi="Times New Roman" w:cs="Times New Roman"/>
          <w:color w:val="000000" w:themeColor="text1"/>
        </w:rPr>
        <w:t>的四分位区间如下：</w:t>
      </w:r>
    </w:p>
    <w:p w14:paraId="64D51976" w14:textId="77777777" w:rsidR="00160A67" w:rsidRDefault="00160A67">
      <w:pPr>
        <w:rPr>
          <w:rFonts w:ascii="Arial" w:eastAsia="黑体" w:hAnsi="Arial" w:cs="Arial"/>
          <w:color w:val="000000" w:themeColor="text1"/>
        </w:rPr>
      </w:pPr>
    </w:p>
    <w:p w14:paraId="5E3EA69F" w14:textId="6DE934A3" w:rsidR="00160A67" w:rsidRDefault="00000000">
      <w:pPr>
        <w:pStyle w:val="ac"/>
        <w:keepNext/>
        <w:ind w:firstLine="482"/>
        <w:jc w:val="center"/>
        <w:rPr>
          <w:rFonts w:ascii="Times New Roman" w:eastAsia="宋体" w:hAnsi="Times New Roman" w:cs="Times New Roman"/>
          <w:szCs w:val="24"/>
        </w:rPr>
      </w:pPr>
      <w:bookmarkStart w:id="257" w:name="_Toc143535392"/>
      <w:r>
        <w:rPr>
          <w:rFonts w:ascii="Times New Roman" w:eastAsia="宋体" w:hAnsi="Times New Roman" w:cs="Times New Roman"/>
          <w:szCs w:val="24"/>
        </w:rPr>
        <w:t>表</w:t>
      </w:r>
      <w:r>
        <w:rPr>
          <w:rFonts w:ascii="Times New Roman" w:eastAsia="宋体" w:hAnsi="Times New Roman" w:cs="Times New Roman"/>
          <w:szCs w:val="24"/>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w:t>
      </w:r>
      <w:r>
        <w:rPr>
          <w:rFonts w:ascii="Times New Roman" w:eastAsia="宋体" w:hAnsi="Times New Roman" w:cs="Times New Roman"/>
        </w:rPr>
        <w:fldChar w:fldCharType="end"/>
      </w:r>
      <w:r>
        <w:rPr>
          <w:rFonts w:ascii="Times New Roman" w:eastAsia="宋体" w:hAnsi="Times New Roman" w:cs="Times New Roman"/>
          <w:szCs w:val="24"/>
        </w:rPr>
        <w:t>：可比公司</w:t>
      </w:r>
      <w:r>
        <w:rPr>
          <w:rFonts w:ascii="Times New Roman" w:eastAsia="宋体" w:hAnsi="Times New Roman" w:cs="Times New Roman"/>
          <w:color w:val="FF0000"/>
          <w:szCs w:val="24"/>
        </w:rPr>
        <w:t>{</w:t>
      </w:r>
      <w:ins w:id="258" w:author="Tian Su" w:date="2025-01-04T22:53:00Z" w16du:dateUtc="2025-01-04T14:53:00Z">
        <w:r w:rsidR="00454AAD">
          <w:rPr>
            <w:rFonts w:ascii="Times New Roman" w:eastAsia="宋体" w:hAnsi="Times New Roman" w:cs="Times New Roman" w:hint="eastAsia"/>
            <w:color w:val="FF0000"/>
            <w:szCs w:val="24"/>
          </w:rPr>
          <w:t>（</w:t>
        </w:r>
      </w:ins>
      <w:del w:id="259" w:author="Tian Su" w:date="2024-12-30T11:30:00Z" w16du:dateUtc="2024-12-30T03:30:00Z">
        <w:r w:rsidDel="00FE6E4A">
          <w:rPr>
            <w:rFonts w:ascii="Times New Roman" w:eastAsia="宋体" w:hAnsi="Times New Roman" w:cs="Times New Roman"/>
            <w:color w:val="FF0000"/>
            <w:szCs w:val="24"/>
          </w:rPr>
          <w:delText>20XX</w:delText>
        </w:r>
      </w:del>
      <w:ins w:id="260" w:author="Tian Su" w:date="2024-12-30T11:30:00Z" w16du:dateUtc="2024-12-30T03:30:00Z">
        <w:r w:rsidR="00FE6E4A">
          <w:rPr>
            <w:rFonts w:ascii="Times New Roman" w:eastAsia="宋体" w:hAnsi="Times New Roman" w:cs="Times New Roman"/>
            <w:color w:val="FF0000"/>
            <w:szCs w:val="24"/>
          </w:rPr>
          <w:t>【清单模板</w:t>
        </w:r>
        <w:r w:rsidR="00FE6E4A">
          <w:rPr>
            <w:rFonts w:ascii="Times New Roman" w:eastAsia="宋体" w:hAnsi="Times New Roman" w:cs="Times New Roman"/>
            <w:color w:val="FF0000"/>
            <w:szCs w:val="24"/>
          </w:rPr>
          <w:t>-</w:t>
        </w:r>
        <w:r w:rsidR="00FE6E4A">
          <w:rPr>
            <w:rFonts w:ascii="Times New Roman" w:eastAsia="宋体" w:hAnsi="Times New Roman" w:cs="Times New Roman"/>
            <w:color w:val="FF0000"/>
            <w:szCs w:val="24"/>
          </w:rPr>
          <w:t>数据表</w:t>
        </w:r>
        <w:r w:rsidR="00FE6E4A">
          <w:rPr>
            <w:rFonts w:ascii="Times New Roman" w:eastAsia="宋体" w:hAnsi="Times New Roman" w:cs="Times New Roman"/>
            <w:color w:val="FF0000"/>
            <w:szCs w:val="24"/>
          </w:rPr>
          <w:t>B2</w:t>
        </w:r>
        <w:r w:rsidR="00FE6E4A">
          <w:rPr>
            <w:rFonts w:ascii="Times New Roman" w:eastAsia="宋体" w:hAnsi="Times New Roman" w:cs="Times New Roman"/>
            <w:color w:val="FF0000"/>
            <w:szCs w:val="24"/>
          </w:rPr>
          <w:t>】</w:t>
        </w:r>
      </w:ins>
      <w:ins w:id="261" w:author="Tian Su" w:date="2025-01-04T22:53:00Z" w16du:dateUtc="2025-01-04T14:53:00Z">
        <w:r w:rsidR="00454AAD">
          <w:rPr>
            <w:rFonts w:ascii="Times New Roman" w:eastAsia="宋体" w:hAnsi="Times New Roman" w:cs="Times New Roman" w:hint="eastAsia"/>
            <w:color w:val="FF0000"/>
            <w:szCs w:val="24"/>
          </w:rPr>
          <w:t>-2</w:t>
        </w:r>
        <w:r w:rsidR="00454AAD">
          <w:rPr>
            <w:rFonts w:ascii="Times New Roman" w:eastAsia="宋体" w:hAnsi="Times New Roman" w:cs="Times New Roman" w:hint="eastAsia"/>
            <w:color w:val="FF0000"/>
            <w:szCs w:val="24"/>
          </w:rPr>
          <w:t>）</w:t>
        </w:r>
      </w:ins>
      <w:r>
        <w:rPr>
          <w:rFonts w:ascii="Times New Roman" w:eastAsia="宋体" w:hAnsi="Times New Roman" w:cs="Times New Roman"/>
          <w:color w:val="FF0000"/>
          <w:szCs w:val="24"/>
        </w:rPr>
        <w:t>至</w:t>
      </w:r>
      <w:del w:id="262" w:author="Tian Su" w:date="2024-12-30T11:30:00Z" w16du:dateUtc="2024-12-30T03:30:00Z">
        <w:r w:rsidDel="00FE6E4A">
          <w:rPr>
            <w:rFonts w:ascii="Times New Roman" w:eastAsia="宋体" w:hAnsi="Times New Roman" w:cs="Times New Roman"/>
            <w:color w:val="FF0000"/>
            <w:szCs w:val="24"/>
          </w:rPr>
          <w:delText>20XX</w:delText>
        </w:r>
      </w:del>
      <w:ins w:id="263" w:author="Tian Su" w:date="2024-12-30T11:30:00Z" w16du:dateUtc="2024-12-30T03:30:00Z">
        <w:r w:rsidR="00FE6E4A">
          <w:rPr>
            <w:rFonts w:ascii="Times New Roman" w:eastAsia="宋体" w:hAnsi="Times New Roman" w:cs="Times New Roman"/>
            <w:color w:val="FF0000"/>
            <w:szCs w:val="24"/>
          </w:rPr>
          <w:t>【清单模板</w:t>
        </w:r>
        <w:r w:rsidR="00FE6E4A">
          <w:rPr>
            <w:rFonts w:ascii="Times New Roman" w:eastAsia="宋体" w:hAnsi="Times New Roman" w:cs="Times New Roman"/>
            <w:color w:val="FF0000"/>
            <w:szCs w:val="24"/>
          </w:rPr>
          <w:t>-</w:t>
        </w:r>
        <w:r w:rsidR="00FE6E4A">
          <w:rPr>
            <w:rFonts w:ascii="Times New Roman" w:eastAsia="宋体" w:hAnsi="Times New Roman" w:cs="Times New Roman"/>
            <w:color w:val="FF0000"/>
            <w:szCs w:val="24"/>
          </w:rPr>
          <w:t>数据表</w:t>
        </w:r>
        <w:r w:rsidR="00FE6E4A">
          <w:rPr>
            <w:rFonts w:ascii="Times New Roman" w:eastAsia="宋体" w:hAnsi="Times New Roman" w:cs="Times New Roman"/>
            <w:color w:val="FF0000"/>
            <w:szCs w:val="24"/>
          </w:rPr>
          <w:t>B2</w:t>
        </w:r>
        <w:r w:rsidR="00FE6E4A">
          <w:rPr>
            <w:rFonts w:ascii="Times New Roman" w:eastAsia="宋体" w:hAnsi="Times New Roman" w:cs="Times New Roman"/>
            <w:color w:val="FF0000"/>
            <w:szCs w:val="24"/>
          </w:rPr>
          <w:t>】</w:t>
        </w:r>
      </w:ins>
      <w:r>
        <w:rPr>
          <w:rFonts w:ascii="Times New Roman" w:eastAsia="宋体" w:hAnsi="Times New Roman" w:cs="Times New Roman"/>
          <w:color w:val="FF0000"/>
          <w:szCs w:val="24"/>
        </w:rPr>
        <w:t>}</w:t>
      </w:r>
      <w:r>
        <w:rPr>
          <w:rFonts w:ascii="Times New Roman" w:eastAsia="宋体" w:hAnsi="Times New Roman" w:cs="Times New Roman"/>
          <w:szCs w:val="24"/>
        </w:rPr>
        <w:t>年度</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完全成本加成率或息税前营业利润率</w:t>
      </w:r>
      <w:r>
        <w:rPr>
          <w:rStyle w:val="aff9"/>
          <w:rFonts w:ascii="Times New Roman" w:eastAsia="宋体" w:hAnsi="Times New Roman" w:cs="Times New Roman"/>
          <w:color w:val="FF0000"/>
        </w:rPr>
        <w:t>}</w:t>
      </w:r>
      <w:r>
        <w:rPr>
          <w:rFonts w:ascii="Times New Roman" w:eastAsia="宋体" w:hAnsi="Times New Roman" w:cs="Times New Roman"/>
          <w:szCs w:val="24"/>
        </w:rPr>
        <w:t>独立交易区间</w:t>
      </w:r>
      <w:bookmarkEnd w:id="257"/>
    </w:p>
    <w:p w14:paraId="248B0B0A" w14:textId="77777777" w:rsidR="00160A67" w:rsidRDefault="00160A67">
      <w:pPr>
        <w:ind w:firstLineChars="200" w:firstLine="480"/>
        <w:rPr>
          <w:rFonts w:ascii="Arial" w:eastAsia="黑体" w:hAnsi="Arial" w:cs="Arial"/>
        </w:rPr>
      </w:pPr>
    </w:p>
    <w:tbl>
      <w:tblPr>
        <w:tblStyle w:val="afe"/>
        <w:tblW w:w="3457" w:type="pct"/>
        <w:tblInd w:w="1458" w:type="dxa"/>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2725"/>
        <w:gridCol w:w="3516"/>
      </w:tblGrid>
      <w:tr w:rsidR="00160A67" w14:paraId="60CAFF60" w14:textId="77777777">
        <w:trPr>
          <w:trHeight w:val="432"/>
          <w:tblHeader/>
        </w:trPr>
        <w:tc>
          <w:tcPr>
            <w:tcW w:w="2183" w:type="pct"/>
            <w:tcBorders>
              <w:tl2br w:val="nil"/>
              <w:tr2bl w:val="nil"/>
            </w:tcBorders>
            <w:shd w:val="clear" w:color="auto" w:fill="06A2E0" w:themeFill="accent1"/>
            <w:vAlign w:val="center"/>
          </w:tcPr>
          <w:p w14:paraId="053339FB"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iCs/>
                <w:color w:val="FFFFFF" w:themeColor="background1"/>
                <w:sz w:val="20"/>
                <w:szCs w:val="20"/>
              </w:rPr>
              <w:t>四分位区间</w:t>
            </w:r>
          </w:p>
        </w:tc>
        <w:tc>
          <w:tcPr>
            <w:tcW w:w="2817" w:type="pct"/>
            <w:tcBorders>
              <w:tl2br w:val="nil"/>
              <w:tr2bl w:val="nil"/>
            </w:tcBorders>
            <w:shd w:val="clear" w:color="auto" w:fill="06A2E0" w:themeFill="accent1"/>
            <w:vAlign w:val="center"/>
          </w:tcPr>
          <w:p w14:paraId="19440044" w14:textId="77777777" w:rsidR="00160A67" w:rsidRDefault="00000000">
            <w:pPr>
              <w:ind w:firstLine="402"/>
              <w:jc w:val="center"/>
              <w:rPr>
                <w:rFonts w:ascii="Times New Roman" w:eastAsia="宋体" w:hAnsi="Times New Roman" w:cs="Times New Roman"/>
                <w:color w:val="FFFFFF" w:themeColor="background1"/>
                <w:sz w:val="20"/>
                <w:szCs w:val="20"/>
              </w:rPr>
            </w:pPr>
            <w:r>
              <w:rPr>
                <w:rFonts w:ascii="Times New Roman" w:eastAsia="宋体" w:hAnsi="Times New Roman" w:cs="Times New Roman"/>
                <w:b/>
                <w:bCs/>
                <w:iCs/>
                <w:color w:val="FFFFFF" w:themeColor="background1"/>
                <w:sz w:val="20"/>
                <w:szCs w:val="20"/>
              </w:rPr>
              <w:t>加权平均</w:t>
            </w:r>
            <w:r>
              <w:rPr>
                <w:rFonts w:ascii="Times New Roman" w:eastAsia="宋体" w:hAnsi="Times New Roman" w:cs="Times New Roman"/>
                <w:b/>
                <w:bCs/>
                <w:iCs/>
                <w:color w:val="FF0000"/>
                <w:sz w:val="20"/>
                <w:szCs w:val="20"/>
              </w:rPr>
              <w:t>{</w:t>
            </w:r>
            <w:r>
              <w:rPr>
                <w:rFonts w:ascii="Times New Roman" w:eastAsia="宋体" w:hAnsi="Times New Roman" w:cs="Times New Roman"/>
                <w:b/>
                <w:bCs/>
                <w:iCs/>
                <w:color w:val="FF0000"/>
                <w:sz w:val="20"/>
                <w:szCs w:val="20"/>
              </w:rPr>
              <w:t>完全成本加成率或息税前营业利润率</w:t>
            </w:r>
            <w:r>
              <w:rPr>
                <w:rFonts w:ascii="Times New Roman" w:eastAsia="宋体" w:hAnsi="Times New Roman" w:cs="Times New Roman"/>
                <w:b/>
                <w:bCs/>
                <w:iCs/>
                <w:color w:val="FF0000"/>
                <w:sz w:val="20"/>
                <w:szCs w:val="20"/>
              </w:rPr>
              <w:t>}</w:t>
            </w:r>
          </w:p>
        </w:tc>
      </w:tr>
      <w:tr w:rsidR="00160A67" w14:paraId="23875A1B" w14:textId="77777777">
        <w:trPr>
          <w:trHeight w:val="432"/>
        </w:trPr>
        <w:tc>
          <w:tcPr>
            <w:tcW w:w="2183" w:type="pct"/>
            <w:tcBorders>
              <w:tl2br w:val="nil"/>
              <w:tr2bl w:val="nil"/>
            </w:tcBorders>
            <w:shd w:val="clear" w:color="auto" w:fill="F2F2F2" w:themeFill="background1" w:themeFillShade="F2"/>
            <w:vAlign w:val="center"/>
          </w:tcPr>
          <w:p w14:paraId="66B3FB6F" w14:textId="77777777" w:rsidR="00160A67" w:rsidRDefault="00000000">
            <w:pPr>
              <w:pStyle w:val="aff8"/>
              <w:ind w:firstLine="400"/>
              <w:jc w:val="center"/>
              <w:rPr>
                <w:rFonts w:ascii="Times New Roman" w:eastAsia="宋体" w:hAnsi="Times New Roman" w:cs="Times New Roman"/>
                <w:color w:val="auto"/>
                <w:sz w:val="20"/>
                <w:szCs w:val="20"/>
              </w:rPr>
            </w:pPr>
            <w:r>
              <w:rPr>
                <w:rFonts w:ascii="Times New Roman" w:eastAsia="宋体" w:hAnsi="Times New Roman" w:cs="Times New Roman"/>
                <w:color w:val="000000"/>
                <w:sz w:val="20"/>
                <w:szCs w:val="20"/>
              </w:rPr>
              <w:t>可比公司数量</w:t>
            </w:r>
          </w:p>
        </w:tc>
        <w:tc>
          <w:tcPr>
            <w:tcW w:w="2817" w:type="pct"/>
            <w:tcBorders>
              <w:tl2br w:val="nil"/>
              <w:tr2bl w:val="nil"/>
            </w:tcBorders>
            <w:shd w:val="clear" w:color="auto" w:fill="F2F2F2" w:themeFill="background1" w:themeFillShade="F2"/>
            <w:vAlign w:val="center"/>
          </w:tcPr>
          <w:p w14:paraId="21C1D14E" w14:textId="1A9E416A" w:rsidR="00160A67" w:rsidRDefault="000C0D5F">
            <w:pPr>
              <w:pStyle w:val="aff8"/>
              <w:ind w:firstLine="400"/>
              <w:jc w:val="center"/>
              <w:rPr>
                <w:rFonts w:ascii="Times New Roman" w:eastAsia="宋体" w:hAnsi="Times New Roman" w:cs="Times New Roman"/>
                <w:color w:val="auto"/>
                <w:sz w:val="20"/>
                <w:szCs w:val="20"/>
                <w:highlight w:val="yellow"/>
              </w:rPr>
            </w:pPr>
            <w:bookmarkStart w:id="264" w:name="观测样本数量"/>
            <w:ins w:id="265" w:author="Tian Su" w:date="2025-01-04T22:49:00Z" w16du:dateUtc="2025-01-04T14:49:00Z">
              <w:r>
                <w:rPr>
                  <w:rFonts w:ascii="Times New Roman" w:eastAsia="宋体" w:hAnsi="Times New Roman" w:cs="Times New Roman" w:hint="eastAsia"/>
                  <w:color w:val="FF0000"/>
                  <w:sz w:val="20"/>
                  <w:szCs w:val="20"/>
                </w:rPr>
                <w:t>【</w:t>
              </w:r>
            </w:ins>
            <w:del w:id="266" w:author="Tian Su" w:date="2025-01-04T22:48:00Z" w16du:dateUtc="2025-01-04T14:48:00Z">
              <w:r w:rsidDel="000C0D5F">
                <w:rPr>
                  <w:rFonts w:ascii="Times New Roman" w:eastAsia="宋体" w:hAnsi="Times New Roman" w:cs="Times New Roman"/>
                  <w:color w:val="FF0000"/>
                  <w:sz w:val="20"/>
                  <w:szCs w:val="20"/>
                </w:rPr>
                <w:delText>{X1X}</w:delText>
              </w:r>
            </w:del>
            <w:bookmarkEnd w:id="264"/>
            <w:ins w:id="267" w:author="Tian Su" w:date="2025-01-04T22:48:00Z" w16du:dateUtc="2025-01-04T14:48:00Z">
              <w:r>
                <w:rPr>
                  <w:rFonts w:ascii="Times New Roman" w:eastAsia="宋体" w:hAnsi="Times New Roman" w:cs="Times New Roman" w:hint="eastAsia"/>
                  <w:color w:val="FF0000"/>
                  <w:sz w:val="20"/>
                  <w:szCs w:val="20"/>
                </w:rPr>
                <w:t>BVD</w:t>
              </w:r>
              <w:r>
                <w:rPr>
                  <w:rFonts w:ascii="Times New Roman" w:eastAsia="宋体" w:hAnsi="Times New Roman" w:cs="Times New Roman" w:hint="eastAsia"/>
                  <w:color w:val="FF0000"/>
                  <w:sz w:val="20"/>
                  <w:szCs w:val="20"/>
                </w:rPr>
                <w:t>数据模板</w:t>
              </w:r>
              <w:r>
                <w:rPr>
                  <w:rFonts w:ascii="Times New Roman" w:eastAsia="宋体" w:hAnsi="Times New Roman" w:cs="Times New Roman" w:hint="eastAsia"/>
                  <w:color w:val="FF0000"/>
                  <w:sz w:val="20"/>
                  <w:szCs w:val="20"/>
                </w:rPr>
                <w:t>-</w:t>
              </w:r>
            </w:ins>
            <w:ins w:id="268" w:author="Tian Su" w:date="2025-01-04T22:49:00Z" w16du:dateUtc="2025-01-04T14:49:00Z">
              <w:r>
                <w:rPr>
                  <w:rFonts w:ascii="Times New Roman" w:eastAsia="宋体" w:hAnsi="Times New Roman" w:cs="Times New Roman" w:hint="eastAsia"/>
                  <w:color w:val="FF0000"/>
                  <w:sz w:val="20"/>
                  <w:szCs w:val="20"/>
                </w:rPr>
                <w:t>数据表</w:t>
              </w:r>
              <w:r>
                <w:rPr>
                  <w:rFonts w:ascii="Times New Roman" w:eastAsia="宋体" w:hAnsi="Times New Roman" w:cs="Times New Roman" w:hint="eastAsia"/>
                  <w:color w:val="FF0000"/>
                  <w:sz w:val="20"/>
                  <w:szCs w:val="20"/>
                </w:rPr>
                <w:t>B1</w:t>
              </w:r>
              <w:r>
                <w:rPr>
                  <w:rFonts w:ascii="Times New Roman" w:eastAsia="宋体" w:hAnsi="Times New Roman" w:cs="Times New Roman" w:hint="eastAsia"/>
                  <w:color w:val="FF0000"/>
                  <w:sz w:val="20"/>
                  <w:szCs w:val="20"/>
                </w:rPr>
                <w:t>】</w:t>
              </w:r>
            </w:ins>
          </w:p>
        </w:tc>
      </w:tr>
      <w:tr w:rsidR="00160A67" w14:paraId="335B28CF" w14:textId="77777777">
        <w:trPr>
          <w:trHeight w:val="432"/>
        </w:trPr>
        <w:tc>
          <w:tcPr>
            <w:tcW w:w="2183" w:type="pct"/>
            <w:tcBorders>
              <w:tl2br w:val="nil"/>
              <w:tr2bl w:val="nil"/>
            </w:tcBorders>
            <w:shd w:val="clear" w:color="auto" w:fill="F2F2F2" w:themeFill="background1" w:themeFillShade="F2"/>
            <w:vAlign w:val="center"/>
          </w:tcPr>
          <w:p w14:paraId="1A987D33" w14:textId="77777777" w:rsidR="00160A67" w:rsidRDefault="00000000">
            <w:pPr>
              <w:pStyle w:val="aff8"/>
              <w:ind w:firstLine="400"/>
              <w:jc w:val="center"/>
              <w:rPr>
                <w:rFonts w:ascii="Times New Roman" w:eastAsia="宋体" w:hAnsi="Times New Roman" w:cs="Times New Roman"/>
                <w:color w:val="auto"/>
                <w:sz w:val="20"/>
                <w:szCs w:val="20"/>
              </w:rPr>
            </w:pPr>
            <w:r>
              <w:rPr>
                <w:rFonts w:ascii="Times New Roman" w:eastAsia="宋体" w:hAnsi="Times New Roman" w:cs="Times New Roman"/>
                <w:color w:val="000000"/>
                <w:sz w:val="20"/>
                <w:szCs w:val="20"/>
              </w:rPr>
              <w:t>上四分位值</w:t>
            </w:r>
          </w:p>
        </w:tc>
        <w:tc>
          <w:tcPr>
            <w:tcW w:w="2817" w:type="pct"/>
            <w:tcBorders>
              <w:tl2br w:val="nil"/>
              <w:tr2bl w:val="nil"/>
            </w:tcBorders>
            <w:shd w:val="clear" w:color="auto" w:fill="F2F2F2" w:themeFill="background1" w:themeFillShade="F2"/>
            <w:vAlign w:val="center"/>
          </w:tcPr>
          <w:p w14:paraId="6707DAA0" w14:textId="175B37E0" w:rsidR="00160A67" w:rsidRDefault="000C0D5F">
            <w:pPr>
              <w:pStyle w:val="aff8"/>
              <w:ind w:firstLine="400"/>
              <w:jc w:val="center"/>
              <w:rPr>
                <w:rFonts w:ascii="Times New Roman" w:eastAsia="宋体" w:hAnsi="Times New Roman" w:cs="Times New Roman"/>
                <w:color w:val="FF0000"/>
                <w:sz w:val="20"/>
                <w:szCs w:val="20"/>
              </w:rPr>
            </w:pPr>
            <w:bookmarkStart w:id="269" w:name="四分位最高值"/>
            <w:ins w:id="270" w:author="Tian Su" w:date="2025-01-04T22:50:00Z" w16du:dateUtc="2025-01-04T14:50:00Z">
              <w:r>
                <w:rPr>
                  <w:rFonts w:ascii="Times New Roman" w:eastAsia="宋体" w:hAnsi="Times New Roman" w:cs="Times New Roman" w:hint="eastAsia"/>
                  <w:color w:val="FF0000"/>
                  <w:sz w:val="20"/>
                  <w:szCs w:val="20"/>
                </w:rPr>
                <w:t>【</w:t>
              </w:r>
              <w:r>
                <w:rPr>
                  <w:rFonts w:ascii="Times New Roman" w:eastAsia="宋体" w:hAnsi="Times New Roman" w:cs="Times New Roman" w:hint="eastAsia"/>
                  <w:color w:val="FF0000"/>
                  <w:sz w:val="20"/>
                  <w:szCs w:val="20"/>
                </w:rPr>
                <w:t>BVD</w:t>
              </w:r>
              <w:r>
                <w:rPr>
                  <w:rFonts w:ascii="Times New Roman" w:eastAsia="宋体" w:hAnsi="Times New Roman" w:cs="Times New Roman" w:hint="eastAsia"/>
                  <w:color w:val="FF0000"/>
                  <w:sz w:val="20"/>
                  <w:szCs w:val="20"/>
                </w:rPr>
                <w:t>数据模板</w:t>
              </w:r>
              <w:r>
                <w:rPr>
                  <w:rFonts w:ascii="Times New Roman" w:eastAsia="宋体" w:hAnsi="Times New Roman" w:cs="Times New Roman" w:hint="eastAsia"/>
                  <w:color w:val="FF0000"/>
                  <w:sz w:val="20"/>
                  <w:szCs w:val="20"/>
                </w:rPr>
                <w:t>-</w:t>
              </w:r>
              <w:r>
                <w:rPr>
                  <w:rFonts w:ascii="Times New Roman" w:eastAsia="宋体" w:hAnsi="Times New Roman" w:cs="Times New Roman" w:hint="eastAsia"/>
                  <w:color w:val="FF0000"/>
                  <w:sz w:val="20"/>
                  <w:szCs w:val="20"/>
                </w:rPr>
                <w:t>数据表</w:t>
              </w:r>
              <w:r>
                <w:rPr>
                  <w:rFonts w:ascii="Times New Roman" w:eastAsia="宋体" w:hAnsi="Times New Roman" w:cs="Times New Roman" w:hint="eastAsia"/>
                  <w:color w:val="FF0000"/>
                  <w:sz w:val="20"/>
                  <w:szCs w:val="20"/>
                </w:rPr>
                <w:t>B2</w:t>
              </w:r>
              <w:r>
                <w:rPr>
                  <w:rFonts w:ascii="Times New Roman" w:eastAsia="宋体" w:hAnsi="Times New Roman" w:cs="Times New Roman" w:hint="eastAsia"/>
                  <w:color w:val="FF0000"/>
                  <w:sz w:val="20"/>
                  <w:szCs w:val="20"/>
                </w:rPr>
                <w:t>】</w:t>
              </w:r>
            </w:ins>
            <w:del w:id="271" w:author="Tian Su" w:date="2025-01-04T22:50:00Z" w16du:dateUtc="2025-01-04T14:50:00Z">
              <w:r w:rsidDel="000C0D5F">
                <w:rPr>
                  <w:rFonts w:ascii="Times New Roman" w:eastAsia="宋体" w:hAnsi="Times New Roman" w:cs="Times New Roman"/>
                  <w:color w:val="FF0000"/>
                  <w:sz w:val="20"/>
                  <w:szCs w:val="20"/>
                </w:rPr>
                <w:delText>{BB%}</w:delText>
              </w:r>
            </w:del>
            <w:bookmarkEnd w:id="269"/>
          </w:p>
        </w:tc>
      </w:tr>
      <w:tr w:rsidR="00160A67" w14:paraId="6FCFFFB5" w14:textId="77777777">
        <w:trPr>
          <w:trHeight w:val="432"/>
        </w:trPr>
        <w:tc>
          <w:tcPr>
            <w:tcW w:w="2183" w:type="pct"/>
            <w:tcBorders>
              <w:tl2br w:val="nil"/>
              <w:tr2bl w:val="nil"/>
            </w:tcBorders>
            <w:shd w:val="clear" w:color="auto" w:fill="F2F2F2" w:themeFill="background1" w:themeFillShade="F2"/>
            <w:vAlign w:val="center"/>
          </w:tcPr>
          <w:p w14:paraId="4B394A44"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color w:val="000000"/>
                <w:sz w:val="20"/>
                <w:szCs w:val="20"/>
              </w:rPr>
              <w:t>中位值</w:t>
            </w:r>
          </w:p>
        </w:tc>
        <w:tc>
          <w:tcPr>
            <w:tcW w:w="2817" w:type="pct"/>
            <w:tcBorders>
              <w:tl2br w:val="nil"/>
              <w:tr2bl w:val="nil"/>
            </w:tcBorders>
            <w:shd w:val="clear" w:color="auto" w:fill="F2F2F2" w:themeFill="background1" w:themeFillShade="F2"/>
            <w:vAlign w:val="center"/>
          </w:tcPr>
          <w:p w14:paraId="6FE2EDF7" w14:textId="11B7AE0B" w:rsidR="00160A67" w:rsidRDefault="000C0D5F">
            <w:pPr>
              <w:ind w:firstLine="400"/>
              <w:jc w:val="center"/>
              <w:rPr>
                <w:rFonts w:ascii="Times New Roman" w:eastAsia="宋体" w:hAnsi="Times New Roman" w:cs="Times New Roman"/>
                <w:color w:val="FF0000"/>
                <w:sz w:val="20"/>
                <w:szCs w:val="20"/>
              </w:rPr>
            </w:pPr>
            <w:bookmarkStart w:id="272" w:name="四分位中位值"/>
            <w:ins w:id="273" w:author="Tian Su" w:date="2025-01-04T22:50:00Z" w16du:dateUtc="2025-01-04T14:50:00Z">
              <w:r>
                <w:rPr>
                  <w:rFonts w:ascii="Times New Roman" w:eastAsia="宋体" w:hAnsi="Times New Roman" w:cs="Times New Roman" w:hint="eastAsia"/>
                  <w:color w:val="FF0000"/>
                  <w:sz w:val="20"/>
                  <w:szCs w:val="20"/>
                </w:rPr>
                <w:t>【</w:t>
              </w:r>
              <w:r>
                <w:rPr>
                  <w:rFonts w:ascii="Times New Roman" w:eastAsia="宋体" w:hAnsi="Times New Roman" w:cs="Times New Roman" w:hint="eastAsia"/>
                  <w:color w:val="FF0000"/>
                  <w:sz w:val="20"/>
                  <w:szCs w:val="20"/>
                </w:rPr>
                <w:t>BVD</w:t>
              </w:r>
              <w:r>
                <w:rPr>
                  <w:rFonts w:ascii="Times New Roman" w:eastAsia="宋体" w:hAnsi="Times New Roman" w:cs="Times New Roman" w:hint="eastAsia"/>
                  <w:color w:val="FF0000"/>
                  <w:sz w:val="20"/>
                  <w:szCs w:val="20"/>
                </w:rPr>
                <w:t>数据模板</w:t>
              </w:r>
              <w:r>
                <w:rPr>
                  <w:rFonts w:ascii="Times New Roman" w:eastAsia="宋体" w:hAnsi="Times New Roman" w:cs="Times New Roman" w:hint="eastAsia"/>
                  <w:color w:val="FF0000"/>
                  <w:sz w:val="20"/>
                  <w:szCs w:val="20"/>
                </w:rPr>
                <w:t>-</w:t>
              </w:r>
              <w:r>
                <w:rPr>
                  <w:rFonts w:ascii="Times New Roman" w:eastAsia="宋体" w:hAnsi="Times New Roman" w:cs="Times New Roman" w:hint="eastAsia"/>
                  <w:color w:val="FF0000"/>
                  <w:sz w:val="20"/>
                  <w:szCs w:val="20"/>
                </w:rPr>
                <w:t>数据表</w:t>
              </w:r>
              <w:r>
                <w:rPr>
                  <w:rFonts w:ascii="Times New Roman" w:eastAsia="宋体" w:hAnsi="Times New Roman" w:cs="Times New Roman" w:hint="eastAsia"/>
                  <w:color w:val="FF0000"/>
                  <w:sz w:val="20"/>
                  <w:szCs w:val="20"/>
                </w:rPr>
                <w:t>B3</w:t>
              </w:r>
              <w:r>
                <w:rPr>
                  <w:rFonts w:ascii="Times New Roman" w:eastAsia="宋体" w:hAnsi="Times New Roman" w:cs="Times New Roman" w:hint="eastAsia"/>
                  <w:color w:val="FF0000"/>
                  <w:sz w:val="20"/>
                  <w:szCs w:val="20"/>
                </w:rPr>
                <w:t>】</w:t>
              </w:r>
            </w:ins>
            <w:del w:id="274" w:author="Tian Su" w:date="2025-01-04T22:50:00Z" w16du:dateUtc="2025-01-04T14:50:00Z">
              <w:r w:rsidDel="000C0D5F">
                <w:rPr>
                  <w:rFonts w:ascii="Times New Roman" w:eastAsia="宋体" w:hAnsi="Times New Roman" w:cs="Times New Roman"/>
                  <w:color w:val="FF0000"/>
                  <w:sz w:val="20"/>
                  <w:szCs w:val="20"/>
                </w:rPr>
                <w:delText>{CC%}</w:delText>
              </w:r>
            </w:del>
            <w:bookmarkEnd w:id="272"/>
          </w:p>
        </w:tc>
      </w:tr>
      <w:tr w:rsidR="00160A67" w14:paraId="10DC9EF4" w14:textId="77777777">
        <w:trPr>
          <w:trHeight w:val="432"/>
        </w:trPr>
        <w:tc>
          <w:tcPr>
            <w:tcW w:w="2183" w:type="pct"/>
            <w:tcBorders>
              <w:tl2br w:val="nil"/>
              <w:tr2bl w:val="nil"/>
            </w:tcBorders>
            <w:shd w:val="clear" w:color="auto" w:fill="F2F2F2" w:themeFill="background1" w:themeFillShade="F2"/>
            <w:vAlign w:val="center"/>
          </w:tcPr>
          <w:p w14:paraId="1991C103"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color w:val="000000"/>
                <w:sz w:val="20"/>
                <w:szCs w:val="20"/>
              </w:rPr>
              <w:t>下四分位值</w:t>
            </w:r>
          </w:p>
        </w:tc>
        <w:tc>
          <w:tcPr>
            <w:tcW w:w="2817" w:type="pct"/>
            <w:tcBorders>
              <w:tl2br w:val="nil"/>
              <w:tr2bl w:val="nil"/>
            </w:tcBorders>
            <w:shd w:val="clear" w:color="auto" w:fill="F2F2F2" w:themeFill="background1" w:themeFillShade="F2"/>
            <w:vAlign w:val="center"/>
          </w:tcPr>
          <w:p w14:paraId="07A6461E" w14:textId="1058C828" w:rsidR="00160A67" w:rsidRDefault="000C0D5F">
            <w:pPr>
              <w:ind w:firstLine="400"/>
              <w:jc w:val="center"/>
              <w:rPr>
                <w:rFonts w:ascii="Times New Roman" w:eastAsia="宋体" w:hAnsi="Times New Roman" w:cs="Times New Roman"/>
                <w:color w:val="FF0000"/>
                <w:sz w:val="20"/>
                <w:szCs w:val="20"/>
              </w:rPr>
            </w:pPr>
            <w:bookmarkStart w:id="275" w:name="四分位最低值"/>
            <w:ins w:id="276" w:author="Tian Su" w:date="2025-01-04T22:50:00Z" w16du:dateUtc="2025-01-04T14:50:00Z">
              <w:r>
                <w:rPr>
                  <w:rFonts w:ascii="Times New Roman" w:eastAsia="宋体" w:hAnsi="Times New Roman" w:cs="Times New Roman" w:hint="eastAsia"/>
                  <w:color w:val="FF0000"/>
                  <w:sz w:val="20"/>
                  <w:szCs w:val="20"/>
                </w:rPr>
                <w:t>【</w:t>
              </w:r>
              <w:r>
                <w:rPr>
                  <w:rFonts w:ascii="Times New Roman" w:eastAsia="宋体" w:hAnsi="Times New Roman" w:cs="Times New Roman" w:hint="eastAsia"/>
                  <w:color w:val="FF0000"/>
                  <w:sz w:val="20"/>
                  <w:szCs w:val="20"/>
                </w:rPr>
                <w:t>BVD</w:t>
              </w:r>
              <w:r>
                <w:rPr>
                  <w:rFonts w:ascii="Times New Roman" w:eastAsia="宋体" w:hAnsi="Times New Roman" w:cs="Times New Roman" w:hint="eastAsia"/>
                  <w:color w:val="FF0000"/>
                  <w:sz w:val="20"/>
                  <w:szCs w:val="20"/>
                </w:rPr>
                <w:t>数据模板</w:t>
              </w:r>
              <w:r>
                <w:rPr>
                  <w:rFonts w:ascii="Times New Roman" w:eastAsia="宋体" w:hAnsi="Times New Roman" w:cs="Times New Roman" w:hint="eastAsia"/>
                  <w:color w:val="FF0000"/>
                  <w:sz w:val="20"/>
                  <w:szCs w:val="20"/>
                </w:rPr>
                <w:t>-</w:t>
              </w:r>
              <w:r>
                <w:rPr>
                  <w:rFonts w:ascii="Times New Roman" w:eastAsia="宋体" w:hAnsi="Times New Roman" w:cs="Times New Roman" w:hint="eastAsia"/>
                  <w:color w:val="FF0000"/>
                  <w:sz w:val="20"/>
                  <w:szCs w:val="20"/>
                </w:rPr>
                <w:t>数据表</w:t>
              </w:r>
              <w:r>
                <w:rPr>
                  <w:rFonts w:ascii="Times New Roman" w:eastAsia="宋体" w:hAnsi="Times New Roman" w:cs="Times New Roman" w:hint="eastAsia"/>
                  <w:color w:val="FF0000"/>
                  <w:sz w:val="20"/>
                  <w:szCs w:val="20"/>
                </w:rPr>
                <w:t>B4</w:t>
              </w:r>
              <w:r>
                <w:rPr>
                  <w:rFonts w:ascii="Times New Roman" w:eastAsia="宋体" w:hAnsi="Times New Roman" w:cs="Times New Roman" w:hint="eastAsia"/>
                  <w:color w:val="FF0000"/>
                  <w:sz w:val="20"/>
                  <w:szCs w:val="20"/>
                </w:rPr>
                <w:t>】</w:t>
              </w:r>
            </w:ins>
            <w:del w:id="277" w:author="Tian Su" w:date="2025-01-04T22:50:00Z" w16du:dateUtc="2025-01-04T14:50:00Z">
              <w:r w:rsidDel="000C0D5F">
                <w:rPr>
                  <w:rFonts w:ascii="Times New Roman" w:eastAsia="宋体" w:hAnsi="Times New Roman" w:cs="Times New Roman"/>
                  <w:color w:val="FF0000"/>
                  <w:sz w:val="20"/>
                  <w:szCs w:val="20"/>
                </w:rPr>
                <w:delText>{DD%}</w:delText>
              </w:r>
            </w:del>
            <w:bookmarkEnd w:id="275"/>
          </w:p>
        </w:tc>
      </w:tr>
    </w:tbl>
    <w:p w14:paraId="7ACAB700" w14:textId="77777777" w:rsidR="00160A67" w:rsidRDefault="00160A67">
      <w:pPr>
        <w:ind w:firstLineChars="200" w:firstLine="480"/>
        <w:rPr>
          <w:rFonts w:ascii="Arial" w:eastAsia="黑体" w:hAnsi="Arial" w:cs="Arial"/>
        </w:rPr>
      </w:pPr>
    </w:p>
    <w:p w14:paraId="4DDB7C53" w14:textId="20C7A9E2"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proofErr w:type="gramStart"/>
      <w:r>
        <w:rPr>
          <w:rFonts w:ascii="Times New Roman" w:eastAsia="宋体" w:hAnsi="Times New Roman" w:cs="Times New Roman"/>
          <w:color w:val="FF0000"/>
        </w:rPr>
        <w:t>【</w:t>
      </w:r>
      <w:proofErr w:type="gramEnd"/>
      <w:r>
        <w:rPr>
          <w:rFonts w:ascii="Times New Roman" w:eastAsia="宋体" w:hAnsi="Times New Roman" w:cs="Times New Roman"/>
          <w:bCs/>
          <w:color w:val="FF0000"/>
        </w:rPr>
        <w:t>如果被测试方的结果位于四分位区间内，则采用以下结论。如高于四分位区间的上四分位</w:t>
      </w:r>
      <w:r>
        <w:rPr>
          <w:rFonts w:ascii="Times New Roman" w:eastAsia="宋体" w:hAnsi="Times New Roman" w:cs="Times New Roman"/>
          <w:color w:val="FF0000"/>
        </w:rPr>
        <w:t>，则将结论修改为：因此可以合理认为，从中国转让定价角度来看，</w:t>
      </w:r>
      <w:del w:id="27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proofErr w:type="gramStart"/>
      <w:ins w:id="279" w:author="Tian Su" w:date="2024-12-30T11:34:00Z" w16du:dateUtc="2024-12-30T03:34:00Z">
        <w:r w:rsidR="00FE6E4A">
          <w:rPr>
            <w:rFonts w:ascii="Times New Roman" w:eastAsia="宋体" w:hAnsi="Times New Roman" w:cs="Times New Roman"/>
            <w:color w:val="FF0000"/>
          </w:rPr>
          <w:t>【</w:t>
        </w:r>
        <w:proofErr w:type="gramEnd"/>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proofErr w:type="gramStart"/>
        <w:r w:rsidR="00FE6E4A">
          <w:rPr>
            <w:rFonts w:ascii="Times New Roman" w:eastAsia="宋体" w:hAnsi="Times New Roman" w:cs="Times New Roman"/>
            <w:color w:val="FF0000"/>
          </w:rPr>
          <w:t>】</w:t>
        </w:r>
      </w:ins>
      <w:proofErr w:type="gramEnd"/>
      <w:r>
        <w:rPr>
          <w:rFonts w:ascii="Times New Roman" w:eastAsia="宋体" w:hAnsi="Times New Roman" w:cs="Times New Roman"/>
          <w:color w:val="FF0000"/>
        </w:rPr>
        <w:t>在</w:t>
      </w:r>
      <w:del w:id="280" w:author="Tian Su" w:date="2024-12-30T11:30:00Z" w16du:dateUtc="2024-12-30T03:30:00Z">
        <w:r w:rsidDel="00FE6E4A">
          <w:rPr>
            <w:rFonts w:ascii="Times New Roman" w:eastAsia="宋体" w:hAnsi="Times New Roman" w:cs="Times New Roman"/>
            <w:color w:val="FF0000"/>
          </w:rPr>
          <w:delText>20XX</w:delText>
        </w:r>
      </w:del>
      <w:ins w:id="281"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FF0000"/>
        </w:rPr>
        <w:t>年度的关联交易转让定价安排中未处于不利地位，其转让定价安排未减少其应申报的应纳税收入或所得额。】</w:t>
      </w:r>
    </w:p>
    <w:p w14:paraId="783D69C5" w14:textId="251B83E4" w:rsidR="00160A67" w:rsidRDefault="00000000">
      <w:pPr>
        <w:spacing w:beforeLines="50" w:before="120" w:line="360" w:lineRule="auto"/>
        <w:ind w:firstLineChars="200" w:firstLine="480"/>
        <w:jc w:val="both"/>
        <w:rPr>
          <w:rFonts w:ascii="Times New Roman" w:eastAsia="宋体" w:hAnsi="Times New Roman" w:cs="Times New Roman"/>
          <w:color w:val="000000" w:themeColor="text1"/>
        </w:rPr>
      </w:pPr>
      <w:del w:id="282" w:author="Tian Su" w:date="2024-12-30T11:30:00Z" w16du:dateUtc="2024-12-30T03:30:00Z">
        <w:r w:rsidDel="00FE6E4A">
          <w:rPr>
            <w:rFonts w:ascii="Times New Roman" w:eastAsia="宋体" w:hAnsi="Times New Roman" w:cs="Times New Roman"/>
            <w:color w:val="FF0000"/>
          </w:rPr>
          <w:delText>20XX</w:delText>
        </w:r>
      </w:del>
      <w:ins w:id="283"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000000" w:themeColor="text1"/>
        </w:rPr>
        <w:t>年度，</w:t>
      </w:r>
      <w:del w:id="28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28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000000" w:themeColor="text1"/>
        </w:rPr>
        <w:t>的</w:t>
      </w:r>
      <w:r>
        <w:rPr>
          <w:rStyle w:val="aff9"/>
          <w:rFonts w:ascii="Times New Roman" w:eastAsia="宋体" w:hAnsi="Times New Roman" w:cs="Times New Roman"/>
          <w:color w:val="FF0000"/>
        </w:rPr>
        <w:t>{</w:t>
      </w:r>
      <w:r>
        <w:rPr>
          <w:rFonts w:ascii="Times New Roman" w:eastAsia="宋体" w:hAnsi="Times New Roman" w:cs="Times New Roman"/>
          <w:color w:val="FF0000"/>
        </w:rPr>
        <w:t>整体或关联交易分部</w:t>
      </w:r>
      <w:r>
        <w:rPr>
          <w:rFonts w:ascii="Times New Roman" w:eastAsia="宋体" w:hAnsi="Times New Roman" w:cs="Times New Roman"/>
          <w:color w:val="FF0000"/>
        </w:rPr>
        <w:t>}</w:t>
      </w:r>
      <w:r>
        <w:rPr>
          <w:rFonts w:ascii="Times New Roman" w:eastAsia="宋体" w:hAnsi="Times New Roman" w:cs="Times New Roman"/>
          <w:color w:val="FF0000"/>
        </w:rPr>
        <w:t>的</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完全成本加成率或息税前营业利润率</w:t>
      </w:r>
      <w:r>
        <w:rPr>
          <w:rStyle w:val="aff9"/>
          <w:rFonts w:ascii="Times New Roman" w:eastAsia="宋体" w:hAnsi="Times New Roman" w:cs="Times New Roman"/>
          <w:color w:val="FF0000"/>
        </w:rPr>
        <w:t>}</w:t>
      </w:r>
      <w:r>
        <w:rPr>
          <w:rFonts w:ascii="Times New Roman" w:eastAsia="宋体" w:hAnsi="Times New Roman" w:cs="Times New Roman"/>
          <w:color w:val="000000" w:themeColor="text1"/>
        </w:rPr>
        <w:t>为</w:t>
      </w:r>
      <w:bookmarkStart w:id="286" w:name="公司利润"/>
      <w:r>
        <w:rPr>
          <w:rFonts w:ascii="Times New Roman" w:eastAsia="宋体" w:hAnsi="Times New Roman" w:cs="Times New Roman"/>
          <w:color w:val="FF0000"/>
        </w:rPr>
        <w:t>{XY%}</w:t>
      </w:r>
      <w:bookmarkEnd w:id="286"/>
      <w:r>
        <w:rPr>
          <w:rFonts w:ascii="Times New Roman" w:eastAsia="宋体" w:hAnsi="Times New Roman" w:cs="Times New Roman"/>
          <w:color w:val="000000" w:themeColor="text1"/>
        </w:rPr>
        <w:t>，位于上述四分位区间之内，</w:t>
      </w:r>
      <w:r>
        <w:rPr>
          <w:rFonts w:ascii="Times New Roman" w:eastAsia="宋体" w:hAnsi="Times New Roman" w:cs="Times New Roman"/>
          <w:color w:val="FF0000"/>
        </w:rPr>
        <w:t>{</w:t>
      </w:r>
      <w:r>
        <w:rPr>
          <w:rFonts w:ascii="Times New Roman" w:eastAsia="宋体" w:hAnsi="Times New Roman" w:cs="Times New Roman"/>
          <w:color w:val="FF0000"/>
        </w:rPr>
        <w:t>且高于中位值</w:t>
      </w:r>
      <w:r>
        <w:rPr>
          <w:rFonts w:ascii="Times New Roman" w:eastAsia="宋体" w:hAnsi="Times New Roman" w:cs="Times New Roman"/>
          <w:color w:val="FF0000"/>
        </w:rPr>
        <w:t>}</w:t>
      </w:r>
      <w:r>
        <w:rPr>
          <w:rFonts w:ascii="Times New Roman" w:eastAsia="宋体" w:hAnsi="Times New Roman" w:cs="Times New Roman"/>
          <w:color w:val="000000" w:themeColor="text1"/>
        </w:rPr>
        <w:t>。因此可以合理认为，</w:t>
      </w:r>
      <w:del w:id="287"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288"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000000" w:themeColor="text1"/>
        </w:rPr>
        <w:t>在</w:t>
      </w:r>
      <w:del w:id="289" w:author="Tian Su" w:date="2024-12-30T11:30:00Z" w16du:dateUtc="2024-12-30T03:30:00Z">
        <w:r w:rsidDel="00FE6E4A">
          <w:rPr>
            <w:rFonts w:ascii="Times New Roman" w:eastAsia="宋体" w:hAnsi="Times New Roman" w:cs="Times New Roman"/>
            <w:color w:val="FF0000"/>
          </w:rPr>
          <w:delText>20XX</w:delText>
        </w:r>
      </w:del>
      <w:ins w:id="290"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000000" w:themeColor="text1"/>
        </w:rPr>
        <w:t>年度的关联交易转让定价符合独立交易原则。</w:t>
      </w:r>
    </w:p>
    <w:p w14:paraId="670FA0CD"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【如果有特殊因素分析（例如，被测试方单一年度亏损或持续亏损），那么特殊因素分析应在结论中叙述。关于特殊因素分析可以参考</w:t>
      </w:r>
      <w:r>
        <w:rPr>
          <w:rFonts w:ascii="Times New Roman" w:eastAsia="宋体" w:hAnsi="Times New Roman" w:cs="Times New Roman"/>
          <w:color w:val="FF0000"/>
        </w:rPr>
        <w:t>8.2.3</w:t>
      </w:r>
      <w:r>
        <w:rPr>
          <w:rFonts w:ascii="Times New Roman" w:eastAsia="宋体" w:hAnsi="Times New Roman" w:cs="Times New Roman"/>
          <w:color w:val="FF0000"/>
        </w:rPr>
        <w:t>部分】</w:t>
      </w:r>
    </w:p>
    <w:p w14:paraId="5D98CA96" w14:textId="77777777" w:rsidR="00160A67" w:rsidRDefault="00000000">
      <w:pPr>
        <w:ind w:firstLineChars="200" w:firstLine="480"/>
        <w:jc w:val="both"/>
        <w:rPr>
          <w:rFonts w:ascii="Arial" w:eastAsia="黑体" w:hAnsi="Arial" w:cs="Arial"/>
          <w:color w:val="FF0000"/>
        </w:rPr>
      </w:pPr>
      <w:bookmarkStart w:id="291" w:name="_Toc522015184"/>
      <w:bookmarkStart w:id="292" w:name="_Toc138066022"/>
      <w:bookmarkStart w:id="293" w:name="_Toc12567"/>
      <w:bookmarkStart w:id="294" w:name="_Toc139362977"/>
      <w:bookmarkStart w:id="295" w:name="_Toc139363052"/>
      <w:bookmarkStart w:id="296" w:name="_Toc47700003"/>
      <w:r>
        <w:rPr>
          <w:rFonts w:ascii="Arial" w:eastAsia="黑体" w:hAnsi="Arial" w:cs="Arial"/>
          <w:color w:val="FF0000"/>
        </w:rPr>
        <w:t>…</w:t>
      </w:r>
    </w:p>
    <w:p w14:paraId="49A0CED5" w14:textId="77777777" w:rsidR="00160A67" w:rsidRDefault="00000000">
      <w:pPr>
        <w:pStyle w:val="13"/>
        <w:numPr>
          <w:ilvl w:val="1"/>
          <w:numId w:val="30"/>
        </w:numPr>
        <w:jc w:val="both"/>
        <w:outlineLvl w:val="1"/>
        <w:rPr>
          <w:rFonts w:ascii="Times New Roman" w:hAnsi="Times New Roman" w:cs="Times New Roman"/>
          <w:sz w:val="30"/>
          <w:szCs w:val="30"/>
        </w:rPr>
      </w:pPr>
      <w:bookmarkStart w:id="297" w:name="_Toc22696"/>
      <w:bookmarkStart w:id="298" w:name="_Toc144227458"/>
      <w:bookmarkStart w:id="299" w:name="_Toc30027"/>
      <w:bookmarkStart w:id="300" w:name="_Toc11636"/>
      <w:r>
        <w:rPr>
          <w:rFonts w:ascii="Times New Roman" w:hAnsi="Times New Roman" w:cs="Times New Roman"/>
          <w:sz w:val="30"/>
          <w:szCs w:val="30"/>
        </w:rPr>
        <w:t>责任声明</w:t>
      </w:r>
      <w:bookmarkEnd w:id="291"/>
      <w:bookmarkEnd w:id="292"/>
      <w:bookmarkEnd w:id="293"/>
      <w:bookmarkEnd w:id="294"/>
      <w:bookmarkEnd w:id="295"/>
      <w:bookmarkEnd w:id="296"/>
      <w:bookmarkEnd w:id="297"/>
      <w:bookmarkEnd w:id="298"/>
      <w:bookmarkEnd w:id="299"/>
      <w:bookmarkEnd w:id="300"/>
    </w:p>
    <w:p w14:paraId="392BA243"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【若在本报告开头不采用单独《服务范围与责任声明》页，则需包括此章节。若已采用《服务范围与责任声明》页，则可删除本章节。】</w:t>
      </w:r>
    </w:p>
    <w:p w14:paraId="59FCB8DC" w14:textId="4117AA54"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lastRenderedPageBreak/>
        <w:t>本报告中的转让定价分析是遵照中国转让定价法规的有关规定进行的，但其分析意见及结论仅代表我们对中国现行转让定价法规的理解与诠释，对中国税务机关不具有任何约束力。由于税收的征收管理及对相关税收法律、法规之解释属税务机关之权力，因此本报告中的分析结论不应被视为会被中国税务机关接受，或</w:t>
      </w:r>
      <w:del w:id="301"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02"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及其关联方在转让定价调查中免于税务调整的保证。但本报告应可以为</w:t>
      </w:r>
      <w:del w:id="303"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04"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提供良好的文件支持以应对中国税务机关对</w:t>
      </w:r>
      <w:del w:id="30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0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转让定价安排的初步质询，并有助</w:t>
      </w:r>
      <w:del w:id="307"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08"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向税务机关展示其严肃对待纳税义务与合</w:t>
      </w:r>
      <w:proofErr w:type="gramStart"/>
      <w:r>
        <w:rPr>
          <w:rFonts w:ascii="Times New Roman" w:eastAsia="宋体" w:hAnsi="Times New Roman" w:cs="Times New Roman"/>
        </w:rPr>
        <w:t>规</w:t>
      </w:r>
      <w:proofErr w:type="gramEnd"/>
      <w:r>
        <w:rPr>
          <w:rFonts w:ascii="Times New Roman" w:eastAsia="宋体" w:hAnsi="Times New Roman" w:cs="Times New Roman"/>
        </w:rPr>
        <w:t>性上的努力。本报告所引用的</w:t>
      </w:r>
      <w:del w:id="30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10"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的数据均来源于</w:t>
      </w:r>
      <w:del w:id="311"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12"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所提供的文件或信息。</w:t>
      </w:r>
    </w:p>
    <w:p w14:paraId="4F4CA590" w14:textId="77777777" w:rsidR="00160A67" w:rsidRDefault="00160A67">
      <w:pPr>
        <w:spacing w:beforeLines="50" w:before="120" w:line="360" w:lineRule="auto"/>
        <w:ind w:firstLineChars="200" w:firstLine="480"/>
        <w:jc w:val="both"/>
        <w:rPr>
          <w:rFonts w:ascii="Times New Roman" w:eastAsia="宋体" w:hAnsi="Times New Roman" w:cs="Times New Roman"/>
        </w:rPr>
      </w:pPr>
    </w:p>
    <w:p w14:paraId="4A7876C1"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在本报告中，我们并未对任何消费税、增值税或其他国家及地方税的纳税义务（无论该纳税义务是否由我们的转让定价分析意见所引起）进行审查。</w:t>
      </w:r>
    </w:p>
    <w:p w14:paraId="0A70A41B" w14:textId="1B2B0B2A"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本报告是由</w:t>
      </w:r>
      <w:del w:id="313" w:author="Tian Su" w:date="2024-12-30T11:26:00Z" w16du:dateUtc="2024-12-30T03:26:00Z">
        <w:r w:rsidDel="00CD0FC0">
          <w:rPr>
            <w:rFonts w:ascii="Times New Roman" w:eastAsia="宋体" w:hAnsi="Times New Roman" w:cs="Times New Roman"/>
          </w:rPr>
          <w:delText>容诚税务</w:delText>
        </w:r>
      </w:del>
      <w:ins w:id="314"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根据截止于报告提交日由</w:t>
      </w:r>
      <w:del w:id="31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1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提供的相关事实而准备的。本报告以特定的事实和情况为基础，可能不适用于</w:t>
      </w:r>
      <w:del w:id="317"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18"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之外的第三方。我们在准备本报告时仅从与</w:t>
      </w:r>
      <w:del w:id="31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20"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相关的问题角度出发，</w:t>
      </w:r>
      <w:proofErr w:type="gramStart"/>
      <w:r>
        <w:rPr>
          <w:rFonts w:ascii="Times New Roman" w:eastAsia="宋体" w:hAnsi="Times New Roman" w:cs="Times New Roman"/>
        </w:rPr>
        <w:t>未计划</w:t>
      </w:r>
      <w:proofErr w:type="gramEnd"/>
      <w:r>
        <w:rPr>
          <w:rFonts w:ascii="Times New Roman" w:eastAsia="宋体" w:hAnsi="Times New Roman" w:cs="Times New Roman"/>
        </w:rPr>
        <w:t>或考虑将本报告提供给任何第三方使用。因此，</w:t>
      </w:r>
      <w:del w:id="321" w:author="Tian Su" w:date="2024-12-30T11:26:00Z" w16du:dateUtc="2024-12-30T03:26:00Z">
        <w:r w:rsidDel="00CD0FC0">
          <w:rPr>
            <w:rFonts w:ascii="Times New Roman" w:eastAsia="宋体" w:hAnsi="Times New Roman" w:cs="Times New Roman"/>
          </w:rPr>
          <w:delText>容诚税务</w:delText>
        </w:r>
      </w:del>
      <w:ins w:id="322"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及其合伙人、雇员和</w:t>
      </w:r>
      <w:r>
        <w:rPr>
          <w:rFonts w:ascii="Times New Roman" w:eastAsia="宋体" w:hAnsi="Times New Roman" w:cs="Times New Roman"/>
        </w:rPr>
        <w:t>/</w:t>
      </w:r>
      <w:r>
        <w:rPr>
          <w:rFonts w:ascii="Times New Roman" w:eastAsia="宋体" w:hAnsi="Times New Roman" w:cs="Times New Roman"/>
        </w:rPr>
        <w:t>或代理人将不会对任何第三方承担由此而引起的因违约或其它侵权行为（包括且不限于疏忽或违反法律义务的行为）而造成的任何损失、损害或费用的义务或责任。除非另有约定，</w:t>
      </w:r>
      <w:del w:id="323" w:author="Tian Su" w:date="2024-12-30T11:26:00Z" w16du:dateUtc="2024-12-30T03:26:00Z">
        <w:r w:rsidDel="00CD0FC0">
          <w:rPr>
            <w:rFonts w:ascii="Times New Roman" w:eastAsia="宋体" w:hAnsi="Times New Roman" w:cs="Times New Roman"/>
          </w:rPr>
          <w:delText>容诚税务</w:delText>
        </w:r>
      </w:del>
      <w:ins w:id="324" w:author="Tian Su" w:date="2024-12-30T11:26:00Z" w16du:dateUtc="2024-12-30T03:26:00Z">
        <w:r w:rsidR="00CD0FC0">
          <w:rPr>
            <w:rFonts w:ascii="Times New Roman" w:eastAsia="宋体" w:hAnsi="Times New Roman" w:cs="Times New Roman"/>
          </w:rPr>
          <w:t>【清单模板</w:t>
        </w:r>
        <w:r w:rsidR="00CD0FC0">
          <w:rPr>
            <w:rFonts w:ascii="Times New Roman" w:eastAsia="宋体" w:hAnsi="Times New Roman" w:cs="Times New Roman"/>
          </w:rPr>
          <w:t>-</w:t>
        </w:r>
        <w:r w:rsidR="00CD0FC0">
          <w:rPr>
            <w:rFonts w:ascii="Times New Roman" w:eastAsia="宋体" w:hAnsi="Times New Roman" w:cs="Times New Roman"/>
          </w:rPr>
          <w:t>数据表</w:t>
        </w:r>
        <w:r w:rsidR="00CD0FC0">
          <w:rPr>
            <w:rFonts w:ascii="Times New Roman" w:eastAsia="宋体" w:hAnsi="Times New Roman" w:cs="Times New Roman"/>
          </w:rPr>
          <w:t>B4</w:t>
        </w:r>
        <w:r w:rsidR="00CD0FC0">
          <w:rPr>
            <w:rFonts w:ascii="Times New Roman" w:eastAsia="宋体" w:hAnsi="Times New Roman" w:cs="Times New Roman"/>
          </w:rPr>
          <w:t>】</w:t>
        </w:r>
      </w:ins>
      <w:r>
        <w:rPr>
          <w:rFonts w:ascii="Times New Roman" w:eastAsia="宋体" w:hAnsi="Times New Roman" w:cs="Times New Roman"/>
        </w:rPr>
        <w:t>及其任何参与本报告的人员均不会因为此报告而负有协助审计调查或举证的责任或义务。</w:t>
      </w:r>
    </w:p>
    <w:p w14:paraId="1E54590E" w14:textId="5D581D21"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本报告是依照</w:t>
      </w:r>
      <w:r>
        <w:rPr>
          <w:rFonts w:ascii="Times New Roman" w:eastAsia="宋体" w:hAnsi="Times New Roman" w:cs="Times New Roman"/>
        </w:rPr>
        <w:t xml:space="preserve"> [2016] 42</w:t>
      </w:r>
      <w:r>
        <w:rPr>
          <w:rFonts w:ascii="Times New Roman" w:eastAsia="宋体" w:hAnsi="Times New Roman" w:cs="Times New Roman"/>
        </w:rPr>
        <w:t>号公告第</w:t>
      </w:r>
      <w:r>
        <w:rPr>
          <w:rFonts w:ascii="Times New Roman" w:eastAsia="宋体" w:hAnsi="Times New Roman" w:cs="Times New Roman"/>
        </w:rPr>
        <w:t>14</w:t>
      </w:r>
      <w:r>
        <w:rPr>
          <w:rFonts w:ascii="Times New Roman" w:eastAsia="宋体" w:hAnsi="Times New Roman" w:cs="Times New Roman"/>
        </w:rPr>
        <w:t>条、</w:t>
      </w:r>
      <w:r>
        <w:rPr>
          <w:rFonts w:ascii="Times New Roman" w:eastAsia="宋体" w:hAnsi="Times New Roman" w:cs="Times New Roman"/>
        </w:rPr>
        <w:t>19</w:t>
      </w:r>
      <w:r>
        <w:rPr>
          <w:rFonts w:ascii="Times New Roman" w:eastAsia="宋体" w:hAnsi="Times New Roman" w:cs="Times New Roman"/>
        </w:rPr>
        <w:t>条对同期</w:t>
      </w:r>
      <w:proofErr w:type="gramStart"/>
      <w:r>
        <w:rPr>
          <w:rFonts w:ascii="Times New Roman" w:eastAsia="宋体" w:hAnsi="Times New Roman" w:cs="Times New Roman"/>
        </w:rPr>
        <w:t>资料本地</w:t>
      </w:r>
      <w:proofErr w:type="gramEnd"/>
      <w:r>
        <w:rPr>
          <w:rFonts w:ascii="Times New Roman" w:eastAsia="宋体" w:hAnsi="Times New Roman" w:cs="Times New Roman"/>
        </w:rPr>
        <w:t>文档的相关规定而准备，</w:t>
      </w:r>
      <w:del w:id="325" w:author="Tian Su" w:date="2024-12-30T11:34:00Z" w16du:dateUtc="2024-12-30T03:34:00Z">
        <w:r w:rsidDel="00FE6E4A">
          <w:rPr>
            <w:rFonts w:ascii="Times New Roman" w:eastAsia="宋体" w:hAnsi="Times New Roman" w:cs="Times New Roman"/>
          </w:rPr>
          <w:delText>ABC</w:delText>
        </w:r>
        <w:r w:rsidDel="00FE6E4A">
          <w:rPr>
            <w:rFonts w:ascii="Times New Roman" w:eastAsia="宋体" w:hAnsi="Times New Roman" w:cs="Times New Roman"/>
          </w:rPr>
          <w:delText>公司</w:delText>
        </w:r>
      </w:del>
      <w:ins w:id="326" w:author="Tian Su" w:date="2024-12-30T11:34:00Z" w16du:dateUtc="2024-12-30T03:34:00Z">
        <w:r w:rsidR="00FE6E4A">
          <w:rPr>
            <w:rFonts w:ascii="Times New Roman" w:eastAsia="宋体" w:hAnsi="Times New Roman" w:cs="Times New Roman"/>
          </w:rPr>
          <w:t>【清单模板</w:t>
        </w:r>
        <w:r w:rsidR="00FE6E4A">
          <w:rPr>
            <w:rFonts w:ascii="Times New Roman" w:eastAsia="宋体" w:hAnsi="Times New Roman" w:cs="Times New Roman"/>
          </w:rPr>
          <w:t>-</w:t>
        </w:r>
        <w:r w:rsidR="00FE6E4A">
          <w:rPr>
            <w:rFonts w:ascii="Times New Roman" w:eastAsia="宋体" w:hAnsi="Times New Roman" w:cs="Times New Roman"/>
          </w:rPr>
          <w:t>数据表</w:t>
        </w:r>
        <w:r w:rsidR="00FE6E4A">
          <w:rPr>
            <w:rFonts w:ascii="Times New Roman" w:eastAsia="宋体" w:hAnsi="Times New Roman" w:cs="Times New Roman"/>
          </w:rPr>
          <w:t>B5</w:t>
        </w:r>
        <w:r w:rsidR="00FE6E4A">
          <w:rPr>
            <w:rFonts w:ascii="Times New Roman" w:eastAsia="宋体" w:hAnsi="Times New Roman" w:cs="Times New Roman"/>
          </w:rPr>
          <w:t>】</w:t>
        </w:r>
      </w:ins>
      <w:r>
        <w:rPr>
          <w:rFonts w:ascii="Times New Roman" w:eastAsia="宋体" w:hAnsi="Times New Roman" w:cs="Times New Roman"/>
        </w:rPr>
        <w:t>可以在中国税务机关要求的情况下将本报告提交给中国税务机关。</w:t>
      </w:r>
    </w:p>
    <w:p w14:paraId="24E93F3C" w14:textId="77777777" w:rsidR="00160A67" w:rsidRDefault="00000000">
      <w:pPr>
        <w:spacing w:beforeLines="50" w:before="120" w:line="360" w:lineRule="auto"/>
        <w:ind w:firstLineChars="200" w:firstLine="480"/>
        <w:jc w:val="both"/>
        <w:rPr>
          <w:rFonts w:ascii="Arial" w:eastAsia="仿宋_GB2312" w:hAnsi="Arial" w:cs="Arial"/>
          <w:sz w:val="22"/>
          <w:szCs w:val="22"/>
        </w:rPr>
      </w:pPr>
      <w:r>
        <w:rPr>
          <w:rFonts w:ascii="Times New Roman" w:eastAsia="宋体" w:hAnsi="Times New Roman" w:cs="Times New Roman"/>
        </w:rPr>
        <w:t>任何包括在我们的服务合同中的限制性条款将同样适用于本报告。</w:t>
      </w:r>
      <w:r>
        <w:rPr>
          <w:rFonts w:ascii="Arial" w:eastAsia="仿宋_GB2312" w:hAnsi="Arial" w:cs="Arial"/>
          <w:sz w:val="22"/>
          <w:szCs w:val="22"/>
        </w:rPr>
        <w:br w:type="page"/>
      </w:r>
    </w:p>
    <w:p w14:paraId="232BAFC6" w14:textId="77777777" w:rsidR="00160A67" w:rsidRDefault="00160A67">
      <w:pPr>
        <w:rPr>
          <w:rFonts w:ascii="Arial" w:eastAsia="黑体" w:hAnsi="Arial" w:cs="Arial"/>
        </w:rPr>
        <w:sectPr w:rsidR="00160A67">
          <w:headerReference w:type="first" r:id="rId25"/>
          <w:pgSz w:w="11907" w:h="16839"/>
          <w:pgMar w:top="1440" w:right="1440" w:bottom="1440" w:left="1440" w:header="576" w:footer="576" w:gutter="0"/>
          <w:pgNumType w:start="1"/>
          <w:cols w:space="708"/>
          <w:docGrid w:linePitch="360"/>
        </w:sectPr>
      </w:pPr>
    </w:p>
    <w:p w14:paraId="5E0303A3" w14:textId="77777777" w:rsidR="00160A67" w:rsidRDefault="00000000">
      <w:pPr>
        <w:pStyle w:val="a"/>
        <w:numPr>
          <w:ilvl w:val="0"/>
          <w:numId w:val="30"/>
        </w:numPr>
        <w:adjustRightInd w:val="0"/>
        <w:snapToGrid w:val="0"/>
        <w:spacing w:before="120" w:after="0"/>
        <w:ind w:left="0" w:firstLine="720"/>
        <w:jc w:val="left"/>
        <w:rPr>
          <w:rFonts w:ascii="Arial" w:eastAsia="黑体" w:hAnsi="Arial" w:cs="Arial"/>
          <w:color w:val="06A2E0" w:themeColor="accent1"/>
          <w:sz w:val="36"/>
          <w:szCs w:val="36"/>
        </w:rPr>
      </w:pPr>
      <w:bookmarkStart w:id="327" w:name="_Toc139363053"/>
      <w:bookmarkStart w:id="328" w:name="_Toc32568"/>
      <w:bookmarkStart w:id="329" w:name="_Toc24874"/>
      <w:bookmarkStart w:id="330" w:name="_Toc144227459"/>
      <w:bookmarkStart w:id="331" w:name="_Toc5548"/>
      <w:bookmarkStart w:id="332" w:name="_Toc139362978"/>
      <w:r>
        <w:rPr>
          <w:rFonts w:ascii="Arial" w:eastAsia="黑体" w:hAnsi="Arial" w:cs="Arial"/>
          <w:color w:val="06A2E0" w:themeColor="accent1"/>
          <w:sz w:val="36"/>
          <w:szCs w:val="36"/>
        </w:rPr>
        <w:lastRenderedPageBreak/>
        <w:t>企业概况</w:t>
      </w:r>
      <w:bookmarkStart w:id="333" w:name="_Toc139362979"/>
      <w:bookmarkStart w:id="334" w:name="_Toc139363054"/>
      <w:bookmarkEnd w:id="327"/>
      <w:bookmarkEnd w:id="328"/>
      <w:bookmarkEnd w:id="329"/>
      <w:bookmarkEnd w:id="330"/>
      <w:bookmarkEnd w:id="331"/>
      <w:bookmarkEnd w:id="332"/>
    </w:p>
    <w:p w14:paraId="34AF73B6"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【提示：法规依据：</w:t>
      </w:r>
      <w:r>
        <w:rPr>
          <w:rFonts w:ascii="Times New Roman" w:eastAsia="宋体" w:hAnsi="Times New Roman" w:cs="Times New Roman"/>
          <w:color w:val="FF0000"/>
        </w:rPr>
        <w:t>42</w:t>
      </w:r>
      <w:r>
        <w:rPr>
          <w:rFonts w:ascii="Times New Roman" w:eastAsia="宋体" w:hAnsi="Times New Roman" w:cs="Times New Roman"/>
          <w:color w:val="FF0000"/>
        </w:rPr>
        <w:t>号公告</w:t>
      </w:r>
      <w:r>
        <w:rPr>
          <w:rFonts w:ascii="Times New Roman" w:eastAsia="宋体" w:hAnsi="Times New Roman" w:cs="Times New Roman"/>
          <w:color w:val="FF0000"/>
        </w:rPr>
        <w:t xml:space="preserve"> </w:t>
      </w:r>
      <w:r>
        <w:rPr>
          <w:rFonts w:ascii="Times New Roman" w:eastAsia="宋体" w:hAnsi="Times New Roman" w:cs="Times New Roman"/>
          <w:color w:val="FF0000"/>
        </w:rPr>
        <w:t>第十四条</w:t>
      </w:r>
      <w:r>
        <w:rPr>
          <w:rFonts w:ascii="Times New Roman" w:eastAsia="宋体" w:hAnsi="Times New Roman" w:cs="Times New Roman"/>
          <w:color w:val="FF0000"/>
        </w:rPr>
        <w:t xml:space="preserve"> </w:t>
      </w:r>
      <w:r>
        <w:rPr>
          <w:rFonts w:ascii="Times New Roman" w:eastAsia="宋体" w:hAnsi="Times New Roman" w:cs="Times New Roman"/>
          <w:color w:val="FF0000"/>
        </w:rPr>
        <w:t>第一款</w:t>
      </w:r>
      <w:r>
        <w:rPr>
          <w:rFonts w:ascii="Times New Roman" w:eastAsia="宋体" w:hAnsi="Times New Roman" w:cs="Times New Roman"/>
          <w:color w:val="FF0000"/>
        </w:rPr>
        <w:t xml:space="preserve"> </w:t>
      </w:r>
      <w:r>
        <w:rPr>
          <w:rFonts w:ascii="Times New Roman" w:eastAsia="宋体" w:hAnsi="Times New Roman" w:cs="Times New Roman"/>
          <w:color w:val="FF0000"/>
        </w:rPr>
        <w:t>企业概况：</w:t>
      </w:r>
      <w:r>
        <w:rPr>
          <w:rFonts w:ascii="Times New Roman" w:eastAsia="宋体" w:hAnsi="Times New Roman" w:cs="Times New Roman"/>
          <w:color w:val="FF0000"/>
        </w:rPr>
        <w:t>1.</w:t>
      </w:r>
      <w:r>
        <w:rPr>
          <w:rFonts w:ascii="Times New Roman" w:eastAsia="宋体" w:hAnsi="Times New Roman" w:cs="Times New Roman"/>
          <w:color w:val="FF0000"/>
        </w:rPr>
        <w:t>组织结构，包括企业各职能部门的设置、职责范围和雇员数量等。】</w:t>
      </w:r>
    </w:p>
    <w:p w14:paraId="49F6CB62" w14:textId="77777777" w:rsidR="00160A67" w:rsidRDefault="00000000">
      <w:pPr>
        <w:pStyle w:val="13"/>
        <w:numPr>
          <w:ilvl w:val="1"/>
          <w:numId w:val="30"/>
        </w:numPr>
        <w:jc w:val="both"/>
        <w:outlineLvl w:val="1"/>
        <w:rPr>
          <w:rFonts w:ascii="Times New Roman" w:hAnsi="Times New Roman" w:cs="Times New Roman"/>
          <w:sz w:val="30"/>
          <w:szCs w:val="30"/>
        </w:rPr>
      </w:pPr>
      <w:bookmarkStart w:id="335" w:name="_Toc25831"/>
      <w:bookmarkStart w:id="336" w:name="_Toc11871"/>
      <w:bookmarkStart w:id="337" w:name="_Toc144227460"/>
      <w:bookmarkStart w:id="338" w:name="_Toc3058"/>
      <w:r>
        <w:rPr>
          <w:rFonts w:ascii="Times New Roman" w:hAnsi="Times New Roman" w:cs="Times New Roman"/>
          <w:sz w:val="30"/>
          <w:szCs w:val="30"/>
        </w:rPr>
        <w:t>集团概况</w:t>
      </w:r>
      <w:bookmarkEnd w:id="335"/>
      <w:bookmarkEnd w:id="336"/>
      <w:bookmarkEnd w:id="337"/>
      <w:bookmarkEnd w:id="338"/>
    </w:p>
    <w:p w14:paraId="1BE54645"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【提示：对跨国集团的背景</w:t>
      </w:r>
      <w:proofErr w:type="gramStart"/>
      <w:r>
        <w:rPr>
          <w:rFonts w:ascii="Times New Roman" w:eastAsia="宋体" w:hAnsi="Times New Roman" w:cs="Times New Roman"/>
          <w:color w:val="FF0000"/>
        </w:rPr>
        <w:t>作出</w:t>
      </w:r>
      <w:proofErr w:type="gramEnd"/>
      <w:r>
        <w:rPr>
          <w:rFonts w:ascii="Times New Roman" w:eastAsia="宋体" w:hAnsi="Times New Roman" w:cs="Times New Roman"/>
          <w:color w:val="FF0000"/>
        </w:rPr>
        <w:t>说明。请根据实际情况，删减以下关于主体文档的描述。】</w:t>
      </w:r>
    </w:p>
    <w:p w14:paraId="45C58C79" w14:textId="78BD0106" w:rsidR="00160A67" w:rsidRDefault="00000000">
      <w:pPr>
        <w:spacing w:beforeLines="50" w:before="120" w:line="360" w:lineRule="auto"/>
        <w:ind w:firstLineChars="200" w:firstLine="480"/>
        <w:jc w:val="both"/>
        <w:rPr>
          <w:rFonts w:ascii="Times New Roman" w:eastAsia="宋体" w:hAnsi="Times New Roman" w:cs="Times New Roman"/>
          <w:color w:val="000000" w:themeColor="text1"/>
        </w:rPr>
      </w:pPr>
      <w:del w:id="33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40"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集团</w:t>
      </w:r>
      <w:r>
        <w:rPr>
          <w:rFonts w:ascii="Times New Roman" w:eastAsia="宋体" w:hAnsi="Times New Roman" w:cs="Times New Roman"/>
          <w:b/>
          <w:bCs/>
          <w:iCs/>
          <w:color w:val="FF0000"/>
          <w:vertAlign w:val="superscript"/>
        </w:rPr>
        <w:footnoteReference w:id="3"/>
      </w:r>
      <w:r>
        <w:rPr>
          <w:rFonts w:ascii="Times New Roman" w:eastAsia="宋体" w:hAnsi="Times New Roman" w:cs="Times New Roman"/>
        </w:rPr>
        <w:t>（以</w:t>
      </w:r>
      <w:del w:id="341" w:author="Tian Su" w:date="2025-01-02T00:36:00Z" w16du:dateUtc="2025-01-01T16:36:00Z">
        <w:r w:rsidDel="00F5171B">
          <w:rPr>
            <w:rFonts w:ascii="Times New Roman" w:eastAsia="宋体" w:hAnsi="Times New Roman" w:cs="Times New Roman"/>
            <w:color w:val="FF0000"/>
          </w:rPr>
          <w:delText>【母公司全称】</w:delText>
        </w:r>
      </w:del>
      <w:ins w:id="342" w:author="Tian Su" w:date="2025-01-02T00:36:00Z" w16du:dateUtc="2025-01-01T16:36:00Z">
        <w:r w:rsidR="00F5171B">
          <w:rPr>
            <w:rFonts w:ascii="Times New Roman" w:eastAsia="宋体" w:hAnsi="Times New Roman" w:cs="Times New Roman"/>
            <w:color w:val="FF0000"/>
          </w:rPr>
          <w:t>【清单模板</w:t>
        </w:r>
        <w:r w:rsidR="00F5171B">
          <w:rPr>
            <w:rFonts w:ascii="Times New Roman" w:eastAsia="宋体" w:hAnsi="Times New Roman" w:cs="Times New Roman"/>
            <w:color w:val="FF0000"/>
          </w:rPr>
          <w:t>-</w:t>
        </w:r>
        <w:r w:rsidR="00F5171B">
          <w:rPr>
            <w:rFonts w:ascii="Times New Roman" w:eastAsia="宋体" w:hAnsi="Times New Roman" w:cs="Times New Roman"/>
            <w:color w:val="FF0000"/>
          </w:rPr>
          <w:t>数据表</w:t>
        </w:r>
        <w:r w:rsidR="00F5171B">
          <w:rPr>
            <w:rFonts w:ascii="Times New Roman" w:eastAsia="宋体" w:hAnsi="Times New Roman" w:cs="Times New Roman"/>
            <w:color w:val="FF0000"/>
          </w:rPr>
          <w:t>B6</w:t>
        </w:r>
        <w:r w:rsidR="00F5171B">
          <w:rPr>
            <w:rFonts w:ascii="Times New Roman" w:eastAsia="宋体" w:hAnsi="Times New Roman" w:cs="Times New Roman"/>
            <w:color w:val="FF0000"/>
          </w:rPr>
          <w:t>】</w:t>
        </w:r>
      </w:ins>
      <w:r>
        <w:rPr>
          <w:rFonts w:ascii="Times New Roman" w:eastAsia="宋体" w:hAnsi="Times New Roman" w:cs="Times New Roman"/>
        </w:rPr>
        <w:t>为母公司的跨国集团）致力于</w:t>
      </w:r>
      <w:ins w:id="343" w:author="Tian Su" w:date="2025-01-04T23:13:00Z" w16du:dateUtc="2025-01-04T15:13:00Z">
        <w:r w:rsidR="00CD2458">
          <w:rPr>
            <w:rFonts w:ascii="Times New Roman" w:eastAsia="宋体" w:hAnsi="Times New Roman" w:cs="Times New Roman"/>
            <w:color w:val="FF0000"/>
          </w:rPr>
          <w:t>【清单模板</w:t>
        </w:r>
        <w:r w:rsidR="00CD2458">
          <w:rPr>
            <w:rFonts w:ascii="Times New Roman" w:eastAsia="宋体" w:hAnsi="Times New Roman" w:cs="Times New Roman"/>
            <w:color w:val="FF0000"/>
          </w:rPr>
          <w:t>-</w:t>
        </w:r>
        <w:r w:rsidR="00CD2458">
          <w:rPr>
            <w:rFonts w:ascii="Times New Roman" w:eastAsia="宋体" w:hAnsi="Times New Roman" w:cs="Times New Roman"/>
            <w:color w:val="FF0000"/>
          </w:rPr>
          <w:t>数据表</w:t>
        </w:r>
        <w:r w:rsidR="00CD2458">
          <w:rPr>
            <w:rFonts w:ascii="Times New Roman" w:eastAsia="宋体" w:hAnsi="Times New Roman" w:cs="Times New Roman"/>
            <w:color w:val="FF0000"/>
          </w:rPr>
          <w:t>B</w:t>
        </w:r>
        <w:r w:rsidR="00CD2458">
          <w:rPr>
            <w:rFonts w:ascii="Times New Roman" w:eastAsia="宋体" w:hAnsi="Times New Roman" w:cs="Times New Roman" w:hint="eastAsia"/>
            <w:color w:val="FF0000"/>
          </w:rPr>
          <w:t>7</w:t>
        </w:r>
        <w:r w:rsidR="00CD2458">
          <w:rPr>
            <w:rFonts w:ascii="Times New Roman" w:eastAsia="宋体" w:hAnsi="Times New Roman" w:cs="Times New Roman"/>
            <w:color w:val="FF0000"/>
          </w:rPr>
          <w:t>】</w:t>
        </w:r>
      </w:ins>
      <w:del w:id="344" w:author="Tian Su" w:date="2025-01-04T23:13:00Z" w16du:dateUtc="2025-01-04T15:13:00Z">
        <w:r w:rsidDel="00CD2458">
          <w:rPr>
            <w:rFonts w:ascii="Times New Roman" w:eastAsia="宋体" w:hAnsi="Times New Roman" w:cs="Times New Roman"/>
          </w:rPr>
          <w:delText>……</w:delText>
        </w:r>
      </w:del>
      <w:r>
        <w:rPr>
          <w:rFonts w:ascii="Times New Roman" w:eastAsia="宋体" w:hAnsi="Times New Roman" w:cs="Times New Roman"/>
        </w:rPr>
        <w:t>。</w:t>
      </w:r>
    </w:p>
    <w:p w14:paraId="46AADBC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【若无主体文档，请删除下列句子】</w:t>
      </w:r>
    </w:p>
    <w:p w14:paraId="23BDD7EE" w14:textId="4B0198CB"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更多关于</w:t>
      </w:r>
      <w:del w:id="34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4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集团</w:t>
      </w:r>
      <w:r>
        <w:rPr>
          <w:rFonts w:ascii="Times New Roman" w:eastAsia="宋体" w:hAnsi="Times New Roman" w:cs="Times New Roman"/>
        </w:rPr>
        <w:t>业务和运营的详细信息已包含于</w:t>
      </w:r>
      <w:del w:id="347"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48"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集团</w:t>
      </w:r>
      <w:r>
        <w:rPr>
          <w:rFonts w:ascii="Times New Roman" w:eastAsia="宋体" w:hAnsi="Times New Roman" w:cs="Times New Roman"/>
        </w:rPr>
        <w:t>准备的主体文档中，并由</w:t>
      </w:r>
      <w:del w:id="34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50"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保存。</w:t>
      </w:r>
    </w:p>
    <w:p w14:paraId="45118440" w14:textId="77777777" w:rsidR="00160A67" w:rsidRDefault="00160A67">
      <w:pPr>
        <w:rPr>
          <w:rStyle w:val="aff9"/>
          <w:rFonts w:ascii="Arial" w:eastAsia="黑体" w:hAnsi="Arial" w:cs="Arial"/>
          <w:color w:val="06A2E0" w:themeColor="accent1"/>
        </w:rPr>
      </w:pPr>
    </w:p>
    <w:p w14:paraId="4C0B6D55" w14:textId="77777777" w:rsidR="00160A67" w:rsidRDefault="00000000">
      <w:pPr>
        <w:pStyle w:val="13"/>
        <w:numPr>
          <w:ilvl w:val="1"/>
          <w:numId w:val="30"/>
        </w:numPr>
        <w:jc w:val="both"/>
        <w:outlineLvl w:val="1"/>
        <w:rPr>
          <w:rFonts w:ascii="Times New Roman" w:hAnsi="Times New Roman" w:cs="Times New Roman"/>
          <w:sz w:val="30"/>
          <w:szCs w:val="30"/>
        </w:rPr>
      </w:pPr>
      <w:bookmarkStart w:id="351" w:name="_Toc30544"/>
      <w:bookmarkStart w:id="352" w:name="_Toc26298"/>
      <w:bookmarkStart w:id="353" w:name="_Toc144227461"/>
      <w:bookmarkStart w:id="354" w:name="_Toc1190"/>
      <w:r>
        <w:rPr>
          <w:rFonts w:ascii="Times New Roman" w:hAnsi="Times New Roman" w:cs="Times New Roman" w:hint="eastAsia"/>
          <w:sz w:val="30"/>
          <w:szCs w:val="30"/>
        </w:rPr>
        <w:t>公司概况</w:t>
      </w:r>
      <w:bookmarkEnd w:id="351"/>
      <w:bookmarkEnd w:id="352"/>
      <w:bookmarkEnd w:id="353"/>
      <w:bookmarkEnd w:id="354"/>
    </w:p>
    <w:p w14:paraId="6D6E26CD" w14:textId="77777777" w:rsidR="00160A67" w:rsidRDefault="00160A67"/>
    <w:p w14:paraId="35D366E8" w14:textId="174F6DDA" w:rsidR="00160A67" w:rsidRDefault="00000000">
      <w:pPr>
        <w:keepNext/>
        <w:keepLines/>
        <w:numPr>
          <w:ilvl w:val="2"/>
          <w:numId w:val="32"/>
        </w:numPr>
        <w:ind w:firstLine="482"/>
        <w:outlineLvl w:val="2"/>
        <w:rPr>
          <w:rFonts w:ascii="Times New Roman" w:eastAsia="宋体" w:hAnsi="Times New Roman" w:cs="Times New Roman"/>
          <w:b/>
          <w:bCs/>
        </w:rPr>
      </w:pPr>
      <w:bookmarkStart w:id="355" w:name="_Toc18171"/>
      <w:del w:id="356" w:author="Tian Su" w:date="2024-12-30T11:34:00Z" w16du:dateUtc="2024-12-30T03:34:00Z">
        <w:r w:rsidDel="00FE6E4A">
          <w:rPr>
            <w:rFonts w:ascii="Times New Roman" w:eastAsia="宋体" w:hAnsi="Times New Roman" w:cs="Times New Roman"/>
            <w:b/>
            <w:bCs/>
            <w:color w:val="FF0000"/>
          </w:rPr>
          <w:delText>ABC</w:delText>
        </w:r>
        <w:r w:rsidDel="00FE6E4A">
          <w:rPr>
            <w:rFonts w:ascii="Times New Roman" w:eastAsia="宋体" w:hAnsi="Times New Roman" w:cs="Times New Roman"/>
            <w:b/>
            <w:bCs/>
            <w:color w:val="FF0000"/>
          </w:rPr>
          <w:delText>公司</w:delText>
        </w:r>
      </w:del>
      <w:ins w:id="357" w:author="Tian Su" w:date="2024-12-30T11:34:00Z" w16du:dateUtc="2024-12-30T03:34:00Z">
        <w:r w:rsidR="00FE6E4A">
          <w:rPr>
            <w:rFonts w:ascii="Times New Roman" w:eastAsia="宋体" w:hAnsi="Times New Roman" w:cs="Times New Roman"/>
            <w:b/>
            <w:bCs/>
            <w:color w:val="FF0000"/>
          </w:rPr>
          <w:t>【清单模板</w:t>
        </w:r>
        <w:r w:rsidR="00FE6E4A">
          <w:rPr>
            <w:rFonts w:ascii="Times New Roman" w:eastAsia="宋体" w:hAnsi="Times New Roman" w:cs="Times New Roman"/>
            <w:b/>
            <w:bCs/>
            <w:color w:val="FF0000"/>
          </w:rPr>
          <w:t>-</w:t>
        </w:r>
        <w:r w:rsidR="00FE6E4A">
          <w:rPr>
            <w:rFonts w:ascii="Times New Roman" w:eastAsia="宋体" w:hAnsi="Times New Roman" w:cs="Times New Roman"/>
            <w:b/>
            <w:bCs/>
            <w:color w:val="FF0000"/>
          </w:rPr>
          <w:t>数据表</w:t>
        </w:r>
        <w:r w:rsidR="00FE6E4A">
          <w:rPr>
            <w:rFonts w:ascii="Times New Roman" w:eastAsia="宋体" w:hAnsi="Times New Roman" w:cs="Times New Roman"/>
            <w:b/>
            <w:bCs/>
            <w:color w:val="FF0000"/>
          </w:rPr>
          <w:t>B5</w:t>
        </w:r>
        <w:r w:rsidR="00FE6E4A">
          <w:rPr>
            <w:rFonts w:ascii="Times New Roman" w:eastAsia="宋体" w:hAnsi="Times New Roman" w:cs="Times New Roman"/>
            <w:b/>
            <w:bCs/>
            <w:color w:val="FF0000"/>
          </w:rPr>
          <w:t>】</w:t>
        </w:r>
      </w:ins>
      <w:r>
        <w:rPr>
          <w:rFonts w:ascii="Times New Roman" w:eastAsia="宋体" w:hAnsi="Times New Roman" w:cs="Times New Roman"/>
          <w:b/>
          <w:bCs/>
        </w:rPr>
        <w:t>基本信息</w:t>
      </w:r>
      <w:bookmarkEnd w:id="355"/>
    </w:p>
    <w:p w14:paraId="0A1FA36F" w14:textId="5D361052" w:rsidR="00160A67" w:rsidRDefault="00000000">
      <w:pPr>
        <w:spacing w:beforeLines="50" w:before="120" w:line="360" w:lineRule="auto"/>
        <w:ind w:firstLineChars="200" w:firstLine="480"/>
        <w:jc w:val="both"/>
        <w:rPr>
          <w:rFonts w:ascii="Times New Roman" w:eastAsia="宋体" w:hAnsi="Times New Roman" w:cs="Times New Roman"/>
          <w:color w:val="FF0000"/>
        </w:rPr>
      </w:pPr>
      <w:del w:id="35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5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参与</w:t>
      </w:r>
      <w:r>
        <w:rPr>
          <w:rFonts w:ascii="Times New Roman" w:eastAsia="宋体" w:hAnsi="Times New Roman" w:cs="Times New Roman"/>
          <w:color w:val="FF0000"/>
        </w:rPr>
        <w:t>YY</w:t>
      </w:r>
      <w:r>
        <w:rPr>
          <w:rFonts w:ascii="Times New Roman" w:eastAsia="宋体" w:hAnsi="Times New Roman" w:cs="Times New Roman"/>
        </w:rPr>
        <w:t>行业，其在中国市场从事</w:t>
      </w:r>
      <w:r>
        <w:rPr>
          <w:rFonts w:ascii="Times New Roman" w:eastAsia="宋体" w:hAnsi="Times New Roman" w:cs="Times New Roman"/>
          <w:color w:val="FF0000"/>
        </w:rPr>
        <w:t>XX</w:t>
      </w:r>
      <w:r>
        <w:rPr>
          <w:rFonts w:ascii="Times New Roman" w:eastAsia="宋体" w:hAnsi="Times New Roman" w:cs="Times New Roman"/>
        </w:rPr>
        <w:t>产品的生产和销售</w:t>
      </w:r>
      <w:r>
        <w:rPr>
          <w:rFonts w:ascii="Times New Roman" w:eastAsia="宋体" w:hAnsi="Times New Roman" w:cs="Times New Roman"/>
          <w:color w:val="FF0000"/>
        </w:rPr>
        <w:t>……</w:t>
      </w:r>
      <w:proofErr w:type="gramStart"/>
      <w:r>
        <w:rPr>
          <w:rFonts w:ascii="Times New Roman" w:eastAsia="宋体" w:hAnsi="Times New Roman" w:cs="Times New Roman"/>
          <w:color w:val="FF0000"/>
        </w:rPr>
        <w:t>……</w:t>
      </w:r>
      <w:proofErr w:type="gramEnd"/>
    </w:p>
    <w:p w14:paraId="7ACD81EF" w14:textId="7E1D089B" w:rsidR="00160A67" w:rsidRDefault="00000000">
      <w:pPr>
        <w:spacing w:beforeLines="50" w:before="120" w:line="360" w:lineRule="auto"/>
        <w:ind w:firstLineChars="200" w:firstLine="480"/>
        <w:jc w:val="both"/>
        <w:rPr>
          <w:rFonts w:ascii="Times New Roman" w:eastAsia="宋体" w:hAnsi="Times New Roman" w:cs="Times New Roman"/>
        </w:rPr>
      </w:pPr>
      <w:del w:id="36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6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的基本信息详见下表。</w:t>
      </w:r>
    </w:p>
    <w:p w14:paraId="38FE98E6" w14:textId="77777777" w:rsidR="00160A67" w:rsidRDefault="00160A67">
      <w:pPr>
        <w:ind w:firstLineChars="200" w:firstLine="480"/>
        <w:jc w:val="both"/>
        <w:rPr>
          <w:rFonts w:ascii="Arial" w:eastAsia="黑体" w:hAnsi="Arial" w:cs="Arial"/>
        </w:rPr>
      </w:pPr>
    </w:p>
    <w:p w14:paraId="1A3C78C3" w14:textId="3AE014F3" w:rsidR="00160A67" w:rsidRDefault="00000000">
      <w:pPr>
        <w:pStyle w:val="ac"/>
        <w:ind w:firstLine="482"/>
        <w:jc w:val="center"/>
        <w:rPr>
          <w:rFonts w:ascii="Times New Roman" w:eastAsia="宋体" w:hAnsi="Times New Roman" w:cs="Times New Roman"/>
          <w:bCs/>
          <w:szCs w:val="24"/>
        </w:rPr>
      </w:pPr>
      <w:bookmarkStart w:id="362" w:name="_Toc143535393"/>
      <w:r>
        <w:rPr>
          <w:rFonts w:ascii="Times New Roman" w:eastAsia="宋体" w:hAnsi="Times New Roman" w:cs="Times New Roman"/>
          <w:bCs/>
          <w:szCs w:val="24"/>
        </w:rPr>
        <w:t>表</w:t>
      </w:r>
      <w:r>
        <w:rPr>
          <w:rFonts w:ascii="Times New Roman" w:eastAsia="宋体" w:hAnsi="Times New Roman" w:cs="Times New Roman"/>
          <w:bCs/>
          <w:szCs w:val="24"/>
        </w:rPr>
        <w:t xml:space="preserve"> </w:t>
      </w:r>
      <w:r>
        <w:rPr>
          <w:rFonts w:ascii="Times New Roman" w:eastAsia="宋体" w:hAnsi="Times New Roman" w:cs="Times New Roman"/>
          <w:bCs/>
          <w:szCs w:val="24"/>
        </w:rPr>
        <w:fldChar w:fldCharType="begin"/>
      </w:r>
      <w:r>
        <w:rPr>
          <w:rFonts w:ascii="Times New Roman" w:eastAsia="宋体" w:hAnsi="Times New Roman" w:cs="Times New Roman"/>
          <w:bCs/>
          <w:szCs w:val="24"/>
        </w:rPr>
        <w:instrText xml:space="preserve"> SEQ </w:instrText>
      </w:r>
      <w:r>
        <w:rPr>
          <w:rFonts w:ascii="Times New Roman" w:eastAsia="宋体" w:hAnsi="Times New Roman" w:cs="Times New Roman"/>
          <w:bCs/>
          <w:szCs w:val="24"/>
        </w:rPr>
        <w:instrText>表</w:instrText>
      </w:r>
      <w:r>
        <w:rPr>
          <w:rFonts w:ascii="Times New Roman" w:eastAsia="宋体" w:hAnsi="Times New Roman" w:cs="Times New Roman"/>
          <w:bCs/>
          <w:szCs w:val="24"/>
        </w:rPr>
        <w:instrText xml:space="preserve"> \* ARABIC </w:instrText>
      </w:r>
      <w:r>
        <w:rPr>
          <w:rFonts w:ascii="Times New Roman" w:eastAsia="宋体" w:hAnsi="Times New Roman" w:cs="Times New Roman"/>
          <w:bCs/>
          <w:szCs w:val="24"/>
        </w:rPr>
        <w:fldChar w:fldCharType="separate"/>
      </w:r>
      <w:r>
        <w:rPr>
          <w:rFonts w:ascii="Times New Roman" w:eastAsia="宋体" w:hAnsi="Times New Roman" w:cs="Times New Roman"/>
          <w:bCs/>
          <w:szCs w:val="24"/>
        </w:rPr>
        <w:t>2</w:t>
      </w:r>
      <w:r>
        <w:rPr>
          <w:rFonts w:ascii="Times New Roman" w:eastAsia="宋体" w:hAnsi="Times New Roman" w:cs="Times New Roman"/>
          <w:bCs/>
          <w:szCs w:val="24"/>
        </w:rPr>
        <w:fldChar w:fldCharType="end"/>
      </w:r>
      <w:r>
        <w:rPr>
          <w:rFonts w:ascii="Times New Roman" w:eastAsia="宋体" w:hAnsi="Times New Roman" w:cs="Times New Roman"/>
          <w:bCs/>
          <w:szCs w:val="24"/>
        </w:rPr>
        <w:t>：</w:t>
      </w:r>
      <w:del w:id="363"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64"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bCs/>
          <w:szCs w:val="24"/>
        </w:rPr>
        <w:t>基本信息</w:t>
      </w:r>
      <w:r>
        <w:rPr>
          <w:rFonts w:ascii="Times New Roman" w:eastAsia="宋体" w:hAnsi="Times New Roman" w:cs="Times New Roman"/>
          <w:iCs w:val="0"/>
          <w:vertAlign w:val="superscript"/>
        </w:rPr>
        <w:footnoteReference w:id="4"/>
      </w:r>
      <w:bookmarkEnd w:id="362"/>
    </w:p>
    <w:p w14:paraId="1CF19613" w14:textId="77777777" w:rsidR="00160A67" w:rsidRDefault="00160A67"/>
    <w:tbl>
      <w:tblPr>
        <w:tblStyle w:val="5-31"/>
        <w:tblW w:w="9157" w:type="dxa"/>
        <w:tblBorders>
          <w:top w:val="single" w:sz="12" w:space="0" w:color="000000" w:themeColor="text1"/>
          <w:left w:val="none" w:sz="0" w:space="0" w:color="auto"/>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411"/>
        <w:gridCol w:w="6746"/>
      </w:tblGrid>
      <w:tr w:rsidR="00160A67" w14:paraId="7EAD5962" w14:textId="77777777" w:rsidTr="00160A67">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411" w:type="dxa"/>
            <w:tcBorders>
              <w:tl2br w:val="nil"/>
              <w:tr2bl w:val="nil"/>
            </w:tcBorders>
            <w:shd w:val="clear" w:color="auto" w:fill="009CDE"/>
            <w:vAlign w:val="center"/>
          </w:tcPr>
          <w:p w14:paraId="7B172A72" w14:textId="77777777" w:rsidR="00160A67" w:rsidRDefault="00000000">
            <w:pPr>
              <w:widowControl w:val="0"/>
              <w:snapToGrid w:val="0"/>
              <w:ind w:firstLine="402"/>
              <w:jc w:val="center"/>
              <w:rPr>
                <w:rFonts w:ascii="Arial" w:eastAsia="黑体" w:hAnsi="Arial" w:cs="Arial"/>
                <w:b w:val="0"/>
                <w:bCs w:val="0"/>
                <w:kern w:val="2"/>
                <w:sz w:val="20"/>
                <w:szCs w:val="20"/>
              </w:rPr>
            </w:pPr>
            <w:r>
              <w:rPr>
                <w:rFonts w:ascii="Arial" w:eastAsia="黑体" w:hAnsi="Arial" w:cs="Arial"/>
                <w:kern w:val="2"/>
                <w:sz w:val="20"/>
                <w:szCs w:val="20"/>
              </w:rPr>
              <w:t>公司名称</w:t>
            </w:r>
          </w:p>
        </w:tc>
        <w:tc>
          <w:tcPr>
            <w:tcW w:w="6746" w:type="dxa"/>
            <w:tcBorders>
              <w:tl2br w:val="nil"/>
              <w:tr2bl w:val="nil"/>
            </w:tcBorders>
            <w:shd w:val="clear" w:color="auto" w:fill="E8E8E8" w:themeFill="accent3" w:themeFillTint="33"/>
            <w:vAlign w:val="center"/>
          </w:tcPr>
          <w:p w14:paraId="42C4458F" w14:textId="3D37D42E" w:rsidR="00160A67" w:rsidRDefault="0075440A">
            <w:pPr>
              <w:ind w:firstLine="402"/>
              <w:jc w:val="both"/>
              <w:cnfStyle w:val="100000000000" w:firstRow="1" w:lastRow="0" w:firstColumn="0" w:lastColumn="0" w:oddVBand="0" w:evenVBand="0" w:oddHBand="0" w:evenHBand="0" w:firstRowFirstColumn="0" w:firstRowLastColumn="0" w:lastRowFirstColumn="0" w:lastRowLastColumn="0"/>
              <w:rPr>
                <w:rFonts w:ascii="Arial" w:eastAsia="仿宋_GB2312" w:hAnsi="Arial" w:cs="Arial"/>
                <w:color w:val="000000"/>
                <w:sz w:val="20"/>
                <w:szCs w:val="20"/>
              </w:rPr>
            </w:pPr>
            <w:ins w:id="365" w:author="Tian Su" w:date="2025-01-05T00:12:00Z" w16du:dateUtc="2025-01-04T16:12:00Z">
              <w:r w:rsidRPr="0075440A">
                <w:rPr>
                  <w:rFonts w:ascii="Arial" w:eastAsia="仿宋_GB2312" w:hAnsi="Arial" w:cs="Arial" w:hint="eastAsia"/>
                  <w:color w:val="000000"/>
                  <w:sz w:val="20"/>
                  <w:szCs w:val="20"/>
                </w:rPr>
                <w:t>【清单模板</w:t>
              </w:r>
              <w:r w:rsidRPr="0075440A">
                <w:rPr>
                  <w:rFonts w:ascii="Arial" w:eastAsia="仿宋_GB2312" w:hAnsi="Arial" w:cs="Arial"/>
                  <w:color w:val="000000"/>
                  <w:sz w:val="20"/>
                  <w:szCs w:val="20"/>
                </w:rPr>
                <w:t>-</w:t>
              </w:r>
              <w:r w:rsidRPr="0075440A">
                <w:rPr>
                  <w:rFonts w:ascii="Arial" w:eastAsia="仿宋_GB2312" w:hAnsi="Arial" w:cs="Arial" w:hint="eastAsia"/>
                  <w:color w:val="000000"/>
                  <w:sz w:val="20"/>
                  <w:szCs w:val="20"/>
                </w:rPr>
                <w:t>数据表</w:t>
              </w:r>
              <w:r w:rsidRPr="0075440A">
                <w:rPr>
                  <w:rFonts w:ascii="Arial" w:eastAsia="仿宋_GB2312" w:hAnsi="Arial" w:cs="Arial"/>
                  <w:color w:val="000000"/>
                  <w:sz w:val="20"/>
                  <w:szCs w:val="20"/>
                </w:rPr>
                <w:t>B</w:t>
              </w:r>
              <w:r>
                <w:rPr>
                  <w:rFonts w:ascii="Arial" w:eastAsia="仿宋_GB2312" w:hAnsi="Arial" w:cs="Arial" w:hint="eastAsia"/>
                  <w:color w:val="000000"/>
                  <w:sz w:val="20"/>
                  <w:szCs w:val="20"/>
                </w:rPr>
                <w:t>1</w:t>
              </w:r>
              <w:r w:rsidRPr="0075440A">
                <w:rPr>
                  <w:rFonts w:ascii="Arial" w:eastAsia="仿宋_GB2312" w:hAnsi="Arial" w:cs="Arial" w:hint="eastAsia"/>
                  <w:color w:val="000000"/>
                  <w:sz w:val="20"/>
                  <w:szCs w:val="20"/>
                </w:rPr>
                <w:t>】</w:t>
              </w:r>
            </w:ins>
          </w:p>
        </w:tc>
      </w:tr>
      <w:tr w:rsidR="00160A67" w14:paraId="7DD408E8" w14:textId="77777777" w:rsidTr="00160A67">
        <w:trPr>
          <w:trHeight w:val="431"/>
        </w:trPr>
        <w:tc>
          <w:tcPr>
            <w:cnfStyle w:val="001000000000" w:firstRow="0" w:lastRow="0" w:firstColumn="1" w:lastColumn="0" w:oddVBand="0" w:evenVBand="0" w:oddHBand="0" w:evenHBand="0" w:firstRowFirstColumn="0" w:firstRowLastColumn="0" w:lastRowFirstColumn="0" w:lastRowLastColumn="0"/>
            <w:tcW w:w="2411" w:type="dxa"/>
            <w:tcBorders>
              <w:tl2br w:val="nil"/>
              <w:tr2bl w:val="nil"/>
            </w:tcBorders>
            <w:shd w:val="clear" w:color="auto" w:fill="009CDE"/>
            <w:vAlign w:val="center"/>
          </w:tcPr>
          <w:p w14:paraId="5B4B0E05" w14:textId="77777777" w:rsidR="00160A67" w:rsidRDefault="00000000">
            <w:pPr>
              <w:widowControl w:val="0"/>
              <w:snapToGrid w:val="0"/>
              <w:ind w:firstLine="402"/>
              <w:jc w:val="center"/>
              <w:rPr>
                <w:rFonts w:ascii="Arial" w:eastAsia="黑体" w:hAnsi="Arial" w:cs="Arial"/>
                <w:b w:val="0"/>
                <w:bCs w:val="0"/>
                <w:kern w:val="2"/>
                <w:sz w:val="20"/>
                <w:szCs w:val="20"/>
              </w:rPr>
            </w:pPr>
            <w:r>
              <w:rPr>
                <w:rFonts w:ascii="Arial" w:eastAsia="黑体" w:hAnsi="Arial" w:cs="Arial"/>
                <w:kern w:val="2"/>
                <w:sz w:val="20"/>
                <w:szCs w:val="20"/>
              </w:rPr>
              <w:t>经营地址</w:t>
            </w:r>
          </w:p>
        </w:tc>
        <w:tc>
          <w:tcPr>
            <w:tcW w:w="6746" w:type="dxa"/>
            <w:tcBorders>
              <w:tl2br w:val="nil"/>
              <w:tr2bl w:val="nil"/>
            </w:tcBorders>
            <w:vAlign w:val="center"/>
          </w:tcPr>
          <w:p w14:paraId="6965B4C0" w14:textId="77777777" w:rsidR="00160A67" w:rsidRDefault="00160A67">
            <w:pPr>
              <w:ind w:firstLine="400"/>
              <w:jc w:val="both"/>
              <w:cnfStyle w:val="000000000000" w:firstRow="0" w:lastRow="0" w:firstColumn="0" w:lastColumn="0" w:oddVBand="0" w:evenVBand="0" w:oddHBand="0" w:evenHBand="0" w:firstRowFirstColumn="0" w:firstRowLastColumn="0" w:lastRowFirstColumn="0" w:lastRowLastColumn="0"/>
              <w:rPr>
                <w:rFonts w:ascii="Arial" w:eastAsia="仿宋_GB2312" w:hAnsi="Arial" w:cs="Arial"/>
                <w:color w:val="000000"/>
                <w:sz w:val="20"/>
                <w:szCs w:val="20"/>
              </w:rPr>
            </w:pPr>
          </w:p>
        </w:tc>
      </w:tr>
      <w:tr w:rsidR="00160A67" w14:paraId="61C163D1" w14:textId="77777777" w:rsidTr="00160A67">
        <w:trPr>
          <w:trHeight w:val="431"/>
        </w:trPr>
        <w:tc>
          <w:tcPr>
            <w:cnfStyle w:val="001000000000" w:firstRow="0" w:lastRow="0" w:firstColumn="1" w:lastColumn="0" w:oddVBand="0" w:evenVBand="0" w:oddHBand="0" w:evenHBand="0" w:firstRowFirstColumn="0" w:firstRowLastColumn="0" w:lastRowFirstColumn="0" w:lastRowLastColumn="0"/>
            <w:tcW w:w="2411" w:type="dxa"/>
            <w:tcBorders>
              <w:tl2br w:val="nil"/>
              <w:tr2bl w:val="nil"/>
            </w:tcBorders>
            <w:shd w:val="clear" w:color="auto" w:fill="009CDE"/>
            <w:vAlign w:val="center"/>
          </w:tcPr>
          <w:p w14:paraId="4A66A058" w14:textId="77777777" w:rsidR="00160A67" w:rsidRDefault="00000000">
            <w:pPr>
              <w:widowControl w:val="0"/>
              <w:snapToGrid w:val="0"/>
              <w:ind w:firstLine="402"/>
              <w:jc w:val="center"/>
              <w:rPr>
                <w:rFonts w:ascii="Arial" w:eastAsia="黑体" w:hAnsi="Arial" w:cs="Arial"/>
                <w:b w:val="0"/>
                <w:bCs w:val="0"/>
                <w:kern w:val="2"/>
                <w:sz w:val="20"/>
                <w:szCs w:val="20"/>
              </w:rPr>
            </w:pPr>
            <w:r>
              <w:rPr>
                <w:rFonts w:ascii="Arial" w:eastAsia="黑体" w:hAnsi="Arial" w:cs="Arial"/>
                <w:kern w:val="2"/>
                <w:sz w:val="20"/>
                <w:szCs w:val="20"/>
              </w:rPr>
              <w:t>成立日期</w:t>
            </w:r>
          </w:p>
        </w:tc>
        <w:tc>
          <w:tcPr>
            <w:tcW w:w="6746" w:type="dxa"/>
            <w:tcBorders>
              <w:tl2br w:val="nil"/>
              <w:tr2bl w:val="nil"/>
            </w:tcBorders>
            <w:vAlign w:val="center"/>
          </w:tcPr>
          <w:p w14:paraId="5E2237BE" w14:textId="77777777" w:rsidR="00160A67" w:rsidRDefault="00160A67">
            <w:pPr>
              <w:ind w:firstLine="400"/>
              <w:jc w:val="both"/>
              <w:cnfStyle w:val="000000000000" w:firstRow="0" w:lastRow="0" w:firstColumn="0" w:lastColumn="0" w:oddVBand="0" w:evenVBand="0" w:oddHBand="0" w:evenHBand="0" w:firstRowFirstColumn="0" w:firstRowLastColumn="0" w:lastRowFirstColumn="0" w:lastRowLastColumn="0"/>
              <w:rPr>
                <w:rFonts w:ascii="Arial" w:eastAsia="仿宋_GB2312" w:hAnsi="Arial" w:cs="Arial"/>
                <w:color w:val="000000"/>
                <w:sz w:val="20"/>
                <w:szCs w:val="20"/>
              </w:rPr>
            </w:pPr>
          </w:p>
        </w:tc>
      </w:tr>
      <w:tr w:rsidR="00160A67" w14:paraId="13473455" w14:textId="77777777" w:rsidTr="00160A67">
        <w:trPr>
          <w:trHeight w:val="431"/>
        </w:trPr>
        <w:tc>
          <w:tcPr>
            <w:cnfStyle w:val="001000000000" w:firstRow="0" w:lastRow="0" w:firstColumn="1" w:lastColumn="0" w:oddVBand="0" w:evenVBand="0" w:oddHBand="0" w:evenHBand="0" w:firstRowFirstColumn="0" w:firstRowLastColumn="0" w:lastRowFirstColumn="0" w:lastRowLastColumn="0"/>
            <w:tcW w:w="2411" w:type="dxa"/>
            <w:tcBorders>
              <w:tl2br w:val="nil"/>
              <w:tr2bl w:val="nil"/>
            </w:tcBorders>
            <w:shd w:val="clear" w:color="auto" w:fill="009CDE"/>
            <w:vAlign w:val="center"/>
          </w:tcPr>
          <w:p w14:paraId="531F2310" w14:textId="77777777" w:rsidR="00160A67" w:rsidRDefault="00000000">
            <w:pPr>
              <w:widowControl w:val="0"/>
              <w:snapToGrid w:val="0"/>
              <w:ind w:firstLine="402"/>
              <w:jc w:val="center"/>
              <w:rPr>
                <w:rFonts w:ascii="Arial" w:eastAsia="黑体" w:hAnsi="Arial" w:cs="Arial"/>
                <w:b w:val="0"/>
                <w:bCs w:val="0"/>
                <w:kern w:val="2"/>
                <w:sz w:val="20"/>
                <w:szCs w:val="20"/>
              </w:rPr>
            </w:pPr>
            <w:r>
              <w:rPr>
                <w:rFonts w:ascii="Arial" w:eastAsia="黑体" w:hAnsi="Arial" w:cs="Arial"/>
                <w:kern w:val="2"/>
                <w:sz w:val="20"/>
                <w:szCs w:val="20"/>
              </w:rPr>
              <w:t>公司类型</w:t>
            </w:r>
          </w:p>
        </w:tc>
        <w:tc>
          <w:tcPr>
            <w:tcW w:w="6746" w:type="dxa"/>
            <w:tcBorders>
              <w:tl2br w:val="nil"/>
              <w:tr2bl w:val="nil"/>
            </w:tcBorders>
            <w:vAlign w:val="center"/>
          </w:tcPr>
          <w:p w14:paraId="6C910A5B" w14:textId="77777777" w:rsidR="00160A67" w:rsidRDefault="00160A67">
            <w:pPr>
              <w:ind w:firstLine="400"/>
              <w:jc w:val="both"/>
              <w:cnfStyle w:val="000000000000" w:firstRow="0" w:lastRow="0" w:firstColumn="0" w:lastColumn="0" w:oddVBand="0" w:evenVBand="0" w:oddHBand="0" w:evenHBand="0" w:firstRowFirstColumn="0" w:firstRowLastColumn="0" w:lastRowFirstColumn="0" w:lastRowLastColumn="0"/>
              <w:rPr>
                <w:rFonts w:ascii="Arial" w:eastAsia="仿宋_GB2312" w:hAnsi="Arial" w:cs="Arial"/>
                <w:color w:val="000000"/>
                <w:sz w:val="20"/>
                <w:szCs w:val="20"/>
              </w:rPr>
            </w:pPr>
          </w:p>
        </w:tc>
      </w:tr>
      <w:tr w:rsidR="00160A67" w14:paraId="23CE89FA" w14:textId="77777777" w:rsidTr="00160A67">
        <w:trPr>
          <w:trHeight w:val="431"/>
        </w:trPr>
        <w:tc>
          <w:tcPr>
            <w:cnfStyle w:val="001000000000" w:firstRow="0" w:lastRow="0" w:firstColumn="1" w:lastColumn="0" w:oddVBand="0" w:evenVBand="0" w:oddHBand="0" w:evenHBand="0" w:firstRowFirstColumn="0" w:firstRowLastColumn="0" w:lastRowFirstColumn="0" w:lastRowLastColumn="0"/>
            <w:tcW w:w="2411" w:type="dxa"/>
            <w:tcBorders>
              <w:tl2br w:val="nil"/>
              <w:tr2bl w:val="nil"/>
            </w:tcBorders>
            <w:shd w:val="clear" w:color="auto" w:fill="009CDE"/>
            <w:vAlign w:val="center"/>
          </w:tcPr>
          <w:p w14:paraId="2DAF4A51" w14:textId="77777777" w:rsidR="00160A67" w:rsidRDefault="00000000">
            <w:pPr>
              <w:widowControl w:val="0"/>
              <w:snapToGrid w:val="0"/>
              <w:ind w:firstLine="402"/>
              <w:jc w:val="center"/>
              <w:rPr>
                <w:rFonts w:ascii="Arial" w:eastAsia="黑体" w:hAnsi="Arial" w:cs="Arial"/>
                <w:b w:val="0"/>
                <w:bCs w:val="0"/>
                <w:kern w:val="2"/>
                <w:sz w:val="20"/>
                <w:szCs w:val="20"/>
              </w:rPr>
            </w:pPr>
            <w:r>
              <w:rPr>
                <w:rFonts w:ascii="Arial" w:eastAsia="黑体" w:hAnsi="Arial" w:cs="Arial"/>
                <w:kern w:val="2"/>
                <w:sz w:val="20"/>
                <w:szCs w:val="20"/>
              </w:rPr>
              <w:t>投资方</w:t>
            </w:r>
          </w:p>
        </w:tc>
        <w:tc>
          <w:tcPr>
            <w:tcW w:w="6746" w:type="dxa"/>
            <w:tcBorders>
              <w:tl2br w:val="nil"/>
              <w:tr2bl w:val="nil"/>
            </w:tcBorders>
            <w:vAlign w:val="center"/>
          </w:tcPr>
          <w:p w14:paraId="38C2CA10" w14:textId="77777777" w:rsidR="00160A67" w:rsidRDefault="00160A67">
            <w:pPr>
              <w:spacing w:beforeLines="50" w:before="120" w:afterLines="50" w:after="120"/>
              <w:ind w:firstLine="400"/>
              <w:jc w:val="both"/>
              <w:cnfStyle w:val="000000000000" w:firstRow="0" w:lastRow="0" w:firstColumn="0" w:lastColumn="0" w:oddVBand="0" w:evenVBand="0" w:oddHBand="0" w:evenHBand="0" w:firstRowFirstColumn="0" w:firstRowLastColumn="0" w:lastRowFirstColumn="0" w:lastRowLastColumn="0"/>
              <w:rPr>
                <w:rFonts w:ascii="Arial" w:eastAsia="仿宋_GB2312" w:hAnsi="Arial" w:cs="Arial"/>
                <w:sz w:val="20"/>
                <w:szCs w:val="20"/>
              </w:rPr>
            </w:pPr>
          </w:p>
        </w:tc>
      </w:tr>
      <w:tr w:rsidR="00160A67" w14:paraId="75F2DBC9" w14:textId="77777777" w:rsidTr="00160A67">
        <w:trPr>
          <w:trHeight w:val="431"/>
        </w:trPr>
        <w:tc>
          <w:tcPr>
            <w:cnfStyle w:val="001000000000" w:firstRow="0" w:lastRow="0" w:firstColumn="1" w:lastColumn="0" w:oddVBand="0" w:evenVBand="0" w:oddHBand="0" w:evenHBand="0" w:firstRowFirstColumn="0" w:firstRowLastColumn="0" w:lastRowFirstColumn="0" w:lastRowLastColumn="0"/>
            <w:tcW w:w="2411" w:type="dxa"/>
            <w:tcBorders>
              <w:tl2br w:val="nil"/>
              <w:tr2bl w:val="nil"/>
            </w:tcBorders>
            <w:shd w:val="clear" w:color="auto" w:fill="009CDE"/>
            <w:vAlign w:val="center"/>
          </w:tcPr>
          <w:p w14:paraId="458FFE35" w14:textId="77777777" w:rsidR="00160A67" w:rsidRDefault="00000000">
            <w:pPr>
              <w:widowControl w:val="0"/>
              <w:snapToGrid w:val="0"/>
              <w:ind w:firstLine="402"/>
              <w:jc w:val="center"/>
              <w:rPr>
                <w:rFonts w:ascii="Arial" w:eastAsia="黑体" w:hAnsi="Arial" w:cs="Arial"/>
                <w:b w:val="0"/>
                <w:bCs w:val="0"/>
                <w:kern w:val="2"/>
                <w:sz w:val="20"/>
                <w:szCs w:val="20"/>
              </w:rPr>
            </w:pPr>
            <w:r>
              <w:rPr>
                <w:rFonts w:ascii="Arial" w:eastAsia="黑体" w:hAnsi="Arial" w:cs="Arial"/>
                <w:kern w:val="2"/>
                <w:sz w:val="20"/>
                <w:szCs w:val="20"/>
              </w:rPr>
              <w:t>经营期限</w:t>
            </w:r>
          </w:p>
        </w:tc>
        <w:tc>
          <w:tcPr>
            <w:tcW w:w="6746" w:type="dxa"/>
            <w:tcBorders>
              <w:tl2br w:val="nil"/>
              <w:tr2bl w:val="nil"/>
            </w:tcBorders>
            <w:vAlign w:val="center"/>
          </w:tcPr>
          <w:p w14:paraId="40180E8C" w14:textId="77777777" w:rsidR="00160A67" w:rsidRDefault="00160A67">
            <w:pPr>
              <w:ind w:firstLine="400"/>
              <w:jc w:val="both"/>
              <w:cnfStyle w:val="000000000000" w:firstRow="0" w:lastRow="0" w:firstColumn="0" w:lastColumn="0" w:oddVBand="0" w:evenVBand="0" w:oddHBand="0" w:evenHBand="0" w:firstRowFirstColumn="0" w:firstRowLastColumn="0" w:lastRowFirstColumn="0" w:lastRowLastColumn="0"/>
              <w:rPr>
                <w:rFonts w:ascii="Arial" w:eastAsia="仿宋_GB2312" w:hAnsi="Arial" w:cs="Arial"/>
                <w:color w:val="000000"/>
                <w:sz w:val="20"/>
                <w:szCs w:val="20"/>
              </w:rPr>
            </w:pPr>
          </w:p>
        </w:tc>
      </w:tr>
      <w:tr w:rsidR="00160A67" w14:paraId="3081309E" w14:textId="77777777" w:rsidTr="00160A67">
        <w:trPr>
          <w:trHeight w:val="431"/>
        </w:trPr>
        <w:tc>
          <w:tcPr>
            <w:cnfStyle w:val="001000000000" w:firstRow="0" w:lastRow="0" w:firstColumn="1" w:lastColumn="0" w:oddVBand="0" w:evenVBand="0" w:oddHBand="0" w:evenHBand="0" w:firstRowFirstColumn="0" w:firstRowLastColumn="0" w:lastRowFirstColumn="0" w:lastRowLastColumn="0"/>
            <w:tcW w:w="2411" w:type="dxa"/>
            <w:tcBorders>
              <w:tl2br w:val="nil"/>
              <w:tr2bl w:val="nil"/>
            </w:tcBorders>
            <w:shd w:val="clear" w:color="auto" w:fill="009CDE"/>
            <w:vAlign w:val="center"/>
          </w:tcPr>
          <w:p w14:paraId="00E6A070" w14:textId="77777777" w:rsidR="00160A67" w:rsidRDefault="00000000">
            <w:pPr>
              <w:widowControl w:val="0"/>
              <w:snapToGrid w:val="0"/>
              <w:ind w:firstLine="402"/>
              <w:jc w:val="center"/>
              <w:rPr>
                <w:rFonts w:ascii="Arial" w:eastAsia="黑体" w:hAnsi="Arial" w:cs="Arial"/>
                <w:b w:val="0"/>
                <w:bCs w:val="0"/>
                <w:kern w:val="2"/>
                <w:sz w:val="20"/>
                <w:szCs w:val="20"/>
              </w:rPr>
            </w:pPr>
            <w:r>
              <w:rPr>
                <w:rFonts w:ascii="Arial" w:eastAsia="黑体" w:hAnsi="Arial" w:cs="Arial"/>
                <w:kern w:val="2"/>
                <w:sz w:val="20"/>
                <w:szCs w:val="20"/>
              </w:rPr>
              <w:lastRenderedPageBreak/>
              <w:t>注册资本</w:t>
            </w:r>
          </w:p>
        </w:tc>
        <w:tc>
          <w:tcPr>
            <w:tcW w:w="6746" w:type="dxa"/>
            <w:tcBorders>
              <w:tl2br w:val="nil"/>
              <w:tr2bl w:val="nil"/>
            </w:tcBorders>
            <w:vAlign w:val="center"/>
          </w:tcPr>
          <w:p w14:paraId="2AA5AA40" w14:textId="77777777" w:rsidR="00160A67" w:rsidRDefault="00160A67">
            <w:pPr>
              <w:ind w:firstLine="400"/>
              <w:jc w:val="both"/>
              <w:cnfStyle w:val="000000000000" w:firstRow="0" w:lastRow="0" w:firstColumn="0" w:lastColumn="0" w:oddVBand="0" w:evenVBand="0" w:oddHBand="0" w:evenHBand="0" w:firstRowFirstColumn="0" w:firstRowLastColumn="0" w:lastRowFirstColumn="0" w:lastRowLastColumn="0"/>
              <w:rPr>
                <w:rFonts w:ascii="Arial" w:eastAsia="仿宋_GB2312" w:hAnsi="Arial" w:cs="Arial"/>
                <w:color w:val="000000"/>
                <w:sz w:val="20"/>
                <w:szCs w:val="20"/>
              </w:rPr>
            </w:pPr>
          </w:p>
        </w:tc>
      </w:tr>
      <w:tr w:rsidR="00160A67" w14:paraId="1AF45A8A" w14:textId="77777777" w:rsidTr="00160A67">
        <w:trPr>
          <w:trHeight w:val="431"/>
        </w:trPr>
        <w:tc>
          <w:tcPr>
            <w:cnfStyle w:val="001000000000" w:firstRow="0" w:lastRow="0" w:firstColumn="1" w:lastColumn="0" w:oddVBand="0" w:evenVBand="0" w:oddHBand="0" w:evenHBand="0" w:firstRowFirstColumn="0" w:firstRowLastColumn="0" w:lastRowFirstColumn="0" w:lastRowLastColumn="0"/>
            <w:tcW w:w="2411" w:type="dxa"/>
            <w:tcBorders>
              <w:tl2br w:val="nil"/>
              <w:tr2bl w:val="nil"/>
            </w:tcBorders>
            <w:shd w:val="clear" w:color="auto" w:fill="009CDE"/>
            <w:vAlign w:val="center"/>
          </w:tcPr>
          <w:p w14:paraId="6732FACB" w14:textId="77777777" w:rsidR="00160A67" w:rsidRDefault="00000000">
            <w:pPr>
              <w:widowControl w:val="0"/>
              <w:snapToGrid w:val="0"/>
              <w:ind w:firstLine="402"/>
              <w:jc w:val="center"/>
              <w:rPr>
                <w:rFonts w:ascii="Arial" w:eastAsia="黑体" w:hAnsi="Arial" w:cs="Arial"/>
                <w:b w:val="0"/>
                <w:bCs w:val="0"/>
                <w:kern w:val="2"/>
                <w:sz w:val="20"/>
                <w:szCs w:val="20"/>
              </w:rPr>
            </w:pPr>
            <w:r>
              <w:rPr>
                <w:rFonts w:ascii="Arial" w:eastAsia="黑体" w:hAnsi="Arial" w:cs="Arial"/>
                <w:kern w:val="2"/>
                <w:sz w:val="20"/>
                <w:szCs w:val="20"/>
              </w:rPr>
              <w:t>经营范围</w:t>
            </w:r>
          </w:p>
        </w:tc>
        <w:tc>
          <w:tcPr>
            <w:tcW w:w="6746" w:type="dxa"/>
            <w:tcBorders>
              <w:tl2br w:val="nil"/>
              <w:tr2bl w:val="nil"/>
            </w:tcBorders>
            <w:vAlign w:val="center"/>
          </w:tcPr>
          <w:p w14:paraId="29CC3AB1" w14:textId="77777777" w:rsidR="00160A67" w:rsidRDefault="00160A67">
            <w:pPr>
              <w:ind w:firstLine="400"/>
              <w:jc w:val="both"/>
              <w:cnfStyle w:val="000000000000" w:firstRow="0" w:lastRow="0" w:firstColumn="0" w:lastColumn="0" w:oddVBand="0" w:evenVBand="0" w:oddHBand="0" w:evenHBand="0" w:firstRowFirstColumn="0" w:firstRowLastColumn="0" w:lastRowFirstColumn="0" w:lastRowLastColumn="0"/>
              <w:rPr>
                <w:rFonts w:ascii="Arial" w:eastAsia="仿宋_GB2312" w:hAnsi="Arial" w:cs="Arial"/>
                <w:color w:val="000000"/>
                <w:sz w:val="20"/>
                <w:szCs w:val="20"/>
              </w:rPr>
            </w:pPr>
          </w:p>
        </w:tc>
      </w:tr>
      <w:tr w:rsidR="00160A67" w14:paraId="0A68F8DC" w14:textId="77777777" w:rsidTr="00160A67">
        <w:trPr>
          <w:trHeight w:val="431"/>
        </w:trPr>
        <w:tc>
          <w:tcPr>
            <w:cnfStyle w:val="001000000000" w:firstRow="0" w:lastRow="0" w:firstColumn="1" w:lastColumn="0" w:oddVBand="0" w:evenVBand="0" w:oddHBand="0" w:evenHBand="0" w:firstRowFirstColumn="0" w:firstRowLastColumn="0" w:lastRowFirstColumn="0" w:lastRowLastColumn="0"/>
            <w:tcW w:w="2411" w:type="dxa"/>
            <w:tcBorders>
              <w:tl2br w:val="nil"/>
              <w:tr2bl w:val="nil"/>
            </w:tcBorders>
            <w:shd w:val="clear" w:color="auto" w:fill="009CDE"/>
            <w:vAlign w:val="center"/>
          </w:tcPr>
          <w:p w14:paraId="2B42297D" w14:textId="3869CF7B" w:rsidR="00160A67" w:rsidRDefault="00000000">
            <w:pPr>
              <w:widowControl w:val="0"/>
              <w:snapToGrid w:val="0"/>
              <w:ind w:firstLine="402"/>
              <w:jc w:val="center"/>
              <w:rPr>
                <w:rFonts w:ascii="Arial" w:eastAsia="黑体" w:hAnsi="Arial" w:cs="Arial"/>
                <w:b w:val="0"/>
                <w:bCs w:val="0"/>
                <w:kern w:val="2"/>
                <w:sz w:val="20"/>
                <w:szCs w:val="20"/>
              </w:rPr>
            </w:pPr>
            <w:del w:id="366" w:author="Tian Su" w:date="2024-12-30T11:30:00Z" w16du:dateUtc="2024-12-30T03:30:00Z">
              <w:r w:rsidDel="00FE6E4A">
                <w:rPr>
                  <w:rFonts w:ascii="Arial" w:eastAsia="黑体" w:hAnsi="Arial" w:cs="Arial"/>
                  <w:color w:val="FF0000"/>
                  <w:sz w:val="20"/>
                  <w:szCs w:val="20"/>
                </w:rPr>
                <w:delText>20XX</w:delText>
              </w:r>
            </w:del>
            <w:ins w:id="367" w:author="Tian Su" w:date="2024-12-30T11:30:00Z" w16du:dateUtc="2024-12-30T03:30:00Z">
              <w:r w:rsidR="00FE6E4A">
                <w:rPr>
                  <w:rFonts w:ascii="Arial" w:eastAsia="黑体" w:hAnsi="Arial" w:cs="Arial"/>
                  <w:color w:val="FF0000"/>
                  <w:sz w:val="20"/>
                  <w:szCs w:val="20"/>
                </w:rPr>
                <w:t>【清单模板</w:t>
              </w:r>
              <w:r w:rsidR="00FE6E4A">
                <w:rPr>
                  <w:rFonts w:ascii="Arial" w:eastAsia="黑体" w:hAnsi="Arial" w:cs="Arial"/>
                  <w:color w:val="FF0000"/>
                  <w:sz w:val="20"/>
                  <w:szCs w:val="20"/>
                </w:rPr>
                <w:t>-</w:t>
              </w:r>
              <w:r w:rsidR="00FE6E4A">
                <w:rPr>
                  <w:rFonts w:ascii="Arial" w:eastAsia="黑体" w:hAnsi="Arial" w:cs="Arial"/>
                  <w:color w:val="FF0000"/>
                  <w:sz w:val="20"/>
                  <w:szCs w:val="20"/>
                </w:rPr>
                <w:t>数据表</w:t>
              </w:r>
              <w:r w:rsidR="00FE6E4A">
                <w:rPr>
                  <w:rFonts w:ascii="Arial" w:eastAsia="黑体" w:hAnsi="Arial" w:cs="Arial"/>
                  <w:color w:val="FF0000"/>
                  <w:sz w:val="20"/>
                  <w:szCs w:val="20"/>
                </w:rPr>
                <w:t>B2</w:t>
              </w:r>
              <w:r w:rsidR="00FE6E4A">
                <w:rPr>
                  <w:rFonts w:ascii="Arial" w:eastAsia="黑体" w:hAnsi="Arial" w:cs="Arial"/>
                  <w:color w:val="FF0000"/>
                  <w:sz w:val="20"/>
                  <w:szCs w:val="20"/>
                </w:rPr>
                <w:t>】</w:t>
              </w:r>
            </w:ins>
            <w:r>
              <w:rPr>
                <w:rFonts w:ascii="Arial" w:eastAsia="黑体" w:hAnsi="Arial" w:cs="Arial"/>
                <w:kern w:val="2"/>
                <w:sz w:val="20"/>
                <w:szCs w:val="20"/>
              </w:rPr>
              <w:t>年度适用的</w:t>
            </w:r>
          </w:p>
          <w:p w14:paraId="243E7395" w14:textId="77777777" w:rsidR="00160A67" w:rsidRDefault="00000000">
            <w:pPr>
              <w:widowControl w:val="0"/>
              <w:snapToGrid w:val="0"/>
              <w:ind w:firstLine="402"/>
              <w:jc w:val="center"/>
              <w:rPr>
                <w:rFonts w:ascii="Arial" w:eastAsia="黑体" w:hAnsi="Arial" w:cs="Arial"/>
                <w:b w:val="0"/>
                <w:bCs w:val="0"/>
                <w:kern w:val="2"/>
                <w:sz w:val="20"/>
                <w:szCs w:val="20"/>
              </w:rPr>
            </w:pPr>
            <w:r>
              <w:rPr>
                <w:rFonts w:ascii="Arial" w:eastAsia="黑体" w:hAnsi="Arial" w:cs="Arial"/>
                <w:kern w:val="2"/>
                <w:sz w:val="20"/>
                <w:szCs w:val="20"/>
              </w:rPr>
              <w:t>企业所得税率</w:t>
            </w:r>
          </w:p>
        </w:tc>
        <w:tc>
          <w:tcPr>
            <w:tcW w:w="6746" w:type="dxa"/>
            <w:tcBorders>
              <w:tl2br w:val="nil"/>
              <w:tr2bl w:val="nil"/>
            </w:tcBorders>
            <w:vAlign w:val="center"/>
          </w:tcPr>
          <w:p w14:paraId="0AE4E66F" w14:textId="77777777" w:rsidR="00160A67" w:rsidRDefault="00160A67">
            <w:pPr>
              <w:ind w:firstLine="400"/>
              <w:jc w:val="both"/>
              <w:cnfStyle w:val="000000000000" w:firstRow="0" w:lastRow="0" w:firstColumn="0" w:lastColumn="0" w:oddVBand="0" w:evenVBand="0" w:oddHBand="0" w:evenHBand="0" w:firstRowFirstColumn="0" w:firstRowLastColumn="0" w:lastRowFirstColumn="0" w:lastRowLastColumn="0"/>
              <w:rPr>
                <w:rFonts w:ascii="Arial" w:eastAsia="仿宋_GB2312" w:hAnsi="Arial" w:cs="Arial"/>
                <w:color w:val="000000"/>
                <w:sz w:val="20"/>
                <w:szCs w:val="20"/>
              </w:rPr>
            </w:pPr>
          </w:p>
        </w:tc>
      </w:tr>
    </w:tbl>
    <w:p w14:paraId="781FBCCD" w14:textId="77777777" w:rsidR="00160A67" w:rsidRDefault="00160A67">
      <w:pPr>
        <w:ind w:firstLine="482"/>
        <w:rPr>
          <w:rFonts w:ascii="Arial" w:eastAsiaTheme="minorEastAsia" w:hAnsi="Arial" w:cs="Arial"/>
          <w:b/>
        </w:rPr>
      </w:pPr>
    </w:p>
    <w:p w14:paraId="749AFD1B" w14:textId="77777777" w:rsidR="00160A67" w:rsidRDefault="00000000">
      <w:pPr>
        <w:keepNext/>
        <w:keepLines/>
        <w:numPr>
          <w:ilvl w:val="2"/>
          <w:numId w:val="32"/>
        </w:numPr>
        <w:ind w:firstLine="482"/>
        <w:outlineLvl w:val="2"/>
        <w:rPr>
          <w:rFonts w:ascii="Times New Roman" w:eastAsia="宋体" w:hAnsi="Times New Roman" w:cs="Times New Roman"/>
          <w:b/>
          <w:bCs/>
        </w:rPr>
      </w:pPr>
      <w:bookmarkStart w:id="368" w:name="_Toc28082"/>
      <w:r>
        <w:rPr>
          <w:rFonts w:ascii="Times New Roman" w:eastAsia="宋体" w:hAnsi="Times New Roman" w:cs="Times New Roman"/>
          <w:b/>
          <w:bCs/>
        </w:rPr>
        <w:t>股权结构</w:t>
      </w:r>
      <w:bookmarkEnd w:id="333"/>
      <w:bookmarkEnd w:id="334"/>
      <w:bookmarkEnd w:id="368"/>
    </w:p>
    <w:p w14:paraId="78ECDFBA" w14:textId="12D1DF7F"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proofErr w:type="gramStart"/>
      <w:r>
        <w:rPr>
          <w:rFonts w:ascii="Times New Roman" w:eastAsia="宋体" w:hAnsi="Times New Roman" w:cs="Times New Roman"/>
          <w:color w:val="FF0000"/>
        </w:rPr>
        <w:t>【</w:t>
      </w:r>
      <w:proofErr w:type="gramEnd"/>
      <w:r>
        <w:rPr>
          <w:rFonts w:ascii="Times New Roman" w:eastAsia="宋体" w:hAnsi="Times New Roman" w:cs="Times New Roman"/>
          <w:color w:val="FF0000"/>
        </w:rPr>
        <w:t>建议在本文档中简要披露股权结构，包括最终控股母公司、母公司和</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 xml:space="preserve"> REF XYZ</w:instrText>
      </w:r>
      <w:r>
        <w:rPr>
          <w:rFonts w:ascii="Times New Roman" w:eastAsia="宋体" w:hAnsi="Times New Roman" w:cs="Times New Roman"/>
          <w:color w:val="FF0000"/>
        </w:rPr>
        <w:instrText>公司</w:instrText>
      </w:r>
      <w:r>
        <w:rPr>
          <w:rFonts w:ascii="Times New Roman" w:eastAsia="宋体" w:hAnsi="Times New Roman" w:cs="Times New Roman"/>
          <w:color w:val="FF0000"/>
        </w:rPr>
        <w:instrText xml:space="preserve"> \h  \* MERGEFORMAT </w:instrText>
      </w:r>
      <w:r>
        <w:rPr>
          <w:rFonts w:ascii="Times New Roman" w:eastAsia="宋体" w:hAnsi="Times New Roman" w:cs="Times New Roman"/>
          <w:color w:val="FF0000"/>
        </w:rPr>
      </w:r>
      <w:r>
        <w:rPr>
          <w:rFonts w:ascii="Times New Roman" w:eastAsia="宋体" w:hAnsi="Times New Roman" w:cs="Times New Roman"/>
          <w:color w:val="FF0000"/>
        </w:rPr>
        <w:fldChar w:fldCharType="separate"/>
      </w:r>
      <w:del w:id="36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proofErr w:type="gramStart"/>
      <w:ins w:id="370" w:author="Tian Su" w:date="2024-12-30T11:34:00Z" w16du:dateUtc="2024-12-30T03:34:00Z">
        <w:r w:rsidR="00FE6E4A">
          <w:rPr>
            <w:rFonts w:ascii="Times New Roman" w:eastAsia="宋体" w:hAnsi="Times New Roman" w:cs="Times New Roman"/>
            <w:color w:val="FF0000"/>
          </w:rPr>
          <w:t>【</w:t>
        </w:r>
        <w:proofErr w:type="gramEnd"/>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proofErr w:type="gramStart"/>
        <w:r w:rsidR="00FE6E4A">
          <w:rPr>
            <w:rFonts w:ascii="Times New Roman" w:eastAsia="宋体" w:hAnsi="Times New Roman" w:cs="Times New Roman"/>
            <w:color w:val="FF0000"/>
          </w:rPr>
          <w:t>】</w:t>
        </w:r>
      </w:ins>
      <w:proofErr w:type="gramEnd"/>
      <w:r>
        <w:rPr>
          <w:rFonts w:ascii="Times New Roman" w:eastAsia="宋体" w:hAnsi="Times New Roman" w:cs="Times New Roman"/>
          <w:color w:val="FF0000"/>
        </w:rPr>
        <w:fldChar w:fldCharType="end"/>
      </w:r>
      <w:r>
        <w:rPr>
          <w:rFonts w:ascii="Times New Roman" w:eastAsia="宋体" w:hAnsi="Times New Roman" w:cs="Times New Roman"/>
          <w:color w:val="FF0000"/>
        </w:rPr>
        <w:t>。】</w:t>
      </w:r>
    </w:p>
    <w:p w14:paraId="324FEA91" w14:textId="1877D46B" w:rsidR="00160A67" w:rsidRDefault="00000000">
      <w:pPr>
        <w:spacing w:beforeLines="50" w:before="120" w:line="360" w:lineRule="auto"/>
        <w:ind w:firstLineChars="200" w:firstLine="480"/>
        <w:jc w:val="both"/>
        <w:rPr>
          <w:rStyle w:val="aff9"/>
          <w:rFonts w:ascii="Times New Roman" w:eastAsia="宋体" w:hAnsi="Times New Roman" w:cs="Times New Roman"/>
        </w:rPr>
      </w:pPr>
      <w:del w:id="371"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72"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是一家</w:t>
      </w:r>
      <w:r>
        <w:rPr>
          <w:rStyle w:val="aff9"/>
          <w:rFonts w:ascii="Times New Roman" w:eastAsia="宋体" w:hAnsi="Times New Roman" w:cs="Times New Roman"/>
          <w:color w:val="FF0000"/>
        </w:rPr>
        <w:t>【外商投资企业】</w:t>
      </w:r>
      <w:r>
        <w:rPr>
          <w:rFonts w:ascii="Times New Roman" w:eastAsia="宋体" w:hAnsi="Times New Roman" w:cs="Times New Roman"/>
        </w:rPr>
        <w:t>，位于</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w:t>
      </w:r>
      <w:r>
        <w:rPr>
          <w:rFonts w:ascii="Times New Roman" w:eastAsia="宋体" w:hAnsi="Times New Roman" w:cs="Times New Roman"/>
        </w:rPr>
        <w:t>，创办于</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XXXX</w:t>
      </w:r>
      <w:r>
        <w:rPr>
          <w:rStyle w:val="aff9"/>
          <w:rFonts w:ascii="Times New Roman" w:eastAsia="宋体" w:hAnsi="Times New Roman" w:cs="Times New Roman"/>
          <w:color w:val="FF0000"/>
        </w:rPr>
        <w:t>】</w:t>
      </w:r>
      <w:r>
        <w:rPr>
          <w:rFonts w:ascii="Times New Roman" w:eastAsia="宋体" w:hAnsi="Times New Roman" w:cs="Times New Roman"/>
        </w:rPr>
        <w:t>年。</w:t>
      </w:r>
      <w:r>
        <w:rPr>
          <w:rFonts w:ascii="Times New Roman" w:eastAsia="宋体" w:hAnsi="Times New Roman" w:cs="Times New Roman"/>
        </w:rPr>
        <w:t xml:space="preserve"> </w:t>
      </w:r>
      <w:r>
        <w:rPr>
          <w:rFonts w:ascii="Times New Roman" w:eastAsia="宋体" w:hAnsi="Times New Roman" w:cs="Times New Roman"/>
        </w:rPr>
        <w:t>截至</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 xml:space="preserve"> REF </w:instrText>
      </w:r>
      <w:r>
        <w:rPr>
          <w:rFonts w:ascii="Times New Roman" w:eastAsia="宋体" w:hAnsi="Times New Roman" w:cs="Times New Roman"/>
          <w:color w:val="FF0000"/>
        </w:rPr>
        <w:instrText>年度</w:instrText>
      </w:r>
      <w:r>
        <w:rPr>
          <w:rFonts w:ascii="Times New Roman" w:eastAsia="宋体" w:hAnsi="Times New Roman" w:cs="Times New Roman"/>
          <w:color w:val="FF0000"/>
        </w:rPr>
        <w:instrText xml:space="preserve"> \h  \* MERGEFORMAT </w:instrText>
      </w:r>
      <w:r>
        <w:rPr>
          <w:rFonts w:ascii="Times New Roman" w:eastAsia="宋体" w:hAnsi="Times New Roman" w:cs="Times New Roman"/>
          <w:color w:val="FF0000"/>
        </w:rPr>
      </w:r>
      <w:r>
        <w:rPr>
          <w:rFonts w:ascii="Times New Roman" w:eastAsia="宋体" w:hAnsi="Times New Roman" w:cs="Times New Roman"/>
          <w:color w:val="FF0000"/>
        </w:rPr>
        <w:fldChar w:fldCharType="separate"/>
      </w:r>
      <w:del w:id="373" w:author="Tian Su" w:date="2024-12-30T11:30:00Z" w16du:dateUtc="2024-12-30T03:30:00Z">
        <w:r w:rsidDel="00FE6E4A">
          <w:rPr>
            <w:rFonts w:ascii="Times New Roman" w:eastAsia="宋体" w:hAnsi="Times New Roman" w:cs="Times New Roman"/>
            <w:color w:val="FF0000"/>
          </w:rPr>
          <w:delText>20XX</w:delText>
        </w:r>
      </w:del>
      <w:ins w:id="374"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FF0000"/>
        </w:rPr>
        <w:fldChar w:fldCharType="end"/>
      </w:r>
      <w:r>
        <w:rPr>
          <w:rFonts w:ascii="Times New Roman" w:eastAsia="宋体" w:hAnsi="Times New Roman" w:cs="Times New Roman"/>
        </w:rPr>
        <w:t>年</w:t>
      </w:r>
      <w:r>
        <w:rPr>
          <w:rFonts w:ascii="Times New Roman" w:eastAsia="宋体" w:hAnsi="Times New Roman" w:cs="Times New Roman"/>
        </w:rPr>
        <w:t>12</w:t>
      </w:r>
      <w:r>
        <w:rPr>
          <w:rFonts w:ascii="Times New Roman" w:eastAsia="宋体" w:hAnsi="Times New Roman" w:cs="Times New Roman"/>
        </w:rPr>
        <w:t>月</w:t>
      </w:r>
      <w:r>
        <w:rPr>
          <w:rFonts w:ascii="Times New Roman" w:eastAsia="宋体" w:hAnsi="Times New Roman" w:cs="Times New Roman"/>
        </w:rPr>
        <w:t>31</w:t>
      </w:r>
      <w:r>
        <w:rPr>
          <w:rFonts w:ascii="Times New Roman" w:eastAsia="宋体" w:hAnsi="Times New Roman" w:cs="Times New Roman"/>
        </w:rPr>
        <w:t>日，其注册资本共计</w:t>
      </w:r>
      <w:r>
        <w:rPr>
          <w:rStyle w:val="aff9"/>
          <w:rFonts w:ascii="Times New Roman" w:eastAsia="宋体" w:hAnsi="Times New Roman" w:cs="Times New Roman"/>
          <w:color w:val="FF0000"/>
        </w:rPr>
        <w:t>【</w:t>
      </w:r>
      <w:r>
        <w:rPr>
          <w:rFonts w:ascii="Times New Roman" w:eastAsia="宋体" w:hAnsi="Times New Roman" w:cs="Times New Roman"/>
          <w:color w:val="FF0000"/>
        </w:rPr>
        <w:t>人民币</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w:t>
      </w:r>
      <w:r>
        <w:rPr>
          <w:rFonts w:ascii="Times New Roman" w:eastAsia="宋体" w:hAnsi="Times New Roman" w:cs="Times New Roman"/>
        </w:rPr>
        <w:t>元。公司营业范围：</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w:t>
      </w:r>
    </w:p>
    <w:p w14:paraId="3EE68A3A" w14:textId="481CD913"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下图说明了与</w:t>
      </w:r>
      <w:del w:id="37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7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相关的股权结构。</w:t>
      </w:r>
    </w:p>
    <w:p w14:paraId="2D51ACD6" w14:textId="15C07D54" w:rsidR="00160A67" w:rsidRDefault="00000000">
      <w:pPr>
        <w:pStyle w:val="ac"/>
        <w:widowControl w:val="0"/>
        <w:adjustRightInd w:val="0"/>
        <w:snapToGrid w:val="0"/>
        <w:spacing w:beforeLines="50" w:before="120" w:line="360" w:lineRule="auto"/>
        <w:ind w:firstLine="482"/>
        <w:jc w:val="center"/>
        <w:rPr>
          <w:rFonts w:ascii="Times New Roman" w:eastAsia="宋体" w:hAnsi="Times New Roman" w:cs="Times New Roman"/>
        </w:rPr>
      </w:pPr>
      <w:bookmarkStart w:id="377" w:name="_Toc143524183"/>
      <w:r>
        <w:rPr>
          <w:rFonts w:ascii="Times New Roman" w:eastAsia="宋体" w:hAnsi="Times New Roman" w:cs="Times New Roman"/>
        </w:rPr>
        <w:t>图</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w:t>
      </w:r>
      <w:r>
        <w:rPr>
          <w:rFonts w:ascii="Times New Roman" w:eastAsia="宋体" w:hAnsi="Times New Roman" w:cs="Times New Roman"/>
        </w:rPr>
        <w:fldChar w:fldCharType="end"/>
      </w:r>
      <w:r>
        <w:rPr>
          <w:rFonts w:ascii="Times New Roman" w:eastAsia="宋体" w:hAnsi="Times New Roman" w:cs="Times New Roman"/>
        </w:rPr>
        <w:t>：截至</w:t>
      </w:r>
      <w:del w:id="378" w:author="Tian Su" w:date="2024-12-30T11:30:00Z" w16du:dateUtc="2024-12-30T03:30:00Z">
        <w:r w:rsidDel="00FE6E4A">
          <w:rPr>
            <w:rFonts w:ascii="Times New Roman" w:eastAsia="宋体" w:hAnsi="Times New Roman" w:cs="Times New Roman"/>
            <w:color w:val="FF0000"/>
          </w:rPr>
          <w:delText>20XX</w:delText>
        </w:r>
      </w:del>
      <w:ins w:id="379"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w:t>
      </w:r>
      <w:r>
        <w:rPr>
          <w:rFonts w:ascii="Times New Roman" w:eastAsia="宋体" w:hAnsi="Times New Roman" w:cs="Times New Roman"/>
        </w:rPr>
        <w:t>12</w:t>
      </w:r>
      <w:r>
        <w:rPr>
          <w:rFonts w:ascii="Times New Roman" w:eastAsia="宋体" w:hAnsi="Times New Roman" w:cs="Times New Roman"/>
        </w:rPr>
        <w:t>月</w:t>
      </w:r>
      <w:r>
        <w:rPr>
          <w:rFonts w:ascii="Times New Roman" w:eastAsia="宋体" w:hAnsi="Times New Roman" w:cs="Times New Roman"/>
        </w:rPr>
        <w:t>31</w:t>
      </w:r>
      <w:r>
        <w:rPr>
          <w:rFonts w:ascii="Times New Roman" w:eastAsia="宋体" w:hAnsi="Times New Roman" w:cs="Times New Roman"/>
        </w:rPr>
        <w:t>日</w:t>
      </w:r>
      <w:del w:id="38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8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股权结构图</w:t>
      </w:r>
      <w:r>
        <w:rPr>
          <w:rStyle w:val="aff2"/>
          <w:rFonts w:ascii="Times New Roman" w:eastAsia="宋体" w:hAnsi="Times New Roman" w:cs="Times New Roman"/>
        </w:rPr>
        <w:footnoteReference w:id="5"/>
      </w:r>
      <w:bookmarkEnd w:id="377"/>
    </w:p>
    <w:p w14:paraId="31605872" w14:textId="77777777" w:rsidR="00160A67" w:rsidRDefault="00000000">
      <w:pPr>
        <w:rPr>
          <w:rFonts w:ascii="Arial" w:eastAsia="黑体" w:hAnsi="Arial" w:cs="Arial"/>
        </w:rPr>
      </w:pPr>
      <w:r>
        <w:rPr>
          <w:rFonts w:ascii="Arial" w:eastAsia="黑体" w:hAnsi="Arial" w:cs="Arial"/>
          <w:noProof/>
        </w:rPr>
        <mc:AlternateContent>
          <mc:Choice Requires="wpc">
            <w:drawing>
              <wp:anchor distT="0" distB="0" distL="114300" distR="114300" simplePos="0" relativeHeight="251660288" behindDoc="0" locked="0" layoutInCell="1" allowOverlap="1" wp14:anchorId="4158D759" wp14:editId="084A476E">
                <wp:simplePos x="0" y="0"/>
                <wp:positionH relativeFrom="column">
                  <wp:posOffset>521970</wp:posOffset>
                </wp:positionH>
                <wp:positionV relativeFrom="paragraph">
                  <wp:posOffset>217170</wp:posOffset>
                </wp:positionV>
                <wp:extent cx="4687570" cy="3355975"/>
                <wp:effectExtent l="0" t="0" r="0" b="0"/>
                <wp:wrapTopAndBottom/>
                <wp:docPr id="84" name="画布 54"/>
                <wp:cNvGraphicFramePr/>
                <a:graphic xmlns:a="http://schemas.openxmlformats.org/drawingml/2006/main">
                  <a:graphicData uri="http://schemas.microsoft.com/office/word/2010/wordprocessingCanvas">
                    <wpc:wpc>
                      <wpc:bg>
                        <a:noFill/>
                      </wpc:bg>
                      <wpc:whole/>
                      <wps:wsp>
                        <wps:cNvPr id="1547705344" name="矩形 55"/>
                        <wps:cNvSpPr>
                          <a:spLocks noChangeArrowheads="1"/>
                        </wps:cNvSpPr>
                        <wps:spPr bwMode="auto">
                          <a:xfrm>
                            <a:off x="1346479" y="199"/>
                            <a:ext cx="1868994" cy="673039"/>
                          </a:xfrm>
                          <a:prstGeom prst="rect">
                            <a:avLst/>
                          </a:prstGeom>
                          <a:solidFill>
                            <a:schemeClr val="accent1">
                              <a:lumMod val="100000"/>
                              <a:lumOff val="0"/>
                            </a:schemeClr>
                          </a:solidFill>
                          <a:ln>
                            <a:noFill/>
                          </a:ln>
                        </wps:spPr>
                        <wps:txbx>
                          <w:txbxContent>
                            <w:p w14:paraId="27127CBD" w14:textId="77777777" w:rsidR="00160A67" w:rsidRDefault="00000000">
                              <w:pPr>
                                <w:adjustRightInd w:val="0"/>
                                <w:snapToGrid w:val="0"/>
                                <w:jc w:val="center"/>
                                <w:rPr>
                                  <w:rFonts w:ascii="Arial" w:eastAsia="黑体" w:hAnsi="Arial" w:cs="Arial"/>
                                  <w:color w:val="FFFFFF" w:themeColor="background1"/>
                                  <w:sz w:val="20"/>
                                  <w:szCs w:val="20"/>
                                </w:rPr>
                              </w:pPr>
                              <w:r>
                                <w:rPr>
                                  <w:rFonts w:ascii="Arial" w:eastAsia="黑体" w:hAnsi="Arial" w:cs="Arial" w:hint="eastAsia"/>
                                  <w:color w:val="FFFFFF" w:themeColor="background1"/>
                                  <w:sz w:val="20"/>
                                  <w:szCs w:val="20"/>
                                </w:rPr>
                                <w:t>最终</w:t>
                              </w:r>
                              <w:r>
                                <w:rPr>
                                  <w:rFonts w:ascii="Arial" w:eastAsia="黑体" w:hAnsi="Arial" w:cs="Arial"/>
                                  <w:color w:val="FFFFFF" w:themeColor="background1"/>
                                  <w:sz w:val="20"/>
                                  <w:szCs w:val="20"/>
                                </w:rPr>
                                <w:t>控股母公司</w:t>
                              </w:r>
                            </w:p>
                            <w:p w14:paraId="0B48289E" w14:textId="77777777" w:rsidR="00160A67" w:rsidRDefault="00000000">
                              <w:pPr>
                                <w:adjustRightInd w:val="0"/>
                                <w:snapToGrid w:val="0"/>
                                <w:jc w:val="center"/>
                                <w:rPr>
                                  <w:rFonts w:ascii="Arial" w:eastAsia="黑体" w:hAnsi="Arial" w:cs="Arial"/>
                                  <w:color w:val="FFFFFF" w:themeColor="background1"/>
                                  <w:sz w:val="20"/>
                                  <w:szCs w:val="20"/>
                                </w:rPr>
                              </w:pPr>
                              <w:r>
                                <w:rPr>
                                  <w:rFonts w:ascii="Arial" w:eastAsia="黑体" w:hAnsi="Arial" w:cs="Arial"/>
                                  <w:color w:val="FFFFFF" w:themeColor="background1"/>
                                  <w:sz w:val="20"/>
                                  <w:szCs w:val="20"/>
                                  <w:highlight w:val="darkGray"/>
                                </w:rPr>
                                <w:t>（</w:t>
                              </w:r>
                              <w:r>
                                <w:rPr>
                                  <w:rFonts w:ascii="Arial" w:eastAsia="黑体" w:hAnsi="Arial" w:cs="Arial"/>
                                  <w:color w:val="FFFFFF" w:themeColor="background1"/>
                                  <w:sz w:val="20"/>
                                  <w:szCs w:val="20"/>
                                  <w:highlight w:val="darkGray"/>
                                </w:rPr>
                                <w:t>XX</w:t>
                              </w:r>
                              <w:r>
                                <w:rPr>
                                  <w:rFonts w:ascii="Arial" w:eastAsia="黑体" w:hAnsi="Arial" w:cs="Arial"/>
                                  <w:color w:val="FFFFFF" w:themeColor="background1"/>
                                  <w:sz w:val="20"/>
                                  <w:szCs w:val="20"/>
                                  <w:highlight w:val="darkGray"/>
                                </w:rPr>
                                <w:t>上市，代码：</w:t>
                              </w:r>
                              <w:r>
                                <w:rPr>
                                  <w:rFonts w:ascii="Arial" w:eastAsia="黑体" w:hAnsi="Arial" w:cs="Arial"/>
                                  <w:color w:val="FFFFFF" w:themeColor="background1"/>
                                  <w:sz w:val="20"/>
                                  <w:szCs w:val="20"/>
                                  <w:highlight w:val="darkGray"/>
                                </w:rPr>
                                <w:t>YYYY</w:t>
                              </w:r>
                              <w:r>
                                <w:rPr>
                                  <w:rFonts w:ascii="Arial" w:eastAsia="黑体" w:hAnsi="Arial" w:cs="Arial"/>
                                  <w:color w:val="FFFFFF" w:themeColor="background1"/>
                                  <w:sz w:val="20"/>
                                  <w:szCs w:val="20"/>
                                  <w:highlight w:val="darkGray"/>
                                </w:rPr>
                                <w:t>）</w:t>
                              </w:r>
                            </w:p>
                          </w:txbxContent>
                        </wps:txbx>
                        <wps:bodyPr rot="0" vert="horz" wrap="square" lIns="91440" tIns="45720" rIns="91440" bIns="45720" anchor="ctr" anchorCtr="0" upright="1">
                          <a:noAutofit/>
                        </wps:bodyPr>
                      </wps:wsp>
                      <wps:wsp>
                        <wps:cNvPr id="1454654851" name="矩形 56"/>
                        <wps:cNvSpPr>
                          <a:spLocks noChangeArrowheads="1"/>
                        </wps:cNvSpPr>
                        <wps:spPr bwMode="auto">
                          <a:xfrm>
                            <a:off x="1346479" y="1632284"/>
                            <a:ext cx="1868994" cy="457298"/>
                          </a:xfrm>
                          <a:prstGeom prst="rect">
                            <a:avLst/>
                          </a:prstGeom>
                          <a:solidFill>
                            <a:schemeClr val="accent2">
                              <a:lumMod val="100000"/>
                              <a:lumOff val="0"/>
                            </a:schemeClr>
                          </a:solidFill>
                          <a:ln>
                            <a:noFill/>
                          </a:ln>
                        </wps:spPr>
                        <wps:txbx>
                          <w:txbxContent>
                            <w:p w14:paraId="586FB88D" w14:textId="77777777" w:rsidR="00160A67" w:rsidRDefault="00000000">
                              <w:pPr>
                                <w:pStyle w:val="af9"/>
                                <w:spacing w:before="0" w:beforeAutospacing="0" w:after="0" w:afterAutospacing="0"/>
                                <w:jc w:val="center"/>
                                <w:rPr>
                                  <w:rFonts w:ascii="Arial" w:eastAsia="黑体" w:hAnsi="Arial" w:cs="Arial"/>
                                  <w:color w:val="FFFFFF" w:themeColor="background1"/>
                                  <w:sz w:val="20"/>
                                  <w:szCs w:val="20"/>
                                </w:rPr>
                              </w:pPr>
                              <w:r>
                                <w:rPr>
                                  <w:rFonts w:ascii="Arial" w:eastAsia="黑体" w:hAnsi="Arial" w:cs="Arial" w:hint="eastAsia"/>
                                  <w:color w:val="FFFFFF" w:themeColor="background1"/>
                                  <w:sz w:val="20"/>
                                  <w:szCs w:val="20"/>
                                </w:rPr>
                                <w:t>母</w:t>
                              </w:r>
                              <w:r>
                                <w:rPr>
                                  <w:rFonts w:ascii="Arial" w:eastAsia="黑体" w:hAnsi="Arial" w:cs="Arial"/>
                                  <w:color w:val="FFFFFF" w:themeColor="background1"/>
                                  <w:sz w:val="20"/>
                                  <w:szCs w:val="20"/>
                                </w:rPr>
                                <w:t>公司</w:t>
                              </w:r>
                            </w:p>
                          </w:txbxContent>
                        </wps:txbx>
                        <wps:bodyPr rot="0" vert="horz" wrap="square" lIns="91440" tIns="45720" rIns="91440" bIns="45720" anchor="ctr" anchorCtr="0" upright="1">
                          <a:noAutofit/>
                        </wps:bodyPr>
                      </wps:wsp>
                      <wps:wsp>
                        <wps:cNvPr id="1427922781" name="矩形 57"/>
                        <wps:cNvSpPr>
                          <a:spLocks noChangeArrowheads="1"/>
                        </wps:cNvSpPr>
                        <wps:spPr bwMode="auto">
                          <a:xfrm>
                            <a:off x="1346479" y="2898656"/>
                            <a:ext cx="1868994" cy="457298"/>
                          </a:xfrm>
                          <a:prstGeom prst="rect">
                            <a:avLst/>
                          </a:prstGeom>
                          <a:solidFill>
                            <a:schemeClr val="accent3">
                              <a:lumMod val="100000"/>
                              <a:lumOff val="0"/>
                            </a:schemeClr>
                          </a:solidFill>
                          <a:ln>
                            <a:noFill/>
                          </a:ln>
                        </wps:spPr>
                        <wps:txbx>
                          <w:txbxContent>
                            <w:p w14:paraId="37D394F9" w14:textId="77777777" w:rsidR="00160A67" w:rsidRDefault="00000000">
                              <w:pPr>
                                <w:pStyle w:val="aff8"/>
                                <w:jc w:val="center"/>
                                <w:rPr>
                                  <w:rFonts w:ascii="Arial" w:eastAsia="黑体" w:hAnsi="Arial" w:cs="Arial"/>
                                  <w:color w:val="FFFFFF" w:themeColor="background1"/>
                                  <w:sz w:val="20"/>
                                  <w:szCs w:val="20"/>
                                </w:rPr>
                              </w:pPr>
                              <w:r>
                                <w:rPr>
                                  <w:rFonts w:ascii="Arial" w:eastAsia="黑体" w:hAnsi="Arial" w:cs="Arial" w:hint="eastAsia"/>
                                  <w:color w:val="FFFFFF" w:themeColor="background1"/>
                                  <w:sz w:val="20"/>
                                  <w:szCs w:val="20"/>
                                </w:rPr>
                                <w:t>ABC</w:t>
                              </w:r>
                              <w:r>
                                <w:rPr>
                                  <w:rFonts w:ascii="Arial" w:eastAsia="黑体" w:hAnsi="Arial" w:cs="Arial" w:hint="eastAsia"/>
                                  <w:color w:val="FFFFFF" w:themeColor="background1"/>
                                  <w:sz w:val="20"/>
                                  <w:szCs w:val="20"/>
                                </w:rPr>
                                <w:t>公司</w:t>
                              </w:r>
                            </w:p>
                          </w:txbxContent>
                        </wps:txbx>
                        <wps:bodyPr rot="0" vert="horz" wrap="square" lIns="91440" tIns="45720" rIns="91440" bIns="45720" anchor="ctr" anchorCtr="0" upright="1">
                          <a:noAutofit/>
                        </wps:bodyPr>
                      </wps:wsp>
                      <wps:wsp>
                        <wps:cNvPr id="774766540" name="直接箭头连接符 58"/>
                        <wps:cNvCnPr>
                          <a:cxnSpLocks noChangeShapeType="1"/>
                          <a:stCxn id="1547705344" idx="2"/>
                          <a:endCxn id="1454654851" idx="0"/>
                        </wps:cNvCnPr>
                        <wps:spPr bwMode="auto">
                          <a:xfrm>
                            <a:off x="2280976" y="673238"/>
                            <a:ext cx="0" cy="959046"/>
                          </a:xfrm>
                          <a:prstGeom prst="straightConnector1">
                            <a:avLst/>
                          </a:prstGeom>
                          <a:noFill/>
                          <a:ln w="12700">
                            <a:solidFill>
                              <a:srgbClr val="000000"/>
                            </a:solidFill>
                            <a:miter lim="800000"/>
                            <a:tailEnd type="triangle" w="med" len="med"/>
                          </a:ln>
                        </wps:spPr>
                        <wps:bodyPr/>
                      </wps:wsp>
                      <wps:wsp>
                        <wps:cNvPr id="690315010" name="直接箭头连接符 59"/>
                        <wps:cNvCnPr>
                          <a:cxnSpLocks noChangeShapeType="1"/>
                          <a:stCxn id="1454654851" idx="2"/>
                          <a:endCxn id="1427922781" idx="0"/>
                        </wps:cNvCnPr>
                        <wps:spPr bwMode="auto">
                          <a:xfrm>
                            <a:off x="2280976" y="2089582"/>
                            <a:ext cx="0" cy="809074"/>
                          </a:xfrm>
                          <a:prstGeom prst="straightConnector1">
                            <a:avLst/>
                          </a:prstGeom>
                          <a:noFill/>
                          <a:ln w="12700">
                            <a:solidFill>
                              <a:srgbClr val="000000"/>
                            </a:solidFill>
                            <a:miter lim="800000"/>
                            <a:tailEnd type="triangle" w="med" len="med"/>
                          </a:ln>
                        </wps:spPr>
                        <wps:bodyPr/>
                      </wps:wsp>
                      <wps:wsp>
                        <wps:cNvPr id="832591756" name="直接连接符 60"/>
                        <wps:cNvCnPr>
                          <a:cxnSpLocks noChangeShapeType="1"/>
                        </wps:cNvCnPr>
                        <wps:spPr bwMode="auto">
                          <a:xfrm>
                            <a:off x="6200" y="2530177"/>
                            <a:ext cx="4572068" cy="0"/>
                          </a:xfrm>
                          <a:prstGeom prst="line">
                            <a:avLst/>
                          </a:prstGeom>
                          <a:noFill/>
                          <a:ln w="12700">
                            <a:solidFill>
                              <a:srgbClr val="949494"/>
                            </a:solidFill>
                            <a:prstDash val="dash"/>
                            <a:miter lim="800000"/>
                          </a:ln>
                        </wps:spPr>
                        <wps:bodyPr/>
                      </wps:wsp>
                      <wps:wsp>
                        <wps:cNvPr id="1285659443" name="文本框 61"/>
                        <wps:cNvSpPr txBox="1">
                          <a:spLocks noChangeArrowheads="1"/>
                        </wps:cNvSpPr>
                        <wps:spPr bwMode="auto">
                          <a:xfrm>
                            <a:off x="4141562" y="2207507"/>
                            <a:ext cx="545908" cy="318768"/>
                          </a:xfrm>
                          <a:prstGeom prst="rect">
                            <a:avLst/>
                          </a:prstGeom>
                          <a:noFill/>
                          <a:ln>
                            <a:noFill/>
                          </a:ln>
                        </wps:spPr>
                        <wps:txbx>
                          <w:txbxContent>
                            <w:p w14:paraId="61196C00" w14:textId="77777777" w:rsidR="00160A67" w:rsidRDefault="00000000">
                              <w:pPr>
                                <w:rPr>
                                  <w:rFonts w:ascii="Arial" w:eastAsia="黑体" w:hAnsi="Arial" w:cs="Arial"/>
                                  <w:sz w:val="20"/>
                                  <w:szCs w:val="20"/>
                                </w:rPr>
                              </w:pPr>
                              <w:r>
                                <w:rPr>
                                  <w:rFonts w:ascii="Arial" w:eastAsia="黑体" w:hAnsi="Arial" w:cs="Arial"/>
                                  <w:sz w:val="20"/>
                                  <w:szCs w:val="20"/>
                                </w:rPr>
                                <w:t>境外</w:t>
                              </w:r>
                            </w:p>
                          </w:txbxContent>
                        </wps:txbx>
                        <wps:bodyPr rot="0" vert="horz" wrap="square" lIns="91440" tIns="45720" rIns="91440" bIns="45720" anchor="t" anchorCtr="0" upright="1">
                          <a:noAutofit/>
                        </wps:bodyPr>
                      </wps:wsp>
                      <wps:wsp>
                        <wps:cNvPr id="564561595" name="文本框 61"/>
                        <wps:cNvSpPr txBox="1">
                          <a:spLocks noChangeArrowheads="1"/>
                        </wps:cNvSpPr>
                        <wps:spPr bwMode="auto">
                          <a:xfrm>
                            <a:off x="4141562" y="2534177"/>
                            <a:ext cx="545508" cy="318168"/>
                          </a:xfrm>
                          <a:prstGeom prst="rect">
                            <a:avLst/>
                          </a:prstGeom>
                          <a:noFill/>
                          <a:ln>
                            <a:noFill/>
                          </a:ln>
                        </wps:spPr>
                        <wps:txbx>
                          <w:txbxContent>
                            <w:p w14:paraId="6DB3FFC8" w14:textId="77777777" w:rsidR="00160A67" w:rsidRDefault="00000000">
                              <w:pPr>
                                <w:pStyle w:val="af9"/>
                                <w:spacing w:before="0" w:beforeAutospacing="0" w:after="0" w:afterAutospacing="0"/>
                                <w:rPr>
                                  <w:rFonts w:ascii="Arial" w:eastAsia="黑体" w:hAnsi="Arial" w:cs="Arial"/>
                                  <w:sz w:val="20"/>
                                  <w:szCs w:val="20"/>
                                </w:rPr>
                              </w:pPr>
                              <w:r>
                                <w:rPr>
                                  <w:rFonts w:ascii="Arial" w:eastAsia="黑体" w:hAnsi="Arial" w:cs="Arial"/>
                                  <w:sz w:val="20"/>
                                  <w:szCs w:val="20"/>
                                  <w:lang w:val="en-US"/>
                                </w:rPr>
                                <w:t>境内</w:t>
                              </w:r>
                            </w:p>
                          </w:txbxContent>
                        </wps:txbx>
                        <wps:bodyPr rot="0" vert="horz" wrap="square" lIns="91440" tIns="45720" rIns="91440" bIns="45720" anchor="t" anchorCtr="0" upright="1">
                          <a:noAutofit/>
                        </wps:bodyPr>
                      </wps:wsp>
                      <wps:wsp>
                        <wps:cNvPr id="1823537488" name="文本框 61"/>
                        <wps:cNvSpPr txBox="1">
                          <a:spLocks noChangeArrowheads="1"/>
                        </wps:cNvSpPr>
                        <wps:spPr bwMode="auto">
                          <a:xfrm>
                            <a:off x="1667425" y="966947"/>
                            <a:ext cx="620109" cy="318268"/>
                          </a:xfrm>
                          <a:prstGeom prst="rect">
                            <a:avLst/>
                          </a:prstGeom>
                          <a:noFill/>
                          <a:ln>
                            <a:noFill/>
                          </a:ln>
                        </wps:spPr>
                        <wps:txbx>
                          <w:txbxContent>
                            <w:p w14:paraId="205E4230" w14:textId="77777777" w:rsidR="00160A67" w:rsidRDefault="00000000">
                              <w:pPr>
                                <w:pStyle w:val="af9"/>
                                <w:spacing w:before="0" w:beforeAutospacing="0" w:after="0" w:afterAutospacing="0"/>
                                <w:jc w:val="center"/>
                                <w:rPr>
                                  <w:rFonts w:ascii="Arial" w:eastAsia="黑体" w:hAnsi="Arial" w:cs="Arial"/>
                                  <w:sz w:val="20"/>
                                  <w:szCs w:val="20"/>
                                </w:rPr>
                              </w:pPr>
                              <w:r>
                                <w:rPr>
                                  <w:rFonts w:ascii="Arial" w:eastAsia="黑体" w:hAnsi="Arial" w:cs="Arial"/>
                                  <w:sz w:val="20"/>
                                  <w:szCs w:val="20"/>
                                  <w:lang w:val="en-US"/>
                                </w:rPr>
                                <w:t>100%</w:t>
                              </w:r>
                            </w:p>
                          </w:txbxContent>
                        </wps:txbx>
                        <wps:bodyPr rot="0" vert="horz" wrap="square" lIns="91440" tIns="45720" rIns="91440" bIns="45720" anchor="t" anchorCtr="0" upright="1">
                          <a:noAutofit/>
                        </wps:bodyPr>
                      </wps:wsp>
                      <wps:wsp>
                        <wps:cNvPr id="1697946206" name="文本框 61"/>
                        <wps:cNvSpPr txBox="1">
                          <a:spLocks noChangeArrowheads="1"/>
                        </wps:cNvSpPr>
                        <wps:spPr bwMode="auto">
                          <a:xfrm>
                            <a:off x="1667325" y="2212608"/>
                            <a:ext cx="619809" cy="317568"/>
                          </a:xfrm>
                          <a:prstGeom prst="rect">
                            <a:avLst/>
                          </a:prstGeom>
                          <a:noFill/>
                          <a:ln>
                            <a:noFill/>
                          </a:ln>
                        </wps:spPr>
                        <wps:txbx>
                          <w:txbxContent>
                            <w:p w14:paraId="251A1BE1" w14:textId="77777777" w:rsidR="00160A67" w:rsidRDefault="00000000">
                              <w:pPr>
                                <w:pStyle w:val="af9"/>
                                <w:spacing w:before="0" w:beforeAutospacing="0" w:after="0" w:afterAutospacing="0"/>
                                <w:jc w:val="center"/>
                                <w:rPr>
                                  <w:rFonts w:ascii="Arial" w:eastAsia="黑体" w:hAnsi="Arial" w:cs="Arial"/>
                                  <w:sz w:val="20"/>
                                  <w:szCs w:val="20"/>
                                </w:rPr>
                              </w:pPr>
                              <w:r>
                                <w:rPr>
                                  <w:rFonts w:ascii="Arial" w:eastAsia="黑体" w:hAnsi="Arial" w:cs="Arial"/>
                                  <w:sz w:val="20"/>
                                  <w:szCs w:val="20"/>
                                  <w:lang w:val="en-US"/>
                                </w:rPr>
                                <w:t>100%</w:t>
                              </w:r>
                            </w:p>
                          </w:txbxContent>
                        </wps:txbx>
                        <wps:bodyPr rot="0" vert="horz" wrap="square" lIns="91440" tIns="45720" rIns="91440" bIns="45720" anchor="t" anchorCtr="0" upright="1">
                          <a:noAutofit/>
                        </wps:bodyPr>
                      </wps:wsp>
                    </wpc:wpc>
                  </a:graphicData>
                </a:graphic>
              </wp:anchor>
            </w:drawing>
          </mc:Choice>
          <mc:Fallback>
            <w:pict>
              <v:group w14:anchorId="4158D759" id="画布 54" o:spid="_x0000_s1026" editas="canvas" style="position:absolute;margin-left:41.1pt;margin-top:17.1pt;width:369.1pt;height:264.25pt;z-index:251660288" coordsize="46875,33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6875;height:33559;visibility:visible;mso-wrap-style:square">
                  <v:fill o:detectmouseclick="t"/>
                  <v:path o:connecttype="none"/>
                </v:shape>
                <v:rect id="矩形 55" o:spid="_x0000_s1028" style="position:absolute;left:13464;top:1;width:18690;height:6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" fillcolor="#06a2e0 [3204]" stroked="f">
                  <v:textbox>
                    <w:txbxContent>
                      <w:p w14:paraId="27127CBD" w14:textId="77777777" w:rsidR="00160A67" w:rsidRDefault="00000000">
                        <w:pPr>
                          <w:adjustRightInd w:val="0"/>
                          <w:snapToGrid w:val="0"/>
                          <w:jc w:val="center"/>
                          <w:rPr>
                            <w:rFonts w:ascii="Arial" w:eastAsia="黑体" w:hAnsi="Arial" w:cs="Arial"/>
                            <w:color w:val="FFFFFF" w:themeColor="background1"/>
                            <w:sz w:val="20"/>
                            <w:szCs w:val="20"/>
                          </w:rPr>
                        </w:pPr>
                        <w:r>
                          <w:rPr>
                            <w:rFonts w:ascii="Arial" w:eastAsia="黑体" w:hAnsi="Arial" w:cs="Arial" w:hint="eastAsia"/>
                            <w:color w:val="FFFFFF" w:themeColor="background1"/>
                            <w:sz w:val="20"/>
                            <w:szCs w:val="20"/>
                          </w:rPr>
                          <w:t>最终</w:t>
                        </w:r>
                        <w:r>
                          <w:rPr>
                            <w:rFonts w:ascii="Arial" w:eastAsia="黑体" w:hAnsi="Arial" w:cs="Arial"/>
                            <w:color w:val="FFFFFF" w:themeColor="background1"/>
                            <w:sz w:val="20"/>
                            <w:szCs w:val="20"/>
                          </w:rPr>
                          <w:t>控股母公司</w:t>
                        </w:r>
                      </w:p>
                      <w:p w14:paraId="0B48289E" w14:textId="77777777" w:rsidR="00160A67" w:rsidRDefault="00000000">
                        <w:pPr>
                          <w:adjustRightInd w:val="0"/>
                          <w:snapToGrid w:val="0"/>
                          <w:jc w:val="center"/>
                          <w:rPr>
                            <w:rFonts w:ascii="Arial" w:eastAsia="黑体" w:hAnsi="Arial" w:cs="Arial"/>
                            <w:color w:val="FFFFFF" w:themeColor="background1"/>
                            <w:sz w:val="20"/>
                            <w:szCs w:val="20"/>
                          </w:rPr>
                        </w:pPr>
                        <w:r>
                          <w:rPr>
                            <w:rFonts w:ascii="Arial" w:eastAsia="黑体" w:hAnsi="Arial" w:cs="Arial"/>
                            <w:color w:val="FFFFFF" w:themeColor="background1"/>
                            <w:sz w:val="20"/>
                            <w:szCs w:val="20"/>
                            <w:highlight w:val="darkGray"/>
                          </w:rPr>
                          <w:t>（</w:t>
                        </w:r>
                        <w:r>
                          <w:rPr>
                            <w:rFonts w:ascii="Arial" w:eastAsia="黑体" w:hAnsi="Arial" w:cs="Arial"/>
                            <w:color w:val="FFFFFF" w:themeColor="background1"/>
                            <w:sz w:val="20"/>
                            <w:szCs w:val="20"/>
                            <w:highlight w:val="darkGray"/>
                          </w:rPr>
                          <w:t>XX</w:t>
                        </w:r>
                        <w:r>
                          <w:rPr>
                            <w:rFonts w:ascii="Arial" w:eastAsia="黑体" w:hAnsi="Arial" w:cs="Arial"/>
                            <w:color w:val="FFFFFF" w:themeColor="background1"/>
                            <w:sz w:val="20"/>
                            <w:szCs w:val="20"/>
                            <w:highlight w:val="darkGray"/>
                          </w:rPr>
                          <w:t>上市，代码：</w:t>
                        </w:r>
                        <w:r>
                          <w:rPr>
                            <w:rFonts w:ascii="Arial" w:eastAsia="黑体" w:hAnsi="Arial" w:cs="Arial"/>
                            <w:color w:val="FFFFFF" w:themeColor="background1"/>
                            <w:sz w:val="20"/>
                            <w:szCs w:val="20"/>
                            <w:highlight w:val="darkGray"/>
                          </w:rPr>
                          <w:t>YYYY</w:t>
                        </w:r>
                        <w:r>
                          <w:rPr>
                            <w:rFonts w:ascii="Arial" w:eastAsia="黑体" w:hAnsi="Arial" w:cs="Arial"/>
                            <w:color w:val="FFFFFF" w:themeColor="background1"/>
                            <w:sz w:val="20"/>
                            <w:szCs w:val="20"/>
                            <w:highlight w:val="darkGray"/>
                          </w:rPr>
                          <w:t>）</w:t>
                        </w:r>
                      </w:p>
                    </w:txbxContent>
                  </v:textbox>
                </v:rect>
                <v:rect id="矩形 56" o:spid="_x0000_s1029" style="position:absolute;left:13464;top:16322;width:18690;height:4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" fillcolor="#43b436 [3205]" stroked="f">
                  <v:textbox>
                    <w:txbxContent>
                      <w:p w14:paraId="586FB88D" w14:textId="77777777" w:rsidR="00160A67" w:rsidRDefault="00000000">
                        <w:pPr>
                          <w:pStyle w:val="af9"/>
                          <w:spacing w:before="0" w:beforeAutospacing="0" w:after="0" w:afterAutospacing="0"/>
                          <w:jc w:val="center"/>
                          <w:rPr>
                            <w:rFonts w:ascii="Arial" w:eastAsia="黑体" w:hAnsi="Arial" w:cs="Arial"/>
                            <w:color w:val="FFFFFF" w:themeColor="background1"/>
                            <w:sz w:val="20"/>
                            <w:szCs w:val="20"/>
                          </w:rPr>
                        </w:pPr>
                        <w:r>
                          <w:rPr>
                            <w:rFonts w:ascii="Arial" w:eastAsia="黑体" w:hAnsi="Arial" w:cs="Arial" w:hint="eastAsia"/>
                            <w:color w:val="FFFFFF" w:themeColor="background1"/>
                            <w:sz w:val="20"/>
                            <w:szCs w:val="20"/>
                          </w:rPr>
                          <w:t>母</w:t>
                        </w:r>
                        <w:r>
                          <w:rPr>
                            <w:rFonts w:ascii="Arial" w:eastAsia="黑体" w:hAnsi="Arial" w:cs="Arial"/>
                            <w:color w:val="FFFFFF" w:themeColor="background1"/>
                            <w:sz w:val="20"/>
                            <w:szCs w:val="20"/>
                          </w:rPr>
                          <w:t>公司</w:t>
                        </w:r>
                      </w:p>
                    </w:txbxContent>
                  </v:textbox>
                </v:rect>
                <v:rect id="矩形 57" o:spid="_x0000_s1030" style="position:absolute;left:13464;top:28986;width:18690;height:4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" fillcolor="#8d8d8d [3206]" stroked="f">
                  <v:textbox>
                    <w:txbxContent>
                      <w:p w14:paraId="37D394F9" w14:textId="77777777" w:rsidR="00160A67" w:rsidRDefault="00000000">
                        <w:pPr>
                          <w:pStyle w:val="aff8"/>
                          <w:jc w:val="center"/>
                          <w:rPr>
                            <w:rFonts w:ascii="Arial" w:eastAsia="黑体" w:hAnsi="Arial" w:cs="Arial"/>
                            <w:color w:val="FFFFFF" w:themeColor="background1"/>
                            <w:sz w:val="20"/>
                            <w:szCs w:val="20"/>
                          </w:rPr>
                        </w:pPr>
                        <w:r>
                          <w:rPr>
                            <w:rFonts w:ascii="Arial" w:eastAsia="黑体" w:hAnsi="Arial" w:cs="Arial" w:hint="eastAsia"/>
                            <w:color w:val="FFFFFF" w:themeColor="background1"/>
                            <w:sz w:val="20"/>
                            <w:szCs w:val="20"/>
                          </w:rPr>
                          <w:t>ABC</w:t>
                        </w:r>
                        <w:r>
                          <w:rPr>
                            <w:rFonts w:ascii="Arial" w:eastAsia="黑体" w:hAnsi="Arial" w:cs="Arial" w:hint="eastAsia"/>
                            <w:color w:val="FFFFFF" w:themeColor="background1"/>
                            <w:sz w:val="20"/>
                            <w:szCs w:val="20"/>
                          </w:rPr>
                          <w:t>公司</w:t>
                        </w:r>
                      </w:p>
                    </w:txbxContent>
                  </v:textbox>
                </v:rect>
                <v:shapetype id="_x0000_t32" coordsize="21600,21600" o:spt="32" o:oned="t" path="m,l21600,21600e" filled="f">
                  <v:path arrowok="t" fillok="f" o:connecttype="none"/>
                  <o:lock v:ext="edit" shapetype="t"/>
                </v:shapetype>
                <v:shape id="直接箭头连接符 58" o:spid="_x0000_s1031" type="#_x0000_t32" style="position:absolute;left:22809;top:6732;width:0;height:95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" strokeweight="1pt">
                  <v:stroke endarrow="block" joinstyle="miter"/>
                </v:shape>
                <v:shape id="直接箭头连接符 59" o:spid="_x0000_s1032" type="#_x0000_t32" style="position:absolute;left:22809;top:20895;width:0;height:8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" strokeweight="1pt">
                  <v:stroke endarrow="block" joinstyle="miter"/>
                </v:shape>
                <v:line id="直接连接符 60" o:spid="_x0000_s1033" style="position:absolute;visibility:visible;mso-wrap-style:square" from="62,25301" to="45782,25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" strokecolor="#949494" strokeweight="1pt">
                  <v:stroke dashstyle="dash" joinstyle="miter"/>
                </v:line>
                <v:shapetype id="_x0000_t202" coordsize="21600,21600" o:spt="202" path="m,l,21600r21600,l21600,xe">
                  <v:stroke joinstyle="miter"/>
                  <v:path gradientshapeok="t" o:connecttype="rect"/>
                </v:shapetype>
                <v:shape id="文本框 61" o:spid="_x0000_s1034" type="#_x0000_t202" style="position:absolute;left:41415;top:22075;width:5459;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" filled="f" stroked="f">
                  <v:textbox>
                    <w:txbxContent>
                      <w:p w14:paraId="61196C00" w14:textId="77777777" w:rsidR="00160A67" w:rsidRDefault="00000000">
                        <w:pPr>
                          <w:rPr>
                            <w:rFonts w:ascii="Arial" w:eastAsia="黑体" w:hAnsi="Arial" w:cs="Arial"/>
                            <w:sz w:val="20"/>
                            <w:szCs w:val="20"/>
                          </w:rPr>
                        </w:pPr>
                        <w:r>
                          <w:rPr>
                            <w:rFonts w:ascii="Arial" w:eastAsia="黑体" w:hAnsi="Arial" w:cs="Arial"/>
                            <w:sz w:val="20"/>
                            <w:szCs w:val="20"/>
                          </w:rPr>
                          <w:t>境外</w:t>
                        </w:r>
                      </w:p>
                    </w:txbxContent>
                  </v:textbox>
                </v:shape>
                <v:shape id="文本框 61" o:spid="_x0000_s1035" type="#_x0000_t202" style="position:absolute;left:41415;top:25341;width:5455;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" filled="f" stroked="f">
                  <v:textbox>
                    <w:txbxContent>
                      <w:p w14:paraId="6DB3FFC8" w14:textId="77777777" w:rsidR="00160A67" w:rsidRDefault="00000000">
                        <w:pPr>
                          <w:pStyle w:val="af9"/>
                          <w:spacing w:before="0" w:beforeAutospacing="0" w:after="0" w:afterAutospacing="0"/>
                          <w:rPr>
                            <w:rFonts w:ascii="Arial" w:eastAsia="黑体" w:hAnsi="Arial" w:cs="Arial"/>
                            <w:sz w:val="20"/>
                            <w:szCs w:val="20"/>
                          </w:rPr>
                        </w:pPr>
                        <w:r>
                          <w:rPr>
                            <w:rFonts w:ascii="Arial" w:eastAsia="黑体" w:hAnsi="Arial" w:cs="Arial"/>
                            <w:sz w:val="20"/>
                            <w:szCs w:val="20"/>
                            <w:lang w:val="en-US"/>
                          </w:rPr>
                          <w:t>境内</w:t>
                        </w:r>
                      </w:p>
                    </w:txbxContent>
                  </v:textbox>
                </v:shape>
                <v:shape id="文本框 61" o:spid="_x0000_s1036" type="#_x0000_t202" style="position:absolute;left:16674;top:9669;width:6201;height:3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" filled="f" stroked="f">
                  <v:textbox>
                    <w:txbxContent>
                      <w:p w14:paraId="205E4230" w14:textId="77777777" w:rsidR="00160A67" w:rsidRDefault="00000000">
                        <w:pPr>
                          <w:pStyle w:val="af9"/>
                          <w:spacing w:before="0" w:beforeAutospacing="0" w:after="0" w:afterAutospacing="0"/>
                          <w:jc w:val="center"/>
                          <w:rPr>
                            <w:rFonts w:ascii="Arial" w:eastAsia="黑体" w:hAnsi="Arial" w:cs="Arial"/>
                            <w:sz w:val="20"/>
                            <w:szCs w:val="20"/>
                          </w:rPr>
                        </w:pPr>
                        <w:r>
                          <w:rPr>
                            <w:rFonts w:ascii="Arial" w:eastAsia="黑体" w:hAnsi="Arial" w:cs="Arial"/>
                            <w:sz w:val="20"/>
                            <w:szCs w:val="20"/>
                            <w:lang w:val="en-US"/>
                          </w:rPr>
                          <w:t>100%</w:t>
                        </w:r>
                      </w:p>
                    </w:txbxContent>
                  </v:textbox>
                </v:shape>
                <v:shape id="文本框 61" o:spid="_x0000_s1037" type="#_x0000_t202" style="position:absolute;left:16673;top:22126;width:6198;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" filled="f" stroked="f">
                  <v:textbox>
                    <w:txbxContent>
                      <w:p w14:paraId="251A1BE1" w14:textId="77777777" w:rsidR="00160A67" w:rsidRDefault="00000000">
                        <w:pPr>
                          <w:pStyle w:val="af9"/>
                          <w:spacing w:before="0" w:beforeAutospacing="0" w:after="0" w:afterAutospacing="0"/>
                          <w:jc w:val="center"/>
                          <w:rPr>
                            <w:rFonts w:ascii="Arial" w:eastAsia="黑体" w:hAnsi="Arial" w:cs="Arial"/>
                            <w:sz w:val="20"/>
                            <w:szCs w:val="20"/>
                          </w:rPr>
                        </w:pPr>
                        <w:r>
                          <w:rPr>
                            <w:rFonts w:ascii="Arial" w:eastAsia="黑体" w:hAnsi="Arial" w:cs="Arial"/>
                            <w:sz w:val="20"/>
                            <w:szCs w:val="20"/>
                            <w:lang w:val="en-US"/>
                          </w:rPr>
                          <w:t>100%</w:t>
                        </w:r>
                      </w:p>
                    </w:txbxContent>
                  </v:textbox>
                </v:shape>
                <w10:wrap type="topAndBottom"/>
              </v:group>
            </w:pict>
          </mc:Fallback>
        </mc:AlternateContent>
      </w:r>
    </w:p>
    <w:p w14:paraId="582DEAEC" w14:textId="77777777" w:rsidR="00160A67" w:rsidRDefault="00160A67">
      <w:pPr>
        <w:ind w:firstLineChars="200" w:firstLine="480"/>
        <w:rPr>
          <w:rFonts w:ascii="Arial" w:eastAsia="黑体" w:hAnsi="Arial" w:cs="Arial"/>
        </w:rPr>
      </w:pPr>
    </w:p>
    <w:p w14:paraId="749A53F2" w14:textId="77777777" w:rsidR="00160A67" w:rsidRDefault="00000000">
      <w:pPr>
        <w:keepNext/>
        <w:keepLines/>
        <w:numPr>
          <w:ilvl w:val="2"/>
          <w:numId w:val="32"/>
        </w:numPr>
        <w:ind w:firstLine="482"/>
        <w:outlineLvl w:val="2"/>
        <w:rPr>
          <w:rFonts w:ascii="Times New Roman" w:eastAsia="宋体" w:hAnsi="Times New Roman" w:cs="Times New Roman"/>
          <w:b/>
          <w:bCs/>
        </w:rPr>
      </w:pPr>
      <w:bookmarkStart w:id="382" w:name="_Toc30997"/>
      <w:r>
        <w:rPr>
          <w:rFonts w:ascii="Times New Roman" w:eastAsia="宋体" w:hAnsi="Times New Roman" w:cs="Times New Roman"/>
          <w:b/>
          <w:bCs/>
        </w:rPr>
        <w:lastRenderedPageBreak/>
        <w:t>组织结构</w:t>
      </w:r>
      <w:bookmarkEnd w:id="382"/>
    </w:p>
    <w:p w14:paraId="5F93608D" w14:textId="77777777" w:rsidR="00160A67" w:rsidRDefault="00160A67">
      <w:pPr>
        <w:ind w:firstLineChars="200" w:firstLine="480"/>
        <w:rPr>
          <w:rFonts w:ascii="Arial" w:eastAsia="黑体" w:hAnsi="Arial" w:cs="Arial"/>
        </w:rPr>
      </w:pPr>
    </w:p>
    <w:p w14:paraId="33EBE1F5" w14:textId="2EA32FA5"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下图和下表显示了</w:t>
      </w:r>
      <w:del w:id="383"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84"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的部门结构以及各部门的员工人数和主要职能。</w:t>
      </w:r>
    </w:p>
    <w:p w14:paraId="7B483A95" w14:textId="77777777" w:rsidR="00160A67" w:rsidRDefault="00000000">
      <w:pPr>
        <w:spacing w:beforeLines="50" w:before="120" w:line="360" w:lineRule="auto"/>
        <w:jc w:val="both"/>
        <w:rPr>
          <w:rFonts w:ascii="Times New Roman" w:eastAsia="宋体" w:hAnsi="Times New Roman" w:cs="Times New Roman"/>
        </w:rPr>
        <w:pPrChange w:id="385" w:author="Tian Su" w:date="2025-01-05T00:30:00Z" w16du:dateUtc="2025-01-04T16:30:00Z">
          <w:pPr>
            <w:spacing w:beforeLines="50" w:before="120" w:line="360" w:lineRule="auto"/>
            <w:ind w:firstLineChars="200" w:firstLine="480"/>
            <w:jc w:val="both"/>
          </w:pPr>
        </w:pPrChange>
      </w:pPr>
      <w:del w:id="386" w:author="Tian Su" w:date="2025-01-05T00:30:00Z" w16du:dateUtc="2025-01-04T16:30:00Z">
        <w:r w:rsidDel="006A0495">
          <w:rPr>
            <w:rFonts w:ascii="Times New Roman" w:eastAsia="宋体" w:hAnsi="Times New Roman" w:cs="Times New Roman"/>
          </w:rPr>
          <w:br w:type="page"/>
        </w:r>
      </w:del>
    </w:p>
    <w:p w14:paraId="1CFC6A61" w14:textId="45679240" w:rsidR="00160A67" w:rsidRDefault="00000000">
      <w:pPr>
        <w:pStyle w:val="ac"/>
        <w:keepNext/>
        <w:spacing w:beforeLines="50" w:before="120" w:line="360" w:lineRule="auto"/>
        <w:ind w:firstLine="482"/>
        <w:jc w:val="center"/>
        <w:rPr>
          <w:rFonts w:ascii="Times New Roman" w:eastAsia="宋体" w:hAnsi="Times New Roman" w:cs="Times New Roman"/>
        </w:rPr>
      </w:pPr>
      <w:bookmarkStart w:id="387" w:name="_Toc143524184"/>
      <w:r>
        <w:rPr>
          <w:rFonts w:ascii="Times New Roman" w:eastAsia="宋体" w:hAnsi="Times New Roman" w:cs="Times New Roman"/>
        </w:rPr>
        <w:t>图</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2</w:t>
      </w:r>
      <w:r>
        <w:rPr>
          <w:rFonts w:ascii="Times New Roman" w:eastAsia="宋体" w:hAnsi="Times New Roman" w:cs="Times New Roman"/>
        </w:rPr>
        <w:fldChar w:fldCharType="end"/>
      </w:r>
      <w:r>
        <w:rPr>
          <w:rFonts w:ascii="Times New Roman" w:eastAsia="宋体" w:hAnsi="Times New Roman" w:cs="Times New Roman"/>
        </w:rPr>
        <w:t>：</w:t>
      </w:r>
      <w:del w:id="38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8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000000" w:themeColor="text1"/>
        </w:rPr>
        <w:t>截至</w:t>
      </w:r>
      <w:del w:id="390" w:author="Tian Su" w:date="2024-12-30T11:30:00Z" w16du:dateUtc="2024-12-30T03:30:00Z">
        <w:r w:rsidDel="00FE6E4A">
          <w:rPr>
            <w:rFonts w:ascii="Times New Roman" w:eastAsia="宋体" w:hAnsi="Times New Roman" w:cs="Times New Roman"/>
            <w:color w:val="FF0000"/>
          </w:rPr>
          <w:delText>20XX</w:delText>
        </w:r>
      </w:del>
      <w:ins w:id="391"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000000" w:themeColor="text1"/>
        </w:rPr>
        <w:t>年</w:t>
      </w:r>
      <w:r>
        <w:rPr>
          <w:rFonts w:ascii="Times New Roman" w:eastAsia="宋体" w:hAnsi="Times New Roman" w:cs="Times New Roman"/>
          <w:color w:val="000000" w:themeColor="text1"/>
        </w:rPr>
        <w:t>12</w:t>
      </w:r>
      <w:r>
        <w:rPr>
          <w:rFonts w:ascii="Times New Roman" w:eastAsia="宋体" w:hAnsi="Times New Roman" w:cs="Times New Roman"/>
          <w:color w:val="000000" w:themeColor="text1"/>
        </w:rPr>
        <w:t>月</w:t>
      </w:r>
      <w:r>
        <w:rPr>
          <w:rFonts w:ascii="Times New Roman" w:eastAsia="宋体" w:hAnsi="Times New Roman" w:cs="Times New Roman"/>
        </w:rPr>
        <w:t>31</w:t>
      </w:r>
      <w:r>
        <w:rPr>
          <w:rFonts w:ascii="Times New Roman" w:eastAsia="宋体" w:hAnsi="Times New Roman" w:cs="Times New Roman"/>
        </w:rPr>
        <w:t>日的组织结构图</w:t>
      </w:r>
      <w:r>
        <w:rPr>
          <w:rStyle w:val="aff2"/>
          <w:rFonts w:ascii="Times New Roman" w:eastAsia="宋体" w:hAnsi="Times New Roman" w:cs="Times New Roman"/>
        </w:rPr>
        <w:footnoteReference w:id="6"/>
      </w:r>
      <w:bookmarkEnd w:id="387"/>
    </w:p>
    <w:p w14:paraId="1A89D5A5" w14:textId="77777777" w:rsidR="00160A67" w:rsidRDefault="00160A67">
      <w:pPr>
        <w:rPr>
          <w:rFonts w:ascii="Arial" w:eastAsia="黑体" w:hAnsi="Arial" w:cs="Arial"/>
        </w:rPr>
      </w:pPr>
    </w:p>
    <w:p w14:paraId="34D5DC94" w14:textId="77777777" w:rsidR="00160A67" w:rsidRDefault="00000000">
      <w:pPr>
        <w:rPr>
          <w:rFonts w:ascii="Arial" w:eastAsia="黑体" w:hAnsi="Arial" w:cs="Arial"/>
        </w:rPr>
      </w:pPr>
      <w:r>
        <w:rPr>
          <w:rFonts w:ascii="Arial" w:eastAsia="黑体" w:hAnsi="Arial" w:cs="Arial"/>
          <w:noProof/>
        </w:rPr>
        <mc:AlternateContent>
          <mc:Choice Requires="wpc">
            <w:drawing>
              <wp:inline distT="0" distB="0" distL="0" distR="0" wp14:anchorId="24A2EF20" wp14:editId="19BC5FE4">
                <wp:extent cx="5725160" cy="3507740"/>
                <wp:effectExtent l="0" t="0" r="8890" b="0"/>
                <wp:docPr id="57" name="画布 65"/>
                <wp:cNvGraphicFramePr/>
                <a:graphic xmlns:a="http://schemas.openxmlformats.org/drawingml/2006/main">
                  <a:graphicData uri="http://schemas.microsoft.com/office/word/2010/wordprocessingCanvas">
                    <wpc:wpc>
                      <wpc:bg>
                        <a:noFill/>
                      </wpc:bg>
                      <wpc:whole/>
                      <wps:wsp>
                        <wps:cNvPr id="1661383728" name="矩形 69"/>
                        <wps:cNvSpPr>
                          <a:spLocks noChangeArrowheads="1"/>
                        </wps:cNvSpPr>
                        <wps:spPr bwMode="auto">
                          <a:xfrm>
                            <a:off x="2602427" y="91217"/>
                            <a:ext cx="1371614" cy="456683"/>
                          </a:xfrm>
                          <a:prstGeom prst="rect">
                            <a:avLst/>
                          </a:prstGeom>
                          <a:solidFill>
                            <a:schemeClr val="accent1">
                              <a:lumMod val="100000"/>
                              <a:lumOff val="0"/>
                            </a:schemeClr>
                          </a:solidFill>
                          <a:ln>
                            <a:noFill/>
                          </a:ln>
                        </wps:spPr>
                        <wps:txbx>
                          <w:txbxContent>
                            <w:p w14:paraId="6D4A6A3E" w14:textId="77777777" w:rsidR="00160A67" w:rsidRDefault="00000000">
                              <w:pPr>
                                <w:jc w:val="center"/>
                                <w:rPr>
                                  <w:rFonts w:ascii="黑体" w:eastAsia="黑体" w:hAnsi="黑体" w:hint="eastAsia"/>
                                  <w:color w:val="FFFFFF" w:themeColor="background1"/>
                                  <w:sz w:val="20"/>
                                  <w:szCs w:val="20"/>
                                </w:rPr>
                              </w:pPr>
                              <w:r>
                                <w:rPr>
                                  <w:rFonts w:ascii="黑体" w:eastAsia="黑体" w:hAnsi="黑体"/>
                                  <w:color w:val="FFFFFF" w:themeColor="background1"/>
                                  <w:sz w:val="20"/>
                                  <w:szCs w:val="20"/>
                                </w:rPr>
                                <w:t>总经理</w:t>
                              </w:r>
                            </w:p>
                          </w:txbxContent>
                        </wps:txbx>
                        <wps:bodyPr rot="0" vert="horz" wrap="square" lIns="91440" tIns="45720" rIns="91440" bIns="45720" anchor="ctr" anchorCtr="0" upright="1">
                          <a:noAutofit/>
                        </wps:bodyPr>
                      </wps:wsp>
                      <wps:wsp>
                        <wps:cNvPr id="275829540" name="矩形 70"/>
                        <wps:cNvSpPr>
                          <a:spLocks noChangeArrowheads="1"/>
                        </wps:cNvSpPr>
                        <wps:spPr bwMode="auto">
                          <a:xfrm>
                            <a:off x="905209" y="958075"/>
                            <a:ext cx="1371614" cy="456583"/>
                          </a:xfrm>
                          <a:prstGeom prst="rect">
                            <a:avLst/>
                          </a:prstGeom>
                          <a:solidFill>
                            <a:schemeClr val="accent2">
                              <a:lumMod val="100000"/>
                              <a:lumOff val="0"/>
                            </a:schemeClr>
                          </a:solidFill>
                          <a:ln w="12700">
                            <a:solidFill>
                              <a:schemeClr val="bg1">
                                <a:lumMod val="75000"/>
                                <a:lumOff val="0"/>
                              </a:schemeClr>
                            </a:solidFill>
                            <a:miter lim="800000"/>
                          </a:ln>
                        </wps:spPr>
                        <wps:txbx>
                          <w:txbxContent>
                            <w:p w14:paraId="1451EB53" w14:textId="77777777" w:rsidR="00160A67" w:rsidRDefault="00000000">
                              <w:pPr>
                                <w:pStyle w:val="af9"/>
                                <w:spacing w:before="0" w:beforeAutospacing="0" w:after="0" w:afterAutospacing="0"/>
                                <w:jc w:val="center"/>
                                <w:rPr>
                                  <w:rFonts w:ascii="黑体" w:eastAsia="黑体" w:hAnsi="黑体" w:hint="eastAsia"/>
                                  <w:color w:val="FFFFFF" w:themeColor="background1"/>
                                  <w:sz w:val="20"/>
                                  <w:szCs w:val="20"/>
                                </w:rPr>
                              </w:pPr>
                              <w:r>
                                <w:rPr>
                                  <w:rFonts w:ascii="黑体" w:eastAsia="黑体" w:hAnsi="黑体"/>
                                  <w:color w:val="FFFFFF" w:themeColor="background1"/>
                                  <w:sz w:val="20"/>
                                  <w:szCs w:val="20"/>
                                  <w:lang w:val="en-US"/>
                                </w:rPr>
                                <w:t>首席</w:t>
                              </w:r>
                              <w:r>
                                <w:rPr>
                                  <w:rFonts w:ascii="黑体" w:eastAsia="黑体" w:hAnsi="黑体" w:hint="eastAsia"/>
                                  <w:color w:val="FFFFFF" w:themeColor="background1"/>
                                  <w:sz w:val="20"/>
                                  <w:szCs w:val="20"/>
                                  <w:lang w:val="en-US"/>
                                </w:rPr>
                                <w:t>运营官</w:t>
                              </w:r>
                            </w:p>
                          </w:txbxContent>
                        </wps:txbx>
                        <wps:bodyPr rot="0" vert="horz" wrap="square" lIns="91440" tIns="45720" rIns="91440" bIns="45720" anchor="ctr" anchorCtr="0" upright="1">
                          <a:noAutofit/>
                        </wps:bodyPr>
                      </wps:wsp>
                      <wps:wsp>
                        <wps:cNvPr id="56547222" name="矩形 71"/>
                        <wps:cNvSpPr>
                          <a:spLocks noChangeArrowheads="1"/>
                        </wps:cNvSpPr>
                        <wps:spPr bwMode="auto">
                          <a:xfrm>
                            <a:off x="2602427" y="958075"/>
                            <a:ext cx="1371014" cy="456583"/>
                          </a:xfrm>
                          <a:prstGeom prst="rect">
                            <a:avLst/>
                          </a:prstGeom>
                          <a:solidFill>
                            <a:schemeClr val="accent2">
                              <a:lumMod val="100000"/>
                              <a:lumOff val="0"/>
                            </a:schemeClr>
                          </a:solidFill>
                          <a:ln w="12700">
                            <a:solidFill>
                              <a:schemeClr val="bg1">
                                <a:lumMod val="75000"/>
                                <a:lumOff val="0"/>
                              </a:schemeClr>
                            </a:solidFill>
                            <a:miter lim="800000"/>
                          </a:ln>
                        </wps:spPr>
                        <wps:txbx>
                          <w:txbxContent>
                            <w:p w14:paraId="72D04614"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首席财务官</w:t>
                              </w:r>
                            </w:p>
                          </w:txbxContent>
                        </wps:txbx>
                        <wps:bodyPr rot="0" vert="horz" wrap="square" lIns="91440" tIns="45720" rIns="91440" bIns="45720" anchor="ctr" anchorCtr="0" upright="1">
                          <a:noAutofit/>
                        </wps:bodyPr>
                      </wps:wsp>
                      <wps:wsp>
                        <wps:cNvPr id="481333910" name="矩形 72"/>
                        <wps:cNvSpPr>
                          <a:spLocks noChangeArrowheads="1"/>
                        </wps:cNvSpPr>
                        <wps:spPr bwMode="auto">
                          <a:xfrm>
                            <a:off x="4296745" y="958075"/>
                            <a:ext cx="1370314" cy="456583"/>
                          </a:xfrm>
                          <a:prstGeom prst="rect">
                            <a:avLst/>
                          </a:prstGeom>
                          <a:solidFill>
                            <a:schemeClr val="accent2">
                              <a:lumMod val="100000"/>
                              <a:lumOff val="0"/>
                            </a:schemeClr>
                          </a:solidFill>
                          <a:ln w="12700">
                            <a:solidFill>
                              <a:schemeClr val="bg1">
                                <a:lumMod val="75000"/>
                                <a:lumOff val="0"/>
                              </a:schemeClr>
                            </a:solidFill>
                            <a:miter lim="800000"/>
                          </a:ln>
                        </wps:spPr>
                        <wps:txbx>
                          <w:txbxContent>
                            <w:p w14:paraId="72A44A46"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首席市场官</w:t>
                              </w:r>
                            </w:p>
                          </w:txbxContent>
                        </wps:txbx>
                        <wps:bodyPr rot="0" vert="horz" wrap="square" lIns="91440" tIns="45720" rIns="91440" bIns="45720" anchor="ctr" anchorCtr="0" upright="1">
                          <a:noAutofit/>
                        </wps:bodyPr>
                      </wps:wsp>
                      <wps:wsp>
                        <wps:cNvPr id="86038026" name="矩形 73"/>
                        <wps:cNvSpPr>
                          <a:spLocks noChangeArrowheads="1"/>
                        </wps:cNvSpPr>
                        <wps:spPr bwMode="auto">
                          <a:xfrm>
                            <a:off x="54501" y="1624096"/>
                            <a:ext cx="1371014" cy="456583"/>
                          </a:xfrm>
                          <a:prstGeom prst="rect">
                            <a:avLst/>
                          </a:prstGeom>
                          <a:solidFill>
                            <a:schemeClr val="accent3">
                              <a:lumMod val="100000"/>
                              <a:lumOff val="0"/>
                            </a:schemeClr>
                          </a:solidFill>
                          <a:ln w="12700">
                            <a:solidFill>
                              <a:schemeClr val="bg1">
                                <a:lumMod val="95000"/>
                                <a:lumOff val="0"/>
                              </a:schemeClr>
                            </a:solidFill>
                            <a:miter lim="800000"/>
                          </a:ln>
                        </wps:spPr>
                        <wps:txbx>
                          <w:txbxContent>
                            <w:p w14:paraId="6EF068CE"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采购部</w:t>
                              </w:r>
                            </w:p>
                          </w:txbxContent>
                        </wps:txbx>
                        <wps:bodyPr rot="0" vert="horz" wrap="square" lIns="91440" tIns="45720" rIns="91440" bIns="45720" anchor="ctr" anchorCtr="0" upright="1">
                          <a:noAutofit/>
                        </wps:bodyPr>
                      </wps:wsp>
                      <wps:wsp>
                        <wps:cNvPr id="1199483780" name="直接箭头连接符 74"/>
                        <wps:cNvCnPr>
                          <a:cxnSpLocks noChangeShapeType="1"/>
                          <a:stCxn id="1661383728" idx="2"/>
                          <a:endCxn id="56547222" idx="0"/>
                        </wps:cNvCnPr>
                        <wps:spPr bwMode="auto">
                          <a:xfrm>
                            <a:off x="3287934" y="547900"/>
                            <a:ext cx="300" cy="410175"/>
                          </a:xfrm>
                          <a:prstGeom prst="straightConnector1">
                            <a:avLst/>
                          </a:prstGeom>
                          <a:noFill/>
                          <a:ln w="9525">
                            <a:solidFill>
                              <a:schemeClr val="tx1">
                                <a:lumMod val="100000"/>
                                <a:lumOff val="0"/>
                              </a:schemeClr>
                            </a:solidFill>
                            <a:miter lim="800000"/>
                            <a:tailEnd type="triangle" w="med" len="med"/>
                          </a:ln>
                        </wps:spPr>
                        <wps:bodyPr/>
                      </wps:wsp>
                      <wps:wsp>
                        <wps:cNvPr id="9499008" name="肘形连接符 75"/>
                        <wps:cNvCnPr>
                          <a:cxnSpLocks noChangeShapeType="1"/>
                          <a:stCxn id="1661383728" idx="2"/>
                          <a:endCxn id="275829540" idx="0"/>
                        </wps:cNvCnPr>
                        <wps:spPr bwMode="auto">
                          <a:xfrm rot="5400000">
                            <a:off x="2234488" y="-95571"/>
                            <a:ext cx="410175" cy="1697218"/>
                          </a:xfrm>
                          <a:prstGeom prst="bentConnector3">
                            <a:avLst>
                              <a:gd name="adj1" fmla="val 49847"/>
                            </a:avLst>
                          </a:prstGeom>
                          <a:noFill/>
                          <a:ln w="9525">
                            <a:solidFill>
                              <a:schemeClr val="tx1">
                                <a:lumMod val="100000"/>
                                <a:lumOff val="0"/>
                              </a:schemeClr>
                            </a:solidFill>
                            <a:miter lim="800000"/>
                            <a:tailEnd type="triangle" w="med" len="med"/>
                          </a:ln>
                        </wps:spPr>
                        <wps:bodyPr/>
                      </wps:wsp>
                      <wps:wsp>
                        <wps:cNvPr id="857972456" name="肘形连接符 76"/>
                        <wps:cNvCnPr>
                          <a:cxnSpLocks noChangeShapeType="1"/>
                          <a:stCxn id="1661383728" idx="2"/>
                          <a:endCxn id="481333910" idx="0"/>
                        </wps:cNvCnPr>
                        <wps:spPr bwMode="auto">
                          <a:xfrm rot="16200000" flipH="1">
                            <a:off x="3930006" y="-93971"/>
                            <a:ext cx="410175" cy="1694218"/>
                          </a:xfrm>
                          <a:prstGeom prst="bentConnector3">
                            <a:avLst>
                              <a:gd name="adj1" fmla="val 49847"/>
                            </a:avLst>
                          </a:prstGeom>
                          <a:noFill/>
                          <a:ln w="9525">
                            <a:solidFill>
                              <a:schemeClr val="tx1">
                                <a:lumMod val="100000"/>
                                <a:lumOff val="0"/>
                              </a:schemeClr>
                            </a:solidFill>
                            <a:miter lim="800000"/>
                            <a:tailEnd type="triangle" w="med" len="med"/>
                          </a:ln>
                        </wps:spPr>
                        <wps:bodyPr/>
                      </wps:wsp>
                      <wps:wsp>
                        <wps:cNvPr id="1578027962" name="肘形连接符 77"/>
                        <wps:cNvCnPr>
                          <a:cxnSpLocks noChangeShapeType="1"/>
                          <a:stCxn id="275829540" idx="2"/>
                          <a:endCxn id="86038026" idx="3"/>
                        </wps:cNvCnPr>
                        <wps:spPr bwMode="auto">
                          <a:xfrm rot="5400000">
                            <a:off x="1289376" y="1550997"/>
                            <a:ext cx="438180" cy="165702"/>
                          </a:xfrm>
                          <a:prstGeom prst="bentConnector2">
                            <a:avLst/>
                          </a:prstGeom>
                          <a:noFill/>
                          <a:ln w="9525">
                            <a:solidFill>
                              <a:schemeClr val="tx1">
                                <a:lumMod val="100000"/>
                                <a:lumOff val="0"/>
                              </a:schemeClr>
                            </a:solidFill>
                            <a:miter lim="800000"/>
                            <a:tailEnd type="triangle" w="med" len="med"/>
                          </a:ln>
                        </wps:spPr>
                        <wps:bodyPr/>
                      </wps:wsp>
                      <wps:wsp>
                        <wps:cNvPr id="571144786" name="矩形 78"/>
                        <wps:cNvSpPr>
                          <a:spLocks noChangeArrowheads="1"/>
                        </wps:cNvSpPr>
                        <wps:spPr bwMode="auto">
                          <a:xfrm>
                            <a:off x="1751318" y="1624896"/>
                            <a:ext cx="1370414" cy="456683"/>
                          </a:xfrm>
                          <a:prstGeom prst="rect">
                            <a:avLst/>
                          </a:prstGeom>
                          <a:solidFill>
                            <a:schemeClr val="accent3">
                              <a:lumMod val="100000"/>
                              <a:lumOff val="0"/>
                            </a:schemeClr>
                          </a:solidFill>
                          <a:ln w="12700">
                            <a:solidFill>
                              <a:schemeClr val="bg1">
                                <a:lumMod val="95000"/>
                                <a:lumOff val="0"/>
                              </a:schemeClr>
                            </a:solidFill>
                            <a:miter lim="800000"/>
                          </a:ln>
                        </wps:spPr>
                        <wps:txbx>
                          <w:txbxContent>
                            <w:p w14:paraId="2BB926EE"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管控部</w:t>
                              </w:r>
                            </w:p>
                          </w:txbxContent>
                        </wps:txbx>
                        <wps:bodyPr rot="0" vert="horz" wrap="square" lIns="91440" tIns="45720" rIns="91440" bIns="45720" anchor="ctr" anchorCtr="0" upright="1">
                          <a:noAutofit/>
                        </wps:bodyPr>
                      </wps:wsp>
                      <wps:wsp>
                        <wps:cNvPr id="1512454439" name="肘形连接符 79"/>
                        <wps:cNvCnPr>
                          <a:cxnSpLocks noChangeShapeType="1"/>
                          <a:stCxn id="56547222" idx="2"/>
                          <a:endCxn id="571144786" idx="3"/>
                        </wps:cNvCnPr>
                        <wps:spPr bwMode="auto">
                          <a:xfrm rot="5400000">
                            <a:off x="2985394" y="1550997"/>
                            <a:ext cx="438780" cy="166402"/>
                          </a:xfrm>
                          <a:prstGeom prst="bentConnector2">
                            <a:avLst/>
                          </a:prstGeom>
                          <a:noFill/>
                          <a:ln w="9525">
                            <a:solidFill>
                              <a:schemeClr val="tx1">
                                <a:lumMod val="100000"/>
                                <a:lumOff val="0"/>
                              </a:schemeClr>
                            </a:solidFill>
                            <a:miter lim="800000"/>
                            <a:tailEnd type="triangle" w="med" len="med"/>
                          </a:ln>
                        </wps:spPr>
                        <wps:bodyPr/>
                      </wps:wsp>
                      <wps:wsp>
                        <wps:cNvPr id="105509195" name="矩形 80"/>
                        <wps:cNvSpPr>
                          <a:spLocks noChangeArrowheads="1"/>
                        </wps:cNvSpPr>
                        <wps:spPr bwMode="auto">
                          <a:xfrm>
                            <a:off x="3448636" y="1624696"/>
                            <a:ext cx="1369714" cy="456683"/>
                          </a:xfrm>
                          <a:prstGeom prst="rect">
                            <a:avLst/>
                          </a:prstGeom>
                          <a:solidFill>
                            <a:schemeClr val="accent3">
                              <a:lumMod val="100000"/>
                              <a:lumOff val="0"/>
                            </a:schemeClr>
                          </a:solidFill>
                          <a:ln w="12700">
                            <a:solidFill>
                              <a:schemeClr val="bg1">
                                <a:lumMod val="95000"/>
                                <a:lumOff val="0"/>
                              </a:schemeClr>
                            </a:solidFill>
                            <a:miter lim="800000"/>
                          </a:ln>
                        </wps:spPr>
                        <wps:txbx>
                          <w:txbxContent>
                            <w:p w14:paraId="0F0AC228"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产品部</w:t>
                              </w:r>
                            </w:p>
                          </w:txbxContent>
                        </wps:txbx>
                        <wps:bodyPr rot="0" vert="horz" wrap="square" lIns="91440" tIns="45720" rIns="91440" bIns="45720" anchor="ctr" anchorCtr="0" upright="1">
                          <a:noAutofit/>
                        </wps:bodyPr>
                      </wps:wsp>
                      <wps:wsp>
                        <wps:cNvPr id="46109350" name="肘形连接符 81"/>
                        <wps:cNvCnPr>
                          <a:cxnSpLocks noChangeShapeType="1"/>
                          <a:stCxn id="481333910" idx="2"/>
                          <a:endCxn id="105509195" idx="3"/>
                        </wps:cNvCnPr>
                        <wps:spPr bwMode="auto">
                          <a:xfrm rot="5400000">
                            <a:off x="4680911" y="1552197"/>
                            <a:ext cx="438780" cy="163902"/>
                          </a:xfrm>
                          <a:prstGeom prst="bentConnector2">
                            <a:avLst/>
                          </a:prstGeom>
                          <a:noFill/>
                          <a:ln w="9525">
                            <a:solidFill>
                              <a:schemeClr val="tx1">
                                <a:lumMod val="100000"/>
                                <a:lumOff val="0"/>
                              </a:schemeClr>
                            </a:solidFill>
                            <a:miter lim="800000"/>
                            <a:tailEnd type="triangle" w="med" len="med"/>
                          </a:ln>
                        </wps:spPr>
                        <wps:bodyPr/>
                      </wps:wsp>
                      <wps:wsp>
                        <wps:cNvPr id="1798396088" name="矩形 82"/>
                        <wps:cNvSpPr>
                          <a:spLocks noChangeArrowheads="1"/>
                        </wps:cNvSpPr>
                        <wps:spPr bwMode="auto">
                          <a:xfrm>
                            <a:off x="54401" y="2297219"/>
                            <a:ext cx="1370314" cy="456683"/>
                          </a:xfrm>
                          <a:prstGeom prst="rect">
                            <a:avLst/>
                          </a:prstGeom>
                          <a:solidFill>
                            <a:schemeClr val="accent3">
                              <a:lumMod val="100000"/>
                              <a:lumOff val="0"/>
                            </a:schemeClr>
                          </a:solidFill>
                          <a:ln w="12700">
                            <a:solidFill>
                              <a:schemeClr val="bg1">
                                <a:lumMod val="95000"/>
                                <a:lumOff val="0"/>
                              </a:schemeClr>
                            </a:solidFill>
                            <a:miter lim="800000"/>
                          </a:ln>
                        </wps:spPr>
                        <wps:txbx>
                          <w:txbxContent>
                            <w:p w14:paraId="36745473"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质量控制部</w:t>
                              </w:r>
                            </w:p>
                          </w:txbxContent>
                        </wps:txbx>
                        <wps:bodyPr rot="0" vert="horz" wrap="square" lIns="91440" tIns="45720" rIns="91440" bIns="45720" anchor="ctr" anchorCtr="0" upright="1">
                          <a:noAutofit/>
                        </wps:bodyPr>
                      </wps:wsp>
                      <wps:wsp>
                        <wps:cNvPr id="1297851848" name="矩形 83"/>
                        <wps:cNvSpPr>
                          <a:spLocks noChangeArrowheads="1"/>
                        </wps:cNvSpPr>
                        <wps:spPr bwMode="auto">
                          <a:xfrm>
                            <a:off x="1751718" y="2297819"/>
                            <a:ext cx="1369714" cy="456683"/>
                          </a:xfrm>
                          <a:prstGeom prst="rect">
                            <a:avLst/>
                          </a:prstGeom>
                          <a:solidFill>
                            <a:schemeClr val="accent3">
                              <a:lumMod val="100000"/>
                              <a:lumOff val="0"/>
                            </a:schemeClr>
                          </a:solidFill>
                          <a:ln w="12700">
                            <a:solidFill>
                              <a:schemeClr val="bg1">
                                <a:lumMod val="95000"/>
                                <a:lumOff val="0"/>
                              </a:schemeClr>
                            </a:solidFill>
                            <a:miter lim="800000"/>
                          </a:ln>
                        </wps:spPr>
                        <wps:txbx>
                          <w:txbxContent>
                            <w:p w14:paraId="3BCF10F8"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财政部</w:t>
                              </w:r>
                            </w:p>
                          </w:txbxContent>
                        </wps:txbx>
                        <wps:bodyPr rot="0" vert="horz" wrap="square" lIns="91440" tIns="45720" rIns="91440" bIns="45720" anchor="ctr" anchorCtr="0" upright="1">
                          <a:noAutofit/>
                        </wps:bodyPr>
                      </wps:wsp>
                      <wps:wsp>
                        <wps:cNvPr id="834001520" name="矩形 84"/>
                        <wps:cNvSpPr>
                          <a:spLocks noChangeArrowheads="1"/>
                        </wps:cNvSpPr>
                        <wps:spPr bwMode="auto">
                          <a:xfrm>
                            <a:off x="3448436" y="2297819"/>
                            <a:ext cx="1369114" cy="456683"/>
                          </a:xfrm>
                          <a:prstGeom prst="rect">
                            <a:avLst/>
                          </a:prstGeom>
                          <a:solidFill>
                            <a:schemeClr val="accent3">
                              <a:lumMod val="100000"/>
                              <a:lumOff val="0"/>
                            </a:schemeClr>
                          </a:solidFill>
                          <a:ln w="12700">
                            <a:solidFill>
                              <a:schemeClr val="bg1">
                                <a:lumMod val="95000"/>
                                <a:lumOff val="0"/>
                              </a:schemeClr>
                            </a:solidFill>
                            <a:miter lim="800000"/>
                          </a:ln>
                        </wps:spPr>
                        <wps:txbx>
                          <w:txbxContent>
                            <w:p w14:paraId="29CD308E"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销售部</w:t>
                              </w:r>
                            </w:p>
                          </w:txbxContent>
                        </wps:txbx>
                        <wps:bodyPr rot="0" vert="horz" wrap="square" lIns="91440" tIns="45720" rIns="91440" bIns="45720" anchor="ctr" anchorCtr="0" upright="1">
                          <a:noAutofit/>
                        </wps:bodyPr>
                      </wps:wsp>
                      <wps:wsp>
                        <wps:cNvPr id="289690278" name="矩形 85"/>
                        <wps:cNvSpPr>
                          <a:spLocks noChangeArrowheads="1"/>
                        </wps:cNvSpPr>
                        <wps:spPr bwMode="auto">
                          <a:xfrm>
                            <a:off x="54401" y="2971442"/>
                            <a:ext cx="1370314" cy="456683"/>
                          </a:xfrm>
                          <a:prstGeom prst="rect">
                            <a:avLst/>
                          </a:prstGeom>
                          <a:solidFill>
                            <a:schemeClr val="accent3">
                              <a:lumMod val="100000"/>
                              <a:lumOff val="0"/>
                            </a:schemeClr>
                          </a:solidFill>
                          <a:ln w="12700">
                            <a:solidFill>
                              <a:schemeClr val="bg1">
                                <a:lumMod val="95000"/>
                                <a:lumOff val="0"/>
                              </a:schemeClr>
                            </a:solidFill>
                            <a:miter lim="800000"/>
                          </a:ln>
                        </wps:spPr>
                        <wps:txbx>
                          <w:txbxContent>
                            <w:p w14:paraId="22AC7A09"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物流部</w:t>
                              </w:r>
                            </w:p>
                          </w:txbxContent>
                        </wps:txbx>
                        <wps:bodyPr rot="0" vert="horz" wrap="square" lIns="91440" tIns="45720" rIns="91440" bIns="45720" anchor="ctr" anchorCtr="0" upright="1">
                          <a:noAutofit/>
                        </wps:bodyPr>
                      </wps:wsp>
                      <wps:wsp>
                        <wps:cNvPr id="1561268004" name="矩形 86"/>
                        <wps:cNvSpPr>
                          <a:spLocks noChangeArrowheads="1"/>
                        </wps:cNvSpPr>
                        <wps:spPr bwMode="auto">
                          <a:xfrm>
                            <a:off x="1751718" y="2971442"/>
                            <a:ext cx="1369714" cy="456683"/>
                          </a:xfrm>
                          <a:prstGeom prst="rect">
                            <a:avLst/>
                          </a:prstGeom>
                          <a:solidFill>
                            <a:schemeClr val="accent3">
                              <a:lumMod val="100000"/>
                              <a:lumOff val="0"/>
                            </a:schemeClr>
                          </a:solidFill>
                          <a:ln w="12700">
                            <a:solidFill>
                              <a:schemeClr val="bg1">
                                <a:lumMod val="95000"/>
                                <a:lumOff val="0"/>
                              </a:schemeClr>
                            </a:solidFill>
                            <a:miter lim="800000"/>
                          </a:ln>
                        </wps:spPr>
                        <wps:txbx>
                          <w:txbxContent>
                            <w:p w14:paraId="1C94BF86"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会计部</w:t>
                              </w:r>
                            </w:p>
                          </w:txbxContent>
                        </wps:txbx>
                        <wps:bodyPr rot="0" vert="horz" wrap="square" lIns="91440" tIns="45720" rIns="91440" bIns="45720" anchor="ctr" anchorCtr="0" upright="1">
                          <a:noAutofit/>
                        </wps:bodyPr>
                      </wps:wsp>
                      <wps:wsp>
                        <wps:cNvPr id="1018725050" name="矩形 87"/>
                        <wps:cNvSpPr>
                          <a:spLocks noChangeArrowheads="1"/>
                        </wps:cNvSpPr>
                        <wps:spPr bwMode="auto">
                          <a:xfrm>
                            <a:off x="3448436" y="2971442"/>
                            <a:ext cx="1369114" cy="456683"/>
                          </a:xfrm>
                          <a:prstGeom prst="rect">
                            <a:avLst/>
                          </a:prstGeom>
                          <a:solidFill>
                            <a:schemeClr val="accent3">
                              <a:lumMod val="100000"/>
                              <a:lumOff val="0"/>
                            </a:schemeClr>
                          </a:solidFill>
                          <a:ln w="12700">
                            <a:solidFill>
                              <a:schemeClr val="bg1">
                                <a:lumMod val="95000"/>
                                <a:lumOff val="0"/>
                              </a:schemeClr>
                            </a:solidFill>
                            <a:miter lim="800000"/>
                          </a:ln>
                        </wps:spPr>
                        <wps:txbx>
                          <w:txbxContent>
                            <w:p w14:paraId="18FC523D"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宣传部</w:t>
                              </w:r>
                            </w:p>
                          </w:txbxContent>
                        </wps:txbx>
                        <wps:bodyPr rot="0" vert="horz" wrap="square" lIns="91440" tIns="45720" rIns="91440" bIns="45720" anchor="ctr" anchorCtr="0" upright="1">
                          <a:noAutofit/>
                        </wps:bodyPr>
                      </wps:wsp>
                      <wps:wsp>
                        <wps:cNvPr id="806247988" name="肘形连接符 88"/>
                        <wps:cNvCnPr>
                          <a:cxnSpLocks noChangeShapeType="1"/>
                          <a:stCxn id="275829540" idx="2"/>
                          <a:endCxn id="1798396088" idx="3"/>
                        </wps:cNvCnPr>
                        <wps:spPr bwMode="auto">
                          <a:xfrm rot="5400000">
                            <a:off x="952414" y="1887259"/>
                            <a:ext cx="1111303" cy="166402"/>
                          </a:xfrm>
                          <a:prstGeom prst="bentConnector2">
                            <a:avLst/>
                          </a:prstGeom>
                          <a:noFill/>
                          <a:ln w="9525">
                            <a:solidFill>
                              <a:schemeClr val="tx1">
                                <a:lumMod val="100000"/>
                                <a:lumOff val="0"/>
                              </a:schemeClr>
                            </a:solidFill>
                            <a:miter lim="800000"/>
                            <a:tailEnd type="triangle" w="med" len="med"/>
                          </a:ln>
                        </wps:spPr>
                        <wps:bodyPr/>
                      </wps:wsp>
                      <wps:wsp>
                        <wps:cNvPr id="1779144827" name="肘形连接符 89"/>
                        <wps:cNvCnPr>
                          <a:cxnSpLocks noChangeShapeType="1"/>
                          <a:stCxn id="275829540" idx="2"/>
                          <a:endCxn id="289690278" idx="3"/>
                        </wps:cNvCnPr>
                        <wps:spPr bwMode="auto">
                          <a:xfrm rot="5400000">
                            <a:off x="615453" y="2223820"/>
                            <a:ext cx="1784926" cy="166302"/>
                          </a:xfrm>
                          <a:prstGeom prst="bentConnector2">
                            <a:avLst/>
                          </a:prstGeom>
                          <a:noFill/>
                          <a:ln w="9525">
                            <a:solidFill>
                              <a:schemeClr val="tx1">
                                <a:lumMod val="100000"/>
                                <a:lumOff val="0"/>
                              </a:schemeClr>
                            </a:solidFill>
                            <a:miter lim="800000"/>
                            <a:tailEnd type="triangle" w="med" len="med"/>
                          </a:ln>
                        </wps:spPr>
                        <wps:bodyPr/>
                      </wps:wsp>
                      <wps:wsp>
                        <wps:cNvPr id="1738941195" name="肘形连接符 90"/>
                        <wps:cNvCnPr>
                          <a:cxnSpLocks noChangeShapeType="1"/>
                          <a:stCxn id="56547222" idx="2"/>
                          <a:endCxn id="1297851848" idx="3"/>
                        </wps:cNvCnPr>
                        <wps:spPr bwMode="auto">
                          <a:xfrm rot="5400000">
                            <a:off x="2648832" y="1887559"/>
                            <a:ext cx="1111903" cy="166402"/>
                          </a:xfrm>
                          <a:prstGeom prst="bentConnector2">
                            <a:avLst/>
                          </a:prstGeom>
                          <a:noFill/>
                          <a:ln w="9525">
                            <a:solidFill>
                              <a:schemeClr val="tx1">
                                <a:lumMod val="100000"/>
                                <a:lumOff val="0"/>
                              </a:schemeClr>
                            </a:solidFill>
                            <a:miter lim="800000"/>
                            <a:tailEnd type="triangle" w="med" len="med"/>
                          </a:ln>
                        </wps:spPr>
                        <wps:bodyPr/>
                      </wps:wsp>
                      <wps:wsp>
                        <wps:cNvPr id="1705814204" name="肘形连接符 91"/>
                        <wps:cNvCnPr>
                          <a:cxnSpLocks noChangeShapeType="1"/>
                          <a:stCxn id="481333910" idx="2"/>
                          <a:endCxn id="1018725050" idx="3"/>
                        </wps:cNvCnPr>
                        <wps:spPr bwMode="auto">
                          <a:xfrm rot="5400000">
                            <a:off x="4007489" y="2225020"/>
                            <a:ext cx="1785026" cy="164502"/>
                          </a:xfrm>
                          <a:prstGeom prst="bentConnector2">
                            <a:avLst/>
                          </a:prstGeom>
                          <a:noFill/>
                          <a:ln w="9525">
                            <a:solidFill>
                              <a:schemeClr val="tx1">
                                <a:lumMod val="100000"/>
                                <a:lumOff val="0"/>
                              </a:schemeClr>
                            </a:solidFill>
                            <a:miter lim="800000"/>
                            <a:tailEnd type="triangle" w="med" len="med"/>
                          </a:ln>
                        </wps:spPr>
                        <wps:bodyPr/>
                      </wps:wsp>
                      <wps:wsp>
                        <wps:cNvPr id="825933585" name="肘形连接符 92"/>
                        <wps:cNvCnPr>
                          <a:cxnSpLocks noChangeShapeType="1"/>
                          <a:stCxn id="481333910" idx="2"/>
                          <a:endCxn id="834001520" idx="3"/>
                        </wps:cNvCnPr>
                        <wps:spPr bwMode="auto">
                          <a:xfrm rot="5400000">
                            <a:off x="4344050" y="1888459"/>
                            <a:ext cx="1111903" cy="164502"/>
                          </a:xfrm>
                          <a:prstGeom prst="bentConnector2">
                            <a:avLst/>
                          </a:prstGeom>
                          <a:noFill/>
                          <a:ln w="9525">
                            <a:solidFill>
                              <a:schemeClr val="tx1">
                                <a:lumMod val="100000"/>
                                <a:lumOff val="0"/>
                              </a:schemeClr>
                            </a:solidFill>
                            <a:miter lim="800000"/>
                            <a:tailEnd type="triangle" w="med" len="med"/>
                          </a:ln>
                        </wps:spPr>
                        <wps:bodyPr/>
                      </wps:wsp>
                      <wps:wsp>
                        <wps:cNvPr id="1315321591" name="肘形连接符 93"/>
                        <wps:cNvCnPr>
                          <a:cxnSpLocks noChangeShapeType="1"/>
                          <a:stCxn id="56547222" idx="2"/>
                          <a:endCxn id="1561268004" idx="3"/>
                        </wps:cNvCnPr>
                        <wps:spPr bwMode="auto">
                          <a:xfrm rot="5400000">
                            <a:off x="2312271" y="2223720"/>
                            <a:ext cx="1784926" cy="166502"/>
                          </a:xfrm>
                          <a:prstGeom prst="bentConnector2">
                            <a:avLst/>
                          </a:prstGeom>
                          <a:noFill/>
                          <a:ln w="9525">
                            <a:solidFill>
                              <a:schemeClr val="tx1">
                                <a:lumMod val="100000"/>
                                <a:lumOff val="0"/>
                              </a:schemeClr>
                            </a:solidFill>
                            <a:miter lim="800000"/>
                            <a:tailEnd type="triangle" w="med" len="med"/>
                          </a:ln>
                        </wps:spPr>
                        <wps:bodyPr/>
                      </wps:wsp>
                    </wpc:wpc>
                  </a:graphicData>
                </a:graphic>
              </wp:inline>
            </w:drawing>
          </mc:Choice>
          <mc:Fallback>
            <w:pict>
              <v:group w14:anchorId="24A2EF20" id="画布 65" o:spid="_x0000_s1038" editas="canvas" style="width:450.8pt;height:276.2pt;mso-position-horizontal-relative:char;mso-position-vertical-relative:line" coordsize="57251,35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">
                <v:shape id="_x0000_s1039" type="#_x0000_t75" style="position:absolute;width:57251;height:35077;visibility:visible;mso-wrap-style:square">
                  <v:fill o:detectmouseclick="t"/>
                  <v:path o:connecttype="none"/>
                </v:shape>
                <v:rect id="矩形 69" o:spid="_x0000_s1040" style="position:absolute;left:26024;top:912;width:13716;height:4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" fillcolor="#06a2e0 [3204]" stroked="f">
                  <v:textbox>
                    <w:txbxContent>
                      <w:p w14:paraId="6D4A6A3E" w14:textId="77777777" w:rsidR="00160A67" w:rsidRDefault="00000000">
                        <w:pPr>
                          <w:jc w:val="center"/>
                          <w:rPr>
                            <w:rFonts w:ascii="黑体" w:eastAsia="黑体" w:hAnsi="黑体" w:hint="eastAsia"/>
                            <w:color w:val="FFFFFF" w:themeColor="background1"/>
                            <w:sz w:val="20"/>
                            <w:szCs w:val="20"/>
                          </w:rPr>
                        </w:pPr>
                        <w:r>
                          <w:rPr>
                            <w:rFonts w:ascii="黑体" w:eastAsia="黑体" w:hAnsi="黑体"/>
                            <w:color w:val="FFFFFF" w:themeColor="background1"/>
                            <w:sz w:val="20"/>
                            <w:szCs w:val="20"/>
                          </w:rPr>
                          <w:t>总经理</w:t>
                        </w:r>
                      </w:p>
                    </w:txbxContent>
                  </v:textbox>
                </v:rect>
                <v:rect id="矩形 70" o:spid="_x0000_s1041" style="position:absolute;left:9052;top:9580;width:13716;height:4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" fillcolor="#43b436 [3205]" strokecolor="#bfbfbf [2412]" strokeweight="1pt">
                  <v:textbox>
                    <w:txbxContent>
                      <w:p w14:paraId="1451EB53" w14:textId="77777777" w:rsidR="00160A67" w:rsidRDefault="00000000">
                        <w:pPr>
                          <w:pStyle w:val="af9"/>
                          <w:spacing w:before="0" w:beforeAutospacing="0" w:after="0" w:afterAutospacing="0"/>
                          <w:jc w:val="center"/>
                          <w:rPr>
                            <w:rFonts w:ascii="黑体" w:eastAsia="黑体" w:hAnsi="黑体" w:hint="eastAsia"/>
                            <w:color w:val="FFFFFF" w:themeColor="background1"/>
                            <w:sz w:val="20"/>
                            <w:szCs w:val="20"/>
                          </w:rPr>
                        </w:pPr>
                        <w:r>
                          <w:rPr>
                            <w:rFonts w:ascii="黑体" w:eastAsia="黑体" w:hAnsi="黑体"/>
                            <w:color w:val="FFFFFF" w:themeColor="background1"/>
                            <w:sz w:val="20"/>
                            <w:szCs w:val="20"/>
                            <w:lang w:val="en-US"/>
                          </w:rPr>
                          <w:t>首席</w:t>
                        </w:r>
                        <w:r>
                          <w:rPr>
                            <w:rFonts w:ascii="黑体" w:eastAsia="黑体" w:hAnsi="黑体" w:hint="eastAsia"/>
                            <w:color w:val="FFFFFF" w:themeColor="background1"/>
                            <w:sz w:val="20"/>
                            <w:szCs w:val="20"/>
                            <w:lang w:val="en-US"/>
                          </w:rPr>
                          <w:t>运营官</w:t>
                        </w:r>
                      </w:p>
                    </w:txbxContent>
                  </v:textbox>
                </v:rect>
                <v:rect id="矩形 71" o:spid="_x0000_s1042" style="position:absolute;left:26024;top:9580;width:13710;height:4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" fillcolor="#43b436 [3205]" strokecolor="#bfbfbf [2412]" strokeweight="1pt">
                  <v:textbox>
                    <w:txbxContent>
                      <w:p w14:paraId="72D04614"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首席财务官</w:t>
                        </w:r>
                      </w:p>
                    </w:txbxContent>
                  </v:textbox>
                </v:rect>
                <v:rect id="矩形 72" o:spid="_x0000_s1043" style="position:absolute;left:42967;top:9580;width:13703;height:4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" fillcolor="#43b436 [3205]" strokecolor="#bfbfbf [2412]" strokeweight="1pt">
                  <v:textbox>
                    <w:txbxContent>
                      <w:p w14:paraId="72A44A46"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首席市场官</w:t>
                        </w:r>
                      </w:p>
                    </w:txbxContent>
                  </v:textbox>
                </v:rect>
                <v:rect id="矩形 73" o:spid="_x0000_s1044" style="position:absolute;left:545;top:16240;width:13710;height:4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" fillcolor="#8d8d8d [3206]" strokecolor="#f2f2f2 [3052]" strokeweight="1pt">
                  <v:textbox>
                    <w:txbxContent>
                      <w:p w14:paraId="6EF068CE"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采购部</w:t>
                        </w:r>
                      </w:p>
                    </w:txbxContent>
                  </v:textbox>
                </v:rect>
                <v:shape id="直接箭头连接符 74" o:spid="_x0000_s1045" type="#_x0000_t32" style="position:absolute;left:32879;top:5479;width:3;height:41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" strokecolor="black [3213]">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75" o:spid="_x0000_s1046" type="#_x0000_t34" style="position:absolute;left:22344;top:-956;width:4102;height:1697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" adj="10767" strokecolor="black [3213]">
                  <v:stroke endarrow="block"/>
                </v:shape>
                <v:shape id="肘形连接符 76" o:spid="_x0000_s1047" type="#_x0000_t34" style="position:absolute;left:39300;top:-941;width:4102;height:1694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" adj="10767" strokecolor="black [3213]">
                  <v:stroke endarrow="block"/>
                </v:shape>
                <v:shapetype id="_x0000_t33" coordsize="21600,21600" o:spt="33" o:oned="t" path="m,l21600,r,21600e" filled="f">
                  <v:stroke joinstyle="miter"/>
                  <v:path arrowok="t" fillok="f" o:connecttype="none"/>
                  <o:lock v:ext="edit" shapetype="t"/>
                </v:shapetype>
                <v:shape id="肘形连接符 77" o:spid="_x0000_s1048" type="#_x0000_t33" style="position:absolute;left:12894;top:15509;width:4382;height:165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" strokecolor="black [3213]">
                  <v:stroke endarrow="block"/>
                </v:shape>
                <v:rect id="矩形 78" o:spid="_x0000_s1049" style="position:absolute;left:17513;top:16248;width:13704;height:4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" fillcolor="#8d8d8d [3206]" strokecolor="#f2f2f2 [3052]" strokeweight="1pt">
                  <v:textbox>
                    <w:txbxContent>
                      <w:p w14:paraId="2BB926EE"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管控部</w:t>
                        </w:r>
                      </w:p>
                    </w:txbxContent>
                  </v:textbox>
                </v:rect>
                <v:shape id="肘形连接符 79" o:spid="_x0000_s1050" type="#_x0000_t33" style="position:absolute;left:29853;top:15510;width:4387;height:166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" strokecolor="black [3213]">
                  <v:stroke endarrow="block"/>
                </v:shape>
                <v:rect id="矩形 80" o:spid="_x0000_s1051" style="position:absolute;left:34486;top:16246;width:13697;height:4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" fillcolor="#8d8d8d [3206]" strokecolor="#f2f2f2 [3052]" strokeweight="1pt">
                  <v:textbox>
                    <w:txbxContent>
                      <w:p w14:paraId="0F0AC228"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产品部</w:t>
                        </w:r>
                      </w:p>
                    </w:txbxContent>
                  </v:textbox>
                </v:rect>
                <v:shape id="肘形连接符 81" o:spid="_x0000_s1052" type="#_x0000_t33" style="position:absolute;left:46809;top:15521;width:4388;height:163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" strokecolor="black [3213]">
                  <v:stroke endarrow="block"/>
                </v:shape>
                <v:rect id="矩形 82" o:spid="_x0000_s1053" style="position:absolute;left:544;top:22972;width:13703;height:4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" fillcolor="#8d8d8d [3206]" strokecolor="#f2f2f2 [3052]" strokeweight="1pt">
                  <v:textbox>
                    <w:txbxContent>
                      <w:p w14:paraId="36745473"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质量控制部</w:t>
                        </w:r>
                      </w:p>
                    </w:txbxContent>
                  </v:textbox>
                </v:rect>
                <v:rect id="矩形 83" o:spid="_x0000_s1054" style="position:absolute;left:17517;top:22978;width:13697;height:4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" fillcolor="#8d8d8d [3206]" strokecolor="#f2f2f2 [3052]" strokeweight="1pt">
                  <v:textbox>
                    <w:txbxContent>
                      <w:p w14:paraId="3BCF10F8"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财政部</w:t>
                        </w:r>
                      </w:p>
                    </w:txbxContent>
                  </v:textbox>
                </v:rect>
                <v:rect id="矩形 84" o:spid="_x0000_s1055" style="position:absolute;left:34484;top:22978;width:13691;height:4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" fillcolor="#8d8d8d [3206]" strokecolor="#f2f2f2 [3052]" strokeweight="1pt">
                  <v:textbox>
                    <w:txbxContent>
                      <w:p w14:paraId="29CD308E"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销售部</w:t>
                        </w:r>
                      </w:p>
                    </w:txbxContent>
                  </v:textbox>
                </v:rect>
                <v:rect id="矩形 85" o:spid="_x0000_s1056" style="position:absolute;left:544;top:29714;width:13703;height:4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" fillcolor="#8d8d8d [3206]" strokecolor="#f2f2f2 [3052]" strokeweight="1pt">
                  <v:textbox>
                    <w:txbxContent>
                      <w:p w14:paraId="22AC7A09"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物流部</w:t>
                        </w:r>
                      </w:p>
                    </w:txbxContent>
                  </v:textbox>
                </v:rect>
                <v:rect id="矩形 86" o:spid="_x0000_s1057" style="position:absolute;left:17517;top:29714;width:13697;height:4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" fillcolor="#8d8d8d [3206]" strokecolor="#f2f2f2 [3052]" strokeweight="1pt">
                  <v:textbox>
                    <w:txbxContent>
                      <w:p w14:paraId="1C94BF86"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会计部</w:t>
                        </w:r>
                      </w:p>
                    </w:txbxContent>
                  </v:textbox>
                </v:rect>
                <v:rect id="矩形 87" o:spid="_x0000_s1058" style="position:absolute;left:34484;top:29714;width:13691;height:4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" fillcolor="#8d8d8d [3206]" strokecolor="#f2f2f2 [3052]" strokeweight="1pt">
                  <v:textbox>
                    <w:txbxContent>
                      <w:p w14:paraId="18FC523D" w14:textId="77777777" w:rsidR="00160A67" w:rsidRDefault="00000000">
                        <w:pPr>
                          <w:pStyle w:val="af9"/>
                          <w:spacing w:before="0" w:beforeAutospacing="0" w:after="0" w:afterAutospacing="0"/>
                          <w:jc w:val="center"/>
                          <w:rPr>
                            <w:rFonts w:ascii="黑体" w:eastAsia="黑体" w:hAnsi="黑体" w:hint="eastAsia"/>
                            <w:color w:val="FFFFFF" w:themeColor="background1"/>
                          </w:rPr>
                        </w:pPr>
                        <w:r>
                          <w:rPr>
                            <w:rFonts w:ascii="黑体" w:eastAsia="黑体" w:hAnsi="黑体" w:hint="eastAsia"/>
                            <w:color w:val="FFFFFF" w:themeColor="background1"/>
                            <w:sz w:val="20"/>
                            <w:szCs w:val="20"/>
                          </w:rPr>
                          <w:t>宣传部</w:t>
                        </w:r>
                      </w:p>
                    </w:txbxContent>
                  </v:textbox>
                </v:rect>
                <v:shape id="肘形连接符 88" o:spid="_x0000_s1059" type="#_x0000_t33" style="position:absolute;left:9523;top:18873;width:11113;height:166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" strokecolor="black [3213]">
                  <v:stroke endarrow="block"/>
                </v:shape>
                <v:shape id="肘形连接符 89" o:spid="_x0000_s1060" type="#_x0000_t33" style="position:absolute;left:6154;top:22238;width:17849;height:166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" strokecolor="black [3213]">
                  <v:stroke endarrow="block"/>
                </v:shape>
                <v:shape id="肘形连接符 90" o:spid="_x0000_s1061" type="#_x0000_t33" style="position:absolute;left:26487;top:18876;width:11119;height:166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" strokecolor="black [3213]">
                  <v:stroke endarrow="block"/>
                </v:shape>
                <v:shape id="肘形连接符 91" o:spid="_x0000_s1062" type="#_x0000_t33" style="position:absolute;left:40075;top:22249;width:17850;height:164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" strokecolor="black [3213]">
                  <v:stroke endarrow="block"/>
                </v:shape>
                <v:shape id="肘形连接符 92" o:spid="_x0000_s1063" type="#_x0000_t33" style="position:absolute;left:43440;top:18884;width:11119;height:164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" strokecolor="black [3213]">
                  <v:stroke endarrow="block"/>
                </v:shape>
                <v:shape id="肘形连接符 93" o:spid="_x0000_s1064" type="#_x0000_t33" style="position:absolute;left:23122;top:22237;width:17849;height:166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" strokecolor="black [3213]">
                  <v:stroke endarrow="block"/>
                </v:shape>
                <w10:anchorlock/>
              </v:group>
            </w:pict>
          </mc:Fallback>
        </mc:AlternateContent>
      </w:r>
    </w:p>
    <w:p w14:paraId="0B7BF81B" w14:textId="77777777" w:rsidR="00160A67" w:rsidRDefault="00160A67">
      <w:pPr>
        <w:rPr>
          <w:rFonts w:ascii="Arial" w:eastAsia="黑体" w:hAnsi="Arial" w:cs="Arial"/>
        </w:rPr>
      </w:pPr>
    </w:p>
    <w:p w14:paraId="2DE9CB39" w14:textId="54AB472C" w:rsidR="00160A67" w:rsidRDefault="00000000">
      <w:pPr>
        <w:pStyle w:val="ac"/>
        <w:keepNext/>
        <w:spacing w:beforeLines="50" w:before="120" w:line="360" w:lineRule="auto"/>
        <w:ind w:firstLine="482"/>
        <w:jc w:val="center"/>
        <w:rPr>
          <w:rFonts w:ascii="Times New Roman" w:eastAsia="宋体" w:hAnsi="Times New Roman" w:cs="Times New Roman"/>
        </w:rPr>
      </w:pPr>
      <w:bookmarkStart w:id="392" w:name="_Toc143535394"/>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3</w:t>
      </w:r>
      <w:r>
        <w:rPr>
          <w:rFonts w:ascii="Times New Roman" w:eastAsia="宋体" w:hAnsi="Times New Roman" w:cs="Times New Roman"/>
        </w:rPr>
        <w:fldChar w:fldCharType="end"/>
      </w:r>
      <w:r>
        <w:rPr>
          <w:rFonts w:ascii="Times New Roman" w:eastAsia="宋体" w:hAnsi="Times New Roman" w:cs="Times New Roman"/>
        </w:rPr>
        <w:t>：</w:t>
      </w:r>
      <w:del w:id="393" w:author="Tian Su" w:date="2024-12-30T11:30:00Z" w16du:dateUtc="2024-12-30T03:30:00Z">
        <w:r w:rsidDel="00FE6E4A">
          <w:rPr>
            <w:rFonts w:ascii="Times New Roman" w:eastAsia="宋体" w:hAnsi="Times New Roman" w:cs="Times New Roman"/>
            <w:color w:val="FF0000"/>
          </w:rPr>
          <w:delText>20XX</w:delText>
        </w:r>
      </w:del>
      <w:ins w:id="394"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年度</w:t>
      </w:r>
      <w:del w:id="39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39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各部门员工人数及主要职能</w:t>
      </w:r>
      <w:r>
        <w:rPr>
          <w:rStyle w:val="aff2"/>
          <w:rFonts w:ascii="Times New Roman" w:eastAsia="华文楷体" w:hAnsi="Times New Roman" w:cs="Times New Roman"/>
        </w:rPr>
        <w:footnoteReference w:id="7"/>
      </w:r>
      <w:bookmarkEnd w:id="392"/>
    </w:p>
    <w:p w14:paraId="7D261202" w14:textId="77777777" w:rsidR="00160A67" w:rsidRDefault="00160A67">
      <w:pPr>
        <w:widowControl w:val="0"/>
        <w:adjustRightInd w:val="0"/>
        <w:snapToGrid w:val="0"/>
        <w:jc w:val="center"/>
        <w:rPr>
          <w:rFonts w:ascii="Arial" w:eastAsia="黑体" w:hAnsi="Arial" w:cs="Arial"/>
        </w:rPr>
      </w:pPr>
    </w:p>
    <w:tbl>
      <w:tblPr>
        <w:tblStyle w:val="afe"/>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1286"/>
        <w:gridCol w:w="1283"/>
        <w:gridCol w:w="3118"/>
        <w:gridCol w:w="1371"/>
        <w:gridCol w:w="1969"/>
      </w:tblGrid>
      <w:tr w:rsidR="00160A67" w14:paraId="68357CB8" w14:textId="77777777">
        <w:trPr>
          <w:trHeight w:val="432"/>
          <w:tblHeader/>
        </w:trPr>
        <w:tc>
          <w:tcPr>
            <w:tcW w:w="1325" w:type="dxa"/>
            <w:tcBorders>
              <w:tl2br w:val="nil"/>
              <w:tr2bl w:val="nil"/>
            </w:tcBorders>
            <w:shd w:val="clear" w:color="auto" w:fill="06A2E0" w:themeFill="accent1"/>
            <w:vAlign w:val="center"/>
          </w:tcPr>
          <w:p w14:paraId="388DE1CB" w14:textId="77777777" w:rsidR="00160A67" w:rsidRDefault="00000000">
            <w:pPr>
              <w:ind w:firstLine="402"/>
              <w:jc w:val="center"/>
              <w:rPr>
                <w:rFonts w:ascii="Arial" w:eastAsia="黑体" w:hAnsi="Arial" w:cs="Arial"/>
                <w:b/>
                <w:bCs/>
                <w:color w:val="FFFFFF" w:themeColor="background1"/>
                <w:sz w:val="20"/>
                <w:szCs w:val="20"/>
              </w:rPr>
            </w:pPr>
            <w:bookmarkStart w:id="397" w:name="_Hlk139411329"/>
            <w:r>
              <w:rPr>
                <w:rFonts w:ascii="Arial" w:eastAsia="黑体" w:hAnsi="Arial" w:cs="Arial"/>
                <w:b/>
                <w:bCs/>
                <w:color w:val="FFFFFF" w:themeColor="background1"/>
                <w:sz w:val="20"/>
                <w:szCs w:val="20"/>
              </w:rPr>
              <w:t>部门名称</w:t>
            </w:r>
          </w:p>
        </w:tc>
        <w:tc>
          <w:tcPr>
            <w:tcW w:w="883" w:type="dxa"/>
            <w:tcBorders>
              <w:tl2br w:val="nil"/>
              <w:tr2bl w:val="nil"/>
            </w:tcBorders>
            <w:shd w:val="clear" w:color="auto" w:fill="06A2E0" w:themeFill="accent1"/>
            <w:vAlign w:val="center"/>
          </w:tcPr>
          <w:p w14:paraId="361C0762" w14:textId="77777777" w:rsidR="00160A67" w:rsidRDefault="00000000">
            <w:pPr>
              <w:ind w:firstLine="402"/>
              <w:jc w:val="center"/>
              <w:rPr>
                <w:rFonts w:ascii="Arial" w:eastAsia="黑体" w:hAnsi="Arial" w:cs="Arial"/>
                <w:b/>
                <w:bCs/>
                <w:color w:val="FFFFFF" w:themeColor="background1"/>
                <w:sz w:val="20"/>
                <w:szCs w:val="20"/>
              </w:rPr>
            </w:pPr>
            <w:r>
              <w:rPr>
                <w:rFonts w:ascii="Arial" w:eastAsia="黑体" w:hAnsi="Arial" w:cs="Arial"/>
                <w:b/>
                <w:bCs/>
                <w:color w:val="FFFFFF" w:themeColor="background1"/>
                <w:sz w:val="20"/>
                <w:szCs w:val="20"/>
              </w:rPr>
              <w:t>人数</w:t>
            </w:r>
          </w:p>
        </w:tc>
        <w:tc>
          <w:tcPr>
            <w:tcW w:w="3306" w:type="dxa"/>
            <w:tcBorders>
              <w:tl2br w:val="nil"/>
              <w:tr2bl w:val="nil"/>
            </w:tcBorders>
            <w:shd w:val="clear" w:color="auto" w:fill="06A2E0" w:themeFill="accent1"/>
            <w:vAlign w:val="center"/>
          </w:tcPr>
          <w:p w14:paraId="6C53FDE3" w14:textId="77777777" w:rsidR="00160A67" w:rsidRDefault="00000000">
            <w:pPr>
              <w:ind w:firstLine="402"/>
              <w:jc w:val="center"/>
              <w:rPr>
                <w:rFonts w:ascii="Arial" w:eastAsia="黑体" w:hAnsi="Arial" w:cs="Arial"/>
                <w:b/>
                <w:bCs/>
                <w:color w:val="FFFFFF" w:themeColor="background1"/>
                <w:sz w:val="20"/>
                <w:szCs w:val="20"/>
              </w:rPr>
            </w:pPr>
            <w:r>
              <w:rPr>
                <w:rFonts w:ascii="Arial" w:eastAsia="黑体" w:hAnsi="Arial" w:cs="Arial"/>
                <w:b/>
                <w:bCs/>
                <w:color w:val="FFFFFF" w:themeColor="background1"/>
                <w:sz w:val="20"/>
                <w:szCs w:val="20"/>
              </w:rPr>
              <w:t>主要职责范围</w:t>
            </w:r>
          </w:p>
        </w:tc>
        <w:tc>
          <w:tcPr>
            <w:tcW w:w="1417" w:type="dxa"/>
            <w:tcBorders>
              <w:tl2br w:val="nil"/>
              <w:tr2bl w:val="nil"/>
            </w:tcBorders>
            <w:shd w:val="clear" w:color="auto" w:fill="06A2E0" w:themeFill="accent1"/>
            <w:vAlign w:val="center"/>
          </w:tcPr>
          <w:p w14:paraId="6D3FCBA6" w14:textId="77777777" w:rsidR="00160A67" w:rsidRDefault="00000000">
            <w:pPr>
              <w:ind w:firstLine="402"/>
              <w:jc w:val="center"/>
              <w:rPr>
                <w:rFonts w:ascii="Arial" w:eastAsia="黑体" w:hAnsi="Arial" w:cs="Arial"/>
                <w:b/>
                <w:bCs/>
                <w:color w:val="FFFFFF" w:themeColor="background1"/>
                <w:sz w:val="20"/>
                <w:szCs w:val="20"/>
              </w:rPr>
            </w:pPr>
            <w:r>
              <w:rPr>
                <w:rFonts w:ascii="Arial" w:eastAsia="黑体" w:hAnsi="Arial" w:cs="Arial"/>
                <w:b/>
                <w:bCs/>
                <w:color w:val="FFFFFF" w:themeColor="background1"/>
                <w:sz w:val="20"/>
                <w:szCs w:val="20"/>
              </w:rPr>
              <w:t>部门负责人汇报对象</w:t>
            </w:r>
          </w:p>
        </w:tc>
        <w:tc>
          <w:tcPr>
            <w:tcW w:w="2066" w:type="dxa"/>
            <w:tcBorders>
              <w:tl2br w:val="nil"/>
              <w:tr2bl w:val="nil"/>
            </w:tcBorders>
            <w:shd w:val="clear" w:color="auto" w:fill="06A2E0" w:themeFill="accent1"/>
            <w:vAlign w:val="center"/>
          </w:tcPr>
          <w:p w14:paraId="43748595" w14:textId="77777777" w:rsidR="00160A67" w:rsidRDefault="00000000">
            <w:pPr>
              <w:ind w:firstLine="402"/>
              <w:jc w:val="center"/>
              <w:rPr>
                <w:rFonts w:ascii="Arial" w:eastAsia="黑体" w:hAnsi="Arial" w:cs="Arial"/>
                <w:b/>
                <w:bCs/>
                <w:color w:val="FFFFFF" w:themeColor="background1"/>
                <w:sz w:val="20"/>
                <w:szCs w:val="20"/>
              </w:rPr>
            </w:pPr>
            <w:r>
              <w:rPr>
                <w:rFonts w:ascii="Arial" w:eastAsia="黑体" w:hAnsi="Arial" w:cs="Arial"/>
                <w:b/>
                <w:bCs/>
                <w:color w:val="FFFFFF" w:themeColor="background1"/>
                <w:sz w:val="20"/>
                <w:szCs w:val="20"/>
              </w:rPr>
              <w:t>汇报对象</w:t>
            </w:r>
            <w:r>
              <w:rPr>
                <w:rFonts w:ascii="Arial" w:eastAsia="黑体" w:hAnsi="Arial" w:cs="Arial" w:hint="eastAsia"/>
                <w:b/>
                <w:bCs/>
                <w:color w:val="FFFFFF" w:themeColor="background1"/>
                <w:sz w:val="20"/>
                <w:szCs w:val="20"/>
              </w:rPr>
              <w:t>所属企业及</w:t>
            </w:r>
            <w:r>
              <w:rPr>
                <w:rFonts w:ascii="Arial" w:eastAsia="黑体" w:hAnsi="Arial" w:cs="Arial"/>
                <w:b/>
                <w:bCs/>
                <w:color w:val="FFFFFF" w:themeColor="background1"/>
                <w:sz w:val="20"/>
                <w:szCs w:val="20"/>
              </w:rPr>
              <w:t>所在地</w:t>
            </w:r>
          </w:p>
        </w:tc>
      </w:tr>
      <w:tr w:rsidR="00160A67" w14:paraId="50ABDC0E" w14:textId="77777777">
        <w:trPr>
          <w:trHeight w:val="432"/>
        </w:trPr>
        <w:tc>
          <w:tcPr>
            <w:tcW w:w="1325" w:type="dxa"/>
            <w:tcBorders>
              <w:tl2br w:val="nil"/>
              <w:tr2bl w:val="nil"/>
            </w:tcBorders>
            <w:shd w:val="clear" w:color="auto" w:fill="F2F2F2" w:themeFill="background1" w:themeFillShade="F2"/>
            <w:vAlign w:val="center"/>
          </w:tcPr>
          <w:p w14:paraId="66FE85A5" w14:textId="77777777" w:rsidR="00160A67" w:rsidRDefault="00000000">
            <w:pPr>
              <w:pStyle w:val="aff8"/>
              <w:ind w:firstLine="400"/>
              <w:jc w:val="center"/>
              <w:rPr>
                <w:rFonts w:ascii="Arial" w:eastAsia="黑体" w:hAnsi="Arial" w:cs="Arial"/>
                <w:color w:val="FF0000"/>
                <w:sz w:val="20"/>
              </w:rPr>
            </w:pPr>
            <w:r>
              <w:rPr>
                <w:rFonts w:ascii="Arial" w:eastAsia="黑体" w:hAnsi="Arial" w:cs="Arial"/>
                <w:color w:val="FF0000"/>
                <w:sz w:val="20"/>
              </w:rPr>
              <w:t>A</w:t>
            </w:r>
            <w:r>
              <w:rPr>
                <w:rFonts w:ascii="Arial" w:eastAsia="黑体" w:hAnsi="Arial" w:cs="Arial"/>
                <w:color w:val="FF0000"/>
                <w:sz w:val="20"/>
              </w:rPr>
              <w:t>部门</w:t>
            </w:r>
          </w:p>
        </w:tc>
        <w:tc>
          <w:tcPr>
            <w:tcW w:w="883" w:type="dxa"/>
            <w:tcBorders>
              <w:tl2br w:val="nil"/>
              <w:tr2bl w:val="nil"/>
            </w:tcBorders>
            <w:shd w:val="clear" w:color="auto" w:fill="F2F2F2" w:themeFill="background1" w:themeFillShade="F2"/>
            <w:vAlign w:val="center"/>
          </w:tcPr>
          <w:p w14:paraId="4D59ECDF" w14:textId="77777777" w:rsidR="00160A67" w:rsidRDefault="00000000">
            <w:pPr>
              <w:pStyle w:val="aff8"/>
              <w:ind w:firstLine="400"/>
              <w:jc w:val="center"/>
              <w:rPr>
                <w:rFonts w:ascii="Arial" w:eastAsia="黑体" w:hAnsi="Arial" w:cs="Arial"/>
                <w:color w:val="FF0000"/>
              </w:rPr>
            </w:pPr>
            <w:r>
              <w:rPr>
                <w:rFonts w:ascii="Arial" w:eastAsia="黑体" w:hAnsi="Arial" w:cs="Arial"/>
                <w:color w:val="FF0000"/>
                <w:sz w:val="20"/>
              </w:rPr>
              <w:t>【</w:t>
            </w:r>
            <w:r>
              <w:rPr>
                <w:rFonts w:ascii="Arial" w:eastAsia="黑体" w:hAnsi="Arial" w:cs="Arial"/>
                <w:color w:val="FF0000"/>
                <w:sz w:val="20"/>
              </w:rPr>
              <w:t>XX</w:t>
            </w:r>
            <w:r>
              <w:rPr>
                <w:rFonts w:ascii="Arial" w:eastAsia="黑体" w:hAnsi="Arial" w:cs="Arial"/>
                <w:color w:val="FF0000"/>
                <w:sz w:val="20"/>
              </w:rPr>
              <w:t>】</w:t>
            </w:r>
          </w:p>
        </w:tc>
        <w:tc>
          <w:tcPr>
            <w:tcW w:w="3306" w:type="dxa"/>
            <w:tcBorders>
              <w:tl2br w:val="nil"/>
              <w:tr2bl w:val="nil"/>
            </w:tcBorders>
            <w:shd w:val="clear" w:color="auto" w:fill="F2F2F2" w:themeFill="background1" w:themeFillShade="F2"/>
            <w:vAlign w:val="center"/>
          </w:tcPr>
          <w:p w14:paraId="0DE1105D" w14:textId="77777777" w:rsidR="00160A67" w:rsidRDefault="00000000">
            <w:pPr>
              <w:ind w:firstLine="400"/>
              <w:rPr>
                <w:rFonts w:ascii="Arial" w:eastAsia="黑体" w:hAnsi="Arial" w:cs="Arial"/>
                <w:color w:val="FF0000"/>
                <w:sz w:val="20"/>
                <w:szCs w:val="20"/>
              </w:rPr>
            </w:pPr>
            <w:r>
              <w:rPr>
                <w:rFonts w:ascii="Arial" w:eastAsia="黑体" w:hAnsi="Arial" w:cs="Arial"/>
                <w:color w:val="FF0000"/>
                <w:sz w:val="20"/>
                <w:szCs w:val="20"/>
              </w:rPr>
              <w:t>该部门主要从事</w:t>
            </w:r>
            <w:r>
              <w:rPr>
                <w:rFonts w:ascii="Arial" w:eastAsia="黑体" w:hAnsi="Arial" w:cs="Arial"/>
                <w:color w:val="FF0000"/>
                <w:sz w:val="20"/>
                <w:szCs w:val="20"/>
              </w:rPr>
              <w:t>XX</w:t>
            </w:r>
          </w:p>
        </w:tc>
        <w:tc>
          <w:tcPr>
            <w:tcW w:w="1417" w:type="dxa"/>
            <w:tcBorders>
              <w:tl2br w:val="nil"/>
              <w:tr2bl w:val="nil"/>
            </w:tcBorders>
            <w:shd w:val="clear" w:color="auto" w:fill="F2F2F2" w:themeFill="background1" w:themeFillShade="F2"/>
            <w:vAlign w:val="center"/>
          </w:tcPr>
          <w:p w14:paraId="0E3D821A" w14:textId="77777777" w:rsidR="00160A67" w:rsidRDefault="00000000">
            <w:pPr>
              <w:ind w:firstLine="400"/>
              <w:jc w:val="center"/>
              <w:rPr>
                <w:rFonts w:ascii="Arial" w:eastAsia="黑体" w:hAnsi="Arial" w:cs="Arial"/>
                <w:color w:val="FF0000"/>
                <w:sz w:val="20"/>
                <w:szCs w:val="20"/>
              </w:rPr>
            </w:pPr>
            <w:r>
              <w:rPr>
                <w:rFonts w:ascii="Arial" w:eastAsia="黑体" w:hAnsi="Arial" w:cs="Arial"/>
                <w:color w:val="FF0000"/>
                <w:sz w:val="20"/>
              </w:rPr>
              <w:t>总经理</w:t>
            </w:r>
          </w:p>
        </w:tc>
        <w:tc>
          <w:tcPr>
            <w:tcW w:w="2066" w:type="dxa"/>
            <w:tcBorders>
              <w:tl2br w:val="nil"/>
              <w:tr2bl w:val="nil"/>
            </w:tcBorders>
            <w:shd w:val="clear" w:color="auto" w:fill="F2F2F2" w:themeFill="background1" w:themeFillShade="F2"/>
            <w:vAlign w:val="center"/>
          </w:tcPr>
          <w:p w14:paraId="68B4C967" w14:textId="77777777" w:rsidR="00160A67" w:rsidRDefault="00000000">
            <w:pPr>
              <w:pStyle w:val="aff8"/>
              <w:ind w:firstLine="400"/>
              <w:jc w:val="center"/>
              <w:rPr>
                <w:rFonts w:ascii="Arial" w:eastAsia="黑体" w:hAnsi="Arial" w:cs="Arial"/>
                <w:color w:val="FF0000"/>
                <w:sz w:val="20"/>
              </w:rPr>
            </w:pPr>
            <w:r>
              <w:rPr>
                <w:rFonts w:ascii="Arial" w:eastAsia="黑体" w:hAnsi="Arial" w:cs="Arial"/>
                <w:color w:val="FF0000"/>
                <w:sz w:val="20"/>
              </w:rPr>
              <w:t>地区总部有限公司</w:t>
            </w:r>
          </w:p>
          <w:p w14:paraId="7A9F69D4" w14:textId="77777777" w:rsidR="00160A67" w:rsidRDefault="00000000">
            <w:pPr>
              <w:ind w:firstLine="400"/>
              <w:jc w:val="center"/>
              <w:rPr>
                <w:rFonts w:ascii="Arial" w:eastAsia="黑体" w:hAnsi="Arial" w:cs="Arial"/>
                <w:color w:val="FF0000"/>
                <w:sz w:val="20"/>
                <w:szCs w:val="20"/>
              </w:rPr>
            </w:pPr>
            <w:r>
              <w:rPr>
                <w:rFonts w:ascii="Arial" w:eastAsia="黑体" w:hAnsi="Arial" w:cs="Arial"/>
                <w:color w:val="FF0000"/>
                <w:sz w:val="20"/>
              </w:rPr>
              <w:t>X</w:t>
            </w:r>
            <w:r>
              <w:rPr>
                <w:rFonts w:ascii="Arial" w:eastAsia="黑体" w:hAnsi="Arial" w:cs="Arial"/>
                <w:color w:val="FF0000"/>
                <w:sz w:val="20"/>
              </w:rPr>
              <w:t>国</w:t>
            </w:r>
          </w:p>
        </w:tc>
      </w:tr>
      <w:tr w:rsidR="00160A67" w14:paraId="322D1074" w14:textId="77777777">
        <w:trPr>
          <w:trHeight w:val="432"/>
        </w:trPr>
        <w:tc>
          <w:tcPr>
            <w:tcW w:w="1325" w:type="dxa"/>
            <w:tcBorders>
              <w:tl2br w:val="nil"/>
              <w:tr2bl w:val="nil"/>
            </w:tcBorders>
            <w:shd w:val="clear" w:color="auto" w:fill="F2F2F2" w:themeFill="background1" w:themeFillShade="F2"/>
            <w:vAlign w:val="center"/>
          </w:tcPr>
          <w:p w14:paraId="6C25F09B" w14:textId="77777777" w:rsidR="00160A67" w:rsidRDefault="00000000">
            <w:pPr>
              <w:pStyle w:val="aff8"/>
              <w:ind w:firstLine="400"/>
              <w:jc w:val="center"/>
              <w:rPr>
                <w:rFonts w:ascii="Arial" w:eastAsia="黑体" w:hAnsi="Arial" w:cs="Arial"/>
                <w:color w:val="FF0000"/>
                <w:sz w:val="20"/>
              </w:rPr>
            </w:pPr>
            <w:r>
              <w:rPr>
                <w:rFonts w:ascii="Arial" w:eastAsia="黑体" w:hAnsi="Arial" w:cs="Arial"/>
                <w:color w:val="FF0000"/>
                <w:sz w:val="20"/>
              </w:rPr>
              <w:t>B</w:t>
            </w:r>
            <w:r>
              <w:rPr>
                <w:rFonts w:ascii="Arial" w:eastAsia="黑体" w:hAnsi="Arial" w:cs="Arial"/>
                <w:color w:val="FF0000"/>
                <w:sz w:val="20"/>
              </w:rPr>
              <w:t>部门</w:t>
            </w:r>
          </w:p>
        </w:tc>
        <w:tc>
          <w:tcPr>
            <w:tcW w:w="883" w:type="dxa"/>
            <w:tcBorders>
              <w:tl2br w:val="nil"/>
              <w:tr2bl w:val="nil"/>
            </w:tcBorders>
            <w:shd w:val="clear" w:color="auto" w:fill="F2F2F2" w:themeFill="background1" w:themeFillShade="F2"/>
            <w:vAlign w:val="center"/>
          </w:tcPr>
          <w:p w14:paraId="068C5D41" w14:textId="77777777" w:rsidR="00160A67" w:rsidRDefault="00000000">
            <w:pPr>
              <w:pStyle w:val="aff8"/>
              <w:ind w:firstLine="400"/>
              <w:jc w:val="center"/>
              <w:rPr>
                <w:rFonts w:ascii="Arial" w:eastAsia="黑体" w:hAnsi="Arial" w:cs="Arial"/>
                <w:color w:val="FF0000"/>
              </w:rPr>
            </w:pPr>
            <w:r>
              <w:rPr>
                <w:rFonts w:ascii="Arial" w:eastAsia="黑体" w:hAnsi="Arial" w:cs="Arial"/>
                <w:color w:val="FF0000"/>
                <w:sz w:val="20"/>
              </w:rPr>
              <w:t>【</w:t>
            </w:r>
            <w:r>
              <w:rPr>
                <w:rFonts w:ascii="Arial" w:eastAsia="黑体" w:hAnsi="Arial" w:cs="Arial"/>
                <w:color w:val="FF0000"/>
                <w:sz w:val="20"/>
              </w:rPr>
              <w:t>XX</w:t>
            </w:r>
            <w:r>
              <w:rPr>
                <w:rFonts w:ascii="Arial" w:eastAsia="黑体" w:hAnsi="Arial" w:cs="Arial"/>
                <w:color w:val="FF0000"/>
                <w:sz w:val="20"/>
              </w:rPr>
              <w:t>】</w:t>
            </w:r>
          </w:p>
        </w:tc>
        <w:tc>
          <w:tcPr>
            <w:tcW w:w="3306" w:type="dxa"/>
            <w:tcBorders>
              <w:tl2br w:val="nil"/>
              <w:tr2bl w:val="nil"/>
            </w:tcBorders>
            <w:shd w:val="clear" w:color="auto" w:fill="F2F2F2" w:themeFill="background1" w:themeFillShade="F2"/>
            <w:vAlign w:val="center"/>
          </w:tcPr>
          <w:p w14:paraId="51E22C4D" w14:textId="77777777" w:rsidR="00160A67" w:rsidRDefault="00000000">
            <w:pPr>
              <w:ind w:firstLine="400"/>
              <w:rPr>
                <w:rFonts w:ascii="Arial" w:eastAsia="黑体" w:hAnsi="Arial" w:cs="Arial"/>
                <w:color w:val="FF0000"/>
                <w:sz w:val="20"/>
                <w:szCs w:val="20"/>
              </w:rPr>
            </w:pPr>
            <w:r>
              <w:rPr>
                <w:rFonts w:ascii="Arial" w:eastAsia="黑体" w:hAnsi="Arial" w:cs="Arial"/>
                <w:color w:val="FF0000"/>
                <w:sz w:val="20"/>
                <w:szCs w:val="20"/>
              </w:rPr>
              <w:t>该部门主要从事</w:t>
            </w:r>
            <w:r>
              <w:rPr>
                <w:rFonts w:ascii="Arial" w:eastAsia="黑体" w:hAnsi="Arial" w:cs="Arial"/>
                <w:color w:val="FF0000"/>
                <w:sz w:val="20"/>
                <w:szCs w:val="20"/>
              </w:rPr>
              <w:t>XX</w:t>
            </w:r>
          </w:p>
        </w:tc>
        <w:tc>
          <w:tcPr>
            <w:tcW w:w="1417" w:type="dxa"/>
            <w:tcBorders>
              <w:tl2br w:val="nil"/>
              <w:tr2bl w:val="nil"/>
            </w:tcBorders>
            <w:shd w:val="clear" w:color="auto" w:fill="F2F2F2" w:themeFill="background1" w:themeFillShade="F2"/>
            <w:vAlign w:val="center"/>
          </w:tcPr>
          <w:p w14:paraId="6CCA6DD2" w14:textId="77777777" w:rsidR="00160A67" w:rsidRDefault="00000000">
            <w:pPr>
              <w:ind w:firstLine="400"/>
              <w:jc w:val="center"/>
              <w:rPr>
                <w:rFonts w:ascii="Arial" w:eastAsia="黑体" w:hAnsi="Arial" w:cs="Arial"/>
                <w:color w:val="FF0000"/>
                <w:sz w:val="20"/>
                <w:szCs w:val="20"/>
              </w:rPr>
            </w:pPr>
            <w:r>
              <w:rPr>
                <w:rFonts w:ascii="Arial" w:eastAsia="黑体" w:hAnsi="Arial" w:cs="Arial"/>
                <w:color w:val="FF0000"/>
                <w:sz w:val="20"/>
              </w:rPr>
              <w:t>首席运营官</w:t>
            </w:r>
          </w:p>
        </w:tc>
        <w:tc>
          <w:tcPr>
            <w:tcW w:w="2066" w:type="dxa"/>
            <w:tcBorders>
              <w:tl2br w:val="nil"/>
              <w:tr2bl w:val="nil"/>
            </w:tcBorders>
            <w:shd w:val="clear" w:color="auto" w:fill="F2F2F2" w:themeFill="background1" w:themeFillShade="F2"/>
            <w:vAlign w:val="center"/>
          </w:tcPr>
          <w:p w14:paraId="2CE4080D" w14:textId="77777777" w:rsidR="00160A67" w:rsidRDefault="00000000">
            <w:pPr>
              <w:pStyle w:val="aff8"/>
              <w:ind w:firstLine="400"/>
              <w:jc w:val="center"/>
              <w:rPr>
                <w:rFonts w:ascii="Arial" w:eastAsia="黑体" w:hAnsi="Arial" w:cs="Arial"/>
                <w:color w:val="FF0000"/>
                <w:sz w:val="20"/>
              </w:rPr>
            </w:pPr>
            <w:r>
              <w:rPr>
                <w:rFonts w:ascii="Arial" w:eastAsia="黑体" w:hAnsi="Arial" w:cs="Arial"/>
                <w:color w:val="FF0000"/>
                <w:sz w:val="20"/>
              </w:rPr>
              <w:t>地区总部有限公司</w:t>
            </w:r>
          </w:p>
          <w:p w14:paraId="4315B0D1" w14:textId="77777777" w:rsidR="00160A67" w:rsidRDefault="00000000">
            <w:pPr>
              <w:ind w:firstLine="400"/>
              <w:jc w:val="center"/>
              <w:rPr>
                <w:rFonts w:ascii="Arial" w:eastAsia="黑体" w:hAnsi="Arial" w:cs="Arial"/>
                <w:color w:val="FF0000"/>
                <w:sz w:val="20"/>
                <w:szCs w:val="20"/>
              </w:rPr>
            </w:pPr>
            <w:r>
              <w:rPr>
                <w:rFonts w:ascii="Arial" w:eastAsia="黑体" w:hAnsi="Arial" w:cs="Arial"/>
                <w:color w:val="FF0000"/>
                <w:sz w:val="20"/>
              </w:rPr>
              <w:lastRenderedPageBreak/>
              <w:t>X</w:t>
            </w:r>
            <w:r>
              <w:rPr>
                <w:rFonts w:ascii="Arial" w:eastAsia="黑体" w:hAnsi="Arial" w:cs="Arial"/>
                <w:color w:val="FF0000"/>
                <w:sz w:val="20"/>
              </w:rPr>
              <w:t>国</w:t>
            </w:r>
          </w:p>
        </w:tc>
      </w:tr>
      <w:tr w:rsidR="00160A67" w14:paraId="3C60A710" w14:textId="77777777">
        <w:trPr>
          <w:trHeight w:val="432"/>
        </w:trPr>
        <w:tc>
          <w:tcPr>
            <w:tcW w:w="1325" w:type="dxa"/>
            <w:tcBorders>
              <w:tl2br w:val="nil"/>
              <w:tr2bl w:val="nil"/>
            </w:tcBorders>
            <w:shd w:val="clear" w:color="auto" w:fill="F2F2F2" w:themeFill="background1" w:themeFillShade="F2"/>
            <w:vAlign w:val="center"/>
          </w:tcPr>
          <w:p w14:paraId="05DCF368" w14:textId="77777777" w:rsidR="00160A67" w:rsidRDefault="00160A67">
            <w:pPr>
              <w:ind w:firstLine="400"/>
              <w:jc w:val="center"/>
              <w:rPr>
                <w:rFonts w:ascii="Arial" w:eastAsia="黑体" w:hAnsi="Arial" w:cs="Arial"/>
                <w:sz w:val="20"/>
              </w:rPr>
            </w:pPr>
          </w:p>
        </w:tc>
        <w:tc>
          <w:tcPr>
            <w:tcW w:w="883" w:type="dxa"/>
            <w:tcBorders>
              <w:tl2br w:val="nil"/>
              <w:tr2bl w:val="nil"/>
            </w:tcBorders>
            <w:shd w:val="clear" w:color="auto" w:fill="F2F2F2" w:themeFill="background1" w:themeFillShade="F2"/>
            <w:vAlign w:val="center"/>
          </w:tcPr>
          <w:p w14:paraId="08729847" w14:textId="77777777" w:rsidR="00160A67" w:rsidRDefault="00160A67">
            <w:pPr>
              <w:ind w:firstLine="400"/>
              <w:jc w:val="center"/>
              <w:rPr>
                <w:rFonts w:ascii="Arial" w:eastAsia="黑体" w:hAnsi="Arial" w:cs="Arial"/>
                <w:sz w:val="20"/>
              </w:rPr>
            </w:pPr>
          </w:p>
        </w:tc>
        <w:tc>
          <w:tcPr>
            <w:tcW w:w="3306" w:type="dxa"/>
            <w:tcBorders>
              <w:tl2br w:val="nil"/>
              <w:tr2bl w:val="nil"/>
            </w:tcBorders>
            <w:shd w:val="clear" w:color="auto" w:fill="F2F2F2" w:themeFill="background1" w:themeFillShade="F2"/>
            <w:vAlign w:val="center"/>
          </w:tcPr>
          <w:p w14:paraId="2F4897D0" w14:textId="77777777" w:rsidR="00160A67" w:rsidRDefault="00160A67">
            <w:pPr>
              <w:ind w:firstLine="400"/>
              <w:rPr>
                <w:rFonts w:ascii="Arial" w:eastAsia="黑体" w:hAnsi="Arial" w:cs="Arial"/>
                <w:sz w:val="20"/>
              </w:rPr>
            </w:pPr>
          </w:p>
        </w:tc>
        <w:tc>
          <w:tcPr>
            <w:tcW w:w="1417" w:type="dxa"/>
            <w:tcBorders>
              <w:tl2br w:val="nil"/>
              <w:tr2bl w:val="nil"/>
            </w:tcBorders>
            <w:shd w:val="clear" w:color="auto" w:fill="F2F2F2" w:themeFill="background1" w:themeFillShade="F2"/>
          </w:tcPr>
          <w:p w14:paraId="0EF4CD00" w14:textId="77777777" w:rsidR="00160A67" w:rsidRDefault="00160A67">
            <w:pPr>
              <w:ind w:firstLine="400"/>
              <w:rPr>
                <w:rFonts w:ascii="Arial" w:eastAsia="黑体" w:hAnsi="Arial" w:cs="Arial"/>
                <w:sz w:val="20"/>
              </w:rPr>
            </w:pPr>
          </w:p>
        </w:tc>
        <w:tc>
          <w:tcPr>
            <w:tcW w:w="2066" w:type="dxa"/>
            <w:tcBorders>
              <w:tl2br w:val="nil"/>
              <w:tr2bl w:val="nil"/>
            </w:tcBorders>
            <w:shd w:val="clear" w:color="auto" w:fill="F2F2F2" w:themeFill="background1" w:themeFillShade="F2"/>
          </w:tcPr>
          <w:p w14:paraId="60692295" w14:textId="77777777" w:rsidR="00160A67" w:rsidRDefault="00160A67">
            <w:pPr>
              <w:ind w:firstLine="400"/>
              <w:rPr>
                <w:rFonts w:ascii="Arial" w:eastAsia="黑体" w:hAnsi="Arial" w:cs="Arial"/>
                <w:sz w:val="20"/>
              </w:rPr>
            </w:pPr>
          </w:p>
        </w:tc>
      </w:tr>
      <w:tr w:rsidR="00160A67" w14:paraId="4A3B0F4E" w14:textId="77777777">
        <w:trPr>
          <w:trHeight w:val="432"/>
        </w:trPr>
        <w:tc>
          <w:tcPr>
            <w:tcW w:w="1325" w:type="dxa"/>
            <w:tcBorders>
              <w:tl2br w:val="nil"/>
              <w:tr2bl w:val="nil"/>
            </w:tcBorders>
            <w:shd w:val="clear" w:color="auto" w:fill="F2F2F2" w:themeFill="background1" w:themeFillShade="F2"/>
            <w:vAlign w:val="center"/>
          </w:tcPr>
          <w:p w14:paraId="62F5F118" w14:textId="77777777" w:rsidR="00160A67" w:rsidRDefault="00160A67">
            <w:pPr>
              <w:ind w:firstLine="400"/>
              <w:jc w:val="center"/>
              <w:rPr>
                <w:rFonts w:ascii="Arial" w:eastAsia="黑体" w:hAnsi="Arial" w:cs="Arial"/>
                <w:sz w:val="20"/>
              </w:rPr>
            </w:pPr>
          </w:p>
        </w:tc>
        <w:tc>
          <w:tcPr>
            <w:tcW w:w="883" w:type="dxa"/>
            <w:tcBorders>
              <w:tl2br w:val="nil"/>
              <w:tr2bl w:val="nil"/>
            </w:tcBorders>
            <w:shd w:val="clear" w:color="auto" w:fill="F2F2F2" w:themeFill="background1" w:themeFillShade="F2"/>
            <w:vAlign w:val="center"/>
          </w:tcPr>
          <w:p w14:paraId="102F0F39" w14:textId="77777777" w:rsidR="00160A67" w:rsidRDefault="00160A67">
            <w:pPr>
              <w:ind w:firstLine="400"/>
              <w:jc w:val="center"/>
              <w:rPr>
                <w:rFonts w:ascii="Arial" w:eastAsia="黑体" w:hAnsi="Arial" w:cs="Arial"/>
                <w:sz w:val="20"/>
              </w:rPr>
            </w:pPr>
          </w:p>
        </w:tc>
        <w:tc>
          <w:tcPr>
            <w:tcW w:w="3306" w:type="dxa"/>
            <w:tcBorders>
              <w:tl2br w:val="nil"/>
              <w:tr2bl w:val="nil"/>
            </w:tcBorders>
            <w:shd w:val="clear" w:color="auto" w:fill="F2F2F2" w:themeFill="background1" w:themeFillShade="F2"/>
            <w:vAlign w:val="center"/>
          </w:tcPr>
          <w:p w14:paraId="7867A797" w14:textId="77777777" w:rsidR="00160A67" w:rsidRDefault="00160A67">
            <w:pPr>
              <w:ind w:firstLine="400"/>
              <w:rPr>
                <w:rFonts w:ascii="Arial" w:eastAsia="黑体" w:hAnsi="Arial" w:cs="Arial"/>
                <w:sz w:val="20"/>
              </w:rPr>
            </w:pPr>
          </w:p>
        </w:tc>
        <w:tc>
          <w:tcPr>
            <w:tcW w:w="1417" w:type="dxa"/>
            <w:tcBorders>
              <w:tl2br w:val="nil"/>
              <w:tr2bl w:val="nil"/>
            </w:tcBorders>
            <w:shd w:val="clear" w:color="auto" w:fill="F2F2F2" w:themeFill="background1" w:themeFillShade="F2"/>
          </w:tcPr>
          <w:p w14:paraId="3B953A4D" w14:textId="77777777" w:rsidR="00160A67" w:rsidRDefault="00160A67">
            <w:pPr>
              <w:ind w:firstLine="400"/>
              <w:rPr>
                <w:rFonts w:ascii="Arial" w:eastAsia="黑体" w:hAnsi="Arial" w:cs="Arial"/>
                <w:sz w:val="20"/>
              </w:rPr>
            </w:pPr>
          </w:p>
        </w:tc>
        <w:tc>
          <w:tcPr>
            <w:tcW w:w="2066" w:type="dxa"/>
            <w:tcBorders>
              <w:tl2br w:val="nil"/>
              <w:tr2bl w:val="nil"/>
            </w:tcBorders>
            <w:shd w:val="clear" w:color="auto" w:fill="F2F2F2" w:themeFill="background1" w:themeFillShade="F2"/>
          </w:tcPr>
          <w:p w14:paraId="66EA6BEB" w14:textId="77777777" w:rsidR="00160A67" w:rsidRDefault="00160A67">
            <w:pPr>
              <w:ind w:firstLine="400"/>
              <w:rPr>
                <w:rFonts w:ascii="Arial" w:eastAsia="黑体" w:hAnsi="Arial" w:cs="Arial"/>
                <w:sz w:val="20"/>
              </w:rPr>
            </w:pPr>
          </w:p>
        </w:tc>
      </w:tr>
      <w:tr w:rsidR="00160A67" w14:paraId="2971DD9F" w14:textId="77777777">
        <w:trPr>
          <w:trHeight w:val="432"/>
        </w:trPr>
        <w:tc>
          <w:tcPr>
            <w:tcW w:w="1325" w:type="dxa"/>
            <w:tcBorders>
              <w:tl2br w:val="nil"/>
              <w:tr2bl w:val="nil"/>
            </w:tcBorders>
            <w:shd w:val="clear" w:color="auto" w:fill="F2F2F2" w:themeFill="background1" w:themeFillShade="F2"/>
            <w:vAlign w:val="center"/>
          </w:tcPr>
          <w:p w14:paraId="56C7039E" w14:textId="77777777" w:rsidR="00160A67" w:rsidRDefault="00160A67">
            <w:pPr>
              <w:ind w:firstLine="400"/>
              <w:jc w:val="center"/>
              <w:rPr>
                <w:rFonts w:ascii="Arial" w:eastAsia="黑体" w:hAnsi="Arial" w:cs="Arial"/>
                <w:sz w:val="20"/>
              </w:rPr>
            </w:pPr>
          </w:p>
        </w:tc>
        <w:tc>
          <w:tcPr>
            <w:tcW w:w="883" w:type="dxa"/>
            <w:tcBorders>
              <w:tl2br w:val="nil"/>
              <w:tr2bl w:val="nil"/>
            </w:tcBorders>
            <w:shd w:val="clear" w:color="auto" w:fill="F2F2F2" w:themeFill="background1" w:themeFillShade="F2"/>
            <w:vAlign w:val="center"/>
          </w:tcPr>
          <w:p w14:paraId="2BE2ADE6" w14:textId="77777777" w:rsidR="00160A67" w:rsidRDefault="00160A67">
            <w:pPr>
              <w:ind w:firstLine="400"/>
              <w:jc w:val="center"/>
              <w:rPr>
                <w:rFonts w:ascii="Arial" w:eastAsia="黑体" w:hAnsi="Arial" w:cs="Arial"/>
                <w:sz w:val="20"/>
              </w:rPr>
            </w:pPr>
          </w:p>
        </w:tc>
        <w:tc>
          <w:tcPr>
            <w:tcW w:w="3306" w:type="dxa"/>
            <w:tcBorders>
              <w:tl2br w:val="nil"/>
              <w:tr2bl w:val="nil"/>
            </w:tcBorders>
            <w:shd w:val="clear" w:color="auto" w:fill="F2F2F2" w:themeFill="background1" w:themeFillShade="F2"/>
            <w:vAlign w:val="center"/>
          </w:tcPr>
          <w:p w14:paraId="323620CE" w14:textId="77777777" w:rsidR="00160A67" w:rsidRDefault="00160A67">
            <w:pPr>
              <w:ind w:firstLine="400"/>
              <w:rPr>
                <w:rFonts w:ascii="Arial" w:eastAsia="黑体" w:hAnsi="Arial" w:cs="Arial"/>
                <w:sz w:val="20"/>
              </w:rPr>
            </w:pPr>
          </w:p>
        </w:tc>
        <w:tc>
          <w:tcPr>
            <w:tcW w:w="1417" w:type="dxa"/>
            <w:tcBorders>
              <w:tl2br w:val="nil"/>
              <w:tr2bl w:val="nil"/>
            </w:tcBorders>
            <w:shd w:val="clear" w:color="auto" w:fill="F2F2F2" w:themeFill="background1" w:themeFillShade="F2"/>
          </w:tcPr>
          <w:p w14:paraId="619546EA" w14:textId="77777777" w:rsidR="00160A67" w:rsidRDefault="00160A67">
            <w:pPr>
              <w:ind w:firstLine="400"/>
              <w:rPr>
                <w:rFonts w:ascii="Arial" w:eastAsia="黑体" w:hAnsi="Arial" w:cs="Arial"/>
                <w:sz w:val="20"/>
              </w:rPr>
            </w:pPr>
          </w:p>
        </w:tc>
        <w:tc>
          <w:tcPr>
            <w:tcW w:w="2066" w:type="dxa"/>
            <w:tcBorders>
              <w:tl2br w:val="nil"/>
              <w:tr2bl w:val="nil"/>
            </w:tcBorders>
            <w:shd w:val="clear" w:color="auto" w:fill="F2F2F2" w:themeFill="background1" w:themeFillShade="F2"/>
          </w:tcPr>
          <w:p w14:paraId="36CE752C" w14:textId="77777777" w:rsidR="00160A67" w:rsidRDefault="00160A67">
            <w:pPr>
              <w:ind w:firstLine="400"/>
              <w:rPr>
                <w:rFonts w:ascii="Arial" w:eastAsia="黑体" w:hAnsi="Arial" w:cs="Arial"/>
                <w:sz w:val="20"/>
              </w:rPr>
            </w:pPr>
          </w:p>
        </w:tc>
      </w:tr>
      <w:tr w:rsidR="00160A67" w14:paraId="08EDC325" w14:textId="77777777">
        <w:trPr>
          <w:trHeight w:val="432"/>
        </w:trPr>
        <w:tc>
          <w:tcPr>
            <w:tcW w:w="1325" w:type="dxa"/>
            <w:tcBorders>
              <w:tl2br w:val="nil"/>
              <w:tr2bl w:val="nil"/>
            </w:tcBorders>
            <w:shd w:val="clear" w:color="auto" w:fill="F2F2F2" w:themeFill="background1" w:themeFillShade="F2"/>
            <w:vAlign w:val="center"/>
          </w:tcPr>
          <w:p w14:paraId="104FDEED" w14:textId="77777777" w:rsidR="00160A67" w:rsidRDefault="00160A67">
            <w:pPr>
              <w:ind w:firstLine="400"/>
              <w:jc w:val="center"/>
              <w:rPr>
                <w:rFonts w:ascii="Arial" w:eastAsia="黑体" w:hAnsi="Arial" w:cs="Arial"/>
                <w:sz w:val="20"/>
              </w:rPr>
            </w:pPr>
          </w:p>
        </w:tc>
        <w:tc>
          <w:tcPr>
            <w:tcW w:w="883" w:type="dxa"/>
            <w:tcBorders>
              <w:tl2br w:val="nil"/>
              <w:tr2bl w:val="nil"/>
            </w:tcBorders>
            <w:shd w:val="clear" w:color="auto" w:fill="F2F2F2" w:themeFill="background1" w:themeFillShade="F2"/>
            <w:vAlign w:val="center"/>
          </w:tcPr>
          <w:p w14:paraId="6327EC7B" w14:textId="77777777" w:rsidR="00160A67" w:rsidRDefault="00160A67">
            <w:pPr>
              <w:ind w:firstLine="400"/>
              <w:jc w:val="center"/>
              <w:rPr>
                <w:rFonts w:ascii="Arial" w:eastAsia="黑体" w:hAnsi="Arial" w:cs="Arial"/>
                <w:sz w:val="20"/>
              </w:rPr>
            </w:pPr>
          </w:p>
        </w:tc>
        <w:tc>
          <w:tcPr>
            <w:tcW w:w="3306" w:type="dxa"/>
            <w:tcBorders>
              <w:tl2br w:val="nil"/>
              <w:tr2bl w:val="nil"/>
            </w:tcBorders>
            <w:shd w:val="clear" w:color="auto" w:fill="F2F2F2" w:themeFill="background1" w:themeFillShade="F2"/>
            <w:vAlign w:val="center"/>
          </w:tcPr>
          <w:p w14:paraId="0DA82857" w14:textId="77777777" w:rsidR="00160A67" w:rsidRDefault="00160A67">
            <w:pPr>
              <w:ind w:firstLine="400"/>
              <w:rPr>
                <w:rFonts w:ascii="Arial" w:eastAsia="黑体" w:hAnsi="Arial" w:cs="Arial"/>
                <w:sz w:val="20"/>
              </w:rPr>
            </w:pPr>
          </w:p>
        </w:tc>
        <w:tc>
          <w:tcPr>
            <w:tcW w:w="1417" w:type="dxa"/>
            <w:tcBorders>
              <w:tl2br w:val="nil"/>
              <w:tr2bl w:val="nil"/>
            </w:tcBorders>
            <w:shd w:val="clear" w:color="auto" w:fill="F2F2F2" w:themeFill="background1" w:themeFillShade="F2"/>
          </w:tcPr>
          <w:p w14:paraId="07205C8A" w14:textId="77777777" w:rsidR="00160A67" w:rsidRDefault="00160A67">
            <w:pPr>
              <w:ind w:firstLine="400"/>
              <w:rPr>
                <w:rFonts w:ascii="Arial" w:eastAsia="黑体" w:hAnsi="Arial" w:cs="Arial"/>
                <w:sz w:val="20"/>
              </w:rPr>
            </w:pPr>
          </w:p>
        </w:tc>
        <w:tc>
          <w:tcPr>
            <w:tcW w:w="2066" w:type="dxa"/>
            <w:tcBorders>
              <w:tl2br w:val="nil"/>
              <w:tr2bl w:val="nil"/>
            </w:tcBorders>
            <w:shd w:val="clear" w:color="auto" w:fill="F2F2F2" w:themeFill="background1" w:themeFillShade="F2"/>
          </w:tcPr>
          <w:p w14:paraId="7F8ABFD1" w14:textId="77777777" w:rsidR="00160A67" w:rsidRDefault="00160A67">
            <w:pPr>
              <w:ind w:firstLine="400"/>
              <w:rPr>
                <w:rFonts w:ascii="Arial" w:eastAsia="黑体" w:hAnsi="Arial" w:cs="Arial"/>
                <w:sz w:val="20"/>
              </w:rPr>
            </w:pPr>
          </w:p>
        </w:tc>
      </w:tr>
      <w:bookmarkEnd w:id="397"/>
      <w:tr w:rsidR="00160A67" w14:paraId="0D4E6B2B" w14:textId="77777777">
        <w:trPr>
          <w:trHeight w:val="432"/>
        </w:trPr>
        <w:tc>
          <w:tcPr>
            <w:tcW w:w="1325" w:type="dxa"/>
            <w:tcBorders>
              <w:tl2br w:val="nil"/>
              <w:tr2bl w:val="nil"/>
            </w:tcBorders>
            <w:shd w:val="clear" w:color="auto" w:fill="F2F2F2" w:themeFill="background1" w:themeFillShade="F2"/>
            <w:vAlign w:val="center"/>
          </w:tcPr>
          <w:p w14:paraId="24640CA1" w14:textId="77777777" w:rsidR="00160A67" w:rsidRDefault="00160A67">
            <w:pPr>
              <w:ind w:firstLine="400"/>
              <w:jc w:val="center"/>
              <w:rPr>
                <w:rFonts w:ascii="Arial" w:eastAsia="黑体" w:hAnsi="Arial" w:cs="Arial"/>
                <w:sz w:val="20"/>
              </w:rPr>
            </w:pPr>
          </w:p>
        </w:tc>
        <w:tc>
          <w:tcPr>
            <w:tcW w:w="883" w:type="dxa"/>
            <w:tcBorders>
              <w:tl2br w:val="nil"/>
              <w:tr2bl w:val="nil"/>
            </w:tcBorders>
            <w:shd w:val="clear" w:color="auto" w:fill="F2F2F2" w:themeFill="background1" w:themeFillShade="F2"/>
            <w:vAlign w:val="center"/>
          </w:tcPr>
          <w:p w14:paraId="2D453A15" w14:textId="77777777" w:rsidR="00160A67" w:rsidRDefault="00160A67">
            <w:pPr>
              <w:ind w:firstLine="400"/>
              <w:jc w:val="center"/>
              <w:rPr>
                <w:rFonts w:ascii="Arial" w:eastAsia="黑体" w:hAnsi="Arial" w:cs="Arial"/>
                <w:sz w:val="20"/>
              </w:rPr>
            </w:pPr>
          </w:p>
        </w:tc>
        <w:tc>
          <w:tcPr>
            <w:tcW w:w="3306" w:type="dxa"/>
            <w:tcBorders>
              <w:tl2br w:val="nil"/>
              <w:tr2bl w:val="nil"/>
            </w:tcBorders>
            <w:shd w:val="clear" w:color="auto" w:fill="F2F2F2" w:themeFill="background1" w:themeFillShade="F2"/>
            <w:vAlign w:val="center"/>
          </w:tcPr>
          <w:p w14:paraId="53D1F6F1" w14:textId="77777777" w:rsidR="00160A67" w:rsidRDefault="00160A67">
            <w:pPr>
              <w:ind w:firstLine="400"/>
              <w:rPr>
                <w:rFonts w:ascii="Arial" w:eastAsia="黑体" w:hAnsi="Arial" w:cs="Arial"/>
                <w:sz w:val="20"/>
              </w:rPr>
            </w:pPr>
          </w:p>
        </w:tc>
        <w:tc>
          <w:tcPr>
            <w:tcW w:w="1417" w:type="dxa"/>
            <w:tcBorders>
              <w:tl2br w:val="nil"/>
              <w:tr2bl w:val="nil"/>
            </w:tcBorders>
            <w:shd w:val="clear" w:color="auto" w:fill="F2F2F2" w:themeFill="background1" w:themeFillShade="F2"/>
          </w:tcPr>
          <w:p w14:paraId="38FB680C" w14:textId="77777777" w:rsidR="00160A67" w:rsidRDefault="00160A67">
            <w:pPr>
              <w:ind w:firstLine="400"/>
              <w:rPr>
                <w:rFonts w:ascii="Arial" w:eastAsia="黑体" w:hAnsi="Arial" w:cs="Arial"/>
                <w:sz w:val="20"/>
              </w:rPr>
            </w:pPr>
          </w:p>
        </w:tc>
        <w:tc>
          <w:tcPr>
            <w:tcW w:w="2066" w:type="dxa"/>
            <w:tcBorders>
              <w:tl2br w:val="nil"/>
              <w:tr2bl w:val="nil"/>
            </w:tcBorders>
            <w:shd w:val="clear" w:color="auto" w:fill="F2F2F2" w:themeFill="background1" w:themeFillShade="F2"/>
          </w:tcPr>
          <w:p w14:paraId="1FD36ECD" w14:textId="77777777" w:rsidR="00160A67" w:rsidRDefault="00160A67">
            <w:pPr>
              <w:ind w:firstLine="400"/>
              <w:rPr>
                <w:rFonts w:ascii="Arial" w:eastAsia="黑体" w:hAnsi="Arial" w:cs="Arial"/>
                <w:sz w:val="20"/>
              </w:rPr>
            </w:pPr>
          </w:p>
        </w:tc>
      </w:tr>
      <w:tr w:rsidR="00160A67" w14:paraId="408DC5DD" w14:textId="77777777">
        <w:trPr>
          <w:trHeight w:val="432"/>
        </w:trPr>
        <w:tc>
          <w:tcPr>
            <w:tcW w:w="1325" w:type="dxa"/>
            <w:tcBorders>
              <w:tl2br w:val="nil"/>
              <w:tr2bl w:val="nil"/>
            </w:tcBorders>
            <w:shd w:val="clear" w:color="auto" w:fill="F2F2F2" w:themeFill="background1" w:themeFillShade="F2"/>
            <w:vAlign w:val="center"/>
          </w:tcPr>
          <w:p w14:paraId="1472090C" w14:textId="77777777" w:rsidR="00160A67" w:rsidRDefault="00160A67">
            <w:pPr>
              <w:ind w:firstLine="400"/>
              <w:jc w:val="center"/>
              <w:rPr>
                <w:rFonts w:ascii="Arial" w:eastAsia="黑体" w:hAnsi="Arial" w:cs="Arial"/>
                <w:sz w:val="20"/>
              </w:rPr>
            </w:pPr>
          </w:p>
        </w:tc>
        <w:tc>
          <w:tcPr>
            <w:tcW w:w="883" w:type="dxa"/>
            <w:tcBorders>
              <w:tl2br w:val="nil"/>
              <w:tr2bl w:val="nil"/>
            </w:tcBorders>
            <w:shd w:val="clear" w:color="auto" w:fill="F2F2F2" w:themeFill="background1" w:themeFillShade="F2"/>
            <w:vAlign w:val="center"/>
          </w:tcPr>
          <w:p w14:paraId="75D1BC37" w14:textId="77777777" w:rsidR="00160A67" w:rsidRDefault="00160A67">
            <w:pPr>
              <w:ind w:firstLine="400"/>
              <w:jc w:val="center"/>
              <w:rPr>
                <w:rFonts w:ascii="Arial" w:eastAsia="黑体" w:hAnsi="Arial" w:cs="Arial"/>
                <w:sz w:val="20"/>
              </w:rPr>
            </w:pPr>
          </w:p>
        </w:tc>
        <w:tc>
          <w:tcPr>
            <w:tcW w:w="3306" w:type="dxa"/>
            <w:tcBorders>
              <w:tl2br w:val="nil"/>
              <w:tr2bl w:val="nil"/>
            </w:tcBorders>
            <w:shd w:val="clear" w:color="auto" w:fill="F2F2F2" w:themeFill="background1" w:themeFillShade="F2"/>
            <w:vAlign w:val="center"/>
          </w:tcPr>
          <w:p w14:paraId="0A2E864A" w14:textId="77777777" w:rsidR="00160A67" w:rsidRDefault="00160A67">
            <w:pPr>
              <w:ind w:firstLine="400"/>
              <w:rPr>
                <w:rFonts w:ascii="Arial" w:eastAsia="黑体" w:hAnsi="Arial" w:cs="Arial"/>
                <w:sz w:val="20"/>
              </w:rPr>
            </w:pPr>
          </w:p>
        </w:tc>
        <w:tc>
          <w:tcPr>
            <w:tcW w:w="1417" w:type="dxa"/>
            <w:tcBorders>
              <w:tl2br w:val="nil"/>
              <w:tr2bl w:val="nil"/>
            </w:tcBorders>
            <w:shd w:val="clear" w:color="auto" w:fill="F2F2F2" w:themeFill="background1" w:themeFillShade="F2"/>
          </w:tcPr>
          <w:p w14:paraId="35E2858C" w14:textId="77777777" w:rsidR="00160A67" w:rsidRDefault="00160A67">
            <w:pPr>
              <w:ind w:firstLine="400"/>
              <w:rPr>
                <w:rFonts w:ascii="Arial" w:eastAsia="黑体" w:hAnsi="Arial" w:cs="Arial"/>
                <w:sz w:val="20"/>
              </w:rPr>
            </w:pPr>
          </w:p>
        </w:tc>
        <w:tc>
          <w:tcPr>
            <w:tcW w:w="2066" w:type="dxa"/>
            <w:tcBorders>
              <w:tl2br w:val="nil"/>
              <w:tr2bl w:val="nil"/>
            </w:tcBorders>
            <w:shd w:val="clear" w:color="auto" w:fill="F2F2F2" w:themeFill="background1" w:themeFillShade="F2"/>
          </w:tcPr>
          <w:p w14:paraId="4E2A1C55" w14:textId="77777777" w:rsidR="00160A67" w:rsidRDefault="00160A67">
            <w:pPr>
              <w:ind w:firstLine="400"/>
              <w:rPr>
                <w:rFonts w:ascii="Arial" w:eastAsia="黑体" w:hAnsi="Arial" w:cs="Arial"/>
                <w:sz w:val="20"/>
              </w:rPr>
            </w:pPr>
          </w:p>
        </w:tc>
      </w:tr>
      <w:tr w:rsidR="00160A67" w14:paraId="22E01E2B" w14:textId="77777777">
        <w:trPr>
          <w:trHeight w:val="432"/>
        </w:trPr>
        <w:tc>
          <w:tcPr>
            <w:tcW w:w="1325" w:type="dxa"/>
            <w:tcBorders>
              <w:tl2br w:val="nil"/>
              <w:tr2bl w:val="nil"/>
            </w:tcBorders>
            <w:shd w:val="clear" w:color="auto" w:fill="F2F2F2" w:themeFill="background1" w:themeFillShade="F2"/>
            <w:vAlign w:val="center"/>
          </w:tcPr>
          <w:p w14:paraId="19EC9916" w14:textId="77777777" w:rsidR="00160A67" w:rsidRDefault="00160A67">
            <w:pPr>
              <w:ind w:firstLine="400"/>
              <w:jc w:val="center"/>
              <w:rPr>
                <w:rFonts w:ascii="Arial" w:eastAsia="黑体" w:hAnsi="Arial" w:cs="Arial"/>
                <w:sz w:val="20"/>
              </w:rPr>
            </w:pPr>
          </w:p>
        </w:tc>
        <w:tc>
          <w:tcPr>
            <w:tcW w:w="883" w:type="dxa"/>
            <w:tcBorders>
              <w:tl2br w:val="nil"/>
              <w:tr2bl w:val="nil"/>
            </w:tcBorders>
            <w:shd w:val="clear" w:color="auto" w:fill="F2F2F2" w:themeFill="background1" w:themeFillShade="F2"/>
            <w:vAlign w:val="center"/>
          </w:tcPr>
          <w:p w14:paraId="24B9A6C1" w14:textId="77777777" w:rsidR="00160A67" w:rsidRDefault="00160A67">
            <w:pPr>
              <w:ind w:firstLine="400"/>
              <w:jc w:val="center"/>
              <w:rPr>
                <w:rFonts w:ascii="Arial" w:eastAsia="黑体" w:hAnsi="Arial" w:cs="Arial"/>
                <w:sz w:val="20"/>
              </w:rPr>
            </w:pPr>
          </w:p>
        </w:tc>
        <w:tc>
          <w:tcPr>
            <w:tcW w:w="3306" w:type="dxa"/>
            <w:tcBorders>
              <w:tl2br w:val="nil"/>
              <w:tr2bl w:val="nil"/>
            </w:tcBorders>
            <w:shd w:val="clear" w:color="auto" w:fill="F2F2F2" w:themeFill="background1" w:themeFillShade="F2"/>
            <w:vAlign w:val="center"/>
          </w:tcPr>
          <w:p w14:paraId="013EF1B7" w14:textId="77777777" w:rsidR="00160A67" w:rsidRDefault="00160A67">
            <w:pPr>
              <w:ind w:firstLine="400"/>
              <w:rPr>
                <w:rFonts w:ascii="Arial" w:eastAsia="黑体" w:hAnsi="Arial" w:cs="Arial"/>
                <w:sz w:val="20"/>
              </w:rPr>
            </w:pPr>
          </w:p>
        </w:tc>
        <w:tc>
          <w:tcPr>
            <w:tcW w:w="1417" w:type="dxa"/>
            <w:tcBorders>
              <w:tl2br w:val="nil"/>
              <w:tr2bl w:val="nil"/>
            </w:tcBorders>
            <w:shd w:val="clear" w:color="auto" w:fill="F2F2F2" w:themeFill="background1" w:themeFillShade="F2"/>
          </w:tcPr>
          <w:p w14:paraId="66CBA46A" w14:textId="77777777" w:rsidR="00160A67" w:rsidRDefault="00160A67">
            <w:pPr>
              <w:ind w:firstLine="400"/>
              <w:rPr>
                <w:rFonts w:ascii="Arial" w:eastAsia="黑体" w:hAnsi="Arial" w:cs="Arial"/>
                <w:sz w:val="20"/>
              </w:rPr>
            </w:pPr>
          </w:p>
        </w:tc>
        <w:tc>
          <w:tcPr>
            <w:tcW w:w="2066" w:type="dxa"/>
            <w:tcBorders>
              <w:tl2br w:val="nil"/>
              <w:tr2bl w:val="nil"/>
            </w:tcBorders>
            <w:shd w:val="clear" w:color="auto" w:fill="F2F2F2" w:themeFill="background1" w:themeFillShade="F2"/>
          </w:tcPr>
          <w:p w14:paraId="2D6F536C" w14:textId="77777777" w:rsidR="00160A67" w:rsidRDefault="00160A67">
            <w:pPr>
              <w:ind w:firstLine="400"/>
              <w:rPr>
                <w:rFonts w:ascii="Arial" w:eastAsia="黑体" w:hAnsi="Arial" w:cs="Arial"/>
                <w:sz w:val="20"/>
              </w:rPr>
            </w:pPr>
          </w:p>
        </w:tc>
      </w:tr>
      <w:tr w:rsidR="00160A67" w14:paraId="7046C542" w14:textId="77777777">
        <w:trPr>
          <w:trHeight w:val="432"/>
        </w:trPr>
        <w:tc>
          <w:tcPr>
            <w:tcW w:w="1325" w:type="dxa"/>
            <w:tcBorders>
              <w:tl2br w:val="nil"/>
              <w:tr2bl w:val="nil"/>
            </w:tcBorders>
            <w:shd w:val="clear" w:color="auto" w:fill="F2F2F2" w:themeFill="background1" w:themeFillShade="F2"/>
            <w:vAlign w:val="center"/>
          </w:tcPr>
          <w:p w14:paraId="0AF2197D" w14:textId="77777777" w:rsidR="00160A67" w:rsidRDefault="00160A67">
            <w:pPr>
              <w:ind w:firstLine="400"/>
              <w:jc w:val="center"/>
              <w:rPr>
                <w:rFonts w:ascii="Arial" w:eastAsia="黑体" w:hAnsi="Arial" w:cs="Arial"/>
                <w:sz w:val="20"/>
              </w:rPr>
            </w:pPr>
            <w:commentRangeStart w:id="398"/>
          </w:p>
        </w:tc>
        <w:tc>
          <w:tcPr>
            <w:tcW w:w="883" w:type="dxa"/>
            <w:tcBorders>
              <w:tl2br w:val="nil"/>
              <w:tr2bl w:val="nil"/>
            </w:tcBorders>
            <w:shd w:val="clear" w:color="auto" w:fill="F2F2F2" w:themeFill="background1" w:themeFillShade="F2"/>
            <w:vAlign w:val="center"/>
          </w:tcPr>
          <w:p w14:paraId="04C876ED" w14:textId="77777777" w:rsidR="00160A67" w:rsidRDefault="00160A67">
            <w:pPr>
              <w:ind w:firstLine="400"/>
              <w:jc w:val="center"/>
              <w:rPr>
                <w:rFonts w:ascii="Arial" w:eastAsia="黑体" w:hAnsi="Arial" w:cs="Arial"/>
                <w:sz w:val="20"/>
              </w:rPr>
            </w:pPr>
          </w:p>
        </w:tc>
        <w:commentRangeEnd w:id="398"/>
        <w:tc>
          <w:tcPr>
            <w:tcW w:w="3306" w:type="dxa"/>
            <w:tcBorders>
              <w:tl2br w:val="nil"/>
              <w:tr2bl w:val="nil"/>
            </w:tcBorders>
            <w:shd w:val="clear" w:color="auto" w:fill="F2F2F2" w:themeFill="background1" w:themeFillShade="F2"/>
            <w:vAlign w:val="center"/>
          </w:tcPr>
          <w:p w14:paraId="19872383" w14:textId="77777777" w:rsidR="00160A67" w:rsidRDefault="00B131C7">
            <w:pPr>
              <w:ind w:firstLine="320"/>
              <w:rPr>
                <w:rFonts w:ascii="Arial" w:eastAsia="黑体" w:hAnsi="Arial" w:cs="Arial"/>
                <w:sz w:val="20"/>
              </w:rPr>
            </w:pPr>
            <w:r>
              <w:rPr>
                <w:rStyle w:val="aff1"/>
              </w:rPr>
              <w:commentReference w:id="398"/>
            </w:r>
          </w:p>
        </w:tc>
        <w:tc>
          <w:tcPr>
            <w:tcW w:w="1417" w:type="dxa"/>
            <w:tcBorders>
              <w:tl2br w:val="nil"/>
              <w:tr2bl w:val="nil"/>
            </w:tcBorders>
            <w:shd w:val="clear" w:color="auto" w:fill="F2F2F2" w:themeFill="background1" w:themeFillShade="F2"/>
          </w:tcPr>
          <w:p w14:paraId="706A2204" w14:textId="0122269E" w:rsidR="00160A67" w:rsidRDefault="00B131C7">
            <w:pPr>
              <w:ind w:firstLine="400"/>
              <w:rPr>
                <w:rFonts w:ascii="Arial" w:eastAsia="黑体" w:hAnsi="Arial" w:cs="Arial"/>
                <w:sz w:val="20"/>
              </w:rPr>
            </w:pPr>
            <w:proofErr w:type="gramStart"/>
            <w:ins w:id="399" w:author="Su" w:date="2025-01-05T00:41:00Z" w16du:dateUtc="2025-01-04T16:41:00Z">
              <w:r>
                <w:rPr>
                  <w:rFonts w:ascii="Arial" w:eastAsia="黑体" w:hAnsi="Arial" w:cs="Arial" w:hint="eastAsia"/>
                  <w:sz w:val="20"/>
                </w:rPr>
                <w:t>【</w:t>
              </w:r>
            </w:ins>
            <w:proofErr w:type="gramEnd"/>
          </w:p>
        </w:tc>
        <w:tc>
          <w:tcPr>
            <w:tcW w:w="2066" w:type="dxa"/>
            <w:tcBorders>
              <w:tl2br w:val="nil"/>
              <w:tr2bl w:val="nil"/>
            </w:tcBorders>
            <w:shd w:val="clear" w:color="auto" w:fill="F2F2F2" w:themeFill="background1" w:themeFillShade="F2"/>
          </w:tcPr>
          <w:p w14:paraId="32A7F3F5" w14:textId="77777777" w:rsidR="00160A67" w:rsidRDefault="00160A67">
            <w:pPr>
              <w:ind w:firstLine="400"/>
              <w:rPr>
                <w:rFonts w:ascii="Arial" w:eastAsia="黑体" w:hAnsi="Arial" w:cs="Arial"/>
                <w:sz w:val="20"/>
              </w:rPr>
            </w:pPr>
          </w:p>
        </w:tc>
      </w:tr>
    </w:tbl>
    <w:p w14:paraId="660A6B36" w14:textId="77777777" w:rsidR="00160A67" w:rsidRDefault="00160A67">
      <w:pPr>
        <w:ind w:firstLineChars="200" w:firstLine="480"/>
        <w:jc w:val="both"/>
        <w:rPr>
          <w:rFonts w:ascii="Times New Roman" w:eastAsia="宋体" w:hAnsi="Times New Roman" w:cs="Times New Roman"/>
          <w:color w:val="000000" w:themeColor="text1"/>
        </w:rPr>
      </w:pPr>
      <w:bookmarkStart w:id="400" w:name="_Toc139362981"/>
      <w:bookmarkStart w:id="401" w:name="_Toc139363056"/>
    </w:p>
    <w:p w14:paraId="38BFE8BC" w14:textId="77777777" w:rsidR="00160A67" w:rsidRDefault="00000000">
      <w:pPr>
        <w:keepNext/>
        <w:keepLines/>
        <w:numPr>
          <w:ilvl w:val="2"/>
          <w:numId w:val="32"/>
        </w:numPr>
        <w:ind w:firstLine="482"/>
        <w:outlineLvl w:val="2"/>
        <w:rPr>
          <w:rFonts w:ascii="Times New Roman" w:eastAsia="宋体" w:hAnsi="Times New Roman" w:cs="Times New Roman"/>
          <w:b/>
          <w:bCs/>
        </w:rPr>
      </w:pPr>
      <w:bookmarkStart w:id="402" w:name="_Toc22086"/>
      <w:r>
        <w:rPr>
          <w:rFonts w:ascii="Times New Roman" w:eastAsia="宋体" w:hAnsi="Times New Roman" w:cs="Times New Roman"/>
          <w:b/>
          <w:bCs/>
        </w:rPr>
        <w:t>业务描述</w:t>
      </w:r>
      <w:bookmarkEnd w:id="400"/>
      <w:bookmarkEnd w:id="401"/>
      <w:bookmarkEnd w:id="402"/>
    </w:p>
    <w:p w14:paraId="35504046" w14:textId="77777777" w:rsidR="00160A67" w:rsidRDefault="00160A67">
      <w:pPr>
        <w:ind w:firstLineChars="200" w:firstLine="480"/>
        <w:jc w:val="both"/>
        <w:rPr>
          <w:rFonts w:ascii="Arial" w:eastAsia="黑体" w:hAnsi="Arial" w:cs="Arial"/>
          <w:color w:val="000000" w:themeColor="text1"/>
        </w:rPr>
      </w:pPr>
    </w:p>
    <w:p w14:paraId="62BE9E4F" w14:textId="419CDAFA"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报告期间，</w:t>
      </w:r>
      <w:del w:id="403"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404"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主要从事</w:t>
      </w:r>
      <w:r>
        <w:rPr>
          <w:rFonts w:ascii="Times New Roman" w:eastAsia="宋体" w:hAnsi="Times New Roman" w:cs="Times New Roman"/>
          <w:color w:val="FF0000"/>
        </w:rPr>
        <w:t>XXX</w:t>
      </w:r>
      <w:r>
        <w:rPr>
          <w:rFonts w:ascii="Times New Roman" w:eastAsia="宋体" w:hAnsi="Times New Roman" w:cs="Times New Roman"/>
        </w:rPr>
        <w:t>业务。</w:t>
      </w:r>
      <w:del w:id="40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40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的主要产品为</w:t>
      </w:r>
      <w:r>
        <w:rPr>
          <w:rFonts w:ascii="Times New Roman" w:eastAsia="宋体" w:hAnsi="Times New Roman" w:cs="Times New Roman"/>
          <w:color w:val="FF0000"/>
        </w:rPr>
        <w:t>XXX</w:t>
      </w:r>
      <w:r>
        <w:rPr>
          <w:rFonts w:ascii="Times New Roman" w:eastAsia="宋体" w:hAnsi="Times New Roman" w:cs="Times New Roman"/>
          <w:color w:val="FF0000"/>
        </w:rPr>
        <w:t>、</w:t>
      </w:r>
      <w:r>
        <w:rPr>
          <w:rFonts w:ascii="Times New Roman" w:eastAsia="宋体" w:hAnsi="Times New Roman" w:cs="Times New Roman"/>
          <w:color w:val="FF0000"/>
        </w:rPr>
        <w:t>XXX</w:t>
      </w:r>
      <w:r>
        <w:rPr>
          <w:rFonts w:ascii="Times New Roman" w:eastAsia="宋体" w:hAnsi="Times New Roman" w:cs="Times New Roman"/>
          <w:color w:val="FF0000"/>
        </w:rPr>
        <w:t>，</w:t>
      </w:r>
      <w:r>
        <w:rPr>
          <w:rFonts w:ascii="Times New Roman" w:eastAsia="宋体" w:hAnsi="Times New Roman" w:cs="Times New Roman"/>
        </w:rPr>
        <w:t>如下图所示：</w:t>
      </w:r>
    </w:p>
    <w:p w14:paraId="45CC3795" w14:textId="39896F67" w:rsidR="00160A67" w:rsidRDefault="00000000">
      <w:pPr>
        <w:pStyle w:val="ac"/>
        <w:keepNext/>
        <w:spacing w:beforeLines="50" w:before="120" w:line="360" w:lineRule="auto"/>
        <w:ind w:firstLine="482"/>
        <w:jc w:val="center"/>
        <w:rPr>
          <w:rStyle w:val="aff2"/>
          <w:rFonts w:ascii="Times New Roman" w:eastAsia="华文楷体" w:hAnsi="Times New Roman" w:cs="Times New Roman"/>
          <w:szCs w:val="24"/>
        </w:rPr>
      </w:pPr>
      <w:bookmarkStart w:id="407" w:name="_Toc143524185"/>
      <w:r>
        <w:rPr>
          <w:rFonts w:ascii="Times New Roman" w:eastAsia="宋体" w:hAnsi="Times New Roman" w:cs="Times New Roman"/>
        </w:rPr>
        <w:t>图</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3</w:t>
      </w:r>
      <w:r>
        <w:rPr>
          <w:rFonts w:ascii="Times New Roman" w:eastAsia="宋体" w:hAnsi="Times New Roman" w:cs="Times New Roman"/>
        </w:rPr>
        <w:fldChar w:fldCharType="end"/>
      </w:r>
      <w:r>
        <w:rPr>
          <w:rFonts w:ascii="Times New Roman" w:eastAsia="宋体" w:hAnsi="Times New Roman" w:cs="Times New Roman"/>
        </w:rPr>
        <w:t>：</w:t>
      </w:r>
      <w:del w:id="40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40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主要产品图示</w:t>
      </w:r>
      <w:r>
        <w:rPr>
          <w:rStyle w:val="aff2"/>
          <w:rFonts w:ascii="Times New Roman" w:eastAsia="华文楷体" w:hAnsi="Times New Roman" w:cs="Times New Roman"/>
        </w:rPr>
        <w:footnoteReference w:id="8"/>
      </w:r>
      <w:bookmarkEnd w:id="407"/>
    </w:p>
    <w:p w14:paraId="467D24C6" w14:textId="77777777" w:rsidR="00160A67" w:rsidRDefault="00160A67"/>
    <w:p w14:paraId="49F88B02" w14:textId="77777777" w:rsidR="00160A67" w:rsidRDefault="00000000">
      <w:pPr>
        <w:jc w:val="center"/>
        <w:rPr>
          <w:rFonts w:ascii="Arial" w:eastAsia="黑体" w:hAnsi="Arial" w:cs="Arial"/>
        </w:rPr>
      </w:pPr>
      <w:r>
        <w:rPr>
          <w:rFonts w:ascii="Arial" w:eastAsia="黑体" w:hAnsi="Arial" w:cs="Arial"/>
          <w:noProof/>
        </w:rPr>
        <mc:AlternateContent>
          <mc:Choice Requires="wps">
            <w:drawing>
              <wp:inline distT="0" distB="0" distL="0" distR="0" wp14:anchorId="6AB76952" wp14:editId="1950512C">
                <wp:extent cx="3886200" cy="2124075"/>
                <wp:effectExtent l="0" t="0" r="19050" b="28575"/>
                <wp:docPr id="387098268" name="文本框 7"/>
                <wp:cNvGraphicFramePr/>
                <a:graphic xmlns:a="http://schemas.openxmlformats.org/drawingml/2006/main">
                  <a:graphicData uri="http://schemas.microsoft.com/office/word/2010/wordprocessingShape">
                    <wps:wsp>
                      <wps:cNvSpPr txBox="1"/>
                      <wps:spPr>
                        <a:xfrm>
                          <a:off x="0" y="0"/>
                          <a:ext cx="3886200" cy="2124075"/>
                        </a:xfrm>
                        <a:prstGeom prst="rect">
                          <a:avLst/>
                        </a:prstGeom>
                        <a:solidFill>
                          <a:schemeClr val="lt1"/>
                        </a:solidFill>
                        <a:ln w="6350">
                          <a:solidFill>
                            <a:prstClr val="black"/>
                          </a:solidFill>
                        </a:ln>
                      </wps:spPr>
                      <wps:txbx>
                        <w:txbxContent>
                          <w:p w14:paraId="443780CD" w14:textId="77777777" w:rsidR="00160A67" w:rsidRDefault="00160A67">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6AB76952" id="文本框 7" o:spid="_x0000_s1065" type="#_x0000_t202" style="width:306pt;height:16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" fillcolor="white [3201]" strokeweight=".5pt">
                <v:textbox>
                  <w:txbxContent>
                    <w:p w14:paraId="443780CD" w14:textId="77777777" w:rsidR="00160A67" w:rsidRDefault="00160A67">
                      <w:pPr>
                        <w:jc w:val="center"/>
                      </w:pPr>
                    </w:p>
                  </w:txbxContent>
                </v:textbox>
                <w10:anchorlock/>
              </v:shape>
            </w:pict>
          </mc:Fallback>
        </mc:AlternateContent>
      </w:r>
    </w:p>
    <w:p w14:paraId="5EF9A5B7" w14:textId="77777777" w:rsidR="00160A67" w:rsidRDefault="00160A67">
      <w:pPr>
        <w:jc w:val="center"/>
        <w:rPr>
          <w:rFonts w:ascii="Arial" w:eastAsia="黑体" w:hAnsi="Arial" w:cs="Arial"/>
        </w:rPr>
      </w:pPr>
    </w:p>
    <w:p w14:paraId="2A573D17" w14:textId="1E9C272B" w:rsidR="00160A67" w:rsidRDefault="00000000">
      <w:pPr>
        <w:pStyle w:val="ac"/>
        <w:keepNext/>
        <w:spacing w:beforeLines="50" w:before="120" w:line="360" w:lineRule="auto"/>
        <w:ind w:firstLine="482"/>
        <w:jc w:val="center"/>
        <w:rPr>
          <w:rFonts w:ascii="Times New Roman" w:eastAsia="宋体" w:hAnsi="Times New Roman" w:cs="Times New Roman"/>
        </w:rPr>
      </w:pPr>
      <w:bookmarkStart w:id="410" w:name="_Toc143535395"/>
      <w:r>
        <w:rPr>
          <w:rFonts w:ascii="Times New Roman" w:eastAsia="宋体" w:hAnsi="Times New Roman" w:cs="Times New Roman"/>
        </w:rPr>
        <w:t>表</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4</w:t>
      </w:r>
      <w:r>
        <w:rPr>
          <w:rFonts w:ascii="Times New Roman" w:eastAsia="宋体" w:hAnsi="Times New Roman" w:cs="Times New Roman"/>
        </w:rPr>
        <w:fldChar w:fldCharType="end"/>
      </w:r>
      <w:r>
        <w:rPr>
          <w:rFonts w:ascii="Times New Roman" w:eastAsia="宋体" w:hAnsi="Times New Roman" w:cs="Times New Roman"/>
        </w:rPr>
        <w:t>：</w:t>
      </w:r>
      <w:del w:id="411"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412"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主要产品销售额</w:t>
      </w:r>
      <w:r>
        <w:rPr>
          <w:rStyle w:val="aff2"/>
          <w:rFonts w:ascii="Times New Roman" w:eastAsia="华文楷体" w:hAnsi="Times New Roman" w:cs="Times New Roman"/>
        </w:rPr>
        <w:footnoteReference w:id="9"/>
      </w:r>
      <w:bookmarkEnd w:id="410"/>
    </w:p>
    <w:p w14:paraId="6FCF6C80" w14:textId="77777777" w:rsidR="00160A67" w:rsidRDefault="00160A67"/>
    <w:tbl>
      <w:tblPr>
        <w:tblStyle w:val="afe"/>
        <w:tblW w:w="0" w:type="auto"/>
        <w:jc w:val="center"/>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1360"/>
        <w:gridCol w:w="2187"/>
        <w:gridCol w:w="1234"/>
      </w:tblGrid>
      <w:tr w:rsidR="00160A67" w14:paraId="2BC5577F" w14:textId="77777777">
        <w:trPr>
          <w:trHeight w:val="432"/>
          <w:tblHeader/>
          <w:jc w:val="center"/>
        </w:trPr>
        <w:tc>
          <w:tcPr>
            <w:tcW w:w="1360" w:type="dxa"/>
            <w:tcBorders>
              <w:tl2br w:val="nil"/>
              <w:tr2bl w:val="nil"/>
            </w:tcBorders>
            <w:shd w:val="clear" w:color="auto" w:fill="06A2E0" w:themeFill="accent1"/>
            <w:vAlign w:val="center"/>
          </w:tcPr>
          <w:p w14:paraId="03825FD7"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lastRenderedPageBreak/>
              <w:t>产品</w:t>
            </w:r>
          </w:p>
        </w:tc>
        <w:tc>
          <w:tcPr>
            <w:tcW w:w="2187" w:type="dxa"/>
            <w:tcBorders>
              <w:tl2br w:val="nil"/>
              <w:tr2bl w:val="nil"/>
            </w:tcBorders>
            <w:shd w:val="clear" w:color="auto" w:fill="06A2E0" w:themeFill="accent1"/>
            <w:vAlign w:val="center"/>
          </w:tcPr>
          <w:p w14:paraId="3BA37FF7"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销售额（万元）</w:t>
            </w:r>
          </w:p>
        </w:tc>
        <w:tc>
          <w:tcPr>
            <w:tcW w:w="1234" w:type="dxa"/>
            <w:tcBorders>
              <w:tl2br w:val="nil"/>
              <w:tr2bl w:val="nil"/>
            </w:tcBorders>
            <w:shd w:val="clear" w:color="auto" w:fill="06A2E0" w:themeFill="accent1"/>
            <w:vAlign w:val="center"/>
          </w:tcPr>
          <w:p w14:paraId="0A70FDCD"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占比</w:t>
            </w:r>
            <w:r>
              <w:rPr>
                <w:rFonts w:ascii="Times New Roman" w:eastAsia="宋体" w:hAnsi="Times New Roman" w:cs="Times New Roman"/>
                <w:b/>
                <w:bCs/>
                <w:color w:val="FFFFFF" w:themeColor="background1"/>
                <w:sz w:val="20"/>
                <w:szCs w:val="20"/>
              </w:rPr>
              <w:t xml:space="preserve"> (%)</w:t>
            </w:r>
          </w:p>
        </w:tc>
      </w:tr>
      <w:tr w:rsidR="00160A67" w14:paraId="02D908A2" w14:textId="77777777">
        <w:trPr>
          <w:trHeight w:val="432"/>
          <w:jc w:val="center"/>
        </w:trPr>
        <w:tc>
          <w:tcPr>
            <w:tcW w:w="1360" w:type="dxa"/>
            <w:tcBorders>
              <w:tl2br w:val="nil"/>
              <w:tr2bl w:val="nil"/>
            </w:tcBorders>
            <w:shd w:val="clear" w:color="auto" w:fill="F2F2F2" w:themeFill="background1" w:themeFillShade="F2"/>
            <w:vAlign w:val="center"/>
          </w:tcPr>
          <w:p w14:paraId="4CBA7B8D" w14:textId="77777777" w:rsidR="00160A67" w:rsidRDefault="00000000">
            <w:pPr>
              <w:pStyle w:val="aff8"/>
              <w:ind w:firstLine="400"/>
              <w:jc w:val="center"/>
              <w:rPr>
                <w:rFonts w:ascii="Times New Roman" w:eastAsia="宋体" w:hAnsi="Times New Roman" w:cs="Times New Roman"/>
                <w:color w:val="06A2E0" w:themeColor="accent1"/>
                <w:sz w:val="20"/>
                <w:szCs w:val="20"/>
              </w:rPr>
            </w:pPr>
            <w:r>
              <w:rPr>
                <w:rFonts w:ascii="Times New Roman" w:eastAsia="宋体" w:hAnsi="Times New Roman" w:cs="Times New Roman"/>
                <w:color w:val="06A2E0" w:themeColor="accent1"/>
                <w:sz w:val="20"/>
                <w:szCs w:val="20"/>
              </w:rPr>
              <w:t>产品</w:t>
            </w:r>
            <w:r>
              <w:rPr>
                <w:rFonts w:ascii="Times New Roman" w:eastAsia="宋体" w:hAnsi="Times New Roman" w:cs="Times New Roman"/>
                <w:color w:val="06A2E0" w:themeColor="accent1"/>
                <w:sz w:val="20"/>
                <w:szCs w:val="20"/>
              </w:rPr>
              <w:t>A</w:t>
            </w:r>
          </w:p>
        </w:tc>
        <w:tc>
          <w:tcPr>
            <w:tcW w:w="2187" w:type="dxa"/>
            <w:tcBorders>
              <w:tl2br w:val="nil"/>
              <w:tr2bl w:val="nil"/>
            </w:tcBorders>
            <w:shd w:val="clear" w:color="auto" w:fill="F2F2F2" w:themeFill="background1" w:themeFillShade="F2"/>
            <w:vAlign w:val="center"/>
          </w:tcPr>
          <w:p w14:paraId="2922B6F3" w14:textId="77777777" w:rsidR="00160A67" w:rsidRDefault="00160A67">
            <w:pPr>
              <w:pStyle w:val="aff8"/>
              <w:ind w:firstLine="400"/>
              <w:jc w:val="center"/>
              <w:rPr>
                <w:rFonts w:ascii="Times New Roman" w:eastAsia="宋体" w:hAnsi="Times New Roman" w:cs="Times New Roman"/>
                <w:color w:val="06A2E0" w:themeColor="accent1"/>
                <w:sz w:val="20"/>
                <w:szCs w:val="20"/>
              </w:rPr>
            </w:pPr>
          </w:p>
        </w:tc>
        <w:tc>
          <w:tcPr>
            <w:tcW w:w="1234" w:type="dxa"/>
            <w:tcBorders>
              <w:tl2br w:val="nil"/>
              <w:tr2bl w:val="nil"/>
            </w:tcBorders>
            <w:shd w:val="clear" w:color="auto" w:fill="F2F2F2" w:themeFill="background1" w:themeFillShade="F2"/>
            <w:vAlign w:val="center"/>
          </w:tcPr>
          <w:p w14:paraId="33D1633E" w14:textId="77777777" w:rsidR="00160A67" w:rsidRDefault="00160A67">
            <w:pPr>
              <w:ind w:firstLine="400"/>
              <w:jc w:val="center"/>
              <w:rPr>
                <w:rFonts w:ascii="Times New Roman" w:eastAsia="宋体" w:hAnsi="Times New Roman" w:cs="Times New Roman"/>
                <w:sz w:val="20"/>
                <w:szCs w:val="20"/>
              </w:rPr>
            </w:pPr>
          </w:p>
        </w:tc>
      </w:tr>
      <w:tr w:rsidR="00160A67" w14:paraId="2A1636AC" w14:textId="77777777">
        <w:trPr>
          <w:trHeight w:val="432"/>
          <w:jc w:val="center"/>
        </w:trPr>
        <w:tc>
          <w:tcPr>
            <w:tcW w:w="1360" w:type="dxa"/>
            <w:tcBorders>
              <w:tl2br w:val="nil"/>
              <w:tr2bl w:val="nil"/>
            </w:tcBorders>
            <w:shd w:val="clear" w:color="auto" w:fill="F2F2F2" w:themeFill="background1" w:themeFillShade="F2"/>
            <w:vAlign w:val="center"/>
          </w:tcPr>
          <w:p w14:paraId="5B2CF0CA" w14:textId="77777777" w:rsidR="00160A67" w:rsidRDefault="00000000">
            <w:pPr>
              <w:pStyle w:val="aff8"/>
              <w:ind w:firstLine="400"/>
              <w:jc w:val="center"/>
              <w:rPr>
                <w:rFonts w:ascii="Times New Roman" w:eastAsia="宋体" w:hAnsi="Times New Roman" w:cs="Times New Roman"/>
                <w:color w:val="06A2E0" w:themeColor="accent1"/>
                <w:sz w:val="20"/>
                <w:szCs w:val="20"/>
              </w:rPr>
            </w:pPr>
            <w:r>
              <w:rPr>
                <w:rFonts w:ascii="Times New Roman" w:eastAsia="宋体" w:hAnsi="Times New Roman" w:cs="Times New Roman"/>
                <w:color w:val="06A2E0" w:themeColor="accent1"/>
                <w:sz w:val="20"/>
                <w:szCs w:val="20"/>
              </w:rPr>
              <w:t>产品</w:t>
            </w:r>
            <w:r>
              <w:rPr>
                <w:rFonts w:ascii="Times New Roman" w:eastAsia="宋体" w:hAnsi="Times New Roman" w:cs="Times New Roman"/>
                <w:color w:val="06A2E0" w:themeColor="accent1"/>
                <w:sz w:val="20"/>
                <w:szCs w:val="20"/>
              </w:rPr>
              <w:t>B</w:t>
            </w:r>
          </w:p>
        </w:tc>
        <w:tc>
          <w:tcPr>
            <w:tcW w:w="2187" w:type="dxa"/>
            <w:tcBorders>
              <w:tl2br w:val="nil"/>
              <w:tr2bl w:val="nil"/>
            </w:tcBorders>
            <w:shd w:val="clear" w:color="auto" w:fill="F2F2F2" w:themeFill="background1" w:themeFillShade="F2"/>
            <w:vAlign w:val="center"/>
          </w:tcPr>
          <w:p w14:paraId="661E493A" w14:textId="77777777" w:rsidR="00160A67" w:rsidRDefault="00160A67">
            <w:pPr>
              <w:pStyle w:val="aff8"/>
              <w:ind w:firstLine="400"/>
              <w:jc w:val="center"/>
              <w:rPr>
                <w:rFonts w:ascii="Times New Roman" w:eastAsia="宋体" w:hAnsi="Times New Roman" w:cs="Times New Roman"/>
                <w:color w:val="06A2E0" w:themeColor="accent1"/>
                <w:sz w:val="20"/>
                <w:szCs w:val="20"/>
              </w:rPr>
            </w:pPr>
          </w:p>
        </w:tc>
        <w:tc>
          <w:tcPr>
            <w:tcW w:w="1234" w:type="dxa"/>
            <w:tcBorders>
              <w:tl2br w:val="nil"/>
              <w:tr2bl w:val="nil"/>
            </w:tcBorders>
            <w:shd w:val="clear" w:color="auto" w:fill="F2F2F2" w:themeFill="background1" w:themeFillShade="F2"/>
            <w:vAlign w:val="center"/>
          </w:tcPr>
          <w:p w14:paraId="32EC30BB" w14:textId="77777777" w:rsidR="00160A67" w:rsidRDefault="00160A67">
            <w:pPr>
              <w:ind w:firstLine="400"/>
              <w:jc w:val="center"/>
              <w:rPr>
                <w:rFonts w:ascii="Times New Roman" w:eastAsia="宋体" w:hAnsi="Times New Roman" w:cs="Times New Roman"/>
                <w:sz w:val="20"/>
                <w:szCs w:val="20"/>
              </w:rPr>
            </w:pPr>
          </w:p>
        </w:tc>
      </w:tr>
      <w:tr w:rsidR="00160A67" w14:paraId="35EA44CF" w14:textId="77777777">
        <w:trPr>
          <w:trHeight w:val="432"/>
          <w:jc w:val="center"/>
        </w:trPr>
        <w:tc>
          <w:tcPr>
            <w:tcW w:w="1360" w:type="dxa"/>
            <w:tcBorders>
              <w:tl2br w:val="nil"/>
              <w:tr2bl w:val="nil"/>
            </w:tcBorders>
            <w:shd w:val="clear" w:color="auto" w:fill="F2F2F2" w:themeFill="background1" w:themeFillShade="F2"/>
            <w:vAlign w:val="center"/>
          </w:tcPr>
          <w:p w14:paraId="313C3BED" w14:textId="77777777" w:rsidR="00160A67" w:rsidRDefault="00000000">
            <w:pPr>
              <w:pStyle w:val="aff8"/>
              <w:ind w:firstLine="400"/>
              <w:jc w:val="center"/>
              <w:rPr>
                <w:rFonts w:ascii="Times New Roman" w:eastAsia="宋体" w:hAnsi="Times New Roman" w:cs="Times New Roman"/>
                <w:color w:val="06A2E0" w:themeColor="accent1"/>
                <w:sz w:val="20"/>
                <w:szCs w:val="20"/>
              </w:rPr>
            </w:pPr>
            <w:r>
              <w:rPr>
                <w:rFonts w:ascii="Times New Roman" w:eastAsia="宋体" w:hAnsi="Times New Roman" w:cs="Times New Roman"/>
                <w:color w:val="06A2E0" w:themeColor="accent1"/>
                <w:sz w:val="20"/>
                <w:szCs w:val="20"/>
              </w:rPr>
              <w:t>产品</w:t>
            </w:r>
            <w:r>
              <w:rPr>
                <w:rFonts w:ascii="Times New Roman" w:eastAsia="宋体" w:hAnsi="Times New Roman" w:cs="Times New Roman"/>
                <w:color w:val="06A2E0" w:themeColor="accent1"/>
                <w:sz w:val="20"/>
                <w:szCs w:val="20"/>
              </w:rPr>
              <w:t>C</w:t>
            </w:r>
          </w:p>
        </w:tc>
        <w:tc>
          <w:tcPr>
            <w:tcW w:w="2187" w:type="dxa"/>
            <w:tcBorders>
              <w:tl2br w:val="nil"/>
              <w:tr2bl w:val="nil"/>
            </w:tcBorders>
            <w:shd w:val="clear" w:color="auto" w:fill="F2F2F2" w:themeFill="background1" w:themeFillShade="F2"/>
            <w:vAlign w:val="center"/>
          </w:tcPr>
          <w:p w14:paraId="6ED3CBF6" w14:textId="77777777" w:rsidR="00160A67" w:rsidRDefault="00160A67">
            <w:pPr>
              <w:ind w:firstLine="400"/>
              <w:jc w:val="center"/>
              <w:rPr>
                <w:rFonts w:ascii="Times New Roman" w:eastAsia="宋体" w:hAnsi="Times New Roman" w:cs="Times New Roman"/>
                <w:sz w:val="20"/>
                <w:szCs w:val="20"/>
              </w:rPr>
            </w:pPr>
          </w:p>
        </w:tc>
        <w:tc>
          <w:tcPr>
            <w:tcW w:w="1234" w:type="dxa"/>
            <w:tcBorders>
              <w:tl2br w:val="nil"/>
              <w:tr2bl w:val="nil"/>
            </w:tcBorders>
            <w:shd w:val="clear" w:color="auto" w:fill="F2F2F2" w:themeFill="background1" w:themeFillShade="F2"/>
            <w:vAlign w:val="center"/>
          </w:tcPr>
          <w:p w14:paraId="4E44868A" w14:textId="77777777" w:rsidR="00160A67" w:rsidRDefault="00160A67">
            <w:pPr>
              <w:ind w:firstLine="400"/>
              <w:jc w:val="center"/>
              <w:rPr>
                <w:rFonts w:ascii="Times New Roman" w:eastAsia="宋体" w:hAnsi="Times New Roman" w:cs="Times New Roman"/>
                <w:sz w:val="20"/>
                <w:szCs w:val="20"/>
              </w:rPr>
            </w:pPr>
          </w:p>
        </w:tc>
      </w:tr>
      <w:tr w:rsidR="00160A67" w14:paraId="144B00EB" w14:textId="77777777">
        <w:trPr>
          <w:trHeight w:val="432"/>
          <w:jc w:val="center"/>
        </w:trPr>
        <w:tc>
          <w:tcPr>
            <w:tcW w:w="1360" w:type="dxa"/>
            <w:tcBorders>
              <w:tl2br w:val="nil"/>
              <w:tr2bl w:val="nil"/>
            </w:tcBorders>
            <w:shd w:val="clear" w:color="auto" w:fill="F2F2F2" w:themeFill="background1" w:themeFillShade="F2"/>
            <w:vAlign w:val="center"/>
          </w:tcPr>
          <w:p w14:paraId="775E8985" w14:textId="77777777" w:rsidR="00160A67" w:rsidRDefault="00160A67">
            <w:pPr>
              <w:ind w:firstLine="400"/>
              <w:jc w:val="center"/>
              <w:rPr>
                <w:rFonts w:ascii="Times New Roman" w:eastAsia="宋体" w:hAnsi="Times New Roman" w:cs="Times New Roman"/>
                <w:sz w:val="20"/>
                <w:szCs w:val="20"/>
              </w:rPr>
            </w:pPr>
          </w:p>
        </w:tc>
        <w:tc>
          <w:tcPr>
            <w:tcW w:w="2187" w:type="dxa"/>
            <w:tcBorders>
              <w:tl2br w:val="nil"/>
              <w:tr2bl w:val="nil"/>
            </w:tcBorders>
            <w:shd w:val="clear" w:color="auto" w:fill="F2F2F2" w:themeFill="background1" w:themeFillShade="F2"/>
            <w:vAlign w:val="center"/>
          </w:tcPr>
          <w:p w14:paraId="00CEA8BC" w14:textId="77777777" w:rsidR="00160A67" w:rsidRDefault="00160A67">
            <w:pPr>
              <w:ind w:firstLine="400"/>
              <w:jc w:val="center"/>
              <w:rPr>
                <w:rFonts w:ascii="Times New Roman" w:eastAsia="宋体" w:hAnsi="Times New Roman" w:cs="Times New Roman"/>
                <w:sz w:val="20"/>
                <w:szCs w:val="20"/>
              </w:rPr>
            </w:pPr>
          </w:p>
        </w:tc>
        <w:tc>
          <w:tcPr>
            <w:tcW w:w="1234" w:type="dxa"/>
            <w:tcBorders>
              <w:tl2br w:val="nil"/>
              <w:tr2bl w:val="nil"/>
            </w:tcBorders>
            <w:shd w:val="clear" w:color="auto" w:fill="F2F2F2" w:themeFill="background1" w:themeFillShade="F2"/>
            <w:vAlign w:val="center"/>
          </w:tcPr>
          <w:p w14:paraId="132BD9B0" w14:textId="77777777" w:rsidR="00160A67" w:rsidRDefault="00160A67">
            <w:pPr>
              <w:ind w:firstLine="400"/>
              <w:jc w:val="center"/>
              <w:rPr>
                <w:rFonts w:ascii="Times New Roman" w:eastAsia="宋体" w:hAnsi="Times New Roman" w:cs="Times New Roman"/>
                <w:sz w:val="20"/>
                <w:szCs w:val="20"/>
              </w:rPr>
            </w:pPr>
          </w:p>
        </w:tc>
      </w:tr>
      <w:tr w:rsidR="00160A67" w14:paraId="38F3E410" w14:textId="77777777">
        <w:trPr>
          <w:trHeight w:val="432"/>
          <w:jc w:val="center"/>
        </w:trPr>
        <w:tc>
          <w:tcPr>
            <w:tcW w:w="1360" w:type="dxa"/>
            <w:tcBorders>
              <w:tl2br w:val="nil"/>
              <w:tr2bl w:val="nil"/>
            </w:tcBorders>
            <w:shd w:val="clear" w:color="auto" w:fill="F2F2F2" w:themeFill="background1" w:themeFillShade="F2"/>
            <w:vAlign w:val="center"/>
          </w:tcPr>
          <w:p w14:paraId="1C6EFD65" w14:textId="77777777" w:rsidR="00160A67" w:rsidRDefault="00160A67">
            <w:pPr>
              <w:ind w:firstLine="400"/>
              <w:jc w:val="center"/>
              <w:rPr>
                <w:rFonts w:ascii="Times New Roman" w:eastAsia="宋体" w:hAnsi="Times New Roman" w:cs="Times New Roman"/>
                <w:sz w:val="20"/>
                <w:szCs w:val="20"/>
              </w:rPr>
            </w:pPr>
          </w:p>
        </w:tc>
        <w:tc>
          <w:tcPr>
            <w:tcW w:w="2187" w:type="dxa"/>
            <w:tcBorders>
              <w:tl2br w:val="nil"/>
              <w:tr2bl w:val="nil"/>
            </w:tcBorders>
            <w:shd w:val="clear" w:color="auto" w:fill="F2F2F2" w:themeFill="background1" w:themeFillShade="F2"/>
            <w:vAlign w:val="center"/>
          </w:tcPr>
          <w:p w14:paraId="68FBC87E" w14:textId="77777777" w:rsidR="00160A67" w:rsidRDefault="00160A67">
            <w:pPr>
              <w:ind w:firstLine="400"/>
              <w:jc w:val="center"/>
              <w:rPr>
                <w:rFonts w:ascii="Times New Roman" w:eastAsia="宋体" w:hAnsi="Times New Roman" w:cs="Times New Roman"/>
                <w:sz w:val="20"/>
                <w:szCs w:val="20"/>
              </w:rPr>
            </w:pPr>
          </w:p>
        </w:tc>
        <w:tc>
          <w:tcPr>
            <w:tcW w:w="1234" w:type="dxa"/>
            <w:tcBorders>
              <w:tl2br w:val="nil"/>
              <w:tr2bl w:val="nil"/>
            </w:tcBorders>
            <w:shd w:val="clear" w:color="auto" w:fill="F2F2F2" w:themeFill="background1" w:themeFillShade="F2"/>
            <w:vAlign w:val="center"/>
          </w:tcPr>
          <w:p w14:paraId="1E478632" w14:textId="77777777" w:rsidR="00160A67" w:rsidRDefault="00160A67">
            <w:pPr>
              <w:ind w:firstLine="400"/>
              <w:jc w:val="center"/>
              <w:rPr>
                <w:rFonts w:ascii="Times New Roman" w:eastAsia="宋体" w:hAnsi="Times New Roman" w:cs="Times New Roman"/>
                <w:sz w:val="20"/>
                <w:szCs w:val="20"/>
              </w:rPr>
            </w:pPr>
          </w:p>
        </w:tc>
      </w:tr>
      <w:tr w:rsidR="00160A67" w14:paraId="6BFA825B" w14:textId="77777777">
        <w:trPr>
          <w:trHeight w:val="432"/>
          <w:jc w:val="center"/>
        </w:trPr>
        <w:tc>
          <w:tcPr>
            <w:tcW w:w="1360" w:type="dxa"/>
            <w:tcBorders>
              <w:tl2br w:val="nil"/>
              <w:tr2bl w:val="nil"/>
            </w:tcBorders>
            <w:shd w:val="clear" w:color="auto" w:fill="F2F2F2" w:themeFill="background1" w:themeFillShade="F2"/>
            <w:vAlign w:val="center"/>
          </w:tcPr>
          <w:p w14:paraId="7F81009E" w14:textId="77777777" w:rsidR="00160A67" w:rsidRDefault="00B131C7">
            <w:pPr>
              <w:ind w:firstLine="400"/>
              <w:jc w:val="center"/>
              <w:rPr>
                <w:rFonts w:ascii="Times New Roman" w:eastAsia="宋体" w:hAnsi="Times New Roman" w:cs="Times New Roman"/>
                <w:sz w:val="20"/>
                <w:szCs w:val="20"/>
              </w:rPr>
            </w:pPr>
            <w:commentRangeStart w:id="413"/>
            <w:commentRangeEnd w:id="413"/>
            <w:r>
              <w:rPr>
                <w:rStyle w:val="aff1"/>
              </w:rPr>
              <w:commentReference w:id="413"/>
            </w:r>
          </w:p>
        </w:tc>
        <w:tc>
          <w:tcPr>
            <w:tcW w:w="2187" w:type="dxa"/>
            <w:tcBorders>
              <w:tl2br w:val="nil"/>
              <w:tr2bl w:val="nil"/>
            </w:tcBorders>
            <w:shd w:val="clear" w:color="auto" w:fill="F2F2F2" w:themeFill="background1" w:themeFillShade="F2"/>
            <w:vAlign w:val="center"/>
          </w:tcPr>
          <w:p w14:paraId="1301A031" w14:textId="77777777" w:rsidR="00160A67" w:rsidRDefault="00160A67">
            <w:pPr>
              <w:ind w:firstLine="400"/>
              <w:jc w:val="center"/>
              <w:rPr>
                <w:rFonts w:ascii="Times New Roman" w:eastAsia="宋体" w:hAnsi="Times New Roman" w:cs="Times New Roman"/>
                <w:sz w:val="20"/>
                <w:szCs w:val="20"/>
              </w:rPr>
            </w:pPr>
          </w:p>
        </w:tc>
        <w:tc>
          <w:tcPr>
            <w:tcW w:w="1234" w:type="dxa"/>
            <w:tcBorders>
              <w:tl2br w:val="nil"/>
              <w:tr2bl w:val="nil"/>
            </w:tcBorders>
            <w:shd w:val="clear" w:color="auto" w:fill="F2F2F2" w:themeFill="background1" w:themeFillShade="F2"/>
            <w:vAlign w:val="center"/>
          </w:tcPr>
          <w:p w14:paraId="406B35C4" w14:textId="77777777" w:rsidR="00160A67" w:rsidRDefault="00160A67">
            <w:pPr>
              <w:ind w:firstLine="400"/>
              <w:jc w:val="center"/>
              <w:rPr>
                <w:rFonts w:ascii="Times New Roman" w:eastAsia="宋体" w:hAnsi="Times New Roman" w:cs="Times New Roman"/>
                <w:sz w:val="20"/>
                <w:szCs w:val="20"/>
              </w:rPr>
            </w:pPr>
          </w:p>
        </w:tc>
      </w:tr>
    </w:tbl>
    <w:p w14:paraId="0467DB51" w14:textId="5B936114"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报告期间，</w:t>
      </w:r>
      <w:del w:id="41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41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所处行业的</w:t>
      </w:r>
      <w:proofErr w:type="gramStart"/>
      <w:r>
        <w:rPr>
          <w:rFonts w:ascii="Times New Roman" w:eastAsia="宋体" w:hAnsi="Times New Roman" w:cs="Times New Roman"/>
        </w:rPr>
        <w:t>的</w:t>
      </w:r>
      <w:proofErr w:type="gramEnd"/>
      <w:r>
        <w:rPr>
          <w:rFonts w:ascii="Times New Roman" w:eastAsia="宋体" w:hAnsi="Times New Roman" w:cs="Times New Roman"/>
        </w:rPr>
        <w:t>发展概况、上下游概况，以及行业的主要竞争者概况，详情请参考本报告的第</w:t>
      </w:r>
      <w:r>
        <w:rPr>
          <w:rFonts w:ascii="Times New Roman" w:eastAsia="宋体" w:hAnsi="Times New Roman" w:cs="Times New Roman"/>
        </w:rPr>
        <w:t>3</w:t>
      </w:r>
      <w:r>
        <w:rPr>
          <w:rFonts w:ascii="Times New Roman" w:eastAsia="宋体" w:hAnsi="Times New Roman" w:cs="Times New Roman"/>
        </w:rPr>
        <w:t>部分。</w:t>
      </w:r>
    </w:p>
    <w:p w14:paraId="1F556874" w14:textId="77777777" w:rsidR="00160A67" w:rsidRDefault="00160A67">
      <w:pPr>
        <w:rPr>
          <w:rFonts w:ascii="Times New Roman" w:eastAsia="宋体" w:hAnsi="Times New Roman" w:cs="Times New Roman"/>
        </w:rPr>
      </w:pPr>
    </w:p>
    <w:p w14:paraId="2A94DC32" w14:textId="77777777" w:rsidR="00160A67" w:rsidRDefault="00000000">
      <w:pPr>
        <w:keepNext/>
        <w:keepLines/>
        <w:numPr>
          <w:ilvl w:val="2"/>
          <w:numId w:val="32"/>
        </w:numPr>
        <w:ind w:firstLine="482"/>
        <w:outlineLvl w:val="2"/>
        <w:rPr>
          <w:rFonts w:ascii="Times New Roman" w:eastAsia="宋体" w:hAnsi="Times New Roman" w:cs="Times New Roman"/>
          <w:b/>
          <w:bCs/>
        </w:rPr>
      </w:pPr>
      <w:bookmarkStart w:id="416" w:name="_Toc139363057"/>
      <w:bookmarkStart w:id="417" w:name="_Toc1745"/>
      <w:bookmarkStart w:id="418" w:name="_Toc139362982"/>
      <w:r>
        <w:rPr>
          <w:rFonts w:ascii="Times New Roman" w:eastAsia="宋体" w:hAnsi="Times New Roman" w:cs="Times New Roman"/>
          <w:b/>
          <w:bCs/>
        </w:rPr>
        <w:t>经营策略</w:t>
      </w:r>
      <w:bookmarkEnd w:id="416"/>
      <w:bookmarkEnd w:id="417"/>
      <w:bookmarkEnd w:id="418"/>
    </w:p>
    <w:p w14:paraId="2BD02A87" w14:textId="77777777" w:rsidR="00160A67" w:rsidRDefault="00160A67">
      <w:pPr>
        <w:rPr>
          <w:rFonts w:ascii="Arial" w:eastAsia="黑体" w:hAnsi="Arial" w:cs="Arial"/>
        </w:rPr>
      </w:pPr>
    </w:p>
    <w:p w14:paraId="6BFC5801"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【法规依据：</w:t>
      </w:r>
      <w:r>
        <w:rPr>
          <w:rFonts w:ascii="Times New Roman" w:eastAsia="宋体" w:hAnsi="Times New Roman" w:cs="Times New Roman"/>
          <w:color w:val="FF0000"/>
        </w:rPr>
        <w:t>42</w:t>
      </w:r>
      <w:r>
        <w:rPr>
          <w:rFonts w:ascii="Times New Roman" w:eastAsia="宋体" w:hAnsi="Times New Roman" w:cs="Times New Roman"/>
          <w:color w:val="FF0000"/>
        </w:rPr>
        <w:t>号公告</w:t>
      </w:r>
      <w:r>
        <w:rPr>
          <w:rFonts w:ascii="Times New Roman" w:eastAsia="宋体" w:hAnsi="Times New Roman" w:cs="Times New Roman"/>
          <w:color w:val="FF0000"/>
        </w:rPr>
        <w:t xml:space="preserve"> </w:t>
      </w:r>
      <w:r>
        <w:rPr>
          <w:rFonts w:ascii="Times New Roman" w:eastAsia="宋体" w:hAnsi="Times New Roman" w:cs="Times New Roman"/>
          <w:color w:val="FF0000"/>
        </w:rPr>
        <w:t>第十四条</w:t>
      </w:r>
      <w:r>
        <w:rPr>
          <w:rFonts w:ascii="Times New Roman" w:eastAsia="宋体" w:hAnsi="Times New Roman" w:cs="Times New Roman"/>
          <w:color w:val="FF0000"/>
        </w:rPr>
        <w:t xml:space="preserve"> </w:t>
      </w:r>
      <w:r>
        <w:rPr>
          <w:rFonts w:ascii="Times New Roman" w:eastAsia="宋体" w:hAnsi="Times New Roman" w:cs="Times New Roman"/>
          <w:color w:val="FF0000"/>
        </w:rPr>
        <w:t>第一款</w:t>
      </w:r>
      <w:r>
        <w:rPr>
          <w:rFonts w:ascii="Times New Roman" w:eastAsia="宋体" w:hAnsi="Times New Roman" w:cs="Times New Roman"/>
          <w:color w:val="FF0000"/>
        </w:rPr>
        <w:t xml:space="preserve"> </w:t>
      </w:r>
      <w:r>
        <w:rPr>
          <w:rFonts w:ascii="Times New Roman" w:eastAsia="宋体" w:hAnsi="Times New Roman" w:cs="Times New Roman"/>
          <w:color w:val="FF0000"/>
        </w:rPr>
        <w:t>企业概况：</w:t>
      </w:r>
      <w:r>
        <w:rPr>
          <w:rFonts w:ascii="Times New Roman" w:eastAsia="宋体" w:hAnsi="Times New Roman" w:cs="Times New Roman"/>
          <w:color w:val="FF0000"/>
        </w:rPr>
        <w:t xml:space="preserve">4. </w:t>
      </w:r>
      <w:r>
        <w:rPr>
          <w:rFonts w:ascii="Times New Roman" w:eastAsia="宋体" w:hAnsi="Times New Roman" w:cs="Times New Roman"/>
          <w:color w:val="FF0000"/>
        </w:rPr>
        <w:t>经营策略，包括企业各部门、各环节的业务流程，运营模式，价值贡献因素等的详细说明。】</w:t>
      </w:r>
    </w:p>
    <w:p w14:paraId="4AC90BD5" w14:textId="77777777" w:rsidR="00160A67" w:rsidRDefault="00000000">
      <w:pPr>
        <w:spacing w:beforeLines="50" w:before="120" w:line="360" w:lineRule="auto"/>
        <w:ind w:firstLineChars="200" w:firstLine="480"/>
        <w:jc w:val="both"/>
        <w:rPr>
          <w:ins w:id="419" w:author="Tian Su" w:date="2025-01-05T00:33:00Z" w16du:dateUtc="2025-01-04T16:33:00Z"/>
          <w:rFonts w:ascii="Times New Roman" w:eastAsia="宋体" w:hAnsi="Times New Roman" w:cs="Times New Roman"/>
          <w:color w:val="FF0000"/>
        </w:rPr>
      </w:pPr>
      <w:proofErr w:type="gramStart"/>
      <w:r>
        <w:rPr>
          <w:rFonts w:ascii="Times New Roman" w:eastAsia="宋体" w:hAnsi="Times New Roman" w:cs="Times New Roman"/>
          <w:color w:val="FF0000"/>
        </w:rPr>
        <w:t>【</w:t>
      </w:r>
      <w:proofErr w:type="gramEnd"/>
      <w:r>
        <w:rPr>
          <w:rFonts w:ascii="Times New Roman" w:eastAsia="宋体" w:hAnsi="Times New Roman" w:cs="Times New Roman"/>
          <w:color w:val="FF0000"/>
        </w:rPr>
        <w:t>本节应尽可能利用客户的内部文档，如：招股说明书、年报，以提供业务战略的详细说明：</w:t>
      </w:r>
    </w:p>
    <w:p w14:paraId="48B8515A" w14:textId="11201AC9" w:rsidR="00B131C7" w:rsidRPr="00B131C7" w:rsidRDefault="00B131C7">
      <w:pPr>
        <w:spacing w:beforeLines="50" w:before="120" w:line="360" w:lineRule="auto"/>
        <w:ind w:firstLineChars="200" w:firstLine="480"/>
        <w:jc w:val="both"/>
        <w:rPr>
          <w:rFonts w:ascii="Times New Roman" w:eastAsia="宋体" w:hAnsi="Times New Roman" w:cs="Times New Roman"/>
          <w:rPrChange w:id="420" w:author="Tian Su" w:date="2025-01-05T00:33:00Z" w16du:dateUtc="2025-01-04T16:33:00Z">
            <w:rPr>
              <w:rFonts w:ascii="Times New Roman" w:eastAsia="宋体" w:hAnsi="Times New Roman" w:cs="Times New Roman"/>
              <w:color w:val="FF0000"/>
            </w:rPr>
          </w:rPrChange>
        </w:rPr>
      </w:pPr>
      <w:ins w:id="421" w:author="Tian Su" w:date="2025-01-05T00:33:00Z" w16du:dateUtc="2025-01-04T16:33:00Z">
        <w:r w:rsidRPr="00B131C7">
          <w:rPr>
            <w:rFonts w:ascii="Times New Roman" w:eastAsia="宋体" w:hAnsi="Times New Roman" w:cs="Times New Roman" w:hint="eastAsia"/>
            <w:rPrChange w:id="422" w:author="Tian Su" w:date="2025-01-05T00:33:00Z" w16du:dateUtc="2025-01-04T16:33:00Z">
              <w:rPr>
                <w:rFonts w:ascii="Times New Roman" w:eastAsia="宋体" w:hAnsi="Times New Roman" w:cs="Times New Roman" w:hint="eastAsia"/>
                <w:color w:val="FF0000"/>
              </w:rPr>
            </w:rPrChange>
          </w:rPr>
          <w:t>【清单模板</w:t>
        </w:r>
        <w:r w:rsidRPr="00B131C7">
          <w:rPr>
            <w:rFonts w:ascii="Times New Roman" w:eastAsia="宋体" w:hAnsi="Times New Roman" w:cs="Times New Roman"/>
            <w:rPrChange w:id="423" w:author="Tian Su" w:date="2025-01-05T00:33:00Z" w16du:dateUtc="2025-01-04T16:33:00Z">
              <w:rPr>
                <w:rFonts w:ascii="Times New Roman" w:eastAsia="宋体" w:hAnsi="Times New Roman" w:cs="Times New Roman"/>
                <w:color w:val="FF0000"/>
              </w:rPr>
            </w:rPrChange>
          </w:rPr>
          <w:t>-</w:t>
        </w:r>
        <w:r w:rsidRPr="00B131C7">
          <w:rPr>
            <w:rFonts w:ascii="Times New Roman" w:eastAsia="宋体" w:hAnsi="Times New Roman" w:cs="Times New Roman" w:hint="eastAsia"/>
            <w:rPrChange w:id="424" w:author="Tian Su" w:date="2025-01-05T00:33:00Z" w16du:dateUtc="2025-01-04T16:33:00Z">
              <w:rPr>
                <w:rFonts w:ascii="Times New Roman" w:eastAsia="宋体" w:hAnsi="Times New Roman" w:cs="Times New Roman" w:hint="eastAsia"/>
                <w:color w:val="FF0000"/>
              </w:rPr>
            </w:rPrChange>
          </w:rPr>
          <w:t>公司经营背景资料】</w:t>
        </w:r>
      </w:ins>
    </w:p>
    <w:p w14:paraId="1DD7D2C2" w14:textId="77777777" w:rsidR="00160A67" w:rsidRDefault="00000000">
      <w:pPr>
        <w:pStyle w:val="aff8"/>
        <w:numPr>
          <w:ilvl w:val="0"/>
          <w:numId w:val="33"/>
        </w:numPr>
        <w:spacing w:beforeLines="50" w:before="120" w:line="360" w:lineRule="auto"/>
        <w:ind w:left="363" w:firstLine="480"/>
        <w:jc w:val="both"/>
        <w:rPr>
          <w:rFonts w:ascii="Times New Roman" w:eastAsia="宋体" w:hAnsi="Times New Roman" w:cs="Times New Roman"/>
          <w:color w:val="FF0000"/>
        </w:rPr>
      </w:pPr>
      <w:r>
        <w:rPr>
          <w:rFonts w:ascii="Times New Roman" w:eastAsia="宋体" w:hAnsi="Times New Roman" w:cs="Times New Roman"/>
          <w:color w:val="FF0000"/>
        </w:rPr>
        <w:t>该</w:t>
      </w:r>
      <w:r>
        <w:rPr>
          <w:rFonts w:ascii="Times New Roman" w:eastAsia="宋体" w:hAnsi="Times New Roman" w:cs="Times New Roman"/>
          <w:iCs w:val="0"/>
          <w:color w:val="FF0000"/>
        </w:rPr>
        <w:t>说明应指出地方管理层在制定业务战略方面的参与程度，以及与区域</w:t>
      </w:r>
      <w:r>
        <w:rPr>
          <w:rFonts w:ascii="Times New Roman" w:eastAsia="宋体" w:hAnsi="Times New Roman" w:cs="Times New Roman"/>
          <w:iCs w:val="0"/>
          <w:color w:val="FF0000"/>
        </w:rPr>
        <w:t>/</w:t>
      </w:r>
      <w:r>
        <w:rPr>
          <w:rFonts w:ascii="Times New Roman" w:eastAsia="宋体" w:hAnsi="Times New Roman" w:cs="Times New Roman"/>
          <w:iCs w:val="0"/>
          <w:color w:val="FF0000"/>
        </w:rPr>
        <w:t>全球管理层的协调水平</w:t>
      </w:r>
      <w:r>
        <w:rPr>
          <w:rFonts w:ascii="Times New Roman" w:eastAsia="宋体" w:hAnsi="Times New Roman" w:cs="Times New Roman"/>
          <w:iCs w:val="0"/>
          <w:color w:val="FF0000"/>
        </w:rPr>
        <w:t>;</w:t>
      </w:r>
    </w:p>
    <w:p w14:paraId="7BBD10EC" w14:textId="77777777" w:rsidR="00160A67" w:rsidRDefault="00000000">
      <w:pPr>
        <w:pStyle w:val="aff8"/>
        <w:numPr>
          <w:ilvl w:val="0"/>
          <w:numId w:val="33"/>
        </w:numPr>
        <w:spacing w:beforeLines="50" w:before="120" w:line="360" w:lineRule="auto"/>
        <w:ind w:left="363" w:firstLine="480"/>
        <w:jc w:val="both"/>
        <w:rPr>
          <w:rFonts w:ascii="Times New Roman" w:eastAsia="宋体" w:hAnsi="Times New Roman" w:cs="Times New Roman"/>
          <w:color w:val="FF0000"/>
        </w:rPr>
      </w:pPr>
      <w:r>
        <w:rPr>
          <w:rFonts w:ascii="Times New Roman" w:eastAsia="宋体" w:hAnsi="Times New Roman" w:cs="Times New Roman"/>
          <w:color w:val="FF0000"/>
        </w:rPr>
        <w:t>详细描述企业各部门和分部的价值驱动因素</w:t>
      </w:r>
      <w:r>
        <w:rPr>
          <w:rFonts w:ascii="Times New Roman" w:eastAsia="宋体" w:hAnsi="Times New Roman" w:cs="Times New Roman"/>
          <w:color w:val="FF0000"/>
        </w:rPr>
        <w:t>;</w:t>
      </w:r>
    </w:p>
    <w:p w14:paraId="1F3F33A2" w14:textId="77777777" w:rsidR="00160A67" w:rsidRDefault="00000000">
      <w:pPr>
        <w:pStyle w:val="aff8"/>
        <w:numPr>
          <w:ilvl w:val="0"/>
          <w:numId w:val="33"/>
        </w:numPr>
        <w:spacing w:beforeLines="50" w:before="120" w:line="360" w:lineRule="auto"/>
        <w:ind w:left="363" w:firstLine="480"/>
        <w:jc w:val="both"/>
        <w:rPr>
          <w:rFonts w:ascii="Times New Roman" w:eastAsia="宋体" w:hAnsi="Times New Roman" w:cs="Times New Roman"/>
          <w:color w:val="FF0000"/>
        </w:rPr>
      </w:pPr>
      <w:r>
        <w:rPr>
          <w:rFonts w:ascii="Times New Roman" w:eastAsia="宋体" w:hAnsi="Times New Roman" w:cs="Times New Roman"/>
          <w:color w:val="FF0000"/>
        </w:rPr>
        <w:t>在一些国家，管理</w:t>
      </w:r>
      <w:proofErr w:type="gramStart"/>
      <w:r>
        <w:rPr>
          <w:rFonts w:ascii="Times New Roman" w:eastAsia="宋体" w:hAnsi="Times New Roman" w:cs="Times New Roman"/>
          <w:color w:val="FF0000"/>
        </w:rPr>
        <w:t>层报告</w:t>
      </w:r>
      <w:proofErr w:type="gramEnd"/>
      <w:r>
        <w:rPr>
          <w:rFonts w:ascii="Times New Roman" w:eastAsia="宋体" w:hAnsi="Times New Roman" w:cs="Times New Roman"/>
          <w:color w:val="FF0000"/>
        </w:rPr>
        <w:t>由审计人员发布。为确保一致性，应仔细阅读这些报告</w:t>
      </w:r>
      <w:r>
        <w:rPr>
          <w:rFonts w:ascii="Times New Roman" w:eastAsia="宋体" w:hAnsi="Times New Roman" w:cs="Times New Roman"/>
          <w:color w:val="FF0000"/>
        </w:rPr>
        <w:t>;</w:t>
      </w:r>
    </w:p>
    <w:p w14:paraId="56AC981B" w14:textId="77777777" w:rsidR="00160A67" w:rsidRDefault="00000000">
      <w:pPr>
        <w:pStyle w:val="aff8"/>
        <w:numPr>
          <w:ilvl w:val="0"/>
          <w:numId w:val="33"/>
        </w:numPr>
        <w:spacing w:beforeLines="50" w:before="120" w:line="360" w:lineRule="auto"/>
        <w:ind w:left="363" w:firstLine="480"/>
        <w:jc w:val="both"/>
        <w:rPr>
          <w:rFonts w:ascii="Times New Roman" w:eastAsia="宋体" w:hAnsi="Times New Roman" w:cs="Times New Roman"/>
          <w:color w:val="FF0000"/>
        </w:rPr>
      </w:pPr>
      <w:r>
        <w:rPr>
          <w:rFonts w:ascii="Times New Roman" w:eastAsia="宋体" w:hAnsi="Times New Roman" w:cs="Times New Roman"/>
          <w:color w:val="FF0000"/>
        </w:rPr>
        <w:t>如果公司是一个常规功能公司，对其具体价值驱动因素的讨论应强调其如何有效和高效地执行集团战略，并注意不要表示其在制定战略中发挥核心作用。】</w:t>
      </w:r>
    </w:p>
    <w:p w14:paraId="36541DE0" w14:textId="4000114F" w:rsidR="00160A67" w:rsidRDefault="00000000">
      <w:pPr>
        <w:spacing w:beforeLines="50" w:before="120" w:line="360" w:lineRule="auto"/>
        <w:ind w:firstLineChars="200" w:firstLine="480"/>
        <w:jc w:val="both"/>
        <w:rPr>
          <w:rFonts w:ascii="Times New Roman" w:eastAsia="宋体" w:hAnsi="Times New Roman" w:cs="Times New Roman"/>
          <w:color w:val="000000" w:themeColor="text1"/>
        </w:rPr>
      </w:pPr>
      <w:del w:id="42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42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000000" w:themeColor="text1"/>
        </w:rPr>
        <w:t>作为集团在中国的</w:t>
      </w:r>
      <w:r>
        <w:rPr>
          <w:rFonts w:ascii="Times New Roman" w:eastAsia="宋体" w:hAnsi="Times New Roman" w:cs="Times New Roman"/>
          <w:color w:val="FF0000"/>
        </w:rPr>
        <w:t>生产</w:t>
      </w:r>
      <w:r>
        <w:rPr>
          <w:rFonts w:ascii="Times New Roman" w:eastAsia="宋体" w:hAnsi="Times New Roman" w:cs="Times New Roman"/>
          <w:color w:val="FF0000"/>
        </w:rPr>
        <w:t>/</w:t>
      </w:r>
      <w:r>
        <w:rPr>
          <w:rFonts w:ascii="Times New Roman" w:eastAsia="宋体" w:hAnsi="Times New Roman" w:cs="Times New Roman"/>
          <w:color w:val="FF0000"/>
        </w:rPr>
        <w:t>贸易公司</w:t>
      </w:r>
      <w:r>
        <w:rPr>
          <w:rFonts w:ascii="Times New Roman" w:eastAsia="宋体" w:hAnsi="Times New Roman" w:cs="Times New Roman"/>
          <w:color w:val="FF0000"/>
        </w:rPr>
        <w:t>/</w:t>
      </w:r>
      <w:r>
        <w:rPr>
          <w:rFonts w:ascii="Times New Roman" w:eastAsia="宋体" w:hAnsi="Times New Roman" w:cs="Times New Roman"/>
          <w:color w:val="FF0000"/>
        </w:rPr>
        <w:t>服务公司</w:t>
      </w:r>
      <w:r>
        <w:rPr>
          <w:rFonts w:ascii="Times New Roman" w:eastAsia="宋体" w:hAnsi="Times New Roman" w:cs="Times New Roman"/>
          <w:color w:val="000000" w:themeColor="text1"/>
        </w:rPr>
        <w:t>，主要经营策略为</w:t>
      </w:r>
      <w:r>
        <w:rPr>
          <w:rFonts w:ascii="Times New Roman" w:eastAsia="宋体" w:hAnsi="Times New Roman" w:cs="Times New Roman"/>
          <w:color w:val="FF0000"/>
        </w:rPr>
        <w:t>向中国本地客户提供贴近当地需求的</w:t>
      </w:r>
      <w:r>
        <w:rPr>
          <w:rFonts w:ascii="Times New Roman" w:eastAsia="宋体" w:hAnsi="Times New Roman" w:cs="Times New Roman"/>
          <w:color w:val="FF0000"/>
        </w:rPr>
        <w:t>XX</w:t>
      </w:r>
      <w:r>
        <w:rPr>
          <w:rFonts w:ascii="Times New Roman" w:eastAsia="宋体" w:hAnsi="Times New Roman" w:cs="Times New Roman"/>
          <w:color w:val="FF0000"/>
        </w:rPr>
        <w:t>产品</w:t>
      </w:r>
      <w:r>
        <w:rPr>
          <w:rFonts w:ascii="Times New Roman" w:eastAsia="宋体" w:hAnsi="Times New Roman" w:cs="Times New Roman"/>
          <w:color w:val="FF0000"/>
        </w:rPr>
        <w:t>/</w:t>
      </w:r>
      <w:r>
        <w:rPr>
          <w:rFonts w:ascii="Times New Roman" w:eastAsia="宋体" w:hAnsi="Times New Roman" w:cs="Times New Roman"/>
          <w:color w:val="FF0000"/>
        </w:rPr>
        <w:t>高效生产</w:t>
      </w:r>
      <w:r>
        <w:rPr>
          <w:rFonts w:ascii="Times New Roman" w:eastAsia="宋体" w:hAnsi="Times New Roman" w:cs="Times New Roman"/>
          <w:color w:val="FF0000"/>
        </w:rPr>
        <w:t>/</w:t>
      </w:r>
      <w:r>
        <w:rPr>
          <w:rFonts w:ascii="Times New Roman" w:eastAsia="宋体" w:hAnsi="Times New Roman" w:cs="Times New Roman"/>
          <w:color w:val="FF0000"/>
        </w:rPr>
        <w:t>提供优质服务等。</w:t>
      </w:r>
    </w:p>
    <w:p w14:paraId="540ADA96" w14:textId="5DA4E3C1" w:rsidR="00160A67" w:rsidRDefault="00000000">
      <w:pPr>
        <w:spacing w:beforeLines="50" w:before="120" w:line="360" w:lineRule="auto"/>
        <w:ind w:firstLineChars="200" w:firstLine="480"/>
        <w:jc w:val="both"/>
        <w:rPr>
          <w:rFonts w:ascii="Times New Roman" w:eastAsia="宋体" w:hAnsi="Times New Roman" w:cs="Times New Roman"/>
          <w:color w:val="FF0000"/>
        </w:rPr>
      </w:pPr>
      <w:del w:id="427" w:author="Tian Su" w:date="2024-12-30T11:34:00Z" w16du:dateUtc="2024-12-30T03:34:00Z">
        <w:r w:rsidDel="00FE6E4A">
          <w:rPr>
            <w:rFonts w:ascii="Times New Roman" w:eastAsia="宋体" w:hAnsi="Times New Roman" w:cs="Times New Roman"/>
            <w:color w:val="FF0000"/>
          </w:rPr>
          <w:lastRenderedPageBreak/>
          <w:delText>ABC</w:delText>
        </w:r>
        <w:r w:rsidDel="00FE6E4A">
          <w:rPr>
            <w:rFonts w:ascii="Times New Roman" w:eastAsia="宋体" w:hAnsi="Times New Roman" w:cs="Times New Roman"/>
            <w:color w:val="FF0000"/>
          </w:rPr>
          <w:delText>公司</w:delText>
        </w:r>
      </w:del>
      <w:ins w:id="428"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000000" w:themeColor="text1"/>
        </w:rPr>
        <w:t>内部各环节的业务流程为</w:t>
      </w:r>
      <w:r>
        <w:rPr>
          <w:rFonts w:ascii="Times New Roman" w:eastAsia="宋体" w:hAnsi="Times New Roman" w:cs="Times New Roman"/>
          <w:color w:val="FF0000"/>
        </w:rPr>
        <w:t>……</w:t>
      </w:r>
      <w:r>
        <w:rPr>
          <w:rFonts w:ascii="Times New Roman" w:eastAsia="宋体" w:hAnsi="Times New Roman" w:cs="Times New Roman"/>
          <w:color w:val="FF0000"/>
        </w:rPr>
        <w:t>。【可以流程图形式展示。如材料采购、产品生产、产品销售、财务核算等。】</w:t>
      </w:r>
    </w:p>
    <w:p w14:paraId="3F709FE2" w14:textId="19C25E13" w:rsidR="00160A67" w:rsidRDefault="00000000">
      <w:pPr>
        <w:spacing w:beforeLines="50" w:before="120" w:line="360" w:lineRule="auto"/>
        <w:ind w:firstLineChars="200" w:firstLine="480"/>
        <w:jc w:val="both"/>
        <w:rPr>
          <w:rFonts w:ascii="Times New Roman" w:eastAsia="宋体" w:hAnsi="Times New Roman" w:cs="Times New Roman"/>
          <w:color w:val="FF0000"/>
        </w:rPr>
      </w:pPr>
      <w:del w:id="42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430"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业务</w:t>
      </w:r>
      <w:r>
        <w:rPr>
          <w:rFonts w:ascii="Times New Roman" w:eastAsia="宋体" w:hAnsi="Times New Roman" w:cs="Times New Roman"/>
          <w:color w:val="000000" w:themeColor="text1"/>
        </w:rPr>
        <w:t>中的价值驱动因素主要包括</w:t>
      </w:r>
      <w:r>
        <w:rPr>
          <w:rFonts w:ascii="Times New Roman" w:eastAsia="宋体" w:hAnsi="Times New Roman" w:cs="Times New Roman"/>
          <w:color w:val="FF0000"/>
        </w:rPr>
        <w:t>……</w:t>
      </w:r>
      <w:r>
        <w:rPr>
          <w:rFonts w:ascii="Times New Roman" w:eastAsia="宋体" w:hAnsi="Times New Roman" w:cs="Times New Roman"/>
          <w:color w:val="FF0000"/>
        </w:rPr>
        <w:t>。</w:t>
      </w:r>
    </w:p>
    <w:p w14:paraId="5EB27073"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【若无主体文档，请删除下列句子】</w:t>
      </w:r>
    </w:p>
    <w:p w14:paraId="7E90D353"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有关集团名称全球业务中的关键价值驱动因素的详细讨论，请参阅集团的主体文档。</w:t>
      </w:r>
    </w:p>
    <w:p w14:paraId="15081868" w14:textId="77777777" w:rsidR="00160A67" w:rsidRDefault="00160A67">
      <w:pPr>
        <w:rPr>
          <w:rFonts w:ascii="Arial" w:eastAsia="黑体" w:hAnsi="Arial" w:cs="Arial"/>
          <w:color w:val="000000" w:themeColor="text1"/>
        </w:rPr>
      </w:pPr>
    </w:p>
    <w:p w14:paraId="729D0DFE" w14:textId="77777777" w:rsidR="00160A67" w:rsidRDefault="00000000">
      <w:pPr>
        <w:keepNext/>
        <w:keepLines/>
        <w:numPr>
          <w:ilvl w:val="2"/>
          <w:numId w:val="32"/>
        </w:numPr>
        <w:ind w:firstLine="482"/>
        <w:outlineLvl w:val="2"/>
        <w:rPr>
          <w:rFonts w:ascii="Times New Roman" w:eastAsia="宋体" w:hAnsi="Times New Roman" w:cs="Times New Roman"/>
          <w:b/>
          <w:bCs/>
        </w:rPr>
      </w:pPr>
      <w:bookmarkStart w:id="431" w:name="_Toc139362983"/>
      <w:bookmarkStart w:id="432" w:name="_Toc139363058"/>
      <w:bookmarkStart w:id="433" w:name="_Toc2636"/>
      <w:r>
        <w:rPr>
          <w:rFonts w:ascii="Times New Roman" w:eastAsia="宋体" w:hAnsi="Times New Roman" w:cs="Times New Roman"/>
          <w:b/>
          <w:bCs/>
        </w:rPr>
        <w:t>财务数据</w:t>
      </w:r>
      <w:bookmarkEnd w:id="431"/>
      <w:bookmarkEnd w:id="432"/>
      <w:bookmarkEnd w:id="433"/>
    </w:p>
    <w:p w14:paraId="0E2EBCAB" w14:textId="77777777" w:rsidR="00160A67" w:rsidRDefault="00160A67">
      <w:pPr>
        <w:rPr>
          <w:rFonts w:ascii="Arial" w:eastAsia="黑体" w:hAnsi="Arial" w:cs="Arial"/>
        </w:rPr>
      </w:pPr>
    </w:p>
    <w:p w14:paraId="3208951C"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第一款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企业概况：</w:t>
      </w:r>
      <w:r>
        <w:rPr>
          <w:rStyle w:val="aff9"/>
          <w:rFonts w:ascii="Times New Roman" w:eastAsia="宋体" w:hAnsi="Times New Roman" w:cs="Times New Roman"/>
          <w:color w:val="FF0000"/>
        </w:rPr>
        <w:t xml:space="preserve">5. </w:t>
      </w:r>
      <w:r>
        <w:rPr>
          <w:rStyle w:val="aff9"/>
          <w:rFonts w:ascii="Times New Roman" w:eastAsia="宋体" w:hAnsi="Times New Roman" w:cs="Times New Roman"/>
          <w:color w:val="FF0000"/>
        </w:rPr>
        <w:t>财务数据，包括企业不同类型业务及产品的收入、成本、费用及利润。】</w:t>
      </w:r>
    </w:p>
    <w:p w14:paraId="0E4D145D" w14:textId="509FB526" w:rsidR="00160A67" w:rsidRDefault="00000000">
      <w:pPr>
        <w:spacing w:beforeLines="50" w:before="120" w:line="360" w:lineRule="auto"/>
        <w:ind w:firstLineChars="200" w:firstLine="480"/>
        <w:rPr>
          <w:rStyle w:val="aff9"/>
          <w:rFonts w:ascii="Times New Roman" w:eastAsia="宋体" w:hAnsi="Times New Roman" w:cs="Times New Roman"/>
          <w:color w:val="auto"/>
        </w:rPr>
      </w:pPr>
      <w:r>
        <w:rPr>
          <w:rStyle w:val="aff9"/>
          <w:rFonts w:ascii="Times New Roman" w:eastAsia="宋体" w:hAnsi="Times New Roman" w:cs="Times New Roman"/>
          <w:color w:val="auto"/>
        </w:rPr>
        <w:t>在</w:t>
      </w:r>
      <w:del w:id="434" w:author="Tian Su" w:date="2024-12-30T11:30:00Z" w16du:dateUtc="2024-12-30T03:30:00Z">
        <w:r w:rsidDel="00FE6E4A">
          <w:rPr>
            <w:rStyle w:val="aff9"/>
            <w:rFonts w:ascii="Times New Roman" w:eastAsia="宋体" w:hAnsi="Times New Roman" w:cs="Times New Roman"/>
            <w:color w:val="FF0000"/>
          </w:rPr>
          <w:delText>20XX</w:delText>
        </w:r>
      </w:del>
      <w:ins w:id="435"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年度，</w:t>
      </w:r>
      <w:del w:id="43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43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的整体</w:t>
      </w:r>
      <w:r>
        <w:rPr>
          <w:rStyle w:val="aff9"/>
          <w:rFonts w:ascii="Times New Roman" w:eastAsia="宋体" w:hAnsi="Times New Roman" w:cs="Times New Roman" w:hint="eastAsia"/>
          <w:color w:val="auto"/>
        </w:rPr>
        <w:t>的</w:t>
      </w:r>
      <w:r>
        <w:rPr>
          <w:rStyle w:val="aff9"/>
          <w:rFonts w:ascii="Times New Roman" w:eastAsia="宋体" w:hAnsi="Times New Roman" w:cs="Times New Roman"/>
          <w:color w:val="auto"/>
        </w:rPr>
        <w:t>财务结果如下所示。关于财务报表中关联方和非关联</w:t>
      </w:r>
      <w:proofErr w:type="gramStart"/>
      <w:r>
        <w:rPr>
          <w:rStyle w:val="aff9"/>
          <w:rFonts w:ascii="Times New Roman" w:eastAsia="宋体" w:hAnsi="Times New Roman" w:cs="Times New Roman"/>
          <w:color w:val="auto"/>
        </w:rPr>
        <w:t>方业务</w:t>
      </w:r>
      <w:proofErr w:type="gramEnd"/>
      <w:r>
        <w:rPr>
          <w:rStyle w:val="aff9"/>
          <w:rFonts w:ascii="Times New Roman" w:eastAsia="宋体" w:hAnsi="Times New Roman" w:cs="Times New Roman"/>
          <w:color w:val="auto"/>
        </w:rPr>
        <w:t>的分部数据，请</w:t>
      </w:r>
      <w:r>
        <w:rPr>
          <w:rStyle w:val="aff9"/>
          <w:rFonts w:ascii="Times New Roman" w:eastAsia="宋体" w:hAnsi="Times New Roman" w:cs="Times New Roman" w:hint="eastAsia"/>
          <w:color w:val="auto"/>
        </w:rPr>
        <w:t>见附录二</w:t>
      </w:r>
      <w:r>
        <w:rPr>
          <w:rStyle w:val="aff9"/>
          <w:rFonts w:ascii="Times New Roman" w:eastAsia="宋体" w:hAnsi="Times New Roman" w:cs="Times New Roman"/>
          <w:color w:val="auto"/>
        </w:rPr>
        <w:t>。</w:t>
      </w:r>
    </w:p>
    <w:p w14:paraId="3E12E84F"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br w:type="page"/>
      </w:r>
    </w:p>
    <w:p w14:paraId="76670533" w14:textId="19F56021" w:rsidR="00160A67" w:rsidRDefault="00000000">
      <w:pPr>
        <w:pStyle w:val="ac"/>
        <w:keepNext/>
        <w:spacing w:beforeLines="50" w:before="120" w:line="360" w:lineRule="auto"/>
        <w:ind w:firstLine="482"/>
        <w:jc w:val="center"/>
        <w:rPr>
          <w:rStyle w:val="aff2"/>
          <w:rFonts w:ascii="Times New Roman" w:eastAsia="华文楷体" w:hAnsi="Times New Roman" w:cs="Times New Roman"/>
        </w:rPr>
      </w:pPr>
      <w:bookmarkStart w:id="438" w:name="_Toc143535396"/>
      <w:r>
        <w:rPr>
          <w:rFonts w:ascii="Times New Roman" w:eastAsia="宋体" w:hAnsi="Times New Roman" w:cs="Times New Roman"/>
        </w:rPr>
        <w:lastRenderedPageBreak/>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5</w:t>
      </w:r>
      <w:r>
        <w:rPr>
          <w:rFonts w:ascii="Times New Roman" w:eastAsia="宋体" w:hAnsi="Times New Roman" w:cs="Times New Roman"/>
        </w:rPr>
        <w:fldChar w:fldCharType="end"/>
      </w:r>
      <w:r>
        <w:rPr>
          <w:rFonts w:ascii="Times New Roman" w:eastAsia="宋体" w:hAnsi="Times New Roman" w:cs="Times New Roman"/>
        </w:rPr>
        <w:t>：截止于</w:t>
      </w:r>
      <w:del w:id="439" w:author="Tian Su" w:date="2024-12-30T11:30:00Z" w16du:dateUtc="2024-12-30T03:30:00Z">
        <w:r w:rsidDel="00FE6E4A">
          <w:rPr>
            <w:rFonts w:ascii="Times New Roman" w:eastAsia="宋体" w:hAnsi="Times New Roman" w:cs="Times New Roman"/>
            <w:color w:val="FF0000"/>
          </w:rPr>
          <w:delText>20XX</w:delText>
        </w:r>
      </w:del>
      <w:ins w:id="440"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年度</w:t>
      </w:r>
      <w:r>
        <w:rPr>
          <w:rFonts w:ascii="Times New Roman" w:eastAsia="宋体" w:hAnsi="Times New Roman" w:cs="Times New Roman"/>
        </w:rPr>
        <w:t>12</w:t>
      </w:r>
      <w:r>
        <w:rPr>
          <w:rFonts w:ascii="Times New Roman" w:eastAsia="宋体" w:hAnsi="Times New Roman" w:cs="Times New Roman"/>
        </w:rPr>
        <w:t>月</w:t>
      </w:r>
      <w:r>
        <w:rPr>
          <w:rFonts w:ascii="Times New Roman" w:eastAsia="宋体" w:hAnsi="Times New Roman" w:cs="Times New Roman"/>
        </w:rPr>
        <w:t>31</w:t>
      </w:r>
      <w:r>
        <w:rPr>
          <w:rFonts w:ascii="Times New Roman" w:eastAsia="宋体" w:hAnsi="Times New Roman" w:cs="Times New Roman"/>
        </w:rPr>
        <w:t>日</w:t>
      </w:r>
      <w:del w:id="441"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442"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的财务数据</w:t>
      </w:r>
      <w:r>
        <w:rPr>
          <w:rStyle w:val="aff2"/>
          <w:rFonts w:ascii="Times New Roman" w:eastAsia="华文楷体" w:hAnsi="Times New Roman" w:cs="Times New Roman"/>
        </w:rPr>
        <w:footnoteReference w:id="10"/>
      </w:r>
      <w:bookmarkEnd w:id="438"/>
    </w:p>
    <w:p w14:paraId="693F61F2" w14:textId="77777777" w:rsidR="00160A67" w:rsidRDefault="00160A67">
      <w:pPr>
        <w:keepNext/>
      </w:pPr>
    </w:p>
    <w:p w14:paraId="3F9D7AD3" w14:textId="77777777" w:rsidR="00160A67" w:rsidRDefault="00000000">
      <w:pPr>
        <w:keepNext/>
        <w:ind w:firstLine="400"/>
        <w:jc w:val="right"/>
        <w:rPr>
          <w:rFonts w:ascii="Arial" w:eastAsia="黑体" w:hAnsi="Arial" w:cs="Arial"/>
          <w:sz w:val="20"/>
        </w:rPr>
      </w:pPr>
      <w:bookmarkStart w:id="443" w:name="货币"/>
      <w:r>
        <w:rPr>
          <w:rFonts w:ascii="Arial" w:eastAsia="黑体" w:hAnsi="Arial" w:cs="Arial"/>
          <w:sz w:val="20"/>
        </w:rPr>
        <w:t>货币：人民币元</w:t>
      </w:r>
      <w:bookmarkEnd w:id="443"/>
    </w:p>
    <w:tbl>
      <w:tblPr>
        <w:tblStyle w:val="afe"/>
        <w:tblW w:w="5000" w:type="pct"/>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2784"/>
        <w:gridCol w:w="3071"/>
        <w:gridCol w:w="3172"/>
      </w:tblGrid>
      <w:tr w:rsidR="00160A67" w14:paraId="44D71F32" w14:textId="77777777">
        <w:trPr>
          <w:trHeight w:val="432"/>
          <w:tblHeader/>
        </w:trPr>
        <w:tc>
          <w:tcPr>
            <w:tcW w:w="1542" w:type="pct"/>
            <w:tcBorders>
              <w:tl2br w:val="nil"/>
              <w:tr2bl w:val="nil"/>
            </w:tcBorders>
            <w:shd w:val="clear" w:color="auto" w:fill="06A2E0" w:themeFill="accent1"/>
            <w:vAlign w:val="center"/>
          </w:tcPr>
          <w:p w14:paraId="177DB870" w14:textId="77777777" w:rsidR="00160A67" w:rsidRDefault="00000000">
            <w:pPr>
              <w:ind w:firstLine="402"/>
              <w:jc w:val="center"/>
              <w:rPr>
                <w:rFonts w:ascii="Times New Roman" w:eastAsia="宋体" w:hAnsi="Times New Roman" w:cs="Times New Roman"/>
                <w:b/>
                <w:bCs/>
                <w:color w:val="FFFFFF" w:themeColor="background1"/>
                <w:sz w:val="20"/>
                <w:szCs w:val="20"/>
              </w:rPr>
            </w:pPr>
            <w:commentRangeStart w:id="444"/>
            <w:r>
              <w:rPr>
                <w:rFonts w:ascii="Times New Roman" w:eastAsia="宋体" w:hAnsi="Times New Roman" w:cs="Times New Roman"/>
                <w:b/>
                <w:bCs/>
                <w:color w:val="FFFFFF" w:themeColor="background1"/>
                <w:sz w:val="20"/>
                <w:szCs w:val="20"/>
              </w:rPr>
              <w:t>项目</w:t>
            </w:r>
          </w:p>
        </w:tc>
        <w:tc>
          <w:tcPr>
            <w:tcW w:w="1701" w:type="pct"/>
            <w:tcBorders>
              <w:tl2br w:val="nil"/>
              <w:tr2bl w:val="nil"/>
            </w:tcBorders>
            <w:shd w:val="clear" w:color="auto" w:fill="06A2E0" w:themeFill="accent1"/>
            <w:vAlign w:val="center"/>
          </w:tcPr>
          <w:p w14:paraId="4D19549D"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公式</w:t>
            </w:r>
          </w:p>
        </w:tc>
        <w:tc>
          <w:tcPr>
            <w:tcW w:w="1757" w:type="pct"/>
            <w:tcBorders>
              <w:tl2br w:val="nil"/>
              <w:tr2bl w:val="nil"/>
            </w:tcBorders>
            <w:shd w:val="clear" w:color="auto" w:fill="06A2E0" w:themeFill="accent1"/>
            <w:vAlign w:val="center"/>
          </w:tcPr>
          <w:p w14:paraId="5FCFE027" w14:textId="3D49E25B"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fldChar w:fldCharType="begin"/>
            </w:r>
            <w:r>
              <w:rPr>
                <w:rFonts w:ascii="Times New Roman" w:eastAsia="宋体" w:hAnsi="Times New Roman" w:cs="Times New Roman"/>
                <w:b/>
                <w:bCs/>
                <w:color w:val="FFFFFF" w:themeColor="background1"/>
                <w:sz w:val="20"/>
                <w:szCs w:val="20"/>
              </w:rPr>
              <w:instrText xml:space="preserve"> REF </w:instrText>
            </w:r>
            <w:r>
              <w:rPr>
                <w:rFonts w:ascii="Times New Roman" w:eastAsia="宋体" w:hAnsi="Times New Roman" w:cs="Times New Roman"/>
                <w:b/>
                <w:bCs/>
                <w:color w:val="FFFFFF" w:themeColor="background1"/>
                <w:sz w:val="20"/>
                <w:szCs w:val="20"/>
              </w:rPr>
              <w:instrText>年度</w:instrText>
            </w:r>
            <w:r>
              <w:rPr>
                <w:rFonts w:ascii="Times New Roman" w:eastAsia="宋体" w:hAnsi="Times New Roman" w:cs="Times New Roman"/>
                <w:b/>
                <w:bCs/>
                <w:color w:val="FFFFFF" w:themeColor="background1"/>
                <w:sz w:val="20"/>
                <w:szCs w:val="20"/>
              </w:rPr>
              <w:instrText xml:space="preserve"> \h  \* MERGEFORMAT </w:instrText>
            </w:r>
            <w:r>
              <w:rPr>
                <w:rFonts w:ascii="Times New Roman" w:eastAsia="宋体" w:hAnsi="Times New Roman" w:cs="Times New Roman"/>
                <w:b/>
                <w:bCs/>
                <w:color w:val="FFFFFF" w:themeColor="background1"/>
                <w:sz w:val="20"/>
                <w:szCs w:val="20"/>
              </w:rPr>
            </w:r>
            <w:r>
              <w:rPr>
                <w:rFonts w:ascii="Times New Roman" w:eastAsia="宋体" w:hAnsi="Times New Roman" w:cs="Times New Roman"/>
                <w:b/>
                <w:bCs/>
                <w:color w:val="FFFFFF" w:themeColor="background1"/>
                <w:sz w:val="20"/>
                <w:szCs w:val="20"/>
              </w:rPr>
              <w:fldChar w:fldCharType="separate"/>
            </w:r>
            <w:del w:id="445" w:author="Tian Su" w:date="2024-12-30T11:30:00Z" w16du:dateUtc="2024-12-30T03:30:00Z">
              <w:r w:rsidDel="00FE6E4A">
                <w:rPr>
                  <w:rFonts w:ascii="Times New Roman" w:eastAsia="宋体" w:hAnsi="Times New Roman" w:cs="Times New Roman"/>
                  <w:b/>
                  <w:bCs/>
                  <w:color w:val="FFFFFF" w:themeColor="background1"/>
                  <w:sz w:val="20"/>
                  <w:szCs w:val="20"/>
                </w:rPr>
                <w:delText>20XX</w:delText>
              </w:r>
            </w:del>
            <w:ins w:id="446" w:author="Tian Su" w:date="2024-12-30T11:30:00Z" w16du:dateUtc="2024-12-30T03:30:00Z">
              <w:r w:rsidR="00FE6E4A">
                <w:rPr>
                  <w:rFonts w:ascii="Times New Roman" w:eastAsia="宋体" w:hAnsi="Times New Roman" w:cs="Times New Roman"/>
                  <w:b/>
                  <w:bCs/>
                  <w:color w:val="FFFFFF" w:themeColor="background1"/>
                  <w:sz w:val="20"/>
                  <w:szCs w:val="20"/>
                </w:rPr>
                <w:t>【清单模板</w:t>
              </w:r>
              <w:r w:rsidR="00FE6E4A">
                <w:rPr>
                  <w:rFonts w:ascii="Times New Roman" w:eastAsia="宋体" w:hAnsi="Times New Roman" w:cs="Times New Roman"/>
                  <w:b/>
                  <w:bCs/>
                  <w:color w:val="FFFFFF" w:themeColor="background1"/>
                  <w:sz w:val="20"/>
                  <w:szCs w:val="20"/>
                </w:rPr>
                <w:t>-</w:t>
              </w:r>
              <w:r w:rsidR="00FE6E4A">
                <w:rPr>
                  <w:rFonts w:ascii="Times New Roman" w:eastAsia="宋体" w:hAnsi="Times New Roman" w:cs="Times New Roman"/>
                  <w:b/>
                  <w:bCs/>
                  <w:color w:val="FFFFFF" w:themeColor="background1"/>
                  <w:sz w:val="20"/>
                  <w:szCs w:val="20"/>
                </w:rPr>
                <w:t>数据表</w:t>
              </w:r>
              <w:r w:rsidR="00FE6E4A">
                <w:rPr>
                  <w:rFonts w:ascii="Times New Roman" w:eastAsia="宋体" w:hAnsi="Times New Roman" w:cs="Times New Roman"/>
                  <w:b/>
                  <w:bCs/>
                  <w:color w:val="FFFFFF" w:themeColor="background1"/>
                  <w:sz w:val="20"/>
                  <w:szCs w:val="20"/>
                </w:rPr>
                <w:t>B2</w:t>
              </w:r>
              <w:r w:rsidR="00FE6E4A">
                <w:rPr>
                  <w:rFonts w:ascii="Times New Roman" w:eastAsia="宋体" w:hAnsi="Times New Roman" w:cs="Times New Roman"/>
                  <w:b/>
                  <w:bCs/>
                  <w:color w:val="FFFFFF" w:themeColor="background1"/>
                  <w:sz w:val="20"/>
                  <w:szCs w:val="20"/>
                </w:rPr>
                <w:t>】</w:t>
              </w:r>
            </w:ins>
            <w:r>
              <w:rPr>
                <w:rFonts w:ascii="Times New Roman" w:eastAsia="宋体" w:hAnsi="Times New Roman" w:cs="Times New Roman"/>
                <w:b/>
                <w:bCs/>
                <w:color w:val="FFFFFF" w:themeColor="background1"/>
                <w:sz w:val="20"/>
                <w:szCs w:val="20"/>
              </w:rPr>
              <w:fldChar w:fldCharType="end"/>
            </w:r>
          </w:p>
        </w:tc>
      </w:tr>
      <w:tr w:rsidR="00160A67" w14:paraId="5BFCE146" w14:textId="77777777">
        <w:trPr>
          <w:trHeight w:val="432"/>
        </w:trPr>
        <w:tc>
          <w:tcPr>
            <w:tcW w:w="1542" w:type="pct"/>
            <w:tcBorders>
              <w:tl2br w:val="nil"/>
              <w:tr2bl w:val="nil"/>
            </w:tcBorders>
            <w:shd w:val="clear" w:color="auto" w:fill="F2F2F2" w:themeFill="background1" w:themeFillShade="F2"/>
            <w:vAlign w:val="center"/>
          </w:tcPr>
          <w:p w14:paraId="0BD491A4"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营业收入</w:t>
            </w:r>
          </w:p>
        </w:tc>
        <w:tc>
          <w:tcPr>
            <w:tcW w:w="1701" w:type="pct"/>
            <w:tcBorders>
              <w:tl2br w:val="nil"/>
              <w:tr2bl w:val="nil"/>
            </w:tcBorders>
            <w:shd w:val="clear" w:color="auto" w:fill="F2F2F2" w:themeFill="background1" w:themeFillShade="F2"/>
            <w:vAlign w:val="center"/>
          </w:tcPr>
          <w:p w14:paraId="74E3F733" w14:textId="77777777" w:rsidR="00160A67" w:rsidRDefault="00000000">
            <w:pPr>
              <w:keepNext/>
              <w:snapToGrid w:val="0"/>
              <w:spacing w:before="120" w:after="60" w:line="276" w:lineRule="auto"/>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A</w:t>
            </w:r>
          </w:p>
        </w:tc>
        <w:tc>
          <w:tcPr>
            <w:tcW w:w="1757" w:type="pct"/>
            <w:tcBorders>
              <w:tl2br w:val="nil"/>
              <w:tr2bl w:val="nil"/>
            </w:tcBorders>
            <w:shd w:val="clear" w:color="auto" w:fill="F2F2F2" w:themeFill="background1" w:themeFillShade="F2"/>
            <w:vAlign w:val="center"/>
          </w:tcPr>
          <w:p w14:paraId="688F4953" w14:textId="77777777" w:rsidR="00160A67" w:rsidRDefault="00160A67">
            <w:pPr>
              <w:ind w:firstLine="400"/>
              <w:jc w:val="right"/>
              <w:rPr>
                <w:rFonts w:ascii="Times New Roman" w:eastAsia="宋体" w:hAnsi="Times New Roman" w:cs="Times New Roman"/>
                <w:sz w:val="20"/>
                <w:szCs w:val="20"/>
              </w:rPr>
            </w:pPr>
          </w:p>
        </w:tc>
      </w:tr>
      <w:tr w:rsidR="00160A67" w14:paraId="710EC419" w14:textId="77777777">
        <w:trPr>
          <w:trHeight w:val="432"/>
        </w:trPr>
        <w:tc>
          <w:tcPr>
            <w:tcW w:w="1542" w:type="pct"/>
            <w:tcBorders>
              <w:tl2br w:val="nil"/>
              <w:tr2bl w:val="nil"/>
            </w:tcBorders>
            <w:shd w:val="clear" w:color="auto" w:fill="F2F2F2" w:themeFill="background1" w:themeFillShade="F2"/>
            <w:vAlign w:val="center"/>
          </w:tcPr>
          <w:p w14:paraId="0F5B1865"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营业成本</w:t>
            </w:r>
          </w:p>
        </w:tc>
        <w:tc>
          <w:tcPr>
            <w:tcW w:w="1701" w:type="pct"/>
            <w:tcBorders>
              <w:tl2br w:val="nil"/>
              <w:tr2bl w:val="nil"/>
            </w:tcBorders>
            <w:shd w:val="clear" w:color="auto" w:fill="F2F2F2" w:themeFill="background1" w:themeFillShade="F2"/>
            <w:vAlign w:val="center"/>
          </w:tcPr>
          <w:p w14:paraId="34C385A0" w14:textId="77777777" w:rsidR="00160A67" w:rsidRDefault="00000000">
            <w:pPr>
              <w:keepNext/>
              <w:snapToGrid w:val="0"/>
              <w:spacing w:before="120" w:after="60" w:line="276" w:lineRule="auto"/>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B</w:t>
            </w:r>
          </w:p>
        </w:tc>
        <w:tc>
          <w:tcPr>
            <w:tcW w:w="1757" w:type="pct"/>
            <w:tcBorders>
              <w:tl2br w:val="nil"/>
              <w:tr2bl w:val="nil"/>
            </w:tcBorders>
            <w:shd w:val="clear" w:color="auto" w:fill="F2F2F2" w:themeFill="background1" w:themeFillShade="F2"/>
            <w:vAlign w:val="center"/>
          </w:tcPr>
          <w:p w14:paraId="4BEA2809" w14:textId="77777777" w:rsidR="00160A67" w:rsidRDefault="00160A67">
            <w:pPr>
              <w:ind w:firstLine="400"/>
              <w:jc w:val="right"/>
              <w:rPr>
                <w:rFonts w:ascii="Times New Roman" w:eastAsia="宋体" w:hAnsi="Times New Roman" w:cs="Times New Roman"/>
                <w:sz w:val="20"/>
                <w:szCs w:val="20"/>
              </w:rPr>
            </w:pPr>
          </w:p>
        </w:tc>
      </w:tr>
      <w:tr w:rsidR="00160A67" w14:paraId="64151C9E" w14:textId="77777777">
        <w:trPr>
          <w:trHeight w:val="432"/>
        </w:trPr>
        <w:tc>
          <w:tcPr>
            <w:tcW w:w="1542" w:type="pct"/>
            <w:tcBorders>
              <w:tl2br w:val="nil"/>
              <w:tr2bl w:val="nil"/>
            </w:tcBorders>
            <w:shd w:val="clear" w:color="auto" w:fill="F2F2F2" w:themeFill="background1" w:themeFillShade="F2"/>
            <w:vAlign w:val="center"/>
          </w:tcPr>
          <w:p w14:paraId="5E85E353"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税金及附加</w:t>
            </w:r>
          </w:p>
        </w:tc>
        <w:tc>
          <w:tcPr>
            <w:tcW w:w="1701" w:type="pct"/>
            <w:tcBorders>
              <w:tl2br w:val="nil"/>
              <w:tr2bl w:val="nil"/>
            </w:tcBorders>
            <w:shd w:val="clear" w:color="auto" w:fill="F2F2F2" w:themeFill="background1" w:themeFillShade="F2"/>
            <w:vAlign w:val="center"/>
          </w:tcPr>
          <w:p w14:paraId="516EC4E3" w14:textId="77777777" w:rsidR="00160A67" w:rsidRDefault="00000000">
            <w:pPr>
              <w:keepNext/>
              <w:snapToGrid w:val="0"/>
              <w:spacing w:before="120" w:after="60" w:line="276" w:lineRule="auto"/>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C</w:t>
            </w:r>
          </w:p>
        </w:tc>
        <w:tc>
          <w:tcPr>
            <w:tcW w:w="1757" w:type="pct"/>
            <w:tcBorders>
              <w:tl2br w:val="nil"/>
              <w:tr2bl w:val="nil"/>
            </w:tcBorders>
            <w:shd w:val="clear" w:color="auto" w:fill="F2F2F2" w:themeFill="background1" w:themeFillShade="F2"/>
            <w:vAlign w:val="center"/>
          </w:tcPr>
          <w:p w14:paraId="21841B39" w14:textId="77777777" w:rsidR="00160A67" w:rsidRDefault="00160A67">
            <w:pPr>
              <w:ind w:firstLine="400"/>
              <w:jc w:val="right"/>
              <w:rPr>
                <w:rFonts w:ascii="Times New Roman" w:eastAsia="宋体" w:hAnsi="Times New Roman" w:cs="Times New Roman"/>
                <w:sz w:val="20"/>
                <w:szCs w:val="20"/>
              </w:rPr>
            </w:pPr>
          </w:p>
        </w:tc>
      </w:tr>
      <w:tr w:rsidR="00160A67" w14:paraId="489F493B" w14:textId="77777777">
        <w:trPr>
          <w:trHeight w:val="432"/>
        </w:trPr>
        <w:tc>
          <w:tcPr>
            <w:tcW w:w="1542" w:type="pct"/>
            <w:tcBorders>
              <w:tl2br w:val="nil"/>
              <w:tr2bl w:val="nil"/>
            </w:tcBorders>
            <w:shd w:val="clear" w:color="auto" w:fill="F2F2F2" w:themeFill="background1" w:themeFillShade="F2"/>
            <w:vAlign w:val="center"/>
          </w:tcPr>
          <w:p w14:paraId="18F7BB1C"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毛利</w:t>
            </w:r>
          </w:p>
        </w:tc>
        <w:tc>
          <w:tcPr>
            <w:tcW w:w="1701" w:type="pct"/>
            <w:tcBorders>
              <w:tl2br w:val="nil"/>
              <w:tr2bl w:val="nil"/>
            </w:tcBorders>
            <w:shd w:val="clear" w:color="auto" w:fill="F2F2F2" w:themeFill="background1" w:themeFillShade="F2"/>
            <w:vAlign w:val="center"/>
          </w:tcPr>
          <w:p w14:paraId="72D1CF40" w14:textId="77777777" w:rsidR="00160A67" w:rsidRDefault="00000000">
            <w:pPr>
              <w:keepNext/>
              <w:snapToGrid w:val="0"/>
              <w:spacing w:before="120" w:after="60" w:line="276" w:lineRule="auto"/>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D = A - B - C</w:t>
            </w:r>
          </w:p>
        </w:tc>
        <w:tc>
          <w:tcPr>
            <w:tcW w:w="1757" w:type="pct"/>
            <w:tcBorders>
              <w:tl2br w:val="nil"/>
              <w:tr2bl w:val="nil"/>
            </w:tcBorders>
            <w:shd w:val="clear" w:color="auto" w:fill="F2F2F2" w:themeFill="background1" w:themeFillShade="F2"/>
            <w:vAlign w:val="center"/>
          </w:tcPr>
          <w:p w14:paraId="7608BF49" w14:textId="77777777" w:rsidR="00160A67" w:rsidRDefault="00160A67">
            <w:pPr>
              <w:ind w:firstLine="400"/>
              <w:jc w:val="right"/>
              <w:rPr>
                <w:rFonts w:ascii="Times New Roman" w:eastAsia="宋体" w:hAnsi="Times New Roman" w:cs="Times New Roman"/>
                <w:sz w:val="20"/>
                <w:szCs w:val="20"/>
              </w:rPr>
            </w:pPr>
          </w:p>
        </w:tc>
      </w:tr>
      <w:tr w:rsidR="00160A67" w14:paraId="140DA048" w14:textId="77777777">
        <w:trPr>
          <w:trHeight w:val="432"/>
        </w:trPr>
        <w:tc>
          <w:tcPr>
            <w:tcW w:w="1542" w:type="pct"/>
            <w:tcBorders>
              <w:tl2br w:val="nil"/>
              <w:tr2bl w:val="nil"/>
            </w:tcBorders>
            <w:shd w:val="clear" w:color="auto" w:fill="F2F2F2" w:themeFill="background1" w:themeFillShade="F2"/>
            <w:vAlign w:val="center"/>
          </w:tcPr>
          <w:p w14:paraId="21C94410"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销售费用</w:t>
            </w:r>
          </w:p>
        </w:tc>
        <w:tc>
          <w:tcPr>
            <w:tcW w:w="1701" w:type="pct"/>
            <w:tcBorders>
              <w:tl2br w:val="nil"/>
              <w:tr2bl w:val="nil"/>
            </w:tcBorders>
            <w:shd w:val="clear" w:color="auto" w:fill="F2F2F2" w:themeFill="background1" w:themeFillShade="F2"/>
            <w:vAlign w:val="center"/>
          </w:tcPr>
          <w:p w14:paraId="4144D54E" w14:textId="77777777" w:rsidR="00160A67" w:rsidRDefault="00000000">
            <w:pPr>
              <w:keepNext/>
              <w:snapToGrid w:val="0"/>
              <w:spacing w:before="120" w:after="60" w:line="276" w:lineRule="auto"/>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E</w:t>
            </w:r>
          </w:p>
        </w:tc>
        <w:tc>
          <w:tcPr>
            <w:tcW w:w="1757" w:type="pct"/>
            <w:tcBorders>
              <w:tl2br w:val="nil"/>
              <w:tr2bl w:val="nil"/>
            </w:tcBorders>
            <w:shd w:val="clear" w:color="auto" w:fill="F2F2F2" w:themeFill="background1" w:themeFillShade="F2"/>
            <w:vAlign w:val="center"/>
          </w:tcPr>
          <w:p w14:paraId="08B7F3B8" w14:textId="77777777" w:rsidR="00160A67" w:rsidRDefault="00160A67">
            <w:pPr>
              <w:ind w:firstLine="400"/>
              <w:jc w:val="right"/>
              <w:rPr>
                <w:rFonts w:ascii="Times New Roman" w:eastAsia="宋体" w:hAnsi="Times New Roman" w:cs="Times New Roman"/>
                <w:sz w:val="20"/>
                <w:szCs w:val="20"/>
              </w:rPr>
            </w:pPr>
          </w:p>
        </w:tc>
      </w:tr>
      <w:tr w:rsidR="00160A67" w14:paraId="03758501" w14:textId="77777777">
        <w:trPr>
          <w:trHeight w:val="432"/>
        </w:trPr>
        <w:tc>
          <w:tcPr>
            <w:tcW w:w="1542" w:type="pct"/>
            <w:tcBorders>
              <w:tl2br w:val="nil"/>
              <w:tr2bl w:val="nil"/>
            </w:tcBorders>
            <w:shd w:val="clear" w:color="auto" w:fill="F2F2F2" w:themeFill="background1" w:themeFillShade="F2"/>
            <w:vAlign w:val="center"/>
          </w:tcPr>
          <w:p w14:paraId="69CA93BD"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管理费用</w:t>
            </w:r>
          </w:p>
        </w:tc>
        <w:tc>
          <w:tcPr>
            <w:tcW w:w="1701" w:type="pct"/>
            <w:tcBorders>
              <w:tl2br w:val="nil"/>
              <w:tr2bl w:val="nil"/>
            </w:tcBorders>
            <w:shd w:val="clear" w:color="auto" w:fill="F2F2F2" w:themeFill="background1" w:themeFillShade="F2"/>
            <w:vAlign w:val="center"/>
          </w:tcPr>
          <w:p w14:paraId="1B92B299"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F</w:t>
            </w:r>
          </w:p>
        </w:tc>
        <w:tc>
          <w:tcPr>
            <w:tcW w:w="1757" w:type="pct"/>
            <w:tcBorders>
              <w:tl2br w:val="nil"/>
              <w:tr2bl w:val="nil"/>
            </w:tcBorders>
            <w:shd w:val="clear" w:color="auto" w:fill="F2F2F2" w:themeFill="background1" w:themeFillShade="F2"/>
            <w:vAlign w:val="center"/>
          </w:tcPr>
          <w:p w14:paraId="65DA5180" w14:textId="77777777" w:rsidR="00160A67" w:rsidRDefault="00160A67">
            <w:pPr>
              <w:ind w:firstLine="400"/>
              <w:jc w:val="right"/>
              <w:rPr>
                <w:rFonts w:ascii="Times New Roman" w:eastAsia="宋体" w:hAnsi="Times New Roman" w:cs="Times New Roman"/>
                <w:sz w:val="20"/>
                <w:szCs w:val="20"/>
              </w:rPr>
            </w:pPr>
          </w:p>
        </w:tc>
      </w:tr>
      <w:tr w:rsidR="00160A67" w14:paraId="1D1EEFD9" w14:textId="77777777">
        <w:trPr>
          <w:trHeight w:val="432"/>
        </w:trPr>
        <w:tc>
          <w:tcPr>
            <w:tcW w:w="1542" w:type="pct"/>
            <w:tcBorders>
              <w:tl2br w:val="nil"/>
              <w:tr2bl w:val="nil"/>
            </w:tcBorders>
            <w:shd w:val="clear" w:color="auto" w:fill="F2F2F2" w:themeFill="background1" w:themeFillShade="F2"/>
            <w:vAlign w:val="center"/>
          </w:tcPr>
          <w:p w14:paraId="4E7C213F"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研发费用</w:t>
            </w:r>
          </w:p>
        </w:tc>
        <w:tc>
          <w:tcPr>
            <w:tcW w:w="1701" w:type="pct"/>
            <w:tcBorders>
              <w:tl2br w:val="nil"/>
              <w:tr2bl w:val="nil"/>
            </w:tcBorders>
            <w:shd w:val="clear" w:color="auto" w:fill="F2F2F2" w:themeFill="background1" w:themeFillShade="F2"/>
            <w:vAlign w:val="center"/>
          </w:tcPr>
          <w:p w14:paraId="0B145C56"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G</w:t>
            </w:r>
          </w:p>
        </w:tc>
        <w:tc>
          <w:tcPr>
            <w:tcW w:w="1757" w:type="pct"/>
            <w:tcBorders>
              <w:tl2br w:val="nil"/>
              <w:tr2bl w:val="nil"/>
            </w:tcBorders>
            <w:shd w:val="clear" w:color="auto" w:fill="F2F2F2" w:themeFill="background1" w:themeFillShade="F2"/>
            <w:vAlign w:val="center"/>
          </w:tcPr>
          <w:p w14:paraId="2726F8AE" w14:textId="77777777" w:rsidR="00160A67" w:rsidRDefault="00160A67">
            <w:pPr>
              <w:ind w:firstLine="400"/>
              <w:jc w:val="right"/>
              <w:rPr>
                <w:rFonts w:ascii="Times New Roman" w:eastAsia="宋体" w:hAnsi="Times New Roman" w:cs="Times New Roman"/>
                <w:sz w:val="20"/>
                <w:szCs w:val="20"/>
              </w:rPr>
            </w:pPr>
          </w:p>
        </w:tc>
      </w:tr>
      <w:tr w:rsidR="00160A67" w14:paraId="6E0193E2" w14:textId="77777777">
        <w:trPr>
          <w:trHeight w:val="432"/>
        </w:trPr>
        <w:tc>
          <w:tcPr>
            <w:tcW w:w="1542" w:type="pct"/>
            <w:tcBorders>
              <w:tl2br w:val="nil"/>
              <w:tr2bl w:val="nil"/>
            </w:tcBorders>
            <w:shd w:val="clear" w:color="auto" w:fill="F2F2F2" w:themeFill="background1" w:themeFillShade="F2"/>
            <w:vAlign w:val="center"/>
          </w:tcPr>
          <w:p w14:paraId="46E419FE"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营业利润</w:t>
            </w:r>
          </w:p>
        </w:tc>
        <w:tc>
          <w:tcPr>
            <w:tcW w:w="1701" w:type="pct"/>
            <w:tcBorders>
              <w:tl2br w:val="nil"/>
              <w:tr2bl w:val="nil"/>
            </w:tcBorders>
            <w:shd w:val="clear" w:color="auto" w:fill="F2F2F2" w:themeFill="background1" w:themeFillShade="F2"/>
            <w:vAlign w:val="center"/>
          </w:tcPr>
          <w:p w14:paraId="37C60E06"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H = D - E - F - G</w:t>
            </w:r>
          </w:p>
        </w:tc>
        <w:tc>
          <w:tcPr>
            <w:tcW w:w="1757" w:type="pct"/>
            <w:tcBorders>
              <w:tl2br w:val="nil"/>
              <w:tr2bl w:val="nil"/>
            </w:tcBorders>
            <w:shd w:val="clear" w:color="auto" w:fill="F2F2F2" w:themeFill="background1" w:themeFillShade="F2"/>
            <w:vAlign w:val="center"/>
          </w:tcPr>
          <w:p w14:paraId="4414D379" w14:textId="77777777" w:rsidR="00160A67" w:rsidRDefault="00160A67">
            <w:pPr>
              <w:ind w:firstLine="400"/>
              <w:jc w:val="right"/>
              <w:rPr>
                <w:rFonts w:ascii="Times New Roman" w:eastAsia="宋体" w:hAnsi="Times New Roman" w:cs="Times New Roman"/>
                <w:sz w:val="20"/>
                <w:szCs w:val="20"/>
              </w:rPr>
            </w:pPr>
          </w:p>
        </w:tc>
      </w:tr>
      <w:tr w:rsidR="00160A67" w14:paraId="23C5AAE1" w14:textId="77777777">
        <w:trPr>
          <w:trHeight w:val="432"/>
        </w:trPr>
        <w:tc>
          <w:tcPr>
            <w:tcW w:w="5000" w:type="pct"/>
            <w:gridSpan w:val="3"/>
            <w:tcBorders>
              <w:tl2br w:val="nil"/>
              <w:tr2bl w:val="nil"/>
            </w:tcBorders>
            <w:shd w:val="clear" w:color="auto" w:fill="06A2E0" w:themeFill="accent1"/>
            <w:vAlign w:val="center"/>
          </w:tcPr>
          <w:p w14:paraId="4D933784" w14:textId="77777777" w:rsidR="00160A67" w:rsidRDefault="00000000">
            <w:pPr>
              <w:ind w:firstLine="402"/>
              <w:jc w:val="center"/>
              <w:rPr>
                <w:rFonts w:ascii="Times New Roman" w:eastAsia="宋体" w:hAnsi="Times New Roman" w:cs="Times New Roman"/>
                <w:b/>
                <w:bCs/>
                <w:sz w:val="20"/>
                <w:szCs w:val="20"/>
              </w:rPr>
            </w:pPr>
            <w:r>
              <w:rPr>
                <w:rFonts w:ascii="Times New Roman" w:eastAsia="宋体" w:hAnsi="Times New Roman" w:cs="Times New Roman"/>
                <w:b/>
                <w:bCs/>
                <w:color w:val="FFFFFF" w:themeColor="background1"/>
                <w:sz w:val="20"/>
                <w:szCs w:val="20"/>
              </w:rPr>
              <w:t>利润水平指标</w:t>
            </w:r>
          </w:p>
        </w:tc>
      </w:tr>
      <w:tr w:rsidR="00160A67" w14:paraId="3BC006AC" w14:textId="77777777">
        <w:trPr>
          <w:trHeight w:val="432"/>
        </w:trPr>
        <w:tc>
          <w:tcPr>
            <w:tcW w:w="1542" w:type="pct"/>
            <w:tcBorders>
              <w:tl2br w:val="nil"/>
              <w:tr2bl w:val="nil"/>
            </w:tcBorders>
            <w:shd w:val="clear" w:color="auto" w:fill="F2F2F2" w:themeFill="background1" w:themeFillShade="F2"/>
            <w:vAlign w:val="center"/>
          </w:tcPr>
          <w:p w14:paraId="7139511A"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营业利润率</w:t>
            </w:r>
          </w:p>
        </w:tc>
        <w:tc>
          <w:tcPr>
            <w:tcW w:w="1701" w:type="pct"/>
            <w:tcBorders>
              <w:tl2br w:val="nil"/>
              <w:tr2bl w:val="nil"/>
            </w:tcBorders>
            <w:shd w:val="clear" w:color="auto" w:fill="F2F2F2" w:themeFill="background1" w:themeFillShade="F2"/>
            <w:vAlign w:val="center"/>
          </w:tcPr>
          <w:p w14:paraId="3EE94AB5"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I = H / A</w:t>
            </w:r>
          </w:p>
        </w:tc>
        <w:tc>
          <w:tcPr>
            <w:tcW w:w="1757" w:type="pct"/>
            <w:tcBorders>
              <w:tl2br w:val="nil"/>
              <w:tr2bl w:val="nil"/>
            </w:tcBorders>
            <w:shd w:val="clear" w:color="auto" w:fill="F2F2F2" w:themeFill="background1" w:themeFillShade="F2"/>
            <w:vAlign w:val="center"/>
          </w:tcPr>
          <w:p w14:paraId="16E3C9C3" w14:textId="77777777" w:rsidR="00160A67" w:rsidRDefault="00160A67">
            <w:pPr>
              <w:ind w:firstLine="400"/>
              <w:jc w:val="right"/>
              <w:rPr>
                <w:rFonts w:ascii="Times New Roman" w:eastAsia="宋体" w:hAnsi="Times New Roman" w:cs="Times New Roman"/>
                <w:sz w:val="20"/>
                <w:szCs w:val="20"/>
              </w:rPr>
            </w:pPr>
          </w:p>
        </w:tc>
      </w:tr>
      <w:tr w:rsidR="00160A67" w14:paraId="6DCFACFD" w14:textId="77777777">
        <w:trPr>
          <w:trHeight w:val="432"/>
        </w:trPr>
        <w:tc>
          <w:tcPr>
            <w:tcW w:w="1542" w:type="pct"/>
            <w:tcBorders>
              <w:tl2br w:val="nil"/>
              <w:tr2bl w:val="nil"/>
            </w:tcBorders>
            <w:shd w:val="clear" w:color="auto" w:fill="F2F2F2" w:themeFill="background1" w:themeFillShade="F2"/>
            <w:vAlign w:val="center"/>
          </w:tcPr>
          <w:p w14:paraId="50CCBD3D" w14:textId="77777777" w:rsidR="00160A67" w:rsidRDefault="00000000">
            <w:pPr>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完全成本加成率</w:t>
            </w:r>
          </w:p>
        </w:tc>
        <w:tc>
          <w:tcPr>
            <w:tcW w:w="1701" w:type="pct"/>
            <w:tcBorders>
              <w:tl2br w:val="nil"/>
              <w:tr2bl w:val="nil"/>
            </w:tcBorders>
            <w:shd w:val="clear" w:color="auto" w:fill="F2F2F2" w:themeFill="background1" w:themeFillShade="F2"/>
            <w:vAlign w:val="center"/>
          </w:tcPr>
          <w:p w14:paraId="5984B54F" w14:textId="77777777" w:rsidR="00160A67" w:rsidRDefault="00000000">
            <w:pPr>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J = H / (A-H)</w:t>
            </w:r>
            <w:commentRangeEnd w:id="444"/>
            <w:r w:rsidR="00C7080E">
              <w:rPr>
                <w:rStyle w:val="aff1"/>
              </w:rPr>
              <w:commentReference w:id="444"/>
            </w:r>
          </w:p>
        </w:tc>
        <w:tc>
          <w:tcPr>
            <w:tcW w:w="1757" w:type="pct"/>
            <w:tcBorders>
              <w:tl2br w:val="nil"/>
              <w:tr2bl w:val="nil"/>
            </w:tcBorders>
            <w:shd w:val="clear" w:color="auto" w:fill="F2F2F2" w:themeFill="background1" w:themeFillShade="F2"/>
            <w:vAlign w:val="center"/>
          </w:tcPr>
          <w:p w14:paraId="532C83F8" w14:textId="77777777" w:rsidR="00160A67" w:rsidRDefault="00160A67">
            <w:pPr>
              <w:ind w:firstLine="400"/>
              <w:jc w:val="right"/>
              <w:rPr>
                <w:rFonts w:ascii="Times New Roman" w:eastAsia="宋体" w:hAnsi="Times New Roman" w:cs="Times New Roman"/>
                <w:color w:val="000000" w:themeColor="text1"/>
                <w:sz w:val="20"/>
                <w:szCs w:val="20"/>
              </w:rPr>
            </w:pPr>
          </w:p>
        </w:tc>
      </w:tr>
    </w:tbl>
    <w:p w14:paraId="532C555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在大多数情况下，上表中的金额应与该公司的中国会计准则财务报表一致。然而，在某些情况下，某些费用可能已被确定为非营业性费用（例如一次性重组费用，固定资产的减值费用）。在这些情况下，应在此处插入讨论，以考虑是否应修改图表还是详细说明具体数字】</w:t>
      </w:r>
    </w:p>
    <w:p w14:paraId="66D25540"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【对于完全成本的计算口径也并非固定不变，对于对外出口型的企业，其汇兑损益本与生产经营有密切的关系，这种企业的汇兑损益可考虑到完全成本中</w:t>
      </w:r>
      <w:proofErr w:type="gramStart"/>
      <w:r>
        <w:rPr>
          <w:rStyle w:val="aff9"/>
          <w:rFonts w:ascii="Times New Roman" w:eastAsia="宋体" w:hAnsi="Times New Roman" w:cs="Times New Roman"/>
          <w:color w:val="FF0000"/>
        </w:rPr>
        <w:t>考量</w:t>
      </w:r>
      <w:proofErr w:type="gramEnd"/>
      <w:r>
        <w:rPr>
          <w:rStyle w:val="aff9"/>
          <w:rFonts w:ascii="Times New Roman" w:eastAsia="宋体" w:hAnsi="Times New Roman" w:cs="Times New Roman"/>
          <w:color w:val="FF0000"/>
        </w:rPr>
        <w:t>】</w:t>
      </w:r>
    </w:p>
    <w:p w14:paraId="2E1D5B02" w14:textId="45B9C1C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如果</w:t>
      </w:r>
      <w:del w:id="447"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proofErr w:type="gramStart"/>
      <w:ins w:id="448" w:author="Tian Su" w:date="2024-12-30T11:34:00Z" w16du:dateUtc="2024-12-30T03:34:00Z">
        <w:r w:rsidR="00FE6E4A">
          <w:rPr>
            <w:rStyle w:val="aff9"/>
            <w:rFonts w:ascii="Times New Roman" w:eastAsia="宋体" w:hAnsi="Times New Roman" w:cs="Times New Roman"/>
            <w:color w:val="FF0000"/>
          </w:rPr>
          <w:t>【</w:t>
        </w:r>
        <w:proofErr w:type="gramEnd"/>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proofErr w:type="gramStart"/>
        <w:r w:rsidR="00FE6E4A">
          <w:rPr>
            <w:rStyle w:val="aff9"/>
            <w:rFonts w:ascii="Times New Roman" w:eastAsia="宋体" w:hAnsi="Times New Roman" w:cs="Times New Roman"/>
            <w:color w:val="FF0000"/>
          </w:rPr>
          <w:t>】</w:t>
        </w:r>
      </w:ins>
      <w:proofErr w:type="gramEnd"/>
      <w:r>
        <w:rPr>
          <w:rStyle w:val="aff9"/>
          <w:rFonts w:ascii="Times New Roman" w:eastAsia="宋体" w:hAnsi="Times New Roman" w:cs="Times New Roman"/>
          <w:color w:val="FF0000"/>
        </w:rPr>
        <w:t>不存在明显不同的产品</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业务，在这里应结束讨论（并删除以下所有内容）。否则请考虑以下方法是否适用。】</w:t>
      </w:r>
    </w:p>
    <w:p w14:paraId="37391EA3" w14:textId="3321CFFC" w:rsidR="00160A67" w:rsidRDefault="00000000">
      <w:pPr>
        <w:spacing w:beforeLines="50" w:before="120" w:line="360" w:lineRule="auto"/>
        <w:ind w:firstLineChars="200" w:firstLine="480"/>
        <w:rPr>
          <w:rStyle w:val="aff9"/>
          <w:rFonts w:ascii="Times New Roman" w:eastAsia="宋体" w:hAnsi="Times New Roman" w:cs="Times New Roman"/>
          <w:color w:val="auto"/>
        </w:rPr>
      </w:pPr>
      <w:del w:id="449"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450"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经营多个</w:t>
      </w:r>
      <w:r>
        <w:rPr>
          <w:rStyle w:val="aff9"/>
          <w:rFonts w:ascii="Times New Roman" w:eastAsia="宋体" w:hAnsi="Times New Roman" w:cs="Times New Roman"/>
          <w:color w:val="FF0000"/>
        </w:rPr>
        <w:t>业务线</w:t>
      </w:r>
      <w:r>
        <w:rPr>
          <w:rStyle w:val="aff9"/>
          <w:rFonts w:ascii="Times New Roman" w:eastAsia="宋体" w:hAnsi="Times New Roman" w:cs="Times New Roman" w:hint="eastAsia"/>
          <w:color w:val="FF0000"/>
        </w:rPr>
        <w:t>/</w:t>
      </w:r>
      <w:r>
        <w:rPr>
          <w:rStyle w:val="aff9"/>
          <w:rFonts w:ascii="Times New Roman" w:eastAsia="宋体" w:hAnsi="Times New Roman" w:cs="Times New Roman"/>
          <w:color w:val="FF0000"/>
        </w:rPr>
        <w:t>产品线</w:t>
      </w:r>
      <w:r>
        <w:rPr>
          <w:rStyle w:val="aff9"/>
          <w:rFonts w:ascii="Times New Roman" w:eastAsia="宋体" w:hAnsi="Times New Roman" w:cs="Times New Roman"/>
          <w:color w:val="auto"/>
        </w:rPr>
        <w:t>。然而，由于其各</w:t>
      </w:r>
      <w:r>
        <w:rPr>
          <w:rStyle w:val="aff9"/>
          <w:rFonts w:ascii="Times New Roman" w:eastAsia="宋体" w:hAnsi="Times New Roman" w:cs="Times New Roman"/>
          <w:color w:val="FF0000"/>
        </w:rPr>
        <w:t>业务线</w:t>
      </w:r>
      <w:r>
        <w:rPr>
          <w:rStyle w:val="aff9"/>
          <w:rFonts w:ascii="Times New Roman" w:eastAsia="宋体" w:hAnsi="Times New Roman" w:cs="Times New Roman" w:hint="eastAsia"/>
          <w:color w:val="FF0000"/>
        </w:rPr>
        <w:t>/</w:t>
      </w:r>
      <w:r>
        <w:rPr>
          <w:rStyle w:val="aff9"/>
          <w:rFonts w:ascii="Times New Roman" w:eastAsia="宋体" w:hAnsi="Times New Roman" w:cs="Times New Roman"/>
          <w:color w:val="FF0000"/>
        </w:rPr>
        <w:t>产品线</w:t>
      </w:r>
      <w:r>
        <w:rPr>
          <w:rStyle w:val="aff9"/>
          <w:rFonts w:ascii="Times New Roman" w:eastAsia="宋体" w:hAnsi="Times New Roman" w:cs="Times New Roman"/>
          <w:color w:val="auto"/>
        </w:rPr>
        <w:t>的互补性，</w:t>
      </w:r>
      <w:del w:id="451"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452"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认为分配销售、营销、以及管理费用不具意义。</w:t>
      </w:r>
    </w:p>
    <w:p w14:paraId="255934EC" w14:textId="3334D855" w:rsidR="00160A67" w:rsidRDefault="00000000">
      <w:pPr>
        <w:spacing w:beforeLines="50" w:before="120" w:line="360" w:lineRule="auto"/>
        <w:ind w:firstLineChars="200" w:firstLine="480"/>
        <w:rPr>
          <w:rStyle w:val="aff9"/>
          <w:rFonts w:ascii="Times New Roman" w:eastAsia="宋体" w:hAnsi="Times New Roman" w:cs="Times New Roman"/>
          <w:color w:val="auto"/>
        </w:rPr>
      </w:pPr>
      <w:del w:id="453"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454"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有以下</w:t>
      </w:r>
      <w:r>
        <w:rPr>
          <w:rStyle w:val="aff9"/>
          <w:rFonts w:ascii="Times New Roman" w:eastAsia="宋体" w:hAnsi="Times New Roman" w:cs="Times New Roman"/>
          <w:color w:val="FF0000"/>
        </w:rPr>
        <w:t>业务线</w:t>
      </w:r>
      <w:r>
        <w:rPr>
          <w:rStyle w:val="aff9"/>
          <w:rFonts w:ascii="Times New Roman" w:eastAsia="宋体" w:hAnsi="Times New Roman" w:cs="Times New Roman" w:hint="eastAsia"/>
          <w:color w:val="FF0000"/>
        </w:rPr>
        <w:t>/</w:t>
      </w:r>
      <w:r>
        <w:rPr>
          <w:rStyle w:val="aff9"/>
          <w:rFonts w:ascii="Times New Roman" w:eastAsia="宋体" w:hAnsi="Times New Roman" w:cs="Times New Roman"/>
          <w:color w:val="FF0000"/>
        </w:rPr>
        <w:t>产品线</w:t>
      </w:r>
      <w:r>
        <w:rPr>
          <w:rStyle w:val="aff9"/>
          <w:rFonts w:ascii="Times New Roman" w:eastAsia="宋体" w:hAnsi="Times New Roman" w:cs="Times New Roman"/>
          <w:color w:val="auto"/>
        </w:rPr>
        <w:t>：</w:t>
      </w:r>
    </w:p>
    <w:p w14:paraId="6A50162D" w14:textId="77777777" w:rsidR="00160A67" w:rsidRDefault="00000000">
      <w:pPr>
        <w:pStyle w:val="aff8"/>
        <w:numPr>
          <w:ilvl w:val="0"/>
          <w:numId w:val="33"/>
        </w:numPr>
        <w:spacing w:beforeLines="50" w:before="120" w:line="360" w:lineRule="auto"/>
        <w:ind w:left="363" w:firstLine="480"/>
        <w:jc w:val="both"/>
        <w:rPr>
          <w:rFonts w:ascii="Times New Roman" w:eastAsia="宋体" w:hAnsi="Times New Roman" w:cs="Times New Roman"/>
          <w:color w:val="FF0000"/>
        </w:rPr>
      </w:pPr>
      <w:r>
        <w:rPr>
          <w:rFonts w:ascii="Times New Roman" w:eastAsia="宋体" w:hAnsi="Times New Roman" w:cs="Times New Roman"/>
          <w:color w:val="FF0000"/>
        </w:rPr>
        <w:lastRenderedPageBreak/>
        <w:t>…</w:t>
      </w:r>
      <w:r>
        <w:rPr>
          <w:rFonts w:ascii="Times New Roman" w:eastAsia="宋体" w:hAnsi="Times New Roman" w:cs="Times New Roman"/>
          <w:color w:val="FF0000"/>
        </w:rPr>
        <w:t>【插入业务线</w:t>
      </w:r>
      <w:r>
        <w:rPr>
          <w:rFonts w:ascii="Times New Roman" w:eastAsia="宋体" w:hAnsi="Times New Roman" w:cs="Times New Roman"/>
          <w:color w:val="FF0000"/>
        </w:rPr>
        <w:t>/</w:t>
      </w:r>
      <w:r>
        <w:rPr>
          <w:rFonts w:ascii="Times New Roman" w:eastAsia="宋体" w:hAnsi="Times New Roman" w:cs="Times New Roman"/>
          <w:color w:val="FF0000"/>
        </w:rPr>
        <w:t>产品线列表。标明业务线</w:t>
      </w:r>
      <w:r>
        <w:rPr>
          <w:rFonts w:ascii="Times New Roman" w:eastAsia="宋体" w:hAnsi="Times New Roman" w:cs="Times New Roman"/>
          <w:color w:val="FF0000"/>
        </w:rPr>
        <w:t>/</w:t>
      </w:r>
      <w:r>
        <w:rPr>
          <w:rFonts w:ascii="Times New Roman" w:eastAsia="宋体" w:hAnsi="Times New Roman" w:cs="Times New Roman"/>
          <w:color w:val="FF0000"/>
        </w:rPr>
        <w:t>产品线的名称并给出简要说明】</w:t>
      </w:r>
    </w:p>
    <w:p w14:paraId="1D6FB163" w14:textId="77777777" w:rsidR="00160A67" w:rsidRDefault="00000000">
      <w:pPr>
        <w:spacing w:beforeLines="50" w:before="120" w:line="360" w:lineRule="auto"/>
        <w:ind w:firstLineChars="200" w:firstLine="480"/>
        <w:rPr>
          <w:rStyle w:val="aff9"/>
          <w:rFonts w:ascii="Times New Roman" w:eastAsia="宋体" w:hAnsi="Times New Roman" w:cs="Times New Roman"/>
          <w:color w:val="auto"/>
        </w:rPr>
      </w:pPr>
      <w:r>
        <w:rPr>
          <w:rStyle w:val="aff9"/>
          <w:rFonts w:ascii="Times New Roman" w:eastAsia="宋体" w:hAnsi="Times New Roman" w:cs="Times New Roman"/>
          <w:color w:val="auto"/>
        </w:rPr>
        <w:t>下表提供了这些</w:t>
      </w:r>
      <w:r>
        <w:rPr>
          <w:rStyle w:val="aff9"/>
          <w:rFonts w:ascii="Times New Roman" w:eastAsia="宋体" w:hAnsi="Times New Roman" w:cs="Times New Roman"/>
          <w:color w:val="FF0000"/>
        </w:rPr>
        <w:t>业务线</w:t>
      </w:r>
      <w:r>
        <w:rPr>
          <w:rStyle w:val="aff9"/>
          <w:rFonts w:ascii="Times New Roman" w:eastAsia="宋体" w:hAnsi="Times New Roman" w:cs="Times New Roman" w:hint="eastAsia"/>
          <w:color w:val="FF0000"/>
        </w:rPr>
        <w:t>/</w:t>
      </w:r>
      <w:r>
        <w:rPr>
          <w:rStyle w:val="aff9"/>
          <w:rFonts w:ascii="Times New Roman" w:eastAsia="宋体" w:hAnsi="Times New Roman" w:cs="Times New Roman"/>
          <w:color w:val="FF0000"/>
        </w:rPr>
        <w:t>产品线</w:t>
      </w:r>
      <w:r>
        <w:rPr>
          <w:rStyle w:val="aff9"/>
          <w:rFonts w:ascii="Times New Roman" w:eastAsia="宋体" w:hAnsi="Times New Roman" w:cs="Times New Roman"/>
          <w:color w:val="auto"/>
        </w:rPr>
        <w:t>的收入和毛利润率的信息</w:t>
      </w:r>
      <w:r>
        <w:rPr>
          <w:rStyle w:val="aff9"/>
          <w:rFonts w:ascii="Times New Roman" w:eastAsia="宋体" w:hAnsi="Times New Roman" w:cs="Times New Roman" w:hint="eastAsia"/>
          <w:color w:val="auto"/>
        </w:rPr>
        <w:t>。</w:t>
      </w:r>
    </w:p>
    <w:p w14:paraId="60F4F22A" w14:textId="77777777" w:rsidR="00160A67" w:rsidRDefault="00160A67">
      <w:pPr>
        <w:rPr>
          <w:rFonts w:ascii="Arial" w:eastAsia="黑体" w:hAnsi="Arial" w:cs="Arial"/>
        </w:rPr>
      </w:pPr>
    </w:p>
    <w:p w14:paraId="2FFB0EE0" w14:textId="0D5C00EF" w:rsidR="00160A67" w:rsidRDefault="00000000">
      <w:pPr>
        <w:pStyle w:val="ac"/>
        <w:keepNext/>
        <w:spacing w:beforeLines="50" w:before="120" w:line="360" w:lineRule="auto"/>
        <w:ind w:firstLine="482"/>
        <w:jc w:val="center"/>
        <w:rPr>
          <w:rFonts w:ascii="Times New Roman" w:eastAsia="宋体" w:hAnsi="Times New Roman" w:cs="Times New Roman"/>
        </w:rPr>
      </w:pPr>
      <w:bookmarkStart w:id="455" w:name="_Toc143535397"/>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6</w:t>
      </w:r>
      <w:r>
        <w:rPr>
          <w:rFonts w:ascii="Times New Roman" w:eastAsia="宋体" w:hAnsi="Times New Roman" w:cs="Times New Roman"/>
        </w:rPr>
        <w:fldChar w:fldCharType="end"/>
      </w:r>
      <w:r>
        <w:rPr>
          <w:rFonts w:ascii="Times New Roman" w:eastAsia="宋体" w:hAnsi="Times New Roman" w:cs="Times New Roman"/>
        </w:rPr>
        <w:t>：</w:t>
      </w:r>
      <w:del w:id="45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45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各</w:t>
      </w:r>
      <w:r>
        <w:rPr>
          <w:rFonts w:ascii="Times New Roman" w:eastAsia="宋体" w:hAnsi="Times New Roman" w:cs="Times New Roman"/>
          <w:color w:val="FF0000"/>
        </w:rPr>
        <w:t>业务线</w:t>
      </w:r>
      <w:r>
        <w:rPr>
          <w:rFonts w:ascii="Times New Roman" w:eastAsia="宋体" w:hAnsi="Times New Roman" w:cs="Times New Roman"/>
          <w:color w:val="FF0000"/>
        </w:rPr>
        <w:t>/</w:t>
      </w:r>
      <w:r>
        <w:rPr>
          <w:rFonts w:ascii="Times New Roman" w:eastAsia="宋体" w:hAnsi="Times New Roman" w:cs="Times New Roman"/>
          <w:color w:val="FF0000"/>
        </w:rPr>
        <w:t>产品线</w:t>
      </w:r>
      <w:r>
        <w:rPr>
          <w:rFonts w:ascii="Times New Roman" w:eastAsia="宋体" w:hAnsi="Times New Roman" w:cs="Times New Roman"/>
        </w:rPr>
        <w:t>财务情况</w:t>
      </w:r>
      <w:r>
        <w:rPr>
          <w:rStyle w:val="aff2"/>
          <w:rFonts w:ascii="Times New Roman" w:eastAsia="黑体" w:hAnsi="Times New Roman" w:cs="Times New Roman"/>
        </w:rPr>
        <w:footnoteReference w:id="11"/>
      </w:r>
      <w:bookmarkEnd w:id="455"/>
    </w:p>
    <w:p w14:paraId="4D766424" w14:textId="77777777" w:rsidR="00160A67" w:rsidRDefault="00160A67">
      <w:pPr>
        <w:keepNext/>
      </w:pPr>
    </w:p>
    <w:p w14:paraId="51EC9ED4" w14:textId="77777777" w:rsidR="00160A67" w:rsidRDefault="00000000">
      <w:pPr>
        <w:keepNext/>
        <w:ind w:firstLine="400"/>
        <w:jc w:val="right"/>
        <w:rPr>
          <w:rFonts w:ascii="宋体" w:eastAsia="宋体" w:hAnsi="宋体" w:cs="宋体" w:hint="eastAsia"/>
          <w:sz w:val="20"/>
        </w:rPr>
      </w:pPr>
      <w:r>
        <w:rPr>
          <w:rFonts w:ascii="宋体" w:eastAsia="宋体" w:hAnsi="宋体" w:cs="宋体" w:hint="eastAsia"/>
          <w:sz w:val="20"/>
        </w:rPr>
        <w:fldChar w:fldCharType="begin"/>
      </w:r>
      <w:r>
        <w:rPr>
          <w:rFonts w:ascii="宋体" w:eastAsia="宋体" w:hAnsi="宋体" w:cs="宋体" w:hint="eastAsia"/>
          <w:sz w:val="20"/>
        </w:rPr>
        <w:instrText xml:space="preserve"> REF 货币 \h  \* MERGEFORMAT </w:instrText>
      </w:r>
      <w:r>
        <w:rPr>
          <w:rFonts w:ascii="宋体" w:eastAsia="宋体" w:hAnsi="宋体" w:cs="宋体" w:hint="eastAsia"/>
          <w:sz w:val="20"/>
        </w:rPr>
      </w:r>
      <w:r>
        <w:rPr>
          <w:rFonts w:ascii="宋体" w:eastAsia="宋体" w:hAnsi="宋体" w:cs="宋体" w:hint="eastAsia"/>
          <w:sz w:val="20"/>
        </w:rPr>
        <w:fldChar w:fldCharType="separate"/>
      </w:r>
      <w:r>
        <w:rPr>
          <w:rFonts w:ascii="宋体" w:eastAsia="宋体" w:hAnsi="宋体" w:cs="宋体" w:hint="eastAsia"/>
          <w:sz w:val="20"/>
        </w:rPr>
        <w:t>货币：人民币元</w:t>
      </w:r>
      <w:r>
        <w:rPr>
          <w:rFonts w:ascii="宋体" w:eastAsia="宋体" w:hAnsi="宋体" w:cs="宋体" w:hint="eastAsia"/>
          <w:sz w:val="20"/>
        </w:rPr>
        <w:fldChar w:fldCharType="end"/>
      </w:r>
    </w:p>
    <w:tbl>
      <w:tblPr>
        <w:tblStyle w:val="afe"/>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2235"/>
        <w:gridCol w:w="1690"/>
        <w:gridCol w:w="1691"/>
        <w:gridCol w:w="1690"/>
        <w:gridCol w:w="1691"/>
      </w:tblGrid>
      <w:tr w:rsidR="00160A67" w14:paraId="70B9220C" w14:textId="77777777">
        <w:trPr>
          <w:trHeight w:val="432"/>
          <w:tblHeader/>
        </w:trPr>
        <w:tc>
          <w:tcPr>
            <w:tcW w:w="2235" w:type="dxa"/>
            <w:tcBorders>
              <w:tl2br w:val="nil"/>
              <w:tr2bl w:val="nil"/>
            </w:tcBorders>
            <w:shd w:val="clear" w:color="auto" w:fill="06A2E0" w:themeFill="accent1"/>
            <w:vAlign w:val="center"/>
          </w:tcPr>
          <w:p w14:paraId="7D961E7A"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部门</w:t>
            </w:r>
          </w:p>
        </w:tc>
        <w:tc>
          <w:tcPr>
            <w:tcW w:w="1690" w:type="dxa"/>
            <w:tcBorders>
              <w:tl2br w:val="nil"/>
              <w:tr2bl w:val="nil"/>
            </w:tcBorders>
            <w:shd w:val="clear" w:color="auto" w:fill="06A2E0" w:themeFill="accent1"/>
            <w:vAlign w:val="center"/>
          </w:tcPr>
          <w:p w14:paraId="031C2B01"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A</w:t>
            </w:r>
          </w:p>
        </w:tc>
        <w:tc>
          <w:tcPr>
            <w:tcW w:w="1691" w:type="dxa"/>
            <w:tcBorders>
              <w:tl2br w:val="nil"/>
              <w:tr2bl w:val="nil"/>
            </w:tcBorders>
            <w:shd w:val="clear" w:color="auto" w:fill="06A2E0" w:themeFill="accent1"/>
            <w:vAlign w:val="center"/>
          </w:tcPr>
          <w:p w14:paraId="6AAA826D"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B</w:t>
            </w:r>
          </w:p>
        </w:tc>
        <w:tc>
          <w:tcPr>
            <w:tcW w:w="1690" w:type="dxa"/>
            <w:tcBorders>
              <w:tl2br w:val="nil"/>
              <w:tr2bl w:val="nil"/>
            </w:tcBorders>
            <w:shd w:val="clear" w:color="auto" w:fill="06A2E0" w:themeFill="accent1"/>
            <w:vAlign w:val="center"/>
          </w:tcPr>
          <w:p w14:paraId="2A5A913A"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C</w:t>
            </w:r>
          </w:p>
        </w:tc>
        <w:tc>
          <w:tcPr>
            <w:tcW w:w="1691" w:type="dxa"/>
            <w:tcBorders>
              <w:tl2br w:val="nil"/>
              <w:tr2bl w:val="nil"/>
            </w:tcBorders>
            <w:shd w:val="clear" w:color="auto" w:fill="06A2E0" w:themeFill="accent1"/>
            <w:vAlign w:val="center"/>
          </w:tcPr>
          <w:p w14:paraId="6F8231B0"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D</w:t>
            </w:r>
          </w:p>
        </w:tc>
      </w:tr>
      <w:tr w:rsidR="00160A67" w14:paraId="6D51B42D" w14:textId="77777777">
        <w:trPr>
          <w:trHeight w:val="432"/>
        </w:trPr>
        <w:tc>
          <w:tcPr>
            <w:tcW w:w="2235" w:type="dxa"/>
            <w:tcBorders>
              <w:tl2br w:val="nil"/>
              <w:tr2bl w:val="nil"/>
            </w:tcBorders>
            <w:shd w:val="clear" w:color="auto" w:fill="F2F2F2" w:themeFill="background1" w:themeFillShade="F2"/>
            <w:vAlign w:val="center"/>
          </w:tcPr>
          <w:p w14:paraId="095C22F8"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营业收入</w:t>
            </w:r>
          </w:p>
        </w:tc>
        <w:tc>
          <w:tcPr>
            <w:tcW w:w="1690" w:type="dxa"/>
            <w:tcBorders>
              <w:tl2br w:val="nil"/>
              <w:tr2bl w:val="nil"/>
            </w:tcBorders>
            <w:shd w:val="clear" w:color="auto" w:fill="F2F2F2" w:themeFill="background1" w:themeFillShade="F2"/>
            <w:vAlign w:val="center"/>
          </w:tcPr>
          <w:p w14:paraId="2EB63A45" w14:textId="77777777" w:rsidR="00160A67" w:rsidRDefault="00160A67">
            <w:pPr>
              <w:ind w:firstLine="400"/>
              <w:jc w:val="right"/>
              <w:rPr>
                <w:rFonts w:ascii="Times New Roman" w:eastAsia="宋体" w:hAnsi="Times New Roman" w:cs="Times New Roman"/>
                <w:sz w:val="20"/>
                <w:szCs w:val="20"/>
              </w:rPr>
            </w:pPr>
          </w:p>
        </w:tc>
        <w:tc>
          <w:tcPr>
            <w:tcW w:w="1691" w:type="dxa"/>
            <w:tcBorders>
              <w:tl2br w:val="nil"/>
              <w:tr2bl w:val="nil"/>
            </w:tcBorders>
            <w:shd w:val="clear" w:color="auto" w:fill="F2F2F2" w:themeFill="background1" w:themeFillShade="F2"/>
            <w:vAlign w:val="center"/>
          </w:tcPr>
          <w:p w14:paraId="1FE6290F" w14:textId="77777777" w:rsidR="00160A67" w:rsidRDefault="00160A67">
            <w:pPr>
              <w:ind w:firstLine="400"/>
              <w:jc w:val="right"/>
              <w:rPr>
                <w:rFonts w:ascii="Times New Roman" w:eastAsia="宋体" w:hAnsi="Times New Roman" w:cs="Times New Roman"/>
                <w:sz w:val="20"/>
                <w:szCs w:val="20"/>
              </w:rPr>
            </w:pPr>
          </w:p>
        </w:tc>
        <w:tc>
          <w:tcPr>
            <w:tcW w:w="1690" w:type="dxa"/>
            <w:tcBorders>
              <w:tl2br w:val="nil"/>
              <w:tr2bl w:val="nil"/>
            </w:tcBorders>
            <w:shd w:val="clear" w:color="auto" w:fill="F2F2F2" w:themeFill="background1" w:themeFillShade="F2"/>
            <w:vAlign w:val="center"/>
          </w:tcPr>
          <w:p w14:paraId="5BC1DC92" w14:textId="77777777" w:rsidR="00160A67" w:rsidRDefault="00160A67">
            <w:pPr>
              <w:ind w:firstLine="400"/>
              <w:jc w:val="right"/>
              <w:rPr>
                <w:rFonts w:ascii="Times New Roman" w:eastAsia="宋体" w:hAnsi="Times New Roman" w:cs="Times New Roman"/>
                <w:sz w:val="20"/>
                <w:szCs w:val="20"/>
              </w:rPr>
            </w:pPr>
          </w:p>
        </w:tc>
        <w:tc>
          <w:tcPr>
            <w:tcW w:w="1691" w:type="dxa"/>
            <w:tcBorders>
              <w:tl2br w:val="nil"/>
              <w:tr2bl w:val="nil"/>
            </w:tcBorders>
            <w:shd w:val="clear" w:color="auto" w:fill="F2F2F2" w:themeFill="background1" w:themeFillShade="F2"/>
            <w:vAlign w:val="center"/>
          </w:tcPr>
          <w:p w14:paraId="3737A8C1" w14:textId="77777777" w:rsidR="00160A67" w:rsidRDefault="00160A67">
            <w:pPr>
              <w:ind w:firstLine="400"/>
              <w:jc w:val="right"/>
              <w:rPr>
                <w:rFonts w:ascii="Times New Roman" w:eastAsia="宋体" w:hAnsi="Times New Roman" w:cs="Times New Roman"/>
                <w:sz w:val="20"/>
                <w:szCs w:val="20"/>
              </w:rPr>
            </w:pPr>
          </w:p>
        </w:tc>
      </w:tr>
      <w:tr w:rsidR="00160A67" w14:paraId="6C962EE1" w14:textId="77777777">
        <w:trPr>
          <w:trHeight w:val="432"/>
        </w:trPr>
        <w:tc>
          <w:tcPr>
            <w:tcW w:w="2235" w:type="dxa"/>
            <w:tcBorders>
              <w:tl2br w:val="nil"/>
              <w:tr2bl w:val="nil"/>
            </w:tcBorders>
            <w:shd w:val="clear" w:color="auto" w:fill="F2F2F2" w:themeFill="background1" w:themeFillShade="F2"/>
            <w:vAlign w:val="center"/>
          </w:tcPr>
          <w:p w14:paraId="727A07CC"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营业成本</w:t>
            </w:r>
          </w:p>
        </w:tc>
        <w:tc>
          <w:tcPr>
            <w:tcW w:w="1690" w:type="dxa"/>
            <w:tcBorders>
              <w:tl2br w:val="nil"/>
              <w:tr2bl w:val="nil"/>
            </w:tcBorders>
            <w:shd w:val="clear" w:color="auto" w:fill="F2F2F2" w:themeFill="background1" w:themeFillShade="F2"/>
            <w:vAlign w:val="center"/>
          </w:tcPr>
          <w:p w14:paraId="4E8A1B37" w14:textId="77777777" w:rsidR="00160A67" w:rsidRDefault="00160A67">
            <w:pPr>
              <w:ind w:firstLine="400"/>
              <w:jc w:val="right"/>
              <w:rPr>
                <w:rFonts w:ascii="Times New Roman" w:eastAsia="宋体" w:hAnsi="Times New Roman" w:cs="Times New Roman"/>
                <w:sz w:val="20"/>
                <w:szCs w:val="20"/>
              </w:rPr>
            </w:pPr>
          </w:p>
        </w:tc>
        <w:tc>
          <w:tcPr>
            <w:tcW w:w="1691" w:type="dxa"/>
            <w:tcBorders>
              <w:tl2br w:val="nil"/>
              <w:tr2bl w:val="nil"/>
            </w:tcBorders>
            <w:shd w:val="clear" w:color="auto" w:fill="F2F2F2" w:themeFill="background1" w:themeFillShade="F2"/>
            <w:vAlign w:val="center"/>
          </w:tcPr>
          <w:p w14:paraId="2342DB6F" w14:textId="77777777" w:rsidR="00160A67" w:rsidRDefault="00160A67">
            <w:pPr>
              <w:ind w:firstLine="400"/>
              <w:jc w:val="right"/>
              <w:rPr>
                <w:rFonts w:ascii="Times New Roman" w:eastAsia="宋体" w:hAnsi="Times New Roman" w:cs="Times New Roman"/>
                <w:sz w:val="20"/>
                <w:szCs w:val="20"/>
              </w:rPr>
            </w:pPr>
          </w:p>
        </w:tc>
        <w:tc>
          <w:tcPr>
            <w:tcW w:w="1690" w:type="dxa"/>
            <w:tcBorders>
              <w:tl2br w:val="nil"/>
              <w:tr2bl w:val="nil"/>
            </w:tcBorders>
            <w:shd w:val="clear" w:color="auto" w:fill="F2F2F2" w:themeFill="background1" w:themeFillShade="F2"/>
            <w:vAlign w:val="center"/>
          </w:tcPr>
          <w:p w14:paraId="56E8EB9E" w14:textId="77777777" w:rsidR="00160A67" w:rsidRDefault="00160A67">
            <w:pPr>
              <w:ind w:firstLine="400"/>
              <w:jc w:val="right"/>
              <w:rPr>
                <w:rFonts w:ascii="Times New Roman" w:eastAsia="宋体" w:hAnsi="Times New Roman" w:cs="Times New Roman"/>
                <w:sz w:val="20"/>
                <w:szCs w:val="20"/>
              </w:rPr>
            </w:pPr>
          </w:p>
        </w:tc>
        <w:tc>
          <w:tcPr>
            <w:tcW w:w="1691" w:type="dxa"/>
            <w:tcBorders>
              <w:tl2br w:val="nil"/>
              <w:tr2bl w:val="nil"/>
            </w:tcBorders>
            <w:shd w:val="clear" w:color="auto" w:fill="F2F2F2" w:themeFill="background1" w:themeFillShade="F2"/>
            <w:vAlign w:val="center"/>
          </w:tcPr>
          <w:p w14:paraId="40A3F260" w14:textId="77777777" w:rsidR="00160A67" w:rsidRDefault="00160A67">
            <w:pPr>
              <w:ind w:firstLine="400"/>
              <w:jc w:val="right"/>
              <w:rPr>
                <w:rFonts w:ascii="Times New Roman" w:eastAsia="宋体" w:hAnsi="Times New Roman" w:cs="Times New Roman"/>
                <w:sz w:val="20"/>
                <w:szCs w:val="20"/>
              </w:rPr>
            </w:pPr>
          </w:p>
        </w:tc>
      </w:tr>
      <w:tr w:rsidR="00160A67" w14:paraId="257B2853" w14:textId="77777777">
        <w:trPr>
          <w:trHeight w:val="432"/>
        </w:trPr>
        <w:tc>
          <w:tcPr>
            <w:tcW w:w="2235" w:type="dxa"/>
            <w:tcBorders>
              <w:tl2br w:val="nil"/>
              <w:tr2bl w:val="nil"/>
            </w:tcBorders>
            <w:shd w:val="clear" w:color="auto" w:fill="F2F2F2" w:themeFill="background1" w:themeFillShade="F2"/>
            <w:vAlign w:val="center"/>
          </w:tcPr>
          <w:p w14:paraId="58915E0E"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税金及附加</w:t>
            </w:r>
          </w:p>
        </w:tc>
        <w:tc>
          <w:tcPr>
            <w:tcW w:w="1690" w:type="dxa"/>
            <w:tcBorders>
              <w:tl2br w:val="nil"/>
              <w:tr2bl w:val="nil"/>
            </w:tcBorders>
            <w:shd w:val="clear" w:color="auto" w:fill="F2F2F2" w:themeFill="background1" w:themeFillShade="F2"/>
            <w:vAlign w:val="center"/>
          </w:tcPr>
          <w:p w14:paraId="5BD223B7" w14:textId="77777777" w:rsidR="00160A67" w:rsidRDefault="00160A67">
            <w:pPr>
              <w:ind w:firstLine="400"/>
              <w:jc w:val="right"/>
              <w:rPr>
                <w:rFonts w:ascii="Times New Roman" w:eastAsia="宋体" w:hAnsi="Times New Roman" w:cs="Times New Roman"/>
                <w:sz w:val="20"/>
                <w:szCs w:val="20"/>
              </w:rPr>
            </w:pPr>
          </w:p>
        </w:tc>
        <w:tc>
          <w:tcPr>
            <w:tcW w:w="1691" w:type="dxa"/>
            <w:tcBorders>
              <w:tl2br w:val="nil"/>
              <w:tr2bl w:val="nil"/>
            </w:tcBorders>
            <w:shd w:val="clear" w:color="auto" w:fill="F2F2F2" w:themeFill="background1" w:themeFillShade="F2"/>
            <w:vAlign w:val="center"/>
          </w:tcPr>
          <w:p w14:paraId="27B0FB26" w14:textId="77777777" w:rsidR="00160A67" w:rsidRDefault="00160A67">
            <w:pPr>
              <w:ind w:firstLine="400"/>
              <w:jc w:val="right"/>
              <w:rPr>
                <w:rFonts w:ascii="Times New Roman" w:eastAsia="宋体" w:hAnsi="Times New Roman" w:cs="Times New Roman"/>
                <w:sz w:val="20"/>
                <w:szCs w:val="20"/>
              </w:rPr>
            </w:pPr>
          </w:p>
        </w:tc>
        <w:tc>
          <w:tcPr>
            <w:tcW w:w="1690" w:type="dxa"/>
            <w:tcBorders>
              <w:tl2br w:val="nil"/>
              <w:tr2bl w:val="nil"/>
            </w:tcBorders>
            <w:shd w:val="clear" w:color="auto" w:fill="F2F2F2" w:themeFill="background1" w:themeFillShade="F2"/>
            <w:vAlign w:val="center"/>
          </w:tcPr>
          <w:p w14:paraId="4B9FA836" w14:textId="77777777" w:rsidR="00160A67" w:rsidRDefault="00160A67">
            <w:pPr>
              <w:ind w:firstLine="400"/>
              <w:jc w:val="right"/>
              <w:rPr>
                <w:rFonts w:ascii="Times New Roman" w:eastAsia="宋体" w:hAnsi="Times New Roman" w:cs="Times New Roman"/>
                <w:sz w:val="20"/>
                <w:szCs w:val="20"/>
              </w:rPr>
            </w:pPr>
          </w:p>
        </w:tc>
        <w:tc>
          <w:tcPr>
            <w:tcW w:w="1691" w:type="dxa"/>
            <w:tcBorders>
              <w:tl2br w:val="nil"/>
              <w:tr2bl w:val="nil"/>
            </w:tcBorders>
            <w:shd w:val="clear" w:color="auto" w:fill="F2F2F2" w:themeFill="background1" w:themeFillShade="F2"/>
            <w:vAlign w:val="center"/>
          </w:tcPr>
          <w:p w14:paraId="4704FD6D" w14:textId="77777777" w:rsidR="00160A67" w:rsidRDefault="00160A67">
            <w:pPr>
              <w:ind w:firstLine="400"/>
              <w:jc w:val="right"/>
              <w:rPr>
                <w:rFonts w:ascii="Times New Roman" w:eastAsia="宋体" w:hAnsi="Times New Roman" w:cs="Times New Roman"/>
                <w:sz w:val="20"/>
                <w:szCs w:val="20"/>
              </w:rPr>
            </w:pPr>
          </w:p>
        </w:tc>
      </w:tr>
      <w:tr w:rsidR="00160A67" w14:paraId="2027D534" w14:textId="77777777">
        <w:trPr>
          <w:trHeight w:val="432"/>
        </w:trPr>
        <w:tc>
          <w:tcPr>
            <w:tcW w:w="2235" w:type="dxa"/>
            <w:tcBorders>
              <w:tl2br w:val="nil"/>
              <w:tr2bl w:val="nil"/>
            </w:tcBorders>
            <w:shd w:val="clear" w:color="auto" w:fill="F2F2F2" w:themeFill="background1" w:themeFillShade="F2"/>
            <w:vAlign w:val="center"/>
          </w:tcPr>
          <w:p w14:paraId="00C6B6F2"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毛利润</w:t>
            </w:r>
          </w:p>
        </w:tc>
        <w:tc>
          <w:tcPr>
            <w:tcW w:w="1690" w:type="dxa"/>
            <w:tcBorders>
              <w:tl2br w:val="nil"/>
              <w:tr2bl w:val="nil"/>
            </w:tcBorders>
            <w:shd w:val="clear" w:color="auto" w:fill="F2F2F2" w:themeFill="background1" w:themeFillShade="F2"/>
            <w:vAlign w:val="center"/>
          </w:tcPr>
          <w:p w14:paraId="62651DA1" w14:textId="77777777" w:rsidR="00160A67" w:rsidRDefault="00160A67">
            <w:pPr>
              <w:ind w:firstLine="400"/>
              <w:jc w:val="right"/>
              <w:rPr>
                <w:rFonts w:ascii="Times New Roman" w:eastAsia="宋体" w:hAnsi="Times New Roman" w:cs="Times New Roman"/>
                <w:sz w:val="20"/>
                <w:szCs w:val="20"/>
              </w:rPr>
            </w:pPr>
          </w:p>
        </w:tc>
        <w:tc>
          <w:tcPr>
            <w:tcW w:w="1691" w:type="dxa"/>
            <w:tcBorders>
              <w:tl2br w:val="nil"/>
              <w:tr2bl w:val="nil"/>
            </w:tcBorders>
            <w:shd w:val="clear" w:color="auto" w:fill="F2F2F2" w:themeFill="background1" w:themeFillShade="F2"/>
            <w:vAlign w:val="center"/>
          </w:tcPr>
          <w:p w14:paraId="5C2EA0C6" w14:textId="77777777" w:rsidR="00160A67" w:rsidRDefault="00160A67">
            <w:pPr>
              <w:ind w:firstLine="400"/>
              <w:jc w:val="right"/>
              <w:rPr>
                <w:rFonts w:ascii="Times New Roman" w:eastAsia="宋体" w:hAnsi="Times New Roman" w:cs="Times New Roman"/>
                <w:sz w:val="20"/>
                <w:szCs w:val="20"/>
              </w:rPr>
            </w:pPr>
          </w:p>
        </w:tc>
        <w:tc>
          <w:tcPr>
            <w:tcW w:w="1690" w:type="dxa"/>
            <w:tcBorders>
              <w:tl2br w:val="nil"/>
              <w:tr2bl w:val="nil"/>
            </w:tcBorders>
            <w:shd w:val="clear" w:color="auto" w:fill="F2F2F2" w:themeFill="background1" w:themeFillShade="F2"/>
            <w:vAlign w:val="center"/>
          </w:tcPr>
          <w:p w14:paraId="03DAB7D5" w14:textId="77777777" w:rsidR="00160A67" w:rsidRDefault="00160A67">
            <w:pPr>
              <w:ind w:firstLine="400"/>
              <w:jc w:val="right"/>
              <w:rPr>
                <w:rFonts w:ascii="Times New Roman" w:eastAsia="宋体" w:hAnsi="Times New Roman" w:cs="Times New Roman"/>
                <w:sz w:val="20"/>
                <w:szCs w:val="20"/>
              </w:rPr>
            </w:pPr>
          </w:p>
        </w:tc>
        <w:tc>
          <w:tcPr>
            <w:tcW w:w="1691" w:type="dxa"/>
            <w:tcBorders>
              <w:tl2br w:val="nil"/>
              <w:tr2bl w:val="nil"/>
            </w:tcBorders>
            <w:shd w:val="clear" w:color="auto" w:fill="F2F2F2" w:themeFill="background1" w:themeFillShade="F2"/>
            <w:vAlign w:val="center"/>
          </w:tcPr>
          <w:p w14:paraId="78CB0911" w14:textId="77777777" w:rsidR="00160A67" w:rsidRDefault="00160A67">
            <w:pPr>
              <w:ind w:firstLine="400"/>
              <w:jc w:val="right"/>
              <w:rPr>
                <w:rFonts w:ascii="Times New Roman" w:eastAsia="宋体" w:hAnsi="Times New Roman" w:cs="Times New Roman"/>
                <w:sz w:val="20"/>
                <w:szCs w:val="20"/>
              </w:rPr>
            </w:pPr>
          </w:p>
        </w:tc>
      </w:tr>
      <w:tr w:rsidR="00160A67" w14:paraId="53291868" w14:textId="77777777">
        <w:trPr>
          <w:trHeight w:val="432"/>
        </w:trPr>
        <w:tc>
          <w:tcPr>
            <w:tcW w:w="2235" w:type="dxa"/>
            <w:tcBorders>
              <w:tl2br w:val="nil"/>
              <w:tr2bl w:val="nil"/>
            </w:tcBorders>
            <w:shd w:val="clear" w:color="auto" w:fill="F2F2F2" w:themeFill="background1" w:themeFillShade="F2"/>
            <w:vAlign w:val="center"/>
          </w:tcPr>
          <w:p w14:paraId="332AE177"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毛利率</w:t>
            </w:r>
          </w:p>
        </w:tc>
        <w:tc>
          <w:tcPr>
            <w:tcW w:w="1690" w:type="dxa"/>
            <w:tcBorders>
              <w:tl2br w:val="nil"/>
              <w:tr2bl w:val="nil"/>
            </w:tcBorders>
            <w:shd w:val="clear" w:color="auto" w:fill="F2F2F2" w:themeFill="background1" w:themeFillShade="F2"/>
            <w:vAlign w:val="center"/>
          </w:tcPr>
          <w:p w14:paraId="0F186734" w14:textId="77777777" w:rsidR="00160A67" w:rsidRDefault="00160A67">
            <w:pPr>
              <w:ind w:firstLine="400"/>
              <w:jc w:val="right"/>
              <w:rPr>
                <w:rFonts w:ascii="Times New Roman" w:eastAsia="宋体" w:hAnsi="Times New Roman" w:cs="Times New Roman"/>
                <w:sz w:val="20"/>
                <w:szCs w:val="20"/>
              </w:rPr>
            </w:pPr>
          </w:p>
        </w:tc>
        <w:tc>
          <w:tcPr>
            <w:tcW w:w="1691" w:type="dxa"/>
            <w:tcBorders>
              <w:tl2br w:val="nil"/>
              <w:tr2bl w:val="nil"/>
            </w:tcBorders>
            <w:shd w:val="clear" w:color="auto" w:fill="F2F2F2" w:themeFill="background1" w:themeFillShade="F2"/>
            <w:vAlign w:val="center"/>
          </w:tcPr>
          <w:p w14:paraId="363BE89E" w14:textId="77777777" w:rsidR="00160A67" w:rsidRDefault="00160A67">
            <w:pPr>
              <w:ind w:firstLine="400"/>
              <w:jc w:val="right"/>
              <w:rPr>
                <w:rFonts w:ascii="Times New Roman" w:eastAsia="宋体" w:hAnsi="Times New Roman" w:cs="Times New Roman"/>
                <w:sz w:val="20"/>
                <w:szCs w:val="20"/>
              </w:rPr>
            </w:pPr>
          </w:p>
        </w:tc>
        <w:tc>
          <w:tcPr>
            <w:tcW w:w="1690" w:type="dxa"/>
            <w:tcBorders>
              <w:tl2br w:val="nil"/>
              <w:tr2bl w:val="nil"/>
            </w:tcBorders>
            <w:shd w:val="clear" w:color="auto" w:fill="F2F2F2" w:themeFill="background1" w:themeFillShade="F2"/>
            <w:vAlign w:val="center"/>
          </w:tcPr>
          <w:p w14:paraId="3357CE1D" w14:textId="77777777" w:rsidR="00160A67" w:rsidRDefault="00160A67">
            <w:pPr>
              <w:ind w:firstLine="400"/>
              <w:jc w:val="right"/>
              <w:rPr>
                <w:rFonts w:ascii="Times New Roman" w:eastAsia="宋体" w:hAnsi="Times New Roman" w:cs="Times New Roman"/>
                <w:sz w:val="20"/>
                <w:szCs w:val="20"/>
              </w:rPr>
            </w:pPr>
          </w:p>
        </w:tc>
        <w:tc>
          <w:tcPr>
            <w:tcW w:w="1691" w:type="dxa"/>
            <w:tcBorders>
              <w:tl2br w:val="nil"/>
              <w:tr2bl w:val="nil"/>
            </w:tcBorders>
            <w:shd w:val="clear" w:color="auto" w:fill="F2F2F2" w:themeFill="background1" w:themeFillShade="F2"/>
            <w:vAlign w:val="center"/>
          </w:tcPr>
          <w:p w14:paraId="4A8B0AC6" w14:textId="77777777" w:rsidR="00160A67" w:rsidRDefault="00160A67">
            <w:pPr>
              <w:ind w:firstLine="400"/>
              <w:jc w:val="right"/>
              <w:rPr>
                <w:rFonts w:ascii="Times New Roman" w:eastAsia="宋体" w:hAnsi="Times New Roman" w:cs="Times New Roman"/>
                <w:sz w:val="20"/>
                <w:szCs w:val="20"/>
              </w:rPr>
            </w:pPr>
          </w:p>
        </w:tc>
      </w:tr>
    </w:tbl>
    <w:p w14:paraId="6A9A3CBF" w14:textId="77777777" w:rsidR="00160A67" w:rsidRDefault="00160A67">
      <w:pPr>
        <w:ind w:firstLine="482"/>
        <w:rPr>
          <w:rFonts w:ascii="Arial" w:eastAsia="黑体" w:hAnsi="Arial" w:cs="Arial"/>
          <w:b/>
          <w:bCs/>
          <w:iCs/>
          <w:color w:val="43B436" w:themeColor="accent2"/>
        </w:rPr>
      </w:pPr>
    </w:p>
    <w:p w14:paraId="3A196BF7" w14:textId="77777777" w:rsidR="00160A67" w:rsidRDefault="00000000">
      <w:pPr>
        <w:keepNext/>
        <w:keepLines/>
        <w:numPr>
          <w:ilvl w:val="2"/>
          <w:numId w:val="32"/>
        </w:numPr>
        <w:ind w:firstLine="482"/>
        <w:outlineLvl w:val="2"/>
        <w:rPr>
          <w:rFonts w:ascii="Times New Roman" w:eastAsia="宋体" w:hAnsi="Times New Roman" w:cs="Times New Roman"/>
          <w:b/>
          <w:bCs/>
        </w:rPr>
      </w:pPr>
      <w:bookmarkStart w:id="458" w:name="_Toc14395"/>
      <w:bookmarkStart w:id="459" w:name="_Toc139362984"/>
      <w:bookmarkStart w:id="460" w:name="_Toc139363059"/>
      <w:r>
        <w:rPr>
          <w:rFonts w:ascii="Times New Roman" w:eastAsia="宋体" w:hAnsi="Times New Roman" w:cs="Times New Roman"/>
          <w:b/>
          <w:bCs/>
        </w:rPr>
        <w:t>公司重组或无形资产转让</w:t>
      </w:r>
      <w:bookmarkEnd w:id="458"/>
      <w:bookmarkEnd w:id="459"/>
      <w:bookmarkEnd w:id="460"/>
    </w:p>
    <w:p w14:paraId="7C4FB0E1" w14:textId="77777777" w:rsidR="00160A67" w:rsidRDefault="00160A67">
      <w:pPr>
        <w:ind w:firstLine="482"/>
        <w:rPr>
          <w:rFonts w:ascii="Arial" w:eastAsia="黑体" w:hAnsi="Arial" w:cs="Arial"/>
          <w:b/>
          <w:bCs/>
          <w:iCs/>
          <w:color w:val="43B436" w:themeColor="accent2"/>
        </w:rPr>
      </w:pPr>
    </w:p>
    <w:p w14:paraId="184192E3"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第一款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企业概况：</w:t>
      </w:r>
      <w:r>
        <w:rPr>
          <w:rStyle w:val="aff9"/>
          <w:rFonts w:ascii="Times New Roman" w:eastAsia="宋体" w:hAnsi="Times New Roman" w:cs="Times New Roman"/>
          <w:color w:val="FF0000"/>
        </w:rPr>
        <w:t xml:space="preserve">6. </w:t>
      </w:r>
      <w:r>
        <w:rPr>
          <w:rStyle w:val="aff9"/>
          <w:rFonts w:ascii="Times New Roman" w:eastAsia="宋体" w:hAnsi="Times New Roman" w:cs="Times New Roman"/>
          <w:color w:val="FF0000"/>
        </w:rPr>
        <w:t>涉及本企业或者对本企业产生影响的重组或者无形资产转让情况，以及对本企业的影响分析的详细说明。】</w:t>
      </w:r>
    </w:p>
    <w:p w14:paraId="26ACDEB7"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【请指出该公司是否涉及或受到业务重组或无形资产转让的影响：】</w:t>
      </w:r>
    </w:p>
    <w:p w14:paraId="50E8DA90" w14:textId="77777777" w:rsidR="00160A67" w:rsidRDefault="00000000">
      <w:pPr>
        <w:pStyle w:val="aff8"/>
        <w:numPr>
          <w:ilvl w:val="0"/>
          <w:numId w:val="33"/>
        </w:numPr>
        <w:spacing w:beforeLines="50" w:before="120" w:line="360" w:lineRule="auto"/>
        <w:ind w:left="363" w:firstLine="480"/>
        <w:jc w:val="both"/>
        <w:rPr>
          <w:rFonts w:ascii="Times New Roman" w:eastAsia="宋体" w:hAnsi="Times New Roman" w:cs="Times New Roman"/>
          <w:color w:val="FF0000"/>
        </w:rPr>
      </w:pPr>
      <w:r>
        <w:rPr>
          <w:rFonts w:ascii="Times New Roman" w:eastAsia="宋体" w:hAnsi="Times New Roman" w:cs="Times New Roman"/>
          <w:color w:val="FF0000"/>
        </w:rPr>
        <w:t>如果该公司受到主体文档中所描述的重要业务重组的影响，则应参考主体文档描述作为参考；</w:t>
      </w:r>
    </w:p>
    <w:p w14:paraId="1015961D" w14:textId="77777777" w:rsidR="00160A67" w:rsidRDefault="00000000">
      <w:pPr>
        <w:pStyle w:val="aff8"/>
        <w:numPr>
          <w:ilvl w:val="0"/>
          <w:numId w:val="33"/>
        </w:numPr>
        <w:spacing w:beforeLines="50" w:before="120" w:line="360" w:lineRule="auto"/>
        <w:ind w:left="363" w:firstLine="480"/>
        <w:jc w:val="both"/>
        <w:rPr>
          <w:rFonts w:ascii="Times New Roman" w:eastAsia="宋体" w:hAnsi="Times New Roman" w:cs="Times New Roman"/>
          <w:color w:val="FF0000"/>
        </w:rPr>
      </w:pPr>
      <w:r>
        <w:rPr>
          <w:rFonts w:ascii="Times New Roman" w:eastAsia="宋体" w:hAnsi="Times New Roman" w:cs="Times New Roman"/>
          <w:color w:val="FF0000"/>
        </w:rPr>
        <w:t>同样，该公司应描述其他各关联方进行的无形资产转让对其产生何种影响；</w:t>
      </w:r>
    </w:p>
    <w:p w14:paraId="272C9B2C" w14:textId="77777777" w:rsidR="00160A67" w:rsidRDefault="00000000">
      <w:pPr>
        <w:pStyle w:val="aff8"/>
        <w:numPr>
          <w:ilvl w:val="0"/>
          <w:numId w:val="33"/>
        </w:numPr>
        <w:spacing w:beforeLines="50" w:before="120" w:line="360" w:lineRule="auto"/>
        <w:ind w:left="363" w:firstLine="480"/>
        <w:jc w:val="both"/>
        <w:rPr>
          <w:rFonts w:ascii="Times New Roman" w:eastAsia="宋体" w:hAnsi="Times New Roman" w:cs="Times New Roman"/>
          <w:color w:val="FF0000"/>
        </w:rPr>
      </w:pPr>
      <w:r>
        <w:rPr>
          <w:rFonts w:ascii="Times New Roman" w:eastAsia="宋体" w:hAnsi="Times New Roman" w:cs="Times New Roman"/>
          <w:color w:val="FF0000"/>
        </w:rPr>
        <w:t>如果是由于其他原因的变化（即，不是业务重组或无形资产转让），本地文档应解释导致其变化的原因。</w:t>
      </w:r>
    </w:p>
    <w:p w14:paraId="7549A92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应注意确保本节中提供的信息与主体文档和</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或公司其他财务报表中提供的总体业务描述和战略（如财务报表附注）相一致。</w:t>
      </w:r>
    </w:p>
    <w:p w14:paraId="25EAD93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【如果没有相关信息，请使用以下段落：】</w:t>
      </w:r>
    </w:p>
    <w:p w14:paraId="3D9B043E" w14:textId="1C9D4C05"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lastRenderedPageBreak/>
        <w:t>在</w:t>
      </w:r>
      <w:del w:id="461" w:author="Tian Su" w:date="2024-12-30T11:30:00Z" w16du:dateUtc="2024-12-30T03:30:00Z">
        <w:r w:rsidDel="00FE6E4A">
          <w:rPr>
            <w:rStyle w:val="aff9"/>
            <w:rFonts w:ascii="Times New Roman" w:eastAsia="宋体" w:hAnsi="Times New Roman" w:cs="Times New Roman"/>
            <w:color w:val="FF0000"/>
          </w:rPr>
          <w:delText>20XX</w:delText>
        </w:r>
      </w:del>
      <w:ins w:id="462"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年度，</w:t>
      </w:r>
      <w:del w:id="463"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464"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未参与任何重组亦未受任何无形资产转让的影响。</w:t>
      </w:r>
    </w:p>
    <w:p w14:paraId="7EFE9763" w14:textId="77777777" w:rsidR="00160A67" w:rsidRDefault="00160A67">
      <w:pPr>
        <w:rPr>
          <w:rFonts w:ascii="Arial" w:eastAsia="黑体" w:hAnsi="Arial" w:cs="Arial"/>
          <w:color w:val="000000" w:themeColor="text1"/>
        </w:rPr>
      </w:pPr>
    </w:p>
    <w:p w14:paraId="08029B24" w14:textId="77777777" w:rsidR="00160A67" w:rsidRDefault="00160A67">
      <w:pPr>
        <w:jc w:val="both"/>
        <w:rPr>
          <w:rFonts w:ascii="Arial" w:eastAsia="黑体" w:hAnsi="Arial" w:cs="Arial"/>
          <w:color w:val="000000" w:themeColor="text1"/>
        </w:rPr>
        <w:sectPr w:rsidR="00160A67">
          <w:headerReference w:type="first" r:id="rId26"/>
          <w:pgSz w:w="11907" w:h="16839"/>
          <w:pgMar w:top="1440" w:right="1440" w:bottom="1440" w:left="1440" w:header="576" w:footer="576" w:gutter="0"/>
          <w:cols w:space="708"/>
          <w:docGrid w:linePitch="360"/>
        </w:sectPr>
      </w:pPr>
    </w:p>
    <w:p w14:paraId="67067663" w14:textId="77777777" w:rsidR="00160A67" w:rsidRDefault="00000000">
      <w:pPr>
        <w:pStyle w:val="13"/>
        <w:numPr>
          <w:ilvl w:val="1"/>
          <w:numId w:val="30"/>
        </w:numPr>
        <w:jc w:val="both"/>
        <w:outlineLvl w:val="1"/>
        <w:rPr>
          <w:rFonts w:ascii="Times New Roman" w:hAnsi="Times New Roman" w:cs="Times New Roman"/>
          <w:sz w:val="30"/>
          <w:szCs w:val="30"/>
        </w:rPr>
      </w:pPr>
      <w:bookmarkStart w:id="465" w:name="_Toc24120"/>
      <w:bookmarkStart w:id="466" w:name="_Toc144227462"/>
      <w:bookmarkStart w:id="467" w:name="_Toc9833"/>
      <w:bookmarkStart w:id="468" w:name="_Toc3860"/>
      <w:bookmarkStart w:id="469" w:name="_Toc139362985"/>
      <w:bookmarkStart w:id="470" w:name="_Toc139363060"/>
      <w:r>
        <w:rPr>
          <w:rFonts w:ascii="Times New Roman" w:hAnsi="Times New Roman" w:cs="Times New Roman" w:hint="eastAsia"/>
          <w:sz w:val="30"/>
          <w:szCs w:val="30"/>
        </w:rPr>
        <w:lastRenderedPageBreak/>
        <w:t>公司对外投资</w:t>
      </w:r>
      <w:bookmarkEnd w:id="465"/>
      <w:bookmarkEnd w:id="466"/>
      <w:bookmarkEnd w:id="467"/>
      <w:bookmarkEnd w:id="468"/>
    </w:p>
    <w:p w14:paraId="7DF8AAA6"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第三款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关联交易：</w:t>
      </w:r>
      <w:r>
        <w:rPr>
          <w:rStyle w:val="aff9"/>
          <w:rFonts w:ascii="Times New Roman" w:eastAsia="宋体" w:hAnsi="Times New Roman" w:cs="Times New Roman"/>
          <w:color w:val="FF0000"/>
        </w:rPr>
        <w:t>3.</w:t>
      </w:r>
      <w:r>
        <w:rPr>
          <w:rStyle w:val="aff9"/>
          <w:rFonts w:ascii="Times New Roman" w:eastAsia="宋体" w:hAnsi="Times New Roman" w:cs="Times New Roman"/>
          <w:color w:val="FF0000"/>
        </w:rPr>
        <w:t>对外投资</w:t>
      </w:r>
    </w:p>
    <w:p w14:paraId="47B797B8"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1</w:t>
      </w:r>
      <w:r>
        <w:rPr>
          <w:rStyle w:val="aff9"/>
          <w:rFonts w:ascii="Times New Roman" w:eastAsia="宋体" w:hAnsi="Times New Roman" w:cs="Times New Roman"/>
          <w:color w:val="FF0000"/>
        </w:rPr>
        <w:t>）对外投资基本信息，包括对外投资项目的投资地区、金额、主营业务及战略规划。</w:t>
      </w:r>
    </w:p>
    <w:p w14:paraId="69443998"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2</w:t>
      </w:r>
      <w:r>
        <w:rPr>
          <w:rStyle w:val="aff9"/>
          <w:rFonts w:ascii="Times New Roman" w:eastAsia="宋体" w:hAnsi="Times New Roman" w:cs="Times New Roman"/>
          <w:color w:val="FF0000"/>
        </w:rPr>
        <w:t>）对外投资项目概况，包括对外投资项目的股权架构、组织结构，高级管理人员的雇佣方式，项目决策权限的归属。</w:t>
      </w:r>
    </w:p>
    <w:p w14:paraId="79626E8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3</w:t>
      </w:r>
      <w:r>
        <w:rPr>
          <w:rStyle w:val="aff9"/>
          <w:rFonts w:ascii="Times New Roman" w:eastAsia="宋体" w:hAnsi="Times New Roman" w:cs="Times New Roman"/>
          <w:color w:val="FF0000"/>
        </w:rPr>
        <w:t>）对外投资项目数据，包括对外投资项目的营运数据。】</w:t>
      </w:r>
    </w:p>
    <w:p w14:paraId="503844D5" w14:textId="597A2C83"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如果</w:t>
      </w:r>
      <w:r>
        <w:rPr>
          <w:rStyle w:val="aff9"/>
          <w:rFonts w:ascii="Times New Roman" w:eastAsia="宋体" w:hAnsi="Times New Roman" w:cs="Times New Roman"/>
          <w:color w:val="FF0000"/>
        </w:rPr>
        <w:fldChar w:fldCharType="begin"/>
      </w:r>
      <w:r>
        <w:rPr>
          <w:rStyle w:val="aff9"/>
          <w:rFonts w:ascii="Times New Roman" w:eastAsia="宋体" w:hAnsi="Times New Roman" w:cs="Times New Roman"/>
          <w:color w:val="FF0000"/>
        </w:rPr>
        <w:instrText xml:space="preserve"> REF XYZ</w:instrText>
      </w:r>
      <w:r>
        <w:rPr>
          <w:rStyle w:val="aff9"/>
          <w:rFonts w:ascii="Times New Roman" w:eastAsia="宋体" w:hAnsi="Times New Roman" w:cs="Times New Roman"/>
          <w:color w:val="FF0000"/>
        </w:rPr>
        <w:instrText>公司</w:instrText>
      </w:r>
      <w:r>
        <w:rPr>
          <w:rStyle w:val="aff9"/>
          <w:rFonts w:ascii="Times New Roman" w:eastAsia="宋体" w:hAnsi="Times New Roman" w:cs="Times New Roman"/>
          <w:color w:val="FF0000"/>
        </w:rPr>
        <w:instrText xml:space="preserve"> \h  \* MERGEFORMAT </w:instrText>
      </w:r>
      <w:r>
        <w:rPr>
          <w:rStyle w:val="aff9"/>
          <w:rFonts w:ascii="Times New Roman" w:eastAsia="宋体" w:hAnsi="Times New Roman" w:cs="Times New Roman"/>
          <w:color w:val="FF0000"/>
        </w:rPr>
      </w:r>
      <w:r>
        <w:rPr>
          <w:rStyle w:val="aff9"/>
          <w:rFonts w:ascii="Times New Roman" w:eastAsia="宋体" w:hAnsi="Times New Roman" w:cs="Times New Roman"/>
          <w:color w:val="FF0000"/>
        </w:rPr>
        <w:fldChar w:fldCharType="separate"/>
      </w:r>
      <w:del w:id="471"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proofErr w:type="gramStart"/>
      <w:ins w:id="472" w:author="Tian Su" w:date="2024-12-30T11:34:00Z" w16du:dateUtc="2024-12-30T03:34:00Z">
        <w:r w:rsidR="00FE6E4A">
          <w:rPr>
            <w:rStyle w:val="aff9"/>
            <w:rFonts w:ascii="Times New Roman" w:eastAsia="宋体" w:hAnsi="Times New Roman" w:cs="Times New Roman"/>
            <w:color w:val="FF0000"/>
          </w:rPr>
          <w:t>【</w:t>
        </w:r>
        <w:proofErr w:type="gramEnd"/>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proofErr w:type="gramStart"/>
        <w:r w:rsidR="00FE6E4A">
          <w:rPr>
            <w:rStyle w:val="aff9"/>
            <w:rFonts w:ascii="Times New Roman" w:eastAsia="宋体" w:hAnsi="Times New Roman" w:cs="Times New Roman"/>
            <w:color w:val="FF0000"/>
          </w:rPr>
          <w:t>】</w:t>
        </w:r>
      </w:ins>
      <w:proofErr w:type="gramEnd"/>
      <w:r>
        <w:rPr>
          <w:rStyle w:val="aff9"/>
          <w:rFonts w:ascii="Times New Roman" w:eastAsia="宋体" w:hAnsi="Times New Roman" w:cs="Times New Roman"/>
          <w:color w:val="FF0000"/>
        </w:rPr>
        <w:fldChar w:fldCharType="end"/>
      </w:r>
      <w:r>
        <w:rPr>
          <w:rStyle w:val="aff9"/>
          <w:rFonts w:ascii="Times New Roman" w:eastAsia="宋体" w:hAnsi="Times New Roman" w:cs="Times New Roman"/>
          <w:color w:val="FF0000"/>
        </w:rPr>
        <w:t>不存在任何对外投资，请使用以下段落语句并删除所有无关段落：】</w:t>
      </w:r>
    </w:p>
    <w:p w14:paraId="19B573FA" w14:textId="3F0A8F7B"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del w:id="473"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474"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不存在任何对外公司投资。</w:t>
      </w:r>
    </w:p>
    <w:p w14:paraId="612EF41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【否则，</w:t>
      </w:r>
      <w:r>
        <w:rPr>
          <w:rStyle w:val="aff9"/>
          <w:rFonts w:ascii="Times New Roman" w:eastAsia="宋体" w:hAnsi="Times New Roman" w:cs="Times New Roman" w:hint="eastAsia"/>
          <w:color w:val="FF0000"/>
        </w:rPr>
        <w:t>可以建议</w:t>
      </w:r>
      <w:r>
        <w:rPr>
          <w:rStyle w:val="aff9"/>
          <w:rFonts w:ascii="Times New Roman" w:eastAsia="宋体" w:hAnsi="Times New Roman" w:cs="Times New Roman"/>
          <w:color w:val="FF0000"/>
        </w:rPr>
        <w:t>使用以下段落：</w:t>
      </w:r>
      <w:r>
        <w:rPr>
          <w:rStyle w:val="aff9"/>
          <w:rFonts w:ascii="Times New Roman" w:eastAsia="宋体" w:hAnsi="Times New Roman" w:cs="Times New Roman" w:hint="eastAsia"/>
          <w:color w:val="FF0000"/>
        </w:rPr>
        <w:t>（可参考招股说明书或审计报告）</w:t>
      </w:r>
      <w:r>
        <w:rPr>
          <w:rStyle w:val="aff9"/>
          <w:rFonts w:ascii="Times New Roman" w:eastAsia="宋体" w:hAnsi="Times New Roman" w:cs="Times New Roman"/>
          <w:color w:val="FF0000"/>
        </w:rPr>
        <w:t>】</w:t>
      </w:r>
    </w:p>
    <w:p w14:paraId="61561D7F" w14:textId="77777777" w:rsidR="00160A67" w:rsidRDefault="00000000">
      <w:pPr>
        <w:keepNext/>
        <w:keepLines/>
        <w:numPr>
          <w:ilvl w:val="2"/>
          <w:numId w:val="34"/>
        </w:numPr>
        <w:ind w:firstLine="482"/>
        <w:outlineLvl w:val="2"/>
        <w:rPr>
          <w:rFonts w:ascii="Times New Roman" w:eastAsia="宋体" w:hAnsi="Times New Roman" w:cs="Times New Roman"/>
          <w:b/>
          <w:bCs/>
        </w:rPr>
      </w:pPr>
      <w:bookmarkStart w:id="475" w:name="_Toc4623"/>
      <w:r>
        <w:rPr>
          <w:rFonts w:ascii="Times New Roman" w:eastAsia="宋体" w:hAnsi="Times New Roman" w:cs="Times New Roman"/>
          <w:b/>
          <w:bCs/>
        </w:rPr>
        <w:t>对外投资基本信息</w:t>
      </w:r>
      <w:bookmarkEnd w:id="475"/>
    </w:p>
    <w:p w14:paraId="3FB66B80" w14:textId="77777777" w:rsidR="00160A67" w:rsidRDefault="00160A67">
      <w:pPr>
        <w:pStyle w:val="aff8"/>
        <w:jc w:val="both"/>
        <w:rPr>
          <w:rFonts w:ascii="Arial" w:eastAsia="黑体" w:hAnsi="Arial" w:cs="Arial"/>
          <w:color w:val="06A2E0" w:themeColor="accent1"/>
        </w:rPr>
      </w:pPr>
    </w:p>
    <w:p w14:paraId="5446E996"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hint="eastAsia"/>
          <w:color w:val="FF0000"/>
        </w:rPr>
        <w:t>【披露境外被投资企业情况，包括本地企业当年度所有境外被投资企业名称、所在国家</w:t>
      </w:r>
      <w:r>
        <w:rPr>
          <w:rStyle w:val="aff9"/>
          <w:rFonts w:ascii="Times New Roman" w:eastAsia="宋体" w:hAnsi="Times New Roman" w:cs="Times New Roman"/>
          <w:color w:val="FF0000"/>
        </w:rPr>
        <w:t>(</w:t>
      </w:r>
      <w:r>
        <w:rPr>
          <w:rStyle w:val="aff9"/>
          <w:rFonts w:ascii="Times New Roman" w:eastAsia="宋体" w:hAnsi="Times New Roman" w:cs="Times New Roman" w:hint="eastAsia"/>
          <w:color w:val="FF0000"/>
        </w:rPr>
        <w:t>地区</w:t>
      </w:r>
      <w:r>
        <w:rPr>
          <w:rStyle w:val="aff9"/>
          <w:rFonts w:ascii="Times New Roman" w:eastAsia="宋体" w:hAnsi="Times New Roman" w:cs="Times New Roman"/>
          <w:color w:val="FF0000"/>
        </w:rPr>
        <w:t>)</w:t>
      </w:r>
      <w:r>
        <w:rPr>
          <w:rStyle w:val="aff9"/>
          <w:rFonts w:ascii="Times New Roman" w:eastAsia="宋体" w:hAnsi="Times New Roman" w:cs="Times New Roman" w:hint="eastAsia"/>
          <w:color w:val="FF0000"/>
        </w:rPr>
        <w:t>、本地企业对该被投资企业的投资额以及持股比例、开业（成立）时间、主营业务、被投资企业状态、战略规划等。】</w:t>
      </w:r>
    </w:p>
    <w:p w14:paraId="3F7C0266" w14:textId="77777777" w:rsidR="00160A67" w:rsidRDefault="00160A67">
      <w:pPr>
        <w:ind w:firstLineChars="200" w:firstLine="480"/>
        <w:jc w:val="both"/>
        <w:rPr>
          <w:rFonts w:ascii="Arial" w:eastAsia="黑体" w:hAnsi="Arial" w:cs="Arial"/>
        </w:rPr>
      </w:pPr>
    </w:p>
    <w:p w14:paraId="1374D3E8" w14:textId="77777777" w:rsidR="00160A67" w:rsidRDefault="00000000">
      <w:pPr>
        <w:keepNext/>
        <w:keepLines/>
        <w:numPr>
          <w:ilvl w:val="2"/>
          <w:numId w:val="34"/>
        </w:numPr>
        <w:ind w:firstLine="482"/>
        <w:outlineLvl w:val="2"/>
        <w:rPr>
          <w:rFonts w:ascii="Times New Roman" w:eastAsia="宋体" w:hAnsi="Times New Roman" w:cs="Times New Roman"/>
          <w:b/>
          <w:bCs/>
        </w:rPr>
      </w:pPr>
      <w:bookmarkStart w:id="476" w:name="_Toc9619"/>
      <w:r>
        <w:rPr>
          <w:rFonts w:ascii="Times New Roman" w:eastAsia="宋体" w:hAnsi="Times New Roman" w:cs="Times New Roman"/>
          <w:b/>
          <w:bCs/>
        </w:rPr>
        <w:t>对外投资项目概况</w:t>
      </w:r>
      <w:bookmarkEnd w:id="476"/>
    </w:p>
    <w:p w14:paraId="03F21E63" w14:textId="77777777" w:rsidR="00160A67" w:rsidRDefault="00160A67">
      <w:pPr>
        <w:widowControl w:val="0"/>
        <w:autoSpaceDE w:val="0"/>
        <w:autoSpaceDN w:val="0"/>
        <w:adjustRightInd w:val="0"/>
        <w:rPr>
          <w:rFonts w:ascii="Arial" w:eastAsia="黑体" w:hAnsi="Arial" w:cs="Arial"/>
          <w:iCs/>
          <w:color w:val="06A2E0" w:themeColor="accent1"/>
        </w:rPr>
      </w:pPr>
    </w:p>
    <w:p w14:paraId="7A846ACB"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hint="eastAsia"/>
          <w:color w:val="FF0000"/>
        </w:rPr>
        <w:t>【披露对外投资项目完整的股权架构，并标注持股比例。披露对外投资项目的部门组成及各部门人数，并附各部门简介。披露高级管理人员的雇佣方式、项目决策权限的归属、对外投资项目的董事决议书名称、日期及主要内容，并对其他应说明的事项进行说明。】</w:t>
      </w:r>
    </w:p>
    <w:p w14:paraId="4501DBBE" w14:textId="77777777" w:rsidR="00160A67" w:rsidRDefault="00160A67">
      <w:pPr>
        <w:widowControl w:val="0"/>
        <w:autoSpaceDE w:val="0"/>
        <w:autoSpaceDN w:val="0"/>
        <w:adjustRightInd w:val="0"/>
        <w:rPr>
          <w:rFonts w:ascii="Arial" w:eastAsia="黑体" w:hAnsi="Arial" w:cs="Arial"/>
          <w:iCs/>
          <w:color w:val="06A2E0" w:themeColor="accent1"/>
        </w:rPr>
      </w:pPr>
    </w:p>
    <w:p w14:paraId="7357D45F" w14:textId="77777777" w:rsidR="00160A67" w:rsidRDefault="00000000">
      <w:pPr>
        <w:keepNext/>
        <w:keepLines/>
        <w:numPr>
          <w:ilvl w:val="2"/>
          <w:numId w:val="34"/>
        </w:numPr>
        <w:ind w:firstLine="482"/>
        <w:outlineLvl w:val="2"/>
        <w:rPr>
          <w:rFonts w:ascii="Times New Roman" w:eastAsia="宋体" w:hAnsi="Times New Roman" w:cs="Times New Roman"/>
          <w:b/>
          <w:bCs/>
        </w:rPr>
      </w:pPr>
      <w:bookmarkStart w:id="477" w:name="_Toc15518"/>
      <w:r>
        <w:rPr>
          <w:rFonts w:ascii="Times New Roman" w:eastAsia="宋体" w:hAnsi="Times New Roman" w:cs="Times New Roman"/>
          <w:b/>
          <w:bCs/>
        </w:rPr>
        <w:t>对外投资项目数据</w:t>
      </w:r>
      <w:bookmarkEnd w:id="477"/>
    </w:p>
    <w:p w14:paraId="0B7B443D" w14:textId="77777777" w:rsidR="00160A67" w:rsidRDefault="00160A67">
      <w:pPr>
        <w:widowControl w:val="0"/>
        <w:autoSpaceDE w:val="0"/>
        <w:autoSpaceDN w:val="0"/>
        <w:adjustRightInd w:val="0"/>
        <w:rPr>
          <w:rFonts w:ascii="Arial" w:eastAsia="黑体" w:hAnsi="Arial" w:cs="Arial"/>
          <w:iCs/>
          <w:color w:val="06A2E0" w:themeColor="accent1"/>
        </w:rPr>
      </w:pPr>
    </w:p>
    <w:p w14:paraId="12F5983A"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hint="eastAsia"/>
          <w:color w:val="FF0000"/>
        </w:rPr>
        <w:t>【披露以下要素：对外投资项目的具体营运数据，包括当年度该项目的收入、成本、费用、雇员人数、固定资产（含在建工程）构成和规模、无形资产构成和规模及其他应披露的营运信息等。】</w:t>
      </w:r>
    </w:p>
    <w:p w14:paraId="72DDA828" w14:textId="77777777" w:rsidR="00160A67" w:rsidRDefault="00160A67">
      <w:pPr>
        <w:rPr>
          <w:rFonts w:ascii="Arial" w:eastAsia="黑体" w:hAnsi="Arial" w:cs="Arial"/>
        </w:rPr>
      </w:pPr>
    </w:p>
    <w:p w14:paraId="3C89047C" w14:textId="77777777" w:rsidR="00160A67" w:rsidRDefault="00000000">
      <w:pPr>
        <w:pStyle w:val="a"/>
        <w:numPr>
          <w:ilvl w:val="0"/>
          <w:numId w:val="30"/>
        </w:numPr>
        <w:adjustRightInd w:val="0"/>
        <w:snapToGrid w:val="0"/>
        <w:spacing w:before="120" w:after="0"/>
        <w:ind w:left="0" w:firstLine="720"/>
        <w:jc w:val="left"/>
        <w:rPr>
          <w:rFonts w:ascii="Arial" w:eastAsia="黑体" w:hAnsi="Arial" w:cs="Arial"/>
          <w:color w:val="06A2E0" w:themeColor="accent1"/>
          <w:sz w:val="36"/>
          <w:szCs w:val="36"/>
        </w:rPr>
      </w:pPr>
      <w:bookmarkStart w:id="478" w:name="_Toc9894"/>
      <w:bookmarkStart w:id="479" w:name="_Toc144227463"/>
      <w:bookmarkStart w:id="480" w:name="_Toc4875"/>
      <w:bookmarkStart w:id="481" w:name="_Toc24224"/>
      <w:r>
        <w:rPr>
          <w:rFonts w:ascii="Arial" w:eastAsia="黑体" w:hAnsi="Arial" w:cs="Arial"/>
          <w:color w:val="06A2E0" w:themeColor="accent1"/>
          <w:sz w:val="36"/>
          <w:szCs w:val="36"/>
        </w:rPr>
        <w:t>行业分析</w:t>
      </w:r>
      <w:bookmarkEnd w:id="478"/>
      <w:bookmarkEnd w:id="479"/>
      <w:bookmarkEnd w:id="480"/>
      <w:bookmarkEnd w:id="481"/>
    </w:p>
    <w:p w14:paraId="6F7DEFEC" w14:textId="77777777" w:rsidR="00160A67" w:rsidRDefault="00160A67">
      <w:pPr>
        <w:pStyle w:val="aff8"/>
        <w:rPr>
          <w:rFonts w:ascii="Arial" w:eastAsia="黑体" w:hAnsi="Arial" w:cs="Arial"/>
          <w:color w:val="06A2E0" w:themeColor="accent1"/>
        </w:rPr>
      </w:pPr>
    </w:p>
    <w:p w14:paraId="4D6A19A2"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hint="eastAsia"/>
          <w:color w:val="auto"/>
        </w:rPr>
        <w:t>转让定价分析的一个关键问题是需要了解公司所在的特定行业。关联交易的转让定价受到行业结构、行业竞争、市场趋势等因素的影响，因此，行业分析对于合理解释验证交易的转让定价是否符合独立交易原则来说非常重要。</w:t>
      </w:r>
      <w:r>
        <w:rPr>
          <w:rStyle w:val="aff9"/>
          <w:rFonts w:ascii="Times New Roman" w:eastAsia="宋体" w:hAnsi="Times New Roman" w:cs="Times New Roman" w:hint="eastAsia"/>
          <w:color w:val="auto"/>
        </w:rPr>
        <w:t>OECD</w:t>
      </w:r>
      <w:r>
        <w:rPr>
          <w:rStyle w:val="aff9"/>
          <w:rFonts w:ascii="Times New Roman" w:eastAsia="宋体" w:hAnsi="Times New Roman" w:cs="Times New Roman" w:hint="eastAsia"/>
          <w:color w:val="auto"/>
        </w:rPr>
        <w:t>指南亦建议将行业分析作为转让定价分析的重要步骤。</w:t>
      </w:r>
    </w:p>
    <w:p w14:paraId="7A66411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hint="eastAsia"/>
          <w:color w:val="auto"/>
        </w:rPr>
        <w:t>我们在本章进行行业分析的概述，详细行业分析请参见附录</w:t>
      </w:r>
      <w:proofErr w:type="gramStart"/>
      <w:r>
        <w:rPr>
          <w:rStyle w:val="aff9"/>
          <w:rFonts w:ascii="Times New Roman" w:eastAsia="宋体" w:hAnsi="Times New Roman" w:cs="Times New Roman" w:hint="eastAsia"/>
          <w:color w:val="auto"/>
        </w:rPr>
        <w:t>一</w:t>
      </w:r>
      <w:proofErr w:type="gramEnd"/>
      <w:r>
        <w:rPr>
          <w:rStyle w:val="aff9"/>
          <w:rFonts w:ascii="Times New Roman" w:eastAsia="宋体" w:hAnsi="Times New Roman" w:cs="Times New Roman" w:hint="eastAsia"/>
          <w:color w:val="auto"/>
        </w:rPr>
        <w:t>。</w:t>
      </w:r>
    </w:p>
    <w:p w14:paraId="3FDB8551" w14:textId="132F3F1F"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提示：本节应</w:t>
      </w:r>
      <w:r>
        <w:rPr>
          <w:rStyle w:val="aff9"/>
          <w:rFonts w:ascii="Times New Roman" w:eastAsia="宋体" w:hAnsi="Times New Roman" w:cs="Times New Roman" w:hint="eastAsia"/>
          <w:bCs/>
          <w:color w:val="FF0000"/>
        </w:rPr>
        <w:t>简要</w:t>
      </w:r>
      <w:r>
        <w:rPr>
          <w:rStyle w:val="aff9"/>
          <w:rFonts w:ascii="Times New Roman" w:eastAsia="宋体" w:hAnsi="Times New Roman" w:cs="Times New Roman"/>
          <w:bCs/>
          <w:color w:val="FF0000"/>
        </w:rPr>
        <w:t>介绍</w:t>
      </w:r>
      <w:del w:id="48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proofErr w:type="gramStart"/>
      <w:ins w:id="483" w:author="Tian Su" w:date="2024-12-30T11:34:00Z" w16du:dateUtc="2024-12-30T03:34:00Z">
        <w:r w:rsidR="00FE6E4A">
          <w:rPr>
            <w:rStyle w:val="aff9"/>
            <w:rFonts w:ascii="Times New Roman" w:eastAsia="宋体" w:hAnsi="Times New Roman" w:cs="Times New Roman"/>
            <w:color w:val="FF0000"/>
          </w:rPr>
          <w:t>【</w:t>
        </w:r>
        <w:proofErr w:type="gramEnd"/>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proofErr w:type="gramStart"/>
        <w:r w:rsidR="00FE6E4A">
          <w:rPr>
            <w:rStyle w:val="aff9"/>
            <w:rFonts w:ascii="Times New Roman" w:eastAsia="宋体" w:hAnsi="Times New Roman" w:cs="Times New Roman"/>
            <w:color w:val="FF0000"/>
          </w:rPr>
          <w:t>】</w:t>
        </w:r>
      </w:ins>
      <w:proofErr w:type="gramEnd"/>
      <w:r>
        <w:rPr>
          <w:rStyle w:val="aff9"/>
          <w:rFonts w:ascii="Times New Roman" w:eastAsia="宋体" w:hAnsi="Times New Roman" w:cs="Times New Roman"/>
          <w:color w:val="FF0000"/>
        </w:rPr>
        <w:t>所处行业的主要情况。请</w:t>
      </w:r>
      <w:r>
        <w:rPr>
          <w:rStyle w:val="aff9"/>
          <w:rFonts w:ascii="Times New Roman" w:eastAsia="宋体" w:hAnsi="Times New Roman" w:cs="Times New Roman"/>
          <w:bCs/>
          <w:color w:val="FF0000"/>
        </w:rPr>
        <w:t>以脚注或其他方式标明出上述信息的来源和出处</w:t>
      </w:r>
      <w:r>
        <w:rPr>
          <w:rStyle w:val="aff9"/>
          <w:rFonts w:ascii="Times New Roman" w:eastAsia="宋体" w:hAnsi="Times New Roman" w:cs="Times New Roman"/>
          <w:color w:val="FF0000"/>
        </w:rPr>
        <w:t>，并完整保存原始的文件资料。】</w:t>
      </w:r>
    </w:p>
    <w:p w14:paraId="6396416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hint="eastAsia"/>
          <w:color w:val="FF0000"/>
        </w:rPr>
        <w:t>【以下分析章节思路仅供参考。】</w:t>
      </w:r>
    </w:p>
    <w:p w14:paraId="1656EE9F" w14:textId="77777777" w:rsidR="00160A67" w:rsidRDefault="00000000">
      <w:pPr>
        <w:pStyle w:val="13"/>
        <w:numPr>
          <w:ilvl w:val="1"/>
          <w:numId w:val="30"/>
        </w:numPr>
        <w:jc w:val="both"/>
        <w:outlineLvl w:val="1"/>
        <w:rPr>
          <w:rFonts w:ascii="Times New Roman" w:hAnsi="Times New Roman" w:cs="Times New Roman"/>
          <w:sz w:val="30"/>
          <w:szCs w:val="30"/>
        </w:rPr>
      </w:pPr>
      <w:bookmarkStart w:id="484" w:name="_Toc32293"/>
      <w:bookmarkStart w:id="485" w:name="_Toc22603"/>
      <w:bookmarkStart w:id="486" w:name="_Toc12102"/>
      <w:bookmarkStart w:id="487" w:name="_Toc144227464"/>
      <w:r>
        <w:rPr>
          <w:rFonts w:ascii="Times New Roman" w:hAnsi="Times New Roman" w:cs="Times New Roman" w:hint="eastAsia"/>
          <w:sz w:val="30"/>
          <w:szCs w:val="30"/>
        </w:rPr>
        <w:t>全球行业情况</w:t>
      </w:r>
      <w:bookmarkEnd w:id="484"/>
      <w:bookmarkEnd w:id="485"/>
      <w:bookmarkEnd w:id="486"/>
      <w:bookmarkEnd w:id="487"/>
    </w:p>
    <w:p w14:paraId="200D0F13" w14:textId="77777777" w:rsidR="00160A67" w:rsidRDefault="00160A67">
      <w:pPr>
        <w:ind w:firstLineChars="200" w:firstLine="480"/>
        <w:jc w:val="both"/>
        <w:rPr>
          <w:rFonts w:ascii="Arial" w:eastAsia="黑体" w:hAnsi="Arial" w:cs="Arial"/>
        </w:rPr>
      </w:pPr>
    </w:p>
    <w:p w14:paraId="3008000E" w14:textId="77777777" w:rsidR="00160A67" w:rsidRDefault="00000000">
      <w:pPr>
        <w:pStyle w:val="13"/>
        <w:numPr>
          <w:ilvl w:val="1"/>
          <w:numId w:val="30"/>
        </w:numPr>
        <w:jc w:val="both"/>
        <w:outlineLvl w:val="1"/>
        <w:rPr>
          <w:rFonts w:ascii="Times New Roman" w:hAnsi="Times New Roman" w:cs="Times New Roman"/>
          <w:sz w:val="30"/>
          <w:szCs w:val="30"/>
        </w:rPr>
      </w:pPr>
      <w:bookmarkStart w:id="488" w:name="_Toc144227465"/>
      <w:bookmarkStart w:id="489" w:name="_Toc31878"/>
      <w:bookmarkStart w:id="490" w:name="_Toc1193"/>
      <w:bookmarkStart w:id="491" w:name="_Toc9476"/>
      <w:r>
        <w:rPr>
          <w:rFonts w:ascii="Times New Roman" w:hAnsi="Times New Roman" w:cs="Times New Roman" w:hint="eastAsia"/>
          <w:sz w:val="30"/>
          <w:szCs w:val="30"/>
        </w:rPr>
        <w:t>中国行业情况</w:t>
      </w:r>
      <w:bookmarkEnd w:id="488"/>
      <w:bookmarkEnd w:id="489"/>
      <w:bookmarkEnd w:id="490"/>
      <w:bookmarkEnd w:id="491"/>
    </w:p>
    <w:p w14:paraId="3DF6DCBF" w14:textId="77777777" w:rsidR="00160A67" w:rsidRDefault="00160A67">
      <w:pPr>
        <w:pStyle w:val="13"/>
        <w:jc w:val="both"/>
        <w:outlineLvl w:val="1"/>
        <w:rPr>
          <w:rFonts w:ascii="Times New Roman" w:hAnsi="Times New Roman" w:cs="Times New Roman"/>
          <w:sz w:val="30"/>
          <w:szCs w:val="30"/>
        </w:rPr>
      </w:pPr>
    </w:p>
    <w:p w14:paraId="427F660D" w14:textId="77777777" w:rsidR="00160A67" w:rsidRDefault="00000000">
      <w:pPr>
        <w:pStyle w:val="13"/>
        <w:numPr>
          <w:ilvl w:val="1"/>
          <w:numId w:val="30"/>
        </w:numPr>
        <w:jc w:val="both"/>
        <w:outlineLvl w:val="1"/>
        <w:rPr>
          <w:rFonts w:ascii="Times New Roman" w:hAnsi="Times New Roman" w:cs="Times New Roman"/>
          <w:sz w:val="30"/>
          <w:szCs w:val="30"/>
        </w:rPr>
      </w:pPr>
      <w:bookmarkStart w:id="492" w:name="_Toc144227466"/>
      <w:bookmarkStart w:id="493" w:name="_Toc11372"/>
      <w:bookmarkStart w:id="494" w:name="_Toc13202"/>
      <w:bookmarkStart w:id="495" w:name="_Toc20556"/>
      <w:r>
        <w:rPr>
          <w:rFonts w:ascii="Times New Roman" w:hAnsi="Times New Roman" w:cs="Times New Roman" w:hint="eastAsia"/>
          <w:sz w:val="30"/>
          <w:szCs w:val="30"/>
        </w:rPr>
        <w:t>行业竞争情况</w:t>
      </w:r>
      <w:bookmarkEnd w:id="492"/>
      <w:bookmarkEnd w:id="493"/>
      <w:bookmarkEnd w:id="494"/>
      <w:bookmarkEnd w:id="495"/>
    </w:p>
    <w:p w14:paraId="2C7AD252" w14:textId="77777777" w:rsidR="00160A67" w:rsidRDefault="00160A67">
      <w:pPr>
        <w:pStyle w:val="13"/>
        <w:ind w:firstLineChars="200" w:firstLine="602"/>
        <w:jc w:val="both"/>
        <w:outlineLvl w:val="1"/>
        <w:rPr>
          <w:rFonts w:ascii="Times New Roman" w:hAnsi="Times New Roman" w:cs="Times New Roman"/>
          <w:sz w:val="30"/>
          <w:szCs w:val="30"/>
        </w:rPr>
      </w:pPr>
    </w:p>
    <w:p w14:paraId="7EE36635" w14:textId="77777777" w:rsidR="00160A67" w:rsidRDefault="00000000">
      <w:pPr>
        <w:pStyle w:val="13"/>
        <w:numPr>
          <w:ilvl w:val="1"/>
          <w:numId w:val="30"/>
        </w:numPr>
        <w:jc w:val="both"/>
        <w:outlineLvl w:val="1"/>
        <w:rPr>
          <w:rFonts w:ascii="Times New Roman" w:hAnsi="Times New Roman" w:cs="Times New Roman"/>
          <w:sz w:val="30"/>
          <w:szCs w:val="30"/>
        </w:rPr>
      </w:pPr>
      <w:bookmarkStart w:id="496" w:name="_Toc7250"/>
      <w:bookmarkStart w:id="497" w:name="_Toc144227467"/>
      <w:bookmarkStart w:id="498" w:name="_Toc7734"/>
      <w:bookmarkStart w:id="499" w:name="_Toc25642"/>
      <w:r>
        <w:rPr>
          <w:rFonts w:ascii="Times New Roman" w:hAnsi="Times New Roman" w:cs="Times New Roman" w:hint="eastAsia"/>
          <w:sz w:val="30"/>
          <w:szCs w:val="30"/>
        </w:rPr>
        <w:t>行业政策情况及未来趋势</w:t>
      </w:r>
      <w:bookmarkEnd w:id="496"/>
      <w:bookmarkEnd w:id="497"/>
      <w:bookmarkEnd w:id="498"/>
      <w:bookmarkEnd w:id="499"/>
    </w:p>
    <w:p w14:paraId="74D4F7F6" w14:textId="77777777" w:rsidR="00160A67" w:rsidRDefault="00160A67">
      <w:pPr>
        <w:pStyle w:val="13"/>
        <w:ind w:firstLineChars="200" w:firstLine="602"/>
        <w:jc w:val="both"/>
        <w:outlineLvl w:val="1"/>
        <w:rPr>
          <w:rFonts w:ascii="Times New Roman" w:hAnsi="Times New Roman" w:cs="Times New Roman"/>
          <w:sz w:val="30"/>
          <w:szCs w:val="30"/>
        </w:rPr>
      </w:pPr>
    </w:p>
    <w:p w14:paraId="29398A2F" w14:textId="77777777" w:rsidR="00160A67" w:rsidRDefault="00000000">
      <w:pPr>
        <w:pStyle w:val="13"/>
        <w:numPr>
          <w:ilvl w:val="1"/>
          <w:numId w:val="30"/>
        </w:numPr>
        <w:jc w:val="both"/>
        <w:outlineLvl w:val="1"/>
        <w:rPr>
          <w:rFonts w:ascii="Times New Roman" w:hAnsi="Times New Roman" w:cs="Times New Roman"/>
          <w:sz w:val="30"/>
          <w:szCs w:val="30"/>
        </w:rPr>
      </w:pPr>
      <w:bookmarkStart w:id="500" w:name="_Toc144227468"/>
      <w:bookmarkStart w:id="501" w:name="_Toc20056"/>
      <w:bookmarkStart w:id="502" w:name="_Toc14915"/>
      <w:bookmarkStart w:id="503" w:name="_Toc30439"/>
      <w:r>
        <w:rPr>
          <w:rFonts w:ascii="Times New Roman" w:hAnsi="Times New Roman" w:cs="Times New Roman" w:hint="eastAsia"/>
          <w:sz w:val="30"/>
          <w:szCs w:val="30"/>
        </w:rPr>
        <w:t>小结</w:t>
      </w:r>
      <w:bookmarkEnd w:id="500"/>
      <w:bookmarkEnd w:id="501"/>
      <w:bookmarkEnd w:id="502"/>
      <w:bookmarkEnd w:id="503"/>
    </w:p>
    <w:p w14:paraId="1F77039E" w14:textId="77777777" w:rsidR="00160A67" w:rsidRDefault="00160A67">
      <w:pPr>
        <w:ind w:firstLineChars="200" w:firstLine="480"/>
        <w:jc w:val="both"/>
        <w:rPr>
          <w:rFonts w:ascii="Arial" w:eastAsia="黑体" w:hAnsi="Arial" w:cs="Arial"/>
        </w:rPr>
      </w:pPr>
    </w:p>
    <w:p w14:paraId="33D2965F" w14:textId="77777777" w:rsidR="00160A67" w:rsidRDefault="00160A67">
      <w:pPr>
        <w:ind w:firstLineChars="200" w:firstLine="480"/>
        <w:jc w:val="both"/>
        <w:rPr>
          <w:rFonts w:ascii="Arial" w:eastAsia="黑体" w:hAnsi="Arial" w:cs="Arial"/>
        </w:rPr>
      </w:pPr>
    </w:p>
    <w:p w14:paraId="30DF896A" w14:textId="77777777" w:rsidR="00160A67" w:rsidRDefault="00160A67">
      <w:pPr>
        <w:ind w:firstLine="720"/>
        <w:rPr>
          <w:rFonts w:ascii="Arial" w:eastAsia="黑体" w:hAnsi="Arial" w:cs="Arial"/>
          <w:color w:val="06A2E0" w:themeColor="accent1"/>
          <w:sz w:val="36"/>
          <w:szCs w:val="36"/>
        </w:rPr>
        <w:sectPr w:rsidR="00160A67">
          <w:pgSz w:w="11907" w:h="16839"/>
          <w:pgMar w:top="1440" w:right="1440" w:bottom="1440" w:left="1440" w:header="576" w:footer="576" w:gutter="0"/>
          <w:cols w:space="708"/>
          <w:docGrid w:linePitch="360"/>
        </w:sectPr>
      </w:pPr>
    </w:p>
    <w:p w14:paraId="0AA76541" w14:textId="77777777" w:rsidR="00160A67" w:rsidRDefault="00000000">
      <w:pPr>
        <w:pStyle w:val="a"/>
        <w:numPr>
          <w:ilvl w:val="0"/>
          <w:numId w:val="30"/>
        </w:numPr>
        <w:adjustRightInd w:val="0"/>
        <w:snapToGrid w:val="0"/>
        <w:spacing w:before="120" w:after="0"/>
        <w:ind w:left="0" w:firstLine="720"/>
        <w:jc w:val="left"/>
        <w:rPr>
          <w:rFonts w:ascii="Arial" w:eastAsia="黑体" w:hAnsi="Arial" w:cs="Arial"/>
          <w:color w:val="06A2E0" w:themeColor="accent1"/>
          <w:sz w:val="36"/>
          <w:szCs w:val="36"/>
        </w:rPr>
      </w:pPr>
      <w:bookmarkStart w:id="504" w:name="_Toc144227469"/>
      <w:bookmarkStart w:id="505" w:name="_Toc28151"/>
      <w:bookmarkStart w:id="506" w:name="_Toc25689"/>
      <w:bookmarkStart w:id="507" w:name="_Toc20600"/>
      <w:r>
        <w:rPr>
          <w:rFonts w:ascii="Arial" w:eastAsia="黑体" w:hAnsi="Arial" w:cs="Arial"/>
          <w:color w:val="06A2E0" w:themeColor="accent1"/>
          <w:sz w:val="36"/>
          <w:szCs w:val="36"/>
        </w:rPr>
        <w:lastRenderedPageBreak/>
        <w:t>关联关系</w:t>
      </w:r>
      <w:bookmarkEnd w:id="469"/>
      <w:bookmarkEnd w:id="470"/>
      <w:bookmarkEnd w:id="504"/>
      <w:bookmarkEnd w:id="505"/>
      <w:bookmarkEnd w:id="506"/>
      <w:bookmarkEnd w:id="507"/>
    </w:p>
    <w:p w14:paraId="52E41580" w14:textId="77777777" w:rsidR="00160A67" w:rsidRDefault="00160A67">
      <w:pPr>
        <w:pStyle w:val="aff8"/>
        <w:rPr>
          <w:rFonts w:ascii="Arial" w:eastAsia="黑体" w:hAnsi="Arial" w:cs="Arial"/>
          <w:color w:val="06A2E0" w:themeColor="accent1"/>
        </w:rPr>
      </w:pPr>
    </w:p>
    <w:p w14:paraId="1319B3C2" w14:textId="77777777" w:rsidR="00160A67" w:rsidRDefault="00000000">
      <w:pPr>
        <w:pStyle w:val="13"/>
        <w:numPr>
          <w:ilvl w:val="1"/>
          <w:numId w:val="30"/>
        </w:numPr>
        <w:jc w:val="both"/>
        <w:outlineLvl w:val="1"/>
        <w:rPr>
          <w:rFonts w:ascii="Times New Roman" w:hAnsi="Times New Roman" w:cs="Times New Roman"/>
          <w:sz w:val="30"/>
          <w:szCs w:val="30"/>
        </w:rPr>
      </w:pPr>
      <w:bookmarkStart w:id="508" w:name="_Toc26356"/>
      <w:bookmarkStart w:id="509" w:name="_Toc144227470"/>
      <w:bookmarkStart w:id="510" w:name="_Toc2922"/>
      <w:bookmarkStart w:id="511" w:name="_Toc22531"/>
      <w:bookmarkStart w:id="512" w:name="_Toc139362986"/>
      <w:bookmarkStart w:id="513" w:name="_Toc139363061"/>
      <w:r>
        <w:rPr>
          <w:rFonts w:ascii="Times New Roman" w:hAnsi="Times New Roman" w:cs="Times New Roman" w:hint="eastAsia"/>
          <w:sz w:val="30"/>
          <w:szCs w:val="30"/>
        </w:rPr>
        <w:t>关联方信息</w:t>
      </w:r>
      <w:bookmarkEnd w:id="508"/>
      <w:bookmarkEnd w:id="509"/>
      <w:bookmarkEnd w:id="510"/>
      <w:bookmarkEnd w:id="511"/>
      <w:bookmarkEnd w:id="512"/>
      <w:bookmarkEnd w:id="513"/>
    </w:p>
    <w:p w14:paraId="5C11CE4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第二款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关联关系：</w:t>
      </w:r>
      <w:r>
        <w:rPr>
          <w:rStyle w:val="aff9"/>
          <w:rFonts w:ascii="Times New Roman" w:eastAsia="宋体" w:hAnsi="Times New Roman" w:cs="Times New Roman"/>
          <w:color w:val="FF0000"/>
        </w:rPr>
        <w:t xml:space="preserve">1. </w:t>
      </w:r>
      <w:r>
        <w:rPr>
          <w:rStyle w:val="aff9"/>
          <w:rFonts w:ascii="Times New Roman" w:eastAsia="宋体" w:hAnsi="Times New Roman" w:cs="Times New Roman"/>
          <w:color w:val="FF0000"/>
        </w:rPr>
        <w:t>关联方信息，包括直接或者间接拥有企业股权的关联方，以及与企业发生交易的关联方，内容涵盖关联方名称、法定代表人、高级管理人员的构成情况、注册地址、实际经营地址，以及关联个人的姓名、国籍、居住地等情况的说明。】</w:t>
      </w:r>
    </w:p>
    <w:p w14:paraId="32243BFC"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42</w:t>
      </w:r>
      <w:r>
        <w:rPr>
          <w:rStyle w:val="aff9"/>
          <w:rFonts w:ascii="Times New Roman" w:eastAsia="宋体" w:hAnsi="Times New Roman" w:cs="Times New Roman"/>
          <w:color w:val="auto"/>
        </w:rPr>
        <w:t>号公告第</w:t>
      </w:r>
      <w:r>
        <w:rPr>
          <w:rStyle w:val="aff9"/>
          <w:rFonts w:ascii="Times New Roman" w:eastAsia="宋体" w:hAnsi="Times New Roman" w:cs="Times New Roman"/>
          <w:color w:val="auto"/>
        </w:rPr>
        <w:t>2</w:t>
      </w:r>
      <w:r>
        <w:rPr>
          <w:rStyle w:val="aff9"/>
          <w:rFonts w:ascii="Times New Roman" w:eastAsia="宋体" w:hAnsi="Times New Roman" w:cs="Times New Roman"/>
          <w:color w:val="auto"/>
        </w:rPr>
        <w:t>条规定企业与其他企业、组织或者个人具有下列关系之一的，构成所称关联关系：</w:t>
      </w:r>
    </w:p>
    <w:p w14:paraId="331E0E7C" w14:textId="77777777" w:rsidR="00160A67" w:rsidRDefault="00000000">
      <w:pPr>
        <w:pStyle w:val="aff3"/>
        <w:numPr>
          <w:ilvl w:val="0"/>
          <w:numId w:val="35"/>
        </w:numPr>
        <w:spacing w:beforeLines="50" w:before="120" w:line="360" w:lineRule="auto"/>
        <w:ind w:firstLine="480"/>
        <w:jc w:val="both"/>
        <w:rPr>
          <w:rFonts w:ascii="Times New Roman" w:eastAsia="宋体" w:hAnsi="Times New Roman" w:cs="Times New Roman"/>
        </w:rPr>
      </w:pPr>
      <w:r>
        <w:rPr>
          <w:rFonts w:ascii="Times New Roman" w:eastAsia="宋体" w:hAnsi="Times New Roman" w:cs="Times New Roman"/>
        </w:rPr>
        <w:t>一方直接或者间接持有另一方的股份总和达到</w:t>
      </w:r>
      <w:r>
        <w:rPr>
          <w:rFonts w:ascii="Times New Roman" w:eastAsia="宋体" w:hAnsi="Times New Roman" w:cs="Times New Roman"/>
        </w:rPr>
        <w:t>25%</w:t>
      </w:r>
      <w:r>
        <w:rPr>
          <w:rFonts w:ascii="Times New Roman" w:eastAsia="宋体" w:hAnsi="Times New Roman" w:cs="Times New Roman"/>
        </w:rPr>
        <w:t>以上；双方直接或者间接同为第三方所持有的股份达到</w:t>
      </w:r>
      <w:r>
        <w:rPr>
          <w:rFonts w:ascii="Times New Roman" w:eastAsia="宋体" w:hAnsi="Times New Roman" w:cs="Times New Roman"/>
        </w:rPr>
        <w:t>25%</w:t>
      </w:r>
      <w:r>
        <w:rPr>
          <w:rFonts w:ascii="Times New Roman" w:eastAsia="宋体" w:hAnsi="Times New Roman" w:cs="Times New Roman"/>
        </w:rPr>
        <w:t>以上。</w:t>
      </w:r>
    </w:p>
    <w:p w14:paraId="231E8005" w14:textId="77777777" w:rsidR="00160A67" w:rsidRDefault="00000000">
      <w:pPr>
        <w:pStyle w:val="aff3"/>
        <w:numPr>
          <w:ilvl w:val="0"/>
          <w:numId w:val="35"/>
        </w:numPr>
        <w:spacing w:beforeLines="50" w:before="120" w:line="360" w:lineRule="auto"/>
        <w:ind w:firstLine="480"/>
        <w:jc w:val="both"/>
        <w:rPr>
          <w:rFonts w:ascii="Times New Roman" w:eastAsia="宋体" w:hAnsi="Times New Roman" w:cs="Times New Roman"/>
        </w:rPr>
      </w:pPr>
      <w:r>
        <w:rPr>
          <w:rFonts w:ascii="Times New Roman" w:eastAsia="宋体" w:hAnsi="Times New Roman" w:cs="Times New Roman"/>
        </w:rPr>
        <w:t>双方存在持股关系或者同为第三方持股，虽持股比例未达到本条第（一）项规定，但双方之间借贷资金</w:t>
      </w:r>
      <w:proofErr w:type="gramStart"/>
      <w:r>
        <w:rPr>
          <w:rFonts w:ascii="Times New Roman" w:eastAsia="宋体" w:hAnsi="Times New Roman" w:cs="Times New Roman"/>
        </w:rPr>
        <w:t>总额占任一方</w:t>
      </w:r>
      <w:proofErr w:type="gramEnd"/>
      <w:r>
        <w:rPr>
          <w:rFonts w:ascii="Times New Roman" w:eastAsia="宋体" w:hAnsi="Times New Roman" w:cs="Times New Roman"/>
        </w:rPr>
        <w:t>实收资本比例达到</w:t>
      </w:r>
      <w:r>
        <w:rPr>
          <w:rFonts w:ascii="Times New Roman" w:eastAsia="宋体" w:hAnsi="Times New Roman" w:cs="Times New Roman"/>
        </w:rPr>
        <w:t>50%</w:t>
      </w:r>
      <w:r>
        <w:rPr>
          <w:rFonts w:ascii="Times New Roman" w:eastAsia="宋体" w:hAnsi="Times New Roman" w:cs="Times New Roman"/>
        </w:rPr>
        <w:t>以上，或者一方全部借贷资金总额的</w:t>
      </w:r>
      <w:r>
        <w:rPr>
          <w:rFonts w:ascii="Times New Roman" w:eastAsia="宋体" w:hAnsi="Times New Roman" w:cs="Times New Roman"/>
        </w:rPr>
        <w:t>10%</w:t>
      </w:r>
      <w:r>
        <w:rPr>
          <w:rFonts w:ascii="Times New Roman" w:eastAsia="宋体" w:hAnsi="Times New Roman" w:cs="Times New Roman"/>
        </w:rPr>
        <w:t>以上由另一方担保（与独立金融机构之间的借贷或者担保除外）。</w:t>
      </w:r>
    </w:p>
    <w:p w14:paraId="6421F28A" w14:textId="77777777" w:rsidR="00160A67" w:rsidRDefault="00000000">
      <w:pPr>
        <w:pStyle w:val="aff3"/>
        <w:numPr>
          <w:ilvl w:val="0"/>
          <w:numId w:val="35"/>
        </w:numPr>
        <w:spacing w:beforeLines="50" w:before="120" w:line="360" w:lineRule="auto"/>
        <w:ind w:firstLine="480"/>
        <w:jc w:val="both"/>
        <w:rPr>
          <w:rFonts w:ascii="Times New Roman" w:eastAsia="宋体" w:hAnsi="Times New Roman" w:cs="Times New Roman"/>
        </w:rPr>
      </w:pPr>
      <w:r>
        <w:rPr>
          <w:rFonts w:ascii="Times New Roman" w:eastAsia="宋体" w:hAnsi="Times New Roman" w:cs="Times New Roman"/>
        </w:rPr>
        <w:t>双方存在持股关系或者同为第三方持股，虽持股比例未达到本条第（一）项规定，但一方的生产经营活动必须由另一方提供专利权、非专利技术、商标权、著作权等特许权才能正常进行。</w:t>
      </w:r>
    </w:p>
    <w:p w14:paraId="05629737" w14:textId="77777777" w:rsidR="00160A67" w:rsidRDefault="00000000">
      <w:pPr>
        <w:pStyle w:val="aff3"/>
        <w:numPr>
          <w:ilvl w:val="0"/>
          <w:numId w:val="35"/>
        </w:numPr>
        <w:spacing w:beforeLines="50" w:before="120" w:line="360" w:lineRule="auto"/>
        <w:ind w:firstLine="480"/>
        <w:jc w:val="both"/>
        <w:rPr>
          <w:rFonts w:ascii="Times New Roman" w:eastAsia="宋体" w:hAnsi="Times New Roman" w:cs="Times New Roman"/>
        </w:rPr>
      </w:pPr>
      <w:r>
        <w:rPr>
          <w:rFonts w:ascii="Times New Roman" w:eastAsia="宋体" w:hAnsi="Times New Roman" w:cs="Times New Roman"/>
        </w:rPr>
        <w:t>双方存在持股关系或者同为第三方持股，虽持股比例未达到本条第（一）项规定，但一方的购买、销售、接受劳务、提供劳务等经营活动由另一方控制。</w:t>
      </w:r>
    </w:p>
    <w:p w14:paraId="324FCEDB" w14:textId="77777777" w:rsidR="00160A67" w:rsidRDefault="00000000">
      <w:pPr>
        <w:pStyle w:val="aff3"/>
        <w:numPr>
          <w:ilvl w:val="0"/>
          <w:numId w:val="35"/>
        </w:numPr>
        <w:spacing w:beforeLines="50" w:before="120" w:line="360" w:lineRule="auto"/>
        <w:ind w:firstLine="480"/>
        <w:jc w:val="both"/>
        <w:rPr>
          <w:rFonts w:ascii="Times New Roman" w:eastAsia="宋体" w:hAnsi="Times New Roman" w:cs="Times New Roman"/>
        </w:rPr>
      </w:pPr>
      <w:r>
        <w:rPr>
          <w:rFonts w:ascii="Times New Roman" w:eastAsia="宋体" w:hAnsi="Times New Roman" w:cs="Times New Roman"/>
        </w:rPr>
        <w:t>一方半数以上董事或者半数以上高级管理人员（包括上市公司董事会秘书、经理、副经理、财务负责人和公司章程规定的其他人员）由另一方任命或者委派，或者同时担任另一方的董事或者高级管理人员；或者双方各自半数以上董事或者半数以上高级管理人员同为第三方任命或者委派。</w:t>
      </w:r>
    </w:p>
    <w:p w14:paraId="3ABF720A" w14:textId="77777777" w:rsidR="00160A67" w:rsidRDefault="00000000">
      <w:pPr>
        <w:pStyle w:val="aff3"/>
        <w:numPr>
          <w:ilvl w:val="0"/>
          <w:numId w:val="35"/>
        </w:numPr>
        <w:spacing w:beforeLines="50" w:before="120" w:line="360" w:lineRule="auto"/>
        <w:ind w:firstLine="480"/>
        <w:jc w:val="both"/>
        <w:rPr>
          <w:rFonts w:ascii="Times New Roman" w:eastAsia="宋体" w:hAnsi="Times New Roman" w:cs="Times New Roman"/>
        </w:rPr>
      </w:pPr>
      <w:r>
        <w:rPr>
          <w:rFonts w:ascii="Times New Roman" w:eastAsia="宋体" w:hAnsi="Times New Roman" w:cs="Times New Roman"/>
        </w:rPr>
        <w:t>具有夫妻、直系血亲、兄弟姐妹以及其他抚养、赡养关系的两个自然人分别与双方具有本条第（一）至（五）</w:t>
      </w:r>
      <w:proofErr w:type="gramStart"/>
      <w:r>
        <w:rPr>
          <w:rFonts w:ascii="Times New Roman" w:eastAsia="宋体" w:hAnsi="Times New Roman" w:cs="Times New Roman"/>
        </w:rPr>
        <w:t>项关系</w:t>
      </w:r>
      <w:proofErr w:type="gramEnd"/>
      <w:r>
        <w:rPr>
          <w:rFonts w:ascii="Times New Roman" w:eastAsia="宋体" w:hAnsi="Times New Roman" w:cs="Times New Roman"/>
        </w:rPr>
        <w:t>之一。</w:t>
      </w:r>
    </w:p>
    <w:p w14:paraId="5D86B23D" w14:textId="77777777" w:rsidR="00160A67" w:rsidRDefault="00000000">
      <w:pPr>
        <w:pStyle w:val="aff3"/>
        <w:numPr>
          <w:ilvl w:val="0"/>
          <w:numId w:val="35"/>
        </w:numPr>
        <w:spacing w:beforeLines="50" w:before="120" w:line="360" w:lineRule="auto"/>
        <w:ind w:firstLine="480"/>
        <w:jc w:val="both"/>
        <w:rPr>
          <w:rFonts w:ascii="Times New Roman" w:eastAsia="宋体" w:hAnsi="Times New Roman" w:cs="Times New Roman"/>
        </w:rPr>
      </w:pPr>
      <w:r>
        <w:rPr>
          <w:rFonts w:ascii="Times New Roman" w:eastAsia="宋体" w:hAnsi="Times New Roman" w:cs="Times New Roman"/>
        </w:rPr>
        <w:t>双方在实质上具有其他共同利益。</w:t>
      </w:r>
    </w:p>
    <w:p w14:paraId="1370A860" w14:textId="77777777" w:rsidR="00160A67" w:rsidRDefault="00160A67">
      <w:pPr>
        <w:pStyle w:val="aff3"/>
        <w:jc w:val="both"/>
        <w:rPr>
          <w:rFonts w:ascii="Arial" w:eastAsia="黑体" w:hAnsi="Arial" w:cs="Arial"/>
        </w:rPr>
      </w:pPr>
    </w:p>
    <w:p w14:paraId="63F83906" w14:textId="34EFB913"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基于上述法规规定，下表列示了持有</w:t>
      </w:r>
      <w:del w:id="51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51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的股份或与</w:t>
      </w:r>
      <w:del w:id="51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51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在</w:t>
      </w:r>
      <w:del w:id="518" w:author="Tian Su" w:date="2024-12-30T11:30:00Z" w16du:dateUtc="2024-12-30T03:30:00Z">
        <w:r w:rsidDel="00FE6E4A">
          <w:rPr>
            <w:rStyle w:val="aff9"/>
            <w:rFonts w:ascii="Times New Roman" w:eastAsia="宋体" w:hAnsi="Times New Roman" w:cs="Times New Roman"/>
            <w:color w:val="FF0000"/>
          </w:rPr>
          <w:delText>20XX</w:delText>
        </w:r>
      </w:del>
      <w:ins w:id="519"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年度期间进行关联交易的关联方有关信息。</w:t>
      </w:r>
    </w:p>
    <w:p w14:paraId="44B0865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hint="eastAsia"/>
          <w:color w:val="FF0000"/>
        </w:rPr>
        <w:t>【关联关系类型及高级管理人员定义请参考《中华人民共和国企业年度关联业务往来报告</w:t>
      </w:r>
      <w:r>
        <w:rPr>
          <w:rStyle w:val="aff9"/>
          <w:rFonts w:ascii="Times New Roman" w:eastAsia="宋体" w:hAnsi="Times New Roman" w:cs="Times New Roman"/>
          <w:color w:val="FF0000"/>
        </w:rPr>
        <w:t>(2016</w:t>
      </w:r>
      <w:r>
        <w:rPr>
          <w:rStyle w:val="aff9"/>
          <w:rFonts w:ascii="Times New Roman" w:eastAsia="宋体" w:hAnsi="Times New Roman" w:cs="Times New Roman" w:hint="eastAsia"/>
          <w:color w:val="FF0000"/>
        </w:rPr>
        <w:t>年版</w:t>
      </w:r>
      <w:r>
        <w:rPr>
          <w:rStyle w:val="aff9"/>
          <w:rFonts w:ascii="Times New Roman" w:eastAsia="宋体" w:hAnsi="Times New Roman" w:cs="Times New Roman"/>
          <w:color w:val="FF0000"/>
        </w:rPr>
        <w:t>)</w:t>
      </w:r>
      <w:r>
        <w:rPr>
          <w:rStyle w:val="aff9"/>
          <w:rFonts w:ascii="Times New Roman" w:eastAsia="宋体" w:hAnsi="Times New Roman" w:cs="Times New Roman" w:hint="eastAsia"/>
          <w:color w:val="FF0000"/>
        </w:rPr>
        <w:t>》填报说明】</w:t>
      </w:r>
    </w:p>
    <w:p w14:paraId="431E149D" w14:textId="6B9BEC3C" w:rsidR="00160A67" w:rsidRDefault="00000000">
      <w:pPr>
        <w:pStyle w:val="ac"/>
        <w:keepNext/>
        <w:spacing w:beforeLines="50" w:before="120" w:line="360" w:lineRule="auto"/>
        <w:ind w:firstLine="482"/>
        <w:jc w:val="center"/>
        <w:rPr>
          <w:rStyle w:val="aff2"/>
          <w:rFonts w:ascii="Times New Roman" w:eastAsia="华文楷体" w:hAnsi="Times New Roman" w:cs="Times New Roman"/>
        </w:rPr>
      </w:pPr>
      <w:bookmarkStart w:id="520" w:name="_Toc143535398"/>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7</w:t>
      </w:r>
      <w:r>
        <w:rPr>
          <w:rFonts w:ascii="Times New Roman" w:eastAsia="宋体" w:hAnsi="Times New Roman" w:cs="Times New Roman"/>
        </w:rPr>
        <w:fldChar w:fldCharType="end"/>
      </w:r>
      <w:r>
        <w:rPr>
          <w:rFonts w:ascii="Times New Roman" w:eastAsia="宋体" w:hAnsi="Times New Roman" w:cs="Times New Roman"/>
        </w:rPr>
        <w:t>：</w:t>
      </w:r>
      <w:commentRangeStart w:id="521"/>
      <w:del w:id="52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52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的关联方信息</w:t>
      </w:r>
      <w:r>
        <w:rPr>
          <w:rStyle w:val="aff2"/>
          <w:rFonts w:ascii="Times New Roman" w:eastAsia="华文楷体" w:hAnsi="Times New Roman" w:cs="Times New Roman"/>
        </w:rPr>
        <w:footnoteReference w:id="12"/>
      </w:r>
      <w:bookmarkEnd w:id="520"/>
      <w:commentRangeEnd w:id="521"/>
      <w:r w:rsidR="005431CD">
        <w:rPr>
          <w:rStyle w:val="aff1"/>
          <w:b w:val="0"/>
          <w:iCs w:val="0"/>
        </w:rPr>
        <w:commentReference w:id="521"/>
      </w:r>
    </w:p>
    <w:p w14:paraId="7409AB8A" w14:textId="77777777" w:rsidR="00160A67" w:rsidRDefault="00160A67">
      <w:pPr>
        <w:keepNext/>
        <w:rPr>
          <w:rFonts w:ascii="Arial" w:eastAsia="黑体" w:hAnsi="Arial" w:cs="Arial"/>
        </w:rPr>
      </w:pPr>
    </w:p>
    <w:tbl>
      <w:tblPr>
        <w:tblStyle w:val="afe"/>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1805"/>
        <w:gridCol w:w="863"/>
        <w:gridCol w:w="1020"/>
        <w:gridCol w:w="1118"/>
        <w:gridCol w:w="1415"/>
        <w:gridCol w:w="1458"/>
        <w:gridCol w:w="1348"/>
      </w:tblGrid>
      <w:tr w:rsidR="00160A67" w14:paraId="5F19032D" w14:textId="77777777">
        <w:trPr>
          <w:trHeight w:val="432"/>
          <w:tblHeader/>
        </w:trPr>
        <w:tc>
          <w:tcPr>
            <w:tcW w:w="1746" w:type="dxa"/>
            <w:tcBorders>
              <w:tl2br w:val="nil"/>
              <w:tr2bl w:val="nil"/>
            </w:tcBorders>
            <w:shd w:val="clear" w:color="auto" w:fill="06A2E0" w:themeFill="accent1"/>
            <w:vAlign w:val="center"/>
          </w:tcPr>
          <w:p w14:paraId="3206CB8A"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关联方</w:t>
            </w:r>
          </w:p>
        </w:tc>
        <w:tc>
          <w:tcPr>
            <w:tcW w:w="864" w:type="dxa"/>
            <w:tcBorders>
              <w:tl2br w:val="nil"/>
              <w:tr2bl w:val="nil"/>
            </w:tcBorders>
            <w:shd w:val="clear" w:color="auto" w:fill="06A2E0" w:themeFill="accent1"/>
            <w:vAlign w:val="center"/>
          </w:tcPr>
          <w:p w14:paraId="49BB3118"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国家</w:t>
            </w:r>
            <w:r>
              <w:rPr>
                <w:rFonts w:ascii="Times New Roman" w:eastAsia="宋体" w:hAnsi="Times New Roman" w:cs="Times New Roman"/>
                <w:b/>
                <w:bCs/>
                <w:color w:val="FFFFFF" w:themeColor="background1"/>
                <w:sz w:val="20"/>
                <w:szCs w:val="20"/>
              </w:rPr>
              <w:t>/</w:t>
            </w:r>
            <w:r>
              <w:rPr>
                <w:rFonts w:ascii="Times New Roman" w:eastAsia="宋体" w:hAnsi="Times New Roman" w:cs="Times New Roman"/>
                <w:b/>
                <w:bCs/>
                <w:color w:val="FFFFFF" w:themeColor="background1"/>
                <w:sz w:val="20"/>
                <w:szCs w:val="20"/>
              </w:rPr>
              <w:t>地区</w:t>
            </w:r>
          </w:p>
        </w:tc>
        <w:tc>
          <w:tcPr>
            <w:tcW w:w="1023" w:type="dxa"/>
            <w:tcBorders>
              <w:tl2br w:val="nil"/>
              <w:tr2bl w:val="nil"/>
            </w:tcBorders>
            <w:shd w:val="clear" w:color="auto" w:fill="06A2E0" w:themeFill="accent1"/>
          </w:tcPr>
          <w:p w14:paraId="2D5735E5"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关联关系类型</w:t>
            </w:r>
          </w:p>
        </w:tc>
        <w:tc>
          <w:tcPr>
            <w:tcW w:w="1120" w:type="dxa"/>
            <w:tcBorders>
              <w:tl2br w:val="nil"/>
              <w:tr2bl w:val="nil"/>
            </w:tcBorders>
            <w:shd w:val="clear" w:color="auto" w:fill="06A2E0" w:themeFill="accent1"/>
            <w:vAlign w:val="center"/>
          </w:tcPr>
          <w:p w14:paraId="05BB534F"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法定</w:t>
            </w:r>
          </w:p>
          <w:p w14:paraId="7E77AB41"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代表人</w:t>
            </w:r>
          </w:p>
        </w:tc>
        <w:tc>
          <w:tcPr>
            <w:tcW w:w="1425" w:type="dxa"/>
            <w:tcBorders>
              <w:tl2br w:val="nil"/>
              <w:tr2bl w:val="nil"/>
            </w:tcBorders>
            <w:shd w:val="clear" w:color="auto" w:fill="06A2E0" w:themeFill="accent1"/>
            <w:vAlign w:val="center"/>
          </w:tcPr>
          <w:p w14:paraId="4FF1C73C"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高管人员构成</w:t>
            </w:r>
          </w:p>
        </w:tc>
        <w:tc>
          <w:tcPr>
            <w:tcW w:w="1462" w:type="dxa"/>
            <w:tcBorders>
              <w:tl2br w:val="nil"/>
              <w:tr2bl w:val="nil"/>
            </w:tcBorders>
            <w:shd w:val="clear" w:color="auto" w:fill="06A2E0" w:themeFill="accent1"/>
            <w:vAlign w:val="center"/>
          </w:tcPr>
          <w:p w14:paraId="097534EC"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注册地址</w:t>
            </w:r>
          </w:p>
        </w:tc>
        <w:tc>
          <w:tcPr>
            <w:tcW w:w="1357" w:type="dxa"/>
            <w:tcBorders>
              <w:tl2br w:val="nil"/>
              <w:tr2bl w:val="nil"/>
            </w:tcBorders>
            <w:shd w:val="clear" w:color="auto" w:fill="06A2E0" w:themeFill="accent1"/>
            <w:vAlign w:val="center"/>
          </w:tcPr>
          <w:p w14:paraId="707BF954"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经营地址</w:t>
            </w:r>
          </w:p>
        </w:tc>
      </w:tr>
      <w:tr w:rsidR="00160A67" w14:paraId="69C8B7B2" w14:textId="77777777">
        <w:trPr>
          <w:trHeight w:val="432"/>
        </w:trPr>
        <w:tc>
          <w:tcPr>
            <w:tcW w:w="1746" w:type="dxa"/>
            <w:tcBorders>
              <w:tl2br w:val="nil"/>
              <w:tr2bl w:val="nil"/>
            </w:tcBorders>
            <w:shd w:val="clear" w:color="auto" w:fill="F2F2F2" w:themeFill="background1" w:themeFillShade="F2"/>
            <w:vAlign w:val="center"/>
          </w:tcPr>
          <w:p w14:paraId="5D9BB255" w14:textId="77777777" w:rsidR="00160A67" w:rsidRDefault="00000000">
            <w:pPr>
              <w:keepNext/>
              <w:snapToGrid w:val="0"/>
              <w:ind w:firstLine="400"/>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Ultimate Parent, Inc.</w:t>
            </w:r>
          </w:p>
        </w:tc>
        <w:tc>
          <w:tcPr>
            <w:tcW w:w="864" w:type="dxa"/>
            <w:tcBorders>
              <w:tl2br w:val="nil"/>
              <w:tr2bl w:val="nil"/>
            </w:tcBorders>
            <w:shd w:val="clear" w:color="auto" w:fill="F2F2F2" w:themeFill="background1" w:themeFillShade="F2"/>
            <w:vAlign w:val="center"/>
          </w:tcPr>
          <w:p w14:paraId="391550AE" w14:textId="77777777" w:rsidR="00160A67" w:rsidRDefault="00160A67">
            <w:pPr>
              <w:ind w:firstLine="400"/>
              <w:jc w:val="center"/>
              <w:rPr>
                <w:rFonts w:ascii="Times New Roman" w:eastAsia="宋体" w:hAnsi="Times New Roman" w:cs="Times New Roman"/>
                <w:color w:val="FF0000"/>
                <w:sz w:val="20"/>
                <w:szCs w:val="20"/>
              </w:rPr>
            </w:pPr>
          </w:p>
        </w:tc>
        <w:tc>
          <w:tcPr>
            <w:tcW w:w="1023" w:type="dxa"/>
            <w:tcBorders>
              <w:tl2br w:val="nil"/>
              <w:tr2bl w:val="nil"/>
            </w:tcBorders>
            <w:shd w:val="clear" w:color="auto" w:fill="F2F2F2" w:themeFill="background1" w:themeFillShade="F2"/>
            <w:vAlign w:val="center"/>
          </w:tcPr>
          <w:p w14:paraId="01C4E8F9"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母公司</w:t>
            </w:r>
          </w:p>
        </w:tc>
        <w:tc>
          <w:tcPr>
            <w:tcW w:w="1120" w:type="dxa"/>
            <w:tcBorders>
              <w:tl2br w:val="nil"/>
              <w:tr2bl w:val="nil"/>
            </w:tcBorders>
            <w:shd w:val="clear" w:color="auto" w:fill="F2F2F2" w:themeFill="background1" w:themeFillShade="F2"/>
            <w:vAlign w:val="center"/>
          </w:tcPr>
          <w:p w14:paraId="7A2A500D"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John Doe</w:t>
            </w:r>
          </w:p>
        </w:tc>
        <w:tc>
          <w:tcPr>
            <w:tcW w:w="1425" w:type="dxa"/>
            <w:tcBorders>
              <w:tl2br w:val="nil"/>
              <w:tr2bl w:val="nil"/>
            </w:tcBorders>
            <w:shd w:val="clear" w:color="auto" w:fill="F2F2F2" w:themeFill="background1" w:themeFillShade="F2"/>
            <w:vAlign w:val="center"/>
          </w:tcPr>
          <w:p w14:paraId="444DFA63" w14:textId="77777777" w:rsidR="00160A67" w:rsidRDefault="00160A67">
            <w:pPr>
              <w:ind w:firstLine="400"/>
              <w:jc w:val="center"/>
              <w:rPr>
                <w:rFonts w:ascii="Times New Roman" w:eastAsia="宋体" w:hAnsi="Times New Roman" w:cs="Times New Roman"/>
                <w:color w:val="FF0000"/>
                <w:sz w:val="20"/>
                <w:szCs w:val="20"/>
              </w:rPr>
            </w:pPr>
          </w:p>
        </w:tc>
        <w:tc>
          <w:tcPr>
            <w:tcW w:w="1462" w:type="dxa"/>
            <w:tcBorders>
              <w:tl2br w:val="nil"/>
              <w:tr2bl w:val="nil"/>
            </w:tcBorders>
            <w:shd w:val="clear" w:color="auto" w:fill="F2F2F2" w:themeFill="background1" w:themeFillShade="F2"/>
            <w:vAlign w:val="center"/>
          </w:tcPr>
          <w:p w14:paraId="7E8B7583" w14:textId="77777777" w:rsidR="00160A67" w:rsidRDefault="00000000">
            <w:pPr>
              <w:ind w:firstLine="400"/>
              <w:jc w:val="both"/>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美国纽约第七大道</w:t>
            </w:r>
            <w:r>
              <w:rPr>
                <w:rFonts w:ascii="Times New Roman" w:eastAsia="宋体" w:hAnsi="Times New Roman" w:cs="Times New Roman"/>
                <w:color w:val="FF0000"/>
                <w:sz w:val="20"/>
                <w:szCs w:val="20"/>
              </w:rPr>
              <w:t>123</w:t>
            </w:r>
            <w:r>
              <w:rPr>
                <w:rFonts w:ascii="Times New Roman" w:eastAsia="宋体" w:hAnsi="Times New Roman" w:cs="Times New Roman"/>
                <w:color w:val="FF0000"/>
                <w:sz w:val="20"/>
                <w:szCs w:val="20"/>
              </w:rPr>
              <w:t>号</w:t>
            </w:r>
          </w:p>
        </w:tc>
        <w:tc>
          <w:tcPr>
            <w:tcW w:w="1357" w:type="dxa"/>
            <w:tcBorders>
              <w:tl2br w:val="nil"/>
              <w:tr2bl w:val="nil"/>
            </w:tcBorders>
            <w:shd w:val="clear" w:color="auto" w:fill="F2F2F2" w:themeFill="background1" w:themeFillShade="F2"/>
            <w:vAlign w:val="center"/>
          </w:tcPr>
          <w:p w14:paraId="472822B8" w14:textId="77777777" w:rsidR="00160A67" w:rsidRDefault="00000000">
            <w:pPr>
              <w:ind w:firstLine="400"/>
              <w:jc w:val="both"/>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与注册地址相同</w:t>
            </w:r>
          </w:p>
        </w:tc>
      </w:tr>
      <w:tr w:rsidR="00160A67" w14:paraId="1836D8EB" w14:textId="77777777">
        <w:trPr>
          <w:trHeight w:val="432"/>
        </w:trPr>
        <w:tc>
          <w:tcPr>
            <w:tcW w:w="1746" w:type="dxa"/>
            <w:tcBorders>
              <w:tl2br w:val="nil"/>
              <w:tr2bl w:val="nil"/>
            </w:tcBorders>
            <w:shd w:val="clear" w:color="auto" w:fill="F2F2F2" w:themeFill="background1" w:themeFillShade="F2"/>
            <w:vAlign w:val="center"/>
          </w:tcPr>
          <w:p w14:paraId="543C131C" w14:textId="77777777" w:rsidR="00160A67" w:rsidRDefault="00000000">
            <w:pPr>
              <w:keepNext/>
              <w:snapToGrid w:val="0"/>
              <w:ind w:firstLine="400"/>
              <w:rPr>
                <w:rFonts w:ascii="Times New Roman" w:eastAsia="宋体" w:hAnsi="Times New Roman" w:cs="Times New Roman"/>
                <w:b/>
                <w:color w:val="FF0000"/>
                <w:sz w:val="20"/>
                <w:szCs w:val="20"/>
              </w:rPr>
            </w:pPr>
            <w:r>
              <w:rPr>
                <w:rFonts w:ascii="Times New Roman" w:eastAsia="宋体" w:hAnsi="Times New Roman" w:cs="Times New Roman"/>
                <w:color w:val="FF0000"/>
                <w:sz w:val="20"/>
                <w:szCs w:val="20"/>
              </w:rPr>
              <w:t>Holding Company, Inc.</w:t>
            </w:r>
          </w:p>
        </w:tc>
        <w:tc>
          <w:tcPr>
            <w:tcW w:w="864" w:type="dxa"/>
            <w:tcBorders>
              <w:tl2br w:val="nil"/>
              <w:tr2bl w:val="nil"/>
            </w:tcBorders>
            <w:shd w:val="clear" w:color="auto" w:fill="F2F2F2" w:themeFill="background1" w:themeFillShade="F2"/>
            <w:vAlign w:val="center"/>
          </w:tcPr>
          <w:p w14:paraId="1FB60525" w14:textId="77777777" w:rsidR="00160A67" w:rsidRDefault="00160A67">
            <w:pPr>
              <w:ind w:firstLine="400"/>
              <w:jc w:val="center"/>
              <w:rPr>
                <w:rFonts w:ascii="Times New Roman" w:eastAsia="宋体" w:hAnsi="Times New Roman" w:cs="Times New Roman"/>
                <w:color w:val="FF0000"/>
                <w:sz w:val="20"/>
                <w:szCs w:val="20"/>
              </w:rPr>
            </w:pPr>
          </w:p>
        </w:tc>
        <w:tc>
          <w:tcPr>
            <w:tcW w:w="1023" w:type="dxa"/>
            <w:tcBorders>
              <w:tl2br w:val="nil"/>
              <w:tr2bl w:val="nil"/>
            </w:tcBorders>
            <w:shd w:val="clear" w:color="auto" w:fill="F2F2F2" w:themeFill="background1" w:themeFillShade="F2"/>
            <w:vAlign w:val="center"/>
          </w:tcPr>
          <w:p w14:paraId="24F02C78"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同</w:t>
            </w:r>
            <w:proofErr w:type="gramStart"/>
            <w:r>
              <w:rPr>
                <w:rFonts w:ascii="Times New Roman" w:eastAsia="宋体" w:hAnsi="Times New Roman" w:cs="Times New Roman"/>
                <w:color w:val="FF0000"/>
                <w:sz w:val="20"/>
                <w:szCs w:val="20"/>
              </w:rPr>
              <w:t>一最终</w:t>
            </w:r>
            <w:proofErr w:type="gramEnd"/>
            <w:r>
              <w:rPr>
                <w:rFonts w:ascii="Times New Roman" w:eastAsia="宋体" w:hAnsi="Times New Roman" w:cs="Times New Roman"/>
                <w:color w:val="FF0000"/>
                <w:sz w:val="20"/>
                <w:szCs w:val="20"/>
              </w:rPr>
              <w:t>控股公司</w:t>
            </w:r>
          </w:p>
        </w:tc>
        <w:tc>
          <w:tcPr>
            <w:tcW w:w="1120" w:type="dxa"/>
            <w:tcBorders>
              <w:tl2br w:val="nil"/>
              <w:tr2bl w:val="nil"/>
            </w:tcBorders>
            <w:shd w:val="clear" w:color="auto" w:fill="F2F2F2" w:themeFill="background1" w:themeFillShade="F2"/>
            <w:vAlign w:val="center"/>
          </w:tcPr>
          <w:p w14:paraId="2CE6AAC5"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Sam Zhang</w:t>
            </w:r>
          </w:p>
        </w:tc>
        <w:tc>
          <w:tcPr>
            <w:tcW w:w="1425" w:type="dxa"/>
            <w:tcBorders>
              <w:tl2br w:val="nil"/>
              <w:tr2bl w:val="nil"/>
            </w:tcBorders>
            <w:shd w:val="clear" w:color="auto" w:fill="F2F2F2" w:themeFill="background1" w:themeFillShade="F2"/>
            <w:vAlign w:val="center"/>
          </w:tcPr>
          <w:p w14:paraId="283223BB" w14:textId="77777777" w:rsidR="00160A67" w:rsidRDefault="00160A67">
            <w:pPr>
              <w:ind w:firstLine="400"/>
              <w:jc w:val="center"/>
              <w:rPr>
                <w:rFonts w:ascii="Times New Roman" w:eastAsia="宋体" w:hAnsi="Times New Roman" w:cs="Times New Roman"/>
                <w:color w:val="FF0000"/>
                <w:sz w:val="20"/>
                <w:szCs w:val="20"/>
              </w:rPr>
            </w:pPr>
          </w:p>
        </w:tc>
        <w:tc>
          <w:tcPr>
            <w:tcW w:w="1462" w:type="dxa"/>
            <w:tcBorders>
              <w:tl2br w:val="nil"/>
              <w:tr2bl w:val="nil"/>
            </w:tcBorders>
            <w:shd w:val="clear" w:color="auto" w:fill="F2F2F2" w:themeFill="background1" w:themeFillShade="F2"/>
            <w:vAlign w:val="center"/>
          </w:tcPr>
          <w:p w14:paraId="26918072" w14:textId="77777777" w:rsidR="00160A67" w:rsidRDefault="00000000">
            <w:pPr>
              <w:ind w:firstLine="400"/>
              <w:jc w:val="both"/>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新加坡海滩路</w:t>
            </w:r>
            <w:r>
              <w:rPr>
                <w:rFonts w:ascii="Times New Roman" w:eastAsia="宋体" w:hAnsi="Times New Roman" w:cs="Times New Roman"/>
                <w:color w:val="FF0000"/>
                <w:sz w:val="20"/>
                <w:szCs w:val="20"/>
              </w:rPr>
              <w:t>456</w:t>
            </w:r>
            <w:r>
              <w:rPr>
                <w:rFonts w:ascii="Times New Roman" w:eastAsia="宋体" w:hAnsi="Times New Roman" w:cs="Times New Roman"/>
                <w:color w:val="FF0000"/>
                <w:sz w:val="20"/>
                <w:szCs w:val="20"/>
              </w:rPr>
              <w:t>号</w:t>
            </w:r>
          </w:p>
        </w:tc>
        <w:tc>
          <w:tcPr>
            <w:tcW w:w="1357" w:type="dxa"/>
            <w:tcBorders>
              <w:tl2br w:val="nil"/>
              <w:tr2bl w:val="nil"/>
            </w:tcBorders>
            <w:shd w:val="clear" w:color="auto" w:fill="F2F2F2" w:themeFill="background1" w:themeFillShade="F2"/>
            <w:vAlign w:val="center"/>
          </w:tcPr>
          <w:p w14:paraId="36F96224" w14:textId="77777777" w:rsidR="00160A67" w:rsidRDefault="00000000">
            <w:pPr>
              <w:ind w:firstLine="400"/>
              <w:jc w:val="both"/>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与注册地址相同</w:t>
            </w:r>
          </w:p>
        </w:tc>
      </w:tr>
      <w:tr w:rsidR="00160A67" w14:paraId="518EC86B" w14:textId="77777777">
        <w:trPr>
          <w:trHeight w:val="432"/>
        </w:trPr>
        <w:tc>
          <w:tcPr>
            <w:tcW w:w="1746" w:type="dxa"/>
            <w:tcBorders>
              <w:tl2br w:val="nil"/>
              <w:tr2bl w:val="nil"/>
            </w:tcBorders>
            <w:shd w:val="clear" w:color="auto" w:fill="F2F2F2" w:themeFill="background1" w:themeFillShade="F2"/>
            <w:vAlign w:val="center"/>
          </w:tcPr>
          <w:p w14:paraId="0B2C810C" w14:textId="77777777" w:rsidR="00160A67" w:rsidRDefault="00000000">
            <w:pPr>
              <w:keepNext/>
              <w:snapToGrid w:val="0"/>
              <w:ind w:firstLine="400"/>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Manufacturing Company, GmbH</w:t>
            </w:r>
          </w:p>
        </w:tc>
        <w:tc>
          <w:tcPr>
            <w:tcW w:w="864" w:type="dxa"/>
            <w:tcBorders>
              <w:tl2br w:val="nil"/>
              <w:tr2bl w:val="nil"/>
            </w:tcBorders>
            <w:shd w:val="clear" w:color="auto" w:fill="F2F2F2" w:themeFill="background1" w:themeFillShade="F2"/>
            <w:vAlign w:val="center"/>
          </w:tcPr>
          <w:p w14:paraId="455F5C63" w14:textId="77777777" w:rsidR="00160A67" w:rsidRDefault="00160A67">
            <w:pPr>
              <w:ind w:firstLine="400"/>
              <w:jc w:val="center"/>
              <w:rPr>
                <w:rFonts w:ascii="Times New Roman" w:eastAsia="宋体" w:hAnsi="Times New Roman" w:cs="Times New Roman"/>
                <w:color w:val="FF0000"/>
                <w:sz w:val="20"/>
                <w:szCs w:val="20"/>
              </w:rPr>
            </w:pPr>
          </w:p>
        </w:tc>
        <w:tc>
          <w:tcPr>
            <w:tcW w:w="1023" w:type="dxa"/>
            <w:tcBorders>
              <w:tl2br w:val="nil"/>
              <w:tr2bl w:val="nil"/>
            </w:tcBorders>
            <w:shd w:val="clear" w:color="auto" w:fill="F2F2F2" w:themeFill="background1" w:themeFillShade="F2"/>
            <w:vAlign w:val="center"/>
          </w:tcPr>
          <w:p w14:paraId="76681030" w14:textId="77777777" w:rsidR="00160A67" w:rsidRDefault="00160A67">
            <w:pPr>
              <w:ind w:firstLine="400"/>
              <w:jc w:val="center"/>
              <w:rPr>
                <w:rFonts w:ascii="Times New Roman" w:eastAsia="宋体" w:hAnsi="Times New Roman" w:cs="Times New Roman"/>
                <w:color w:val="FF0000"/>
                <w:sz w:val="20"/>
                <w:szCs w:val="20"/>
              </w:rPr>
            </w:pPr>
          </w:p>
        </w:tc>
        <w:tc>
          <w:tcPr>
            <w:tcW w:w="1120" w:type="dxa"/>
            <w:tcBorders>
              <w:tl2br w:val="nil"/>
              <w:tr2bl w:val="nil"/>
            </w:tcBorders>
            <w:shd w:val="clear" w:color="auto" w:fill="F2F2F2" w:themeFill="background1" w:themeFillShade="F2"/>
            <w:vAlign w:val="center"/>
          </w:tcPr>
          <w:p w14:paraId="1141F38E"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Hans Zimmer</w:t>
            </w:r>
          </w:p>
        </w:tc>
        <w:tc>
          <w:tcPr>
            <w:tcW w:w="1425" w:type="dxa"/>
            <w:tcBorders>
              <w:tl2br w:val="nil"/>
              <w:tr2bl w:val="nil"/>
            </w:tcBorders>
            <w:shd w:val="clear" w:color="auto" w:fill="F2F2F2" w:themeFill="background1" w:themeFillShade="F2"/>
            <w:vAlign w:val="center"/>
          </w:tcPr>
          <w:p w14:paraId="2A295AA4" w14:textId="77777777" w:rsidR="00160A67" w:rsidRDefault="00160A67">
            <w:pPr>
              <w:ind w:firstLine="400"/>
              <w:jc w:val="center"/>
              <w:rPr>
                <w:rFonts w:ascii="Times New Roman" w:eastAsia="宋体" w:hAnsi="Times New Roman" w:cs="Times New Roman"/>
                <w:color w:val="FF0000"/>
                <w:sz w:val="20"/>
                <w:szCs w:val="20"/>
              </w:rPr>
            </w:pPr>
          </w:p>
        </w:tc>
        <w:tc>
          <w:tcPr>
            <w:tcW w:w="1462" w:type="dxa"/>
            <w:tcBorders>
              <w:tl2br w:val="nil"/>
              <w:tr2bl w:val="nil"/>
            </w:tcBorders>
            <w:shd w:val="clear" w:color="auto" w:fill="F2F2F2" w:themeFill="background1" w:themeFillShade="F2"/>
            <w:vAlign w:val="center"/>
          </w:tcPr>
          <w:p w14:paraId="0F870712" w14:textId="77777777" w:rsidR="00160A67" w:rsidRDefault="00000000">
            <w:pPr>
              <w:ind w:firstLine="400"/>
              <w:jc w:val="both"/>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德国柏林</w:t>
            </w:r>
            <w:proofErr w:type="spellStart"/>
            <w:r>
              <w:rPr>
                <w:rFonts w:ascii="Times New Roman" w:eastAsia="宋体" w:hAnsi="Times New Roman" w:cs="Times New Roman"/>
                <w:color w:val="FF0000"/>
                <w:sz w:val="20"/>
                <w:szCs w:val="20"/>
              </w:rPr>
              <w:t>Wittestrasse</w:t>
            </w:r>
            <w:proofErr w:type="spellEnd"/>
            <w:r>
              <w:rPr>
                <w:rFonts w:ascii="Times New Roman" w:eastAsia="宋体" w:hAnsi="Times New Roman" w:cs="Times New Roman"/>
                <w:color w:val="FF0000"/>
                <w:sz w:val="20"/>
                <w:szCs w:val="20"/>
              </w:rPr>
              <w:t xml:space="preserve"> 58</w:t>
            </w:r>
            <w:r>
              <w:rPr>
                <w:rFonts w:ascii="Times New Roman" w:eastAsia="宋体" w:hAnsi="Times New Roman" w:cs="Times New Roman"/>
                <w:color w:val="FF0000"/>
                <w:sz w:val="20"/>
                <w:szCs w:val="20"/>
              </w:rPr>
              <w:t>号</w:t>
            </w:r>
          </w:p>
        </w:tc>
        <w:tc>
          <w:tcPr>
            <w:tcW w:w="1357" w:type="dxa"/>
            <w:tcBorders>
              <w:tl2br w:val="nil"/>
              <w:tr2bl w:val="nil"/>
            </w:tcBorders>
            <w:shd w:val="clear" w:color="auto" w:fill="F2F2F2" w:themeFill="background1" w:themeFillShade="F2"/>
            <w:vAlign w:val="center"/>
          </w:tcPr>
          <w:p w14:paraId="4A26E793" w14:textId="77777777" w:rsidR="00160A67" w:rsidRDefault="00000000">
            <w:pPr>
              <w:ind w:firstLine="400"/>
              <w:jc w:val="both"/>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与注册地址相同</w:t>
            </w:r>
          </w:p>
        </w:tc>
      </w:tr>
      <w:tr w:rsidR="00160A67" w14:paraId="75A71CE8" w14:textId="77777777">
        <w:trPr>
          <w:trHeight w:val="432"/>
        </w:trPr>
        <w:tc>
          <w:tcPr>
            <w:tcW w:w="1746" w:type="dxa"/>
            <w:tcBorders>
              <w:tl2br w:val="nil"/>
              <w:tr2bl w:val="nil"/>
            </w:tcBorders>
            <w:shd w:val="clear" w:color="auto" w:fill="F2F2F2" w:themeFill="background1" w:themeFillShade="F2"/>
            <w:vAlign w:val="center"/>
          </w:tcPr>
          <w:p w14:paraId="6DAB9ECA" w14:textId="77777777" w:rsidR="00160A67" w:rsidRDefault="00160A67">
            <w:pPr>
              <w:ind w:firstLine="400"/>
              <w:rPr>
                <w:rFonts w:ascii="Times New Roman" w:eastAsia="宋体" w:hAnsi="Times New Roman" w:cs="Times New Roman"/>
                <w:color w:val="000000" w:themeColor="text1"/>
                <w:sz w:val="20"/>
                <w:szCs w:val="20"/>
              </w:rPr>
            </w:pPr>
          </w:p>
        </w:tc>
        <w:tc>
          <w:tcPr>
            <w:tcW w:w="864" w:type="dxa"/>
            <w:tcBorders>
              <w:tl2br w:val="nil"/>
              <w:tr2bl w:val="nil"/>
            </w:tcBorders>
            <w:shd w:val="clear" w:color="auto" w:fill="F2F2F2" w:themeFill="background1" w:themeFillShade="F2"/>
            <w:vAlign w:val="center"/>
          </w:tcPr>
          <w:p w14:paraId="6BF79721" w14:textId="77777777" w:rsidR="00160A67" w:rsidRDefault="00160A67">
            <w:pPr>
              <w:ind w:firstLine="400"/>
              <w:jc w:val="center"/>
              <w:rPr>
                <w:rFonts w:ascii="Times New Roman" w:eastAsia="宋体" w:hAnsi="Times New Roman" w:cs="Times New Roman"/>
                <w:color w:val="000000" w:themeColor="text1"/>
                <w:sz w:val="20"/>
                <w:szCs w:val="20"/>
              </w:rPr>
            </w:pPr>
          </w:p>
        </w:tc>
        <w:tc>
          <w:tcPr>
            <w:tcW w:w="1023" w:type="dxa"/>
            <w:tcBorders>
              <w:tl2br w:val="nil"/>
              <w:tr2bl w:val="nil"/>
            </w:tcBorders>
            <w:shd w:val="clear" w:color="auto" w:fill="F2F2F2" w:themeFill="background1" w:themeFillShade="F2"/>
            <w:vAlign w:val="center"/>
          </w:tcPr>
          <w:p w14:paraId="146DAE9F" w14:textId="77777777" w:rsidR="00160A67" w:rsidRDefault="00160A67">
            <w:pPr>
              <w:ind w:firstLine="400"/>
              <w:jc w:val="center"/>
              <w:rPr>
                <w:rFonts w:ascii="Times New Roman" w:eastAsia="宋体" w:hAnsi="Times New Roman" w:cs="Times New Roman"/>
                <w:color w:val="000000" w:themeColor="text1"/>
                <w:sz w:val="20"/>
                <w:szCs w:val="20"/>
              </w:rPr>
            </w:pPr>
          </w:p>
        </w:tc>
        <w:tc>
          <w:tcPr>
            <w:tcW w:w="1120" w:type="dxa"/>
            <w:tcBorders>
              <w:tl2br w:val="nil"/>
              <w:tr2bl w:val="nil"/>
            </w:tcBorders>
            <w:shd w:val="clear" w:color="auto" w:fill="F2F2F2" w:themeFill="background1" w:themeFillShade="F2"/>
            <w:vAlign w:val="center"/>
          </w:tcPr>
          <w:p w14:paraId="4ED0D750" w14:textId="77777777" w:rsidR="00160A67" w:rsidRDefault="00160A67">
            <w:pPr>
              <w:ind w:firstLine="400"/>
              <w:jc w:val="center"/>
              <w:rPr>
                <w:rFonts w:ascii="Times New Roman" w:eastAsia="宋体" w:hAnsi="Times New Roman" w:cs="Times New Roman"/>
                <w:color w:val="000000" w:themeColor="text1"/>
                <w:sz w:val="20"/>
                <w:szCs w:val="20"/>
              </w:rPr>
            </w:pPr>
          </w:p>
        </w:tc>
        <w:tc>
          <w:tcPr>
            <w:tcW w:w="1425" w:type="dxa"/>
            <w:tcBorders>
              <w:tl2br w:val="nil"/>
              <w:tr2bl w:val="nil"/>
            </w:tcBorders>
            <w:shd w:val="clear" w:color="auto" w:fill="F2F2F2" w:themeFill="background1" w:themeFillShade="F2"/>
            <w:vAlign w:val="center"/>
          </w:tcPr>
          <w:p w14:paraId="3CE0F1D4" w14:textId="77777777" w:rsidR="00160A67" w:rsidRDefault="00160A67">
            <w:pPr>
              <w:ind w:firstLine="400"/>
              <w:jc w:val="center"/>
              <w:rPr>
                <w:rFonts w:ascii="Times New Roman" w:eastAsia="宋体" w:hAnsi="Times New Roman" w:cs="Times New Roman"/>
                <w:color w:val="000000" w:themeColor="text1"/>
                <w:sz w:val="20"/>
                <w:szCs w:val="20"/>
              </w:rPr>
            </w:pPr>
          </w:p>
        </w:tc>
        <w:tc>
          <w:tcPr>
            <w:tcW w:w="1462" w:type="dxa"/>
            <w:tcBorders>
              <w:tl2br w:val="nil"/>
              <w:tr2bl w:val="nil"/>
            </w:tcBorders>
            <w:shd w:val="clear" w:color="auto" w:fill="F2F2F2" w:themeFill="background1" w:themeFillShade="F2"/>
            <w:vAlign w:val="center"/>
          </w:tcPr>
          <w:p w14:paraId="1CAA1CB9" w14:textId="77777777" w:rsidR="00160A67" w:rsidRDefault="00160A67">
            <w:pPr>
              <w:ind w:firstLine="400"/>
              <w:jc w:val="both"/>
              <w:rPr>
                <w:rFonts w:ascii="Times New Roman" w:eastAsia="宋体" w:hAnsi="Times New Roman" w:cs="Times New Roman"/>
                <w:color w:val="000000" w:themeColor="text1"/>
                <w:sz w:val="20"/>
                <w:szCs w:val="20"/>
              </w:rPr>
            </w:pPr>
          </w:p>
        </w:tc>
        <w:tc>
          <w:tcPr>
            <w:tcW w:w="1357" w:type="dxa"/>
            <w:tcBorders>
              <w:tl2br w:val="nil"/>
              <w:tr2bl w:val="nil"/>
            </w:tcBorders>
            <w:shd w:val="clear" w:color="auto" w:fill="F2F2F2" w:themeFill="background1" w:themeFillShade="F2"/>
            <w:vAlign w:val="center"/>
          </w:tcPr>
          <w:p w14:paraId="451C9C5B" w14:textId="77777777" w:rsidR="00160A67" w:rsidRDefault="00160A67">
            <w:pPr>
              <w:ind w:firstLine="400"/>
              <w:jc w:val="both"/>
              <w:rPr>
                <w:rFonts w:ascii="Times New Roman" w:eastAsia="宋体" w:hAnsi="Times New Roman" w:cs="Times New Roman"/>
                <w:color w:val="000000" w:themeColor="text1"/>
                <w:sz w:val="20"/>
                <w:szCs w:val="20"/>
              </w:rPr>
            </w:pPr>
          </w:p>
        </w:tc>
      </w:tr>
      <w:tr w:rsidR="00160A67" w14:paraId="44BD6DBB" w14:textId="77777777">
        <w:trPr>
          <w:trHeight w:val="432"/>
        </w:trPr>
        <w:tc>
          <w:tcPr>
            <w:tcW w:w="1746" w:type="dxa"/>
            <w:tcBorders>
              <w:tl2br w:val="nil"/>
              <w:tr2bl w:val="nil"/>
            </w:tcBorders>
            <w:shd w:val="clear" w:color="auto" w:fill="F2F2F2" w:themeFill="background1" w:themeFillShade="F2"/>
            <w:vAlign w:val="center"/>
          </w:tcPr>
          <w:p w14:paraId="270CE5EC" w14:textId="77777777" w:rsidR="00160A67" w:rsidRDefault="00160A67">
            <w:pPr>
              <w:ind w:firstLine="400"/>
              <w:rPr>
                <w:rFonts w:ascii="Times New Roman" w:eastAsia="宋体" w:hAnsi="Times New Roman" w:cs="Times New Roman"/>
                <w:sz w:val="20"/>
                <w:szCs w:val="20"/>
              </w:rPr>
            </w:pPr>
          </w:p>
        </w:tc>
        <w:tc>
          <w:tcPr>
            <w:tcW w:w="864" w:type="dxa"/>
            <w:tcBorders>
              <w:tl2br w:val="nil"/>
              <w:tr2bl w:val="nil"/>
            </w:tcBorders>
            <w:shd w:val="clear" w:color="auto" w:fill="F2F2F2" w:themeFill="background1" w:themeFillShade="F2"/>
            <w:vAlign w:val="center"/>
          </w:tcPr>
          <w:p w14:paraId="34DD491B" w14:textId="77777777" w:rsidR="00160A67" w:rsidRDefault="00160A67">
            <w:pPr>
              <w:ind w:firstLine="400"/>
              <w:jc w:val="center"/>
              <w:rPr>
                <w:rFonts w:ascii="Times New Roman" w:eastAsia="宋体" w:hAnsi="Times New Roman" w:cs="Times New Roman"/>
                <w:sz w:val="20"/>
                <w:szCs w:val="20"/>
              </w:rPr>
            </w:pPr>
          </w:p>
        </w:tc>
        <w:tc>
          <w:tcPr>
            <w:tcW w:w="1023" w:type="dxa"/>
            <w:tcBorders>
              <w:tl2br w:val="nil"/>
              <w:tr2bl w:val="nil"/>
            </w:tcBorders>
            <w:shd w:val="clear" w:color="auto" w:fill="F2F2F2" w:themeFill="background1" w:themeFillShade="F2"/>
            <w:vAlign w:val="center"/>
          </w:tcPr>
          <w:p w14:paraId="284A5765" w14:textId="77777777" w:rsidR="00160A67" w:rsidRDefault="00160A67">
            <w:pPr>
              <w:ind w:firstLine="400"/>
              <w:jc w:val="center"/>
              <w:rPr>
                <w:rFonts w:ascii="Times New Roman" w:eastAsia="宋体" w:hAnsi="Times New Roman" w:cs="Times New Roman"/>
                <w:sz w:val="20"/>
                <w:szCs w:val="20"/>
              </w:rPr>
            </w:pPr>
          </w:p>
        </w:tc>
        <w:tc>
          <w:tcPr>
            <w:tcW w:w="1120" w:type="dxa"/>
            <w:tcBorders>
              <w:tl2br w:val="nil"/>
              <w:tr2bl w:val="nil"/>
            </w:tcBorders>
            <w:shd w:val="clear" w:color="auto" w:fill="F2F2F2" w:themeFill="background1" w:themeFillShade="F2"/>
            <w:vAlign w:val="center"/>
          </w:tcPr>
          <w:p w14:paraId="47077537" w14:textId="77777777" w:rsidR="00160A67" w:rsidRDefault="00160A67">
            <w:pPr>
              <w:ind w:firstLine="400"/>
              <w:jc w:val="center"/>
              <w:rPr>
                <w:rFonts w:ascii="Times New Roman" w:eastAsia="宋体" w:hAnsi="Times New Roman" w:cs="Times New Roman"/>
                <w:sz w:val="20"/>
                <w:szCs w:val="20"/>
              </w:rPr>
            </w:pPr>
          </w:p>
        </w:tc>
        <w:tc>
          <w:tcPr>
            <w:tcW w:w="1425" w:type="dxa"/>
            <w:tcBorders>
              <w:tl2br w:val="nil"/>
              <w:tr2bl w:val="nil"/>
            </w:tcBorders>
            <w:shd w:val="clear" w:color="auto" w:fill="F2F2F2" w:themeFill="background1" w:themeFillShade="F2"/>
            <w:vAlign w:val="center"/>
          </w:tcPr>
          <w:p w14:paraId="04288950" w14:textId="77777777" w:rsidR="00160A67" w:rsidRDefault="00160A67">
            <w:pPr>
              <w:ind w:firstLine="400"/>
              <w:jc w:val="center"/>
              <w:rPr>
                <w:rFonts w:ascii="Times New Roman" w:eastAsia="宋体" w:hAnsi="Times New Roman" w:cs="Times New Roman"/>
                <w:sz w:val="20"/>
                <w:szCs w:val="20"/>
              </w:rPr>
            </w:pPr>
          </w:p>
        </w:tc>
        <w:tc>
          <w:tcPr>
            <w:tcW w:w="1462" w:type="dxa"/>
            <w:tcBorders>
              <w:tl2br w:val="nil"/>
              <w:tr2bl w:val="nil"/>
            </w:tcBorders>
            <w:shd w:val="clear" w:color="auto" w:fill="F2F2F2" w:themeFill="background1" w:themeFillShade="F2"/>
            <w:vAlign w:val="center"/>
          </w:tcPr>
          <w:p w14:paraId="22287CBC" w14:textId="77777777" w:rsidR="00160A67" w:rsidRDefault="00160A67">
            <w:pPr>
              <w:ind w:firstLine="400"/>
              <w:jc w:val="both"/>
              <w:rPr>
                <w:rFonts w:ascii="Times New Roman" w:eastAsia="宋体" w:hAnsi="Times New Roman" w:cs="Times New Roman"/>
                <w:sz w:val="20"/>
                <w:szCs w:val="20"/>
              </w:rPr>
            </w:pPr>
          </w:p>
        </w:tc>
        <w:tc>
          <w:tcPr>
            <w:tcW w:w="1357" w:type="dxa"/>
            <w:tcBorders>
              <w:tl2br w:val="nil"/>
              <w:tr2bl w:val="nil"/>
            </w:tcBorders>
            <w:shd w:val="clear" w:color="auto" w:fill="F2F2F2" w:themeFill="background1" w:themeFillShade="F2"/>
            <w:vAlign w:val="center"/>
          </w:tcPr>
          <w:p w14:paraId="0645F465" w14:textId="77777777" w:rsidR="00160A67" w:rsidRDefault="00160A67">
            <w:pPr>
              <w:ind w:firstLine="400"/>
              <w:jc w:val="both"/>
              <w:rPr>
                <w:rFonts w:ascii="Times New Roman" w:eastAsia="宋体" w:hAnsi="Times New Roman" w:cs="Times New Roman"/>
                <w:sz w:val="20"/>
                <w:szCs w:val="20"/>
              </w:rPr>
            </w:pPr>
          </w:p>
        </w:tc>
      </w:tr>
      <w:tr w:rsidR="00160A67" w14:paraId="69FEDF07" w14:textId="77777777">
        <w:trPr>
          <w:trHeight w:val="432"/>
        </w:trPr>
        <w:tc>
          <w:tcPr>
            <w:tcW w:w="1746" w:type="dxa"/>
            <w:tcBorders>
              <w:tl2br w:val="nil"/>
              <w:tr2bl w:val="nil"/>
            </w:tcBorders>
            <w:shd w:val="clear" w:color="auto" w:fill="F2F2F2" w:themeFill="background1" w:themeFillShade="F2"/>
            <w:vAlign w:val="center"/>
          </w:tcPr>
          <w:p w14:paraId="32276AC3" w14:textId="77777777" w:rsidR="00160A67" w:rsidRDefault="00160A67">
            <w:pPr>
              <w:ind w:firstLine="400"/>
              <w:rPr>
                <w:rFonts w:ascii="Times New Roman" w:eastAsia="宋体" w:hAnsi="Times New Roman" w:cs="Times New Roman"/>
                <w:sz w:val="20"/>
                <w:szCs w:val="20"/>
              </w:rPr>
            </w:pPr>
          </w:p>
        </w:tc>
        <w:tc>
          <w:tcPr>
            <w:tcW w:w="864" w:type="dxa"/>
            <w:tcBorders>
              <w:tl2br w:val="nil"/>
              <w:tr2bl w:val="nil"/>
            </w:tcBorders>
            <w:shd w:val="clear" w:color="auto" w:fill="F2F2F2" w:themeFill="background1" w:themeFillShade="F2"/>
            <w:vAlign w:val="center"/>
          </w:tcPr>
          <w:p w14:paraId="2D378DC9" w14:textId="77777777" w:rsidR="00160A67" w:rsidRDefault="00160A67">
            <w:pPr>
              <w:ind w:firstLine="400"/>
              <w:jc w:val="center"/>
              <w:rPr>
                <w:rFonts w:ascii="Times New Roman" w:eastAsia="宋体" w:hAnsi="Times New Roman" w:cs="Times New Roman"/>
                <w:sz w:val="20"/>
                <w:szCs w:val="20"/>
              </w:rPr>
            </w:pPr>
          </w:p>
        </w:tc>
        <w:tc>
          <w:tcPr>
            <w:tcW w:w="1023" w:type="dxa"/>
            <w:tcBorders>
              <w:tl2br w:val="nil"/>
              <w:tr2bl w:val="nil"/>
            </w:tcBorders>
            <w:shd w:val="clear" w:color="auto" w:fill="F2F2F2" w:themeFill="background1" w:themeFillShade="F2"/>
            <w:vAlign w:val="center"/>
          </w:tcPr>
          <w:p w14:paraId="474734C8" w14:textId="77777777" w:rsidR="00160A67" w:rsidRDefault="00160A67">
            <w:pPr>
              <w:ind w:firstLine="400"/>
              <w:jc w:val="center"/>
              <w:rPr>
                <w:rFonts w:ascii="Times New Roman" w:eastAsia="宋体" w:hAnsi="Times New Roman" w:cs="Times New Roman"/>
                <w:sz w:val="20"/>
                <w:szCs w:val="20"/>
              </w:rPr>
            </w:pPr>
          </w:p>
        </w:tc>
        <w:tc>
          <w:tcPr>
            <w:tcW w:w="1120" w:type="dxa"/>
            <w:tcBorders>
              <w:tl2br w:val="nil"/>
              <w:tr2bl w:val="nil"/>
            </w:tcBorders>
            <w:shd w:val="clear" w:color="auto" w:fill="F2F2F2" w:themeFill="background1" w:themeFillShade="F2"/>
            <w:vAlign w:val="center"/>
          </w:tcPr>
          <w:p w14:paraId="11C0B18E" w14:textId="77777777" w:rsidR="00160A67" w:rsidRDefault="00160A67">
            <w:pPr>
              <w:ind w:firstLine="400"/>
              <w:jc w:val="center"/>
              <w:rPr>
                <w:rFonts w:ascii="Times New Roman" w:eastAsia="宋体" w:hAnsi="Times New Roman" w:cs="Times New Roman"/>
                <w:sz w:val="20"/>
                <w:szCs w:val="20"/>
              </w:rPr>
            </w:pPr>
          </w:p>
        </w:tc>
        <w:tc>
          <w:tcPr>
            <w:tcW w:w="1425" w:type="dxa"/>
            <w:tcBorders>
              <w:tl2br w:val="nil"/>
              <w:tr2bl w:val="nil"/>
            </w:tcBorders>
            <w:shd w:val="clear" w:color="auto" w:fill="F2F2F2" w:themeFill="background1" w:themeFillShade="F2"/>
            <w:vAlign w:val="center"/>
          </w:tcPr>
          <w:p w14:paraId="28684059" w14:textId="77777777" w:rsidR="00160A67" w:rsidRDefault="00160A67">
            <w:pPr>
              <w:ind w:firstLine="400"/>
              <w:jc w:val="center"/>
              <w:rPr>
                <w:rFonts w:ascii="Times New Roman" w:eastAsia="宋体" w:hAnsi="Times New Roman" w:cs="Times New Roman"/>
                <w:sz w:val="20"/>
                <w:szCs w:val="20"/>
              </w:rPr>
            </w:pPr>
          </w:p>
        </w:tc>
        <w:tc>
          <w:tcPr>
            <w:tcW w:w="1462" w:type="dxa"/>
            <w:tcBorders>
              <w:tl2br w:val="nil"/>
              <w:tr2bl w:val="nil"/>
            </w:tcBorders>
            <w:shd w:val="clear" w:color="auto" w:fill="F2F2F2" w:themeFill="background1" w:themeFillShade="F2"/>
            <w:vAlign w:val="center"/>
          </w:tcPr>
          <w:p w14:paraId="42794CCE" w14:textId="77777777" w:rsidR="00160A67" w:rsidRDefault="00160A67">
            <w:pPr>
              <w:ind w:firstLine="400"/>
              <w:jc w:val="both"/>
              <w:rPr>
                <w:rFonts w:ascii="Times New Roman" w:eastAsia="宋体" w:hAnsi="Times New Roman" w:cs="Times New Roman"/>
                <w:sz w:val="20"/>
                <w:szCs w:val="20"/>
              </w:rPr>
            </w:pPr>
          </w:p>
        </w:tc>
        <w:tc>
          <w:tcPr>
            <w:tcW w:w="1357" w:type="dxa"/>
            <w:tcBorders>
              <w:tl2br w:val="nil"/>
              <w:tr2bl w:val="nil"/>
            </w:tcBorders>
            <w:shd w:val="clear" w:color="auto" w:fill="F2F2F2" w:themeFill="background1" w:themeFillShade="F2"/>
            <w:vAlign w:val="center"/>
          </w:tcPr>
          <w:p w14:paraId="428456B3" w14:textId="77777777" w:rsidR="00160A67" w:rsidRDefault="00160A67">
            <w:pPr>
              <w:ind w:firstLine="400"/>
              <w:jc w:val="both"/>
              <w:rPr>
                <w:rFonts w:ascii="Times New Roman" w:eastAsia="宋体" w:hAnsi="Times New Roman" w:cs="Times New Roman"/>
                <w:sz w:val="20"/>
                <w:szCs w:val="20"/>
              </w:rPr>
            </w:pPr>
          </w:p>
        </w:tc>
      </w:tr>
    </w:tbl>
    <w:p w14:paraId="71BEECC0" w14:textId="77777777" w:rsidR="00160A67" w:rsidRDefault="00160A67">
      <w:pPr>
        <w:rPr>
          <w:rFonts w:ascii="Arial" w:eastAsia="黑体" w:hAnsi="Arial" w:cs="Arial"/>
          <w:color w:val="06A2E0" w:themeColor="accent1"/>
        </w:rPr>
      </w:pPr>
    </w:p>
    <w:p w14:paraId="448D8074" w14:textId="239AA114"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如果个人关联方未直接或间接拥有股份（例如拥有最终母公司股份</w:t>
      </w:r>
      <w:r>
        <w:rPr>
          <w:rStyle w:val="aff9"/>
          <w:rFonts w:ascii="Times New Roman" w:eastAsia="宋体" w:hAnsi="Times New Roman" w:cs="Times New Roman"/>
          <w:color w:val="FF0000"/>
        </w:rPr>
        <w:t>25%</w:t>
      </w:r>
      <w:r>
        <w:rPr>
          <w:rStyle w:val="aff9"/>
          <w:rFonts w:ascii="Times New Roman" w:eastAsia="宋体" w:hAnsi="Times New Roman" w:cs="Times New Roman"/>
          <w:color w:val="FF0000"/>
        </w:rPr>
        <w:t>以上的个人股东）或</w:t>
      </w:r>
      <w:del w:id="52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proofErr w:type="gramStart"/>
      <w:ins w:id="525" w:author="Tian Su" w:date="2024-12-30T11:34:00Z" w16du:dateUtc="2024-12-30T03:34:00Z">
        <w:r w:rsidR="00FE6E4A">
          <w:rPr>
            <w:rStyle w:val="aff9"/>
            <w:rFonts w:ascii="Times New Roman" w:eastAsia="宋体" w:hAnsi="Times New Roman" w:cs="Times New Roman"/>
            <w:color w:val="FF0000"/>
          </w:rPr>
          <w:t>【</w:t>
        </w:r>
        <w:proofErr w:type="gramEnd"/>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proofErr w:type="gramStart"/>
        <w:r w:rsidR="00FE6E4A">
          <w:rPr>
            <w:rStyle w:val="aff9"/>
            <w:rFonts w:ascii="Times New Roman" w:eastAsia="宋体" w:hAnsi="Times New Roman" w:cs="Times New Roman"/>
            <w:color w:val="FF0000"/>
          </w:rPr>
          <w:t>】</w:t>
        </w:r>
      </w:ins>
      <w:proofErr w:type="gramEnd"/>
      <w:r>
        <w:rPr>
          <w:rStyle w:val="aff9"/>
          <w:rFonts w:ascii="Times New Roman" w:eastAsia="宋体" w:hAnsi="Times New Roman" w:cs="Times New Roman"/>
          <w:color w:val="FF0000"/>
        </w:rPr>
        <w:t>与该个人关联方并未发生关联交易，请使用以下语言：】</w:t>
      </w:r>
    </w:p>
    <w:p w14:paraId="0385C1FA" w14:textId="048ACFCA"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del w:id="526" w:author="Tian Su" w:date="2024-12-30T11:30:00Z" w16du:dateUtc="2024-12-30T03:30:00Z">
        <w:r w:rsidDel="00FE6E4A">
          <w:rPr>
            <w:rStyle w:val="aff9"/>
            <w:rFonts w:ascii="Times New Roman" w:eastAsia="宋体" w:hAnsi="Times New Roman" w:cs="Times New Roman" w:hint="eastAsia"/>
            <w:color w:val="FF0000"/>
          </w:rPr>
          <w:delText>20XX</w:delText>
        </w:r>
      </w:del>
      <w:ins w:id="527" w:author="Tian Su" w:date="2024-12-30T11:30:00Z" w16du:dateUtc="2024-12-30T03:30:00Z">
        <w:r w:rsidR="00FE6E4A">
          <w:rPr>
            <w:rStyle w:val="aff9"/>
            <w:rFonts w:ascii="Times New Roman" w:eastAsia="宋体" w:hAnsi="Times New Roman" w:cs="Times New Roman" w:hint="eastAsia"/>
            <w:color w:val="FF0000"/>
          </w:rPr>
          <w:t>【清单模板</w:t>
        </w:r>
        <w:r w:rsidR="00FE6E4A">
          <w:rPr>
            <w:rStyle w:val="aff9"/>
            <w:rFonts w:ascii="Times New Roman" w:eastAsia="宋体" w:hAnsi="Times New Roman" w:cs="Times New Roman" w:hint="eastAsia"/>
            <w:color w:val="FF0000"/>
          </w:rPr>
          <w:t>-</w:t>
        </w:r>
        <w:r w:rsidR="00FE6E4A">
          <w:rPr>
            <w:rStyle w:val="aff9"/>
            <w:rFonts w:ascii="Times New Roman" w:eastAsia="宋体" w:hAnsi="Times New Roman" w:cs="Times New Roman" w:hint="eastAsia"/>
            <w:color w:val="FF0000"/>
          </w:rPr>
          <w:t>数据表</w:t>
        </w:r>
        <w:r w:rsidR="00FE6E4A">
          <w:rPr>
            <w:rStyle w:val="aff9"/>
            <w:rFonts w:ascii="Times New Roman" w:eastAsia="宋体" w:hAnsi="Times New Roman" w:cs="Times New Roman" w:hint="eastAsia"/>
            <w:color w:val="FF0000"/>
          </w:rPr>
          <w:t>B2</w:t>
        </w:r>
        <w:r w:rsidR="00FE6E4A">
          <w:rPr>
            <w:rStyle w:val="aff9"/>
            <w:rFonts w:ascii="Times New Roman" w:eastAsia="宋体" w:hAnsi="Times New Roman" w:cs="Times New Roman" w:hint="eastAsia"/>
            <w:color w:val="FF0000"/>
          </w:rPr>
          <w:t>】</w:t>
        </w:r>
      </w:ins>
      <w:r>
        <w:rPr>
          <w:rStyle w:val="aff9"/>
          <w:rFonts w:ascii="Times New Roman" w:eastAsia="宋体" w:hAnsi="Times New Roman" w:cs="Times New Roman"/>
          <w:color w:val="auto"/>
        </w:rPr>
        <w:t>年度，并不存在直接或间接拥有</w:t>
      </w:r>
      <w:del w:id="52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52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股份（例如，拥有最终母公司股份</w:t>
      </w:r>
      <w:r>
        <w:rPr>
          <w:rStyle w:val="aff9"/>
          <w:rFonts w:ascii="Times New Roman" w:eastAsia="宋体" w:hAnsi="Times New Roman" w:cs="Times New Roman"/>
          <w:color w:val="auto"/>
        </w:rPr>
        <w:t>25%</w:t>
      </w:r>
      <w:r>
        <w:rPr>
          <w:rStyle w:val="aff9"/>
          <w:rFonts w:ascii="Times New Roman" w:eastAsia="宋体" w:hAnsi="Times New Roman" w:cs="Times New Roman"/>
          <w:color w:val="auto"/>
        </w:rPr>
        <w:t>以上的个人）或在</w:t>
      </w:r>
      <w:del w:id="530" w:author="Tian Su" w:date="2024-12-30T11:30:00Z" w16du:dateUtc="2024-12-30T03:30:00Z">
        <w:r w:rsidDel="00FE6E4A">
          <w:rPr>
            <w:rStyle w:val="aff9"/>
            <w:rFonts w:ascii="Times New Roman" w:eastAsia="宋体" w:hAnsi="Times New Roman" w:cs="Times New Roman" w:hint="eastAsia"/>
            <w:color w:val="FF0000"/>
          </w:rPr>
          <w:delText>20XX</w:delText>
        </w:r>
      </w:del>
      <w:ins w:id="531" w:author="Tian Su" w:date="2024-12-30T11:30:00Z" w16du:dateUtc="2024-12-30T03:30:00Z">
        <w:r w:rsidR="00FE6E4A">
          <w:rPr>
            <w:rStyle w:val="aff9"/>
            <w:rFonts w:ascii="Times New Roman" w:eastAsia="宋体" w:hAnsi="Times New Roman" w:cs="Times New Roman" w:hint="eastAsia"/>
            <w:color w:val="FF0000"/>
          </w:rPr>
          <w:t>【清单模板</w:t>
        </w:r>
        <w:r w:rsidR="00FE6E4A">
          <w:rPr>
            <w:rStyle w:val="aff9"/>
            <w:rFonts w:ascii="Times New Roman" w:eastAsia="宋体" w:hAnsi="Times New Roman" w:cs="Times New Roman" w:hint="eastAsia"/>
            <w:color w:val="FF0000"/>
          </w:rPr>
          <w:t>-</w:t>
        </w:r>
        <w:r w:rsidR="00FE6E4A">
          <w:rPr>
            <w:rStyle w:val="aff9"/>
            <w:rFonts w:ascii="Times New Roman" w:eastAsia="宋体" w:hAnsi="Times New Roman" w:cs="Times New Roman" w:hint="eastAsia"/>
            <w:color w:val="FF0000"/>
          </w:rPr>
          <w:t>数据表</w:t>
        </w:r>
        <w:r w:rsidR="00FE6E4A">
          <w:rPr>
            <w:rStyle w:val="aff9"/>
            <w:rFonts w:ascii="Times New Roman" w:eastAsia="宋体" w:hAnsi="Times New Roman" w:cs="Times New Roman" w:hint="eastAsia"/>
            <w:color w:val="FF0000"/>
          </w:rPr>
          <w:t>B2</w:t>
        </w:r>
        <w:r w:rsidR="00FE6E4A">
          <w:rPr>
            <w:rStyle w:val="aff9"/>
            <w:rFonts w:ascii="Times New Roman" w:eastAsia="宋体" w:hAnsi="Times New Roman" w:cs="Times New Roman" w:hint="eastAsia"/>
            <w:color w:val="FF0000"/>
          </w:rPr>
          <w:t>】</w:t>
        </w:r>
      </w:ins>
      <w:r>
        <w:rPr>
          <w:rStyle w:val="aff9"/>
          <w:rFonts w:ascii="Times New Roman" w:eastAsia="宋体" w:hAnsi="Times New Roman" w:cs="Times New Roman"/>
          <w:color w:val="FF0000"/>
        </w:rPr>
        <w:t>年度</w:t>
      </w:r>
      <w:r>
        <w:rPr>
          <w:rStyle w:val="aff9"/>
          <w:rFonts w:ascii="Times New Roman" w:eastAsia="宋体" w:hAnsi="Times New Roman" w:cs="Times New Roman"/>
          <w:color w:val="auto"/>
        </w:rPr>
        <w:t>与</w:t>
      </w:r>
      <w:del w:id="53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53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有关联方交易的个人。</w:t>
      </w:r>
    </w:p>
    <w:p w14:paraId="3D6F5383"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【如果有任何此类个人关联方，请使用以下语言和表格（如果没有则删除）：】</w:t>
      </w:r>
    </w:p>
    <w:p w14:paraId="72E38B33" w14:textId="5694B22A"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hint="eastAsia"/>
          <w:color w:val="auto"/>
        </w:rPr>
        <w:lastRenderedPageBreak/>
        <w:t>下</w:t>
      </w:r>
      <w:r>
        <w:rPr>
          <w:rStyle w:val="aff9"/>
          <w:rFonts w:ascii="Times New Roman" w:eastAsia="宋体" w:hAnsi="Times New Roman" w:cs="Times New Roman"/>
          <w:color w:val="auto"/>
        </w:rPr>
        <w:t>表提供直接或间接拥有</w:t>
      </w:r>
      <w:del w:id="53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53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股份的个人关联方（例如，拥有最终母公司股份</w:t>
      </w:r>
      <w:r>
        <w:rPr>
          <w:rStyle w:val="aff9"/>
          <w:rFonts w:ascii="Times New Roman" w:eastAsia="宋体" w:hAnsi="Times New Roman" w:cs="Times New Roman"/>
          <w:color w:val="auto"/>
        </w:rPr>
        <w:t>25%</w:t>
      </w:r>
      <w:r>
        <w:rPr>
          <w:rStyle w:val="aff9"/>
          <w:rFonts w:ascii="Times New Roman" w:eastAsia="宋体" w:hAnsi="Times New Roman" w:cs="Times New Roman"/>
          <w:color w:val="auto"/>
        </w:rPr>
        <w:t>以上的个人）或在</w:t>
      </w:r>
      <w:del w:id="536" w:author="Tian Su" w:date="2024-12-30T11:30:00Z" w16du:dateUtc="2024-12-30T03:30:00Z">
        <w:r w:rsidDel="00FE6E4A">
          <w:rPr>
            <w:rStyle w:val="aff9"/>
            <w:rFonts w:ascii="Times New Roman" w:eastAsia="宋体" w:hAnsi="Times New Roman" w:cs="Times New Roman" w:hint="eastAsia"/>
            <w:color w:val="FF0000"/>
          </w:rPr>
          <w:delText>20XX</w:delText>
        </w:r>
      </w:del>
      <w:ins w:id="537" w:author="Tian Su" w:date="2024-12-30T11:30:00Z" w16du:dateUtc="2024-12-30T03:30:00Z">
        <w:r w:rsidR="00FE6E4A">
          <w:rPr>
            <w:rStyle w:val="aff9"/>
            <w:rFonts w:ascii="Times New Roman" w:eastAsia="宋体" w:hAnsi="Times New Roman" w:cs="Times New Roman" w:hint="eastAsia"/>
            <w:color w:val="FF0000"/>
          </w:rPr>
          <w:t>【清单模板</w:t>
        </w:r>
        <w:r w:rsidR="00FE6E4A">
          <w:rPr>
            <w:rStyle w:val="aff9"/>
            <w:rFonts w:ascii="Times New Roman" w:eastAsia="宋体" w:hAnsi="Times New Roman" w:cs="Times New Roman" w:hint="eastAsia"/>
            <w:color w:val="FF0000"/>
          </w:rPr>
          <w:t>-</w:t>
        </w:r>
        <w:r w:rsidR="00FE6E4A">
          <w:rPr>
            <w:rStyle w:val="aff9"/>
            <w:rFonts w:ascii="Times New Roman" w:eastAsia="宋体" w:hAnsi="Times New Roman" w:cs="Times New Roman" w:hint="eastAsia"/>
            <w:color w:val="FF0000"/>
          </w:rPr>
          <w:t>数据表</w:t>
        </w:r>
        <w:r w:rsidR="00FE6E4A">
          <w:rPr>
            <w:rStyle w:val="aff9"/>
            <w:rFonts w:ascii="Times New Roman" w:eastAsia="宋体" w:hAnsi="Times New Roman" w:cs="Times New Roman" w:hint="eastAsia"/>
            <w:color w:val="FF0000"/>
          </w:rPr>
          <w:t>B2</w:t>
        </w:r>
        <w:r w:rsidR="00FE6E4A">
          <w:rPr>
            <w:rStyle w:val="aff9"/>
            <w:rFonts w:ascii="Times New Roman" w:eastAsia="宋体" w:hAnsi="Times New Roman" w:cs="Times New Roman" w:hint="eastAsia"/>
            <w:color w:val="FF0000"/>
          </w:rPr>
          <w:t>】</w:t>
        </w:r>
      </w:ins>
      <w:r>
        <w:rPr>
          <w:rStyle w:val="aff9"/>
          <w:rFonts w:ascii="Times New Roman" w:eastAsia="宋体" w:hAnsi="Times New Roman" w:cs="Times New Roman"/>
          <w:color w:val="auto"/>
        </w:rPr>
        <w:t>年度与</w:t>
      </w:r>
      <w:del w:id="53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53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发生关联方交易的个人关联方的有关信息。</w:t>
      </w:r>
    </w:p>
    <w:p w14:paraId="1E600FBA" w14:textId="77777777" w:rsidR="00160A67" w:rsidRDefault="00000000">
      <w:pPr>
        <w:pStyle w:val="ac"/>
        <w:keepNext/>
        <w:spacing w:beforeLines="50" w:before="120" w:line="360" w:lineRule="auto"/>
        <w:ind w:firstLine="482"/>
        <w:jc w:val="center"/>
        <w:rPr>
          <w:rFonts w:ascii="Times New Roman" w:eastAsia="宋体" w:hAnsi="Times New Roman" w:cs="Times New Roman"/>
        </w:rPr>
      </w:pPr>
      <w:bookmarkStart w:id="540" w:name="_Toc143535399"/>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8</w:t>
      </w:r>
      <w:r>
        <w:rPr>
          <w:rFonts w:ascii="Times New Roman" w:eastAsia="宋体" w:hAnsi="Times New Roman" w:cs="Times New Roman"/>
        </w:rPr>
        <w:fldChar w:fldCharType="end"/>
      </w:r>
      <w:r>
        <w:rPr>
          <w:rFonts w:ascii="Times New Roman" w:eastAsia="宋体" w:hAnsi="Times New Roman" w:cs="Times New Roman"/>
        </w:rPr>
        <w:t>：个人关联方信息</w:t>
      </w:r>
      <w:r>
        <w:rPr>
          <w:rStyle w:val="aff2"/>
          <w:rFonts w:ascii="Times New Roman" w:eastAsia="黑体" w:hAnsi="Times New Roman" w:cs="Times New Roman"/>
        </w:rPr>
        <w:footnoteReference w:id="13"/>
      </w:r>
      <w:bookmarkEnd w:id="540"/>
    </w:p>
    <w:p w14:paraId="66481122" w14:textId="77777777" w:rsidR="00160A67" w:rsidRDefault="00160A67">
      <w:pPr>
        <w:keepNext/>
        <w:rPr>
          <w:rFonts w:ascii="Arial" w:eastAsia="黑体" w:hAnsi="Arial" w:cs="Arial"/>
        </w:rPr>
      </w:pPr>
    </w:p>
    <w:tbl>
      <w:tblPr>
        <w:tblStyle w:val="afe"/>
        <w:tblW w:w="5000" w:type="pct"/>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1603"/>
        <w:gridCol w:w="1314"/>
        <w:gridCol w:w="3055"/>
        <w:gridCol w:w="3055"/>
      </w:tblGrid>
      <w:tr w:rsidR="00160A67" w14:paraId="64077628" w14:textId="77777777">
        <w:trPr>
          <w:trHeight w:val="432"/>
          <w:tblHeader/>
        </w:trPr>
        <w:tc>
          <w:tcPr>
            <w:tcW w:w="888" w:type="pct"/>
            <w:tcBorders>
              <w:tl2br w:val="nil"/>
              <w:tr2bl w:val="nil"/>
            </w:tcBorders>
            <w:shd w:val="clear" w:color="auto" w:fill="06A2E0" w:themeFill="accent1"/>
            <w:vAlign w:val="center"/>
          </w:tcPr>
          <w:p w14:paraId="75C638E3"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个人关联方</w:t>
            </w:r>
          </w:p>
        </w:tc>
        <w:tc>
          <w:tcPr>
            <w:tcW w:w="728" w:type="pct"/>
            <w:tcBorders>
              <w:tl2br w:val="nil"/>
              <w:tr2bl w:val="nil"/>
            </w:tcBorders>
            <w:shd w:val="clear" w:color="auto" w:fill="06A2E0" w:themeFill="accent1"/>
            <w:vAlign w:val="center"/>
          </w:tcPr>
          <w:p w14:paraId="5081601D"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国籍</w:t>
            </w:r>
          </w:p>
        </w:tc>
        <w:tc>
          <w:tcPr>
            <w:tcW w:w="1692" w:type="pct"/>
            <w:tcBorders>
              <w:tl2br w:val="nil"/>
              <w:tr2bl w:val="nil"/>
            </w:tcBorders>
            <w:shd w:val="clear" w:color="auto" w:fill="06A2E0" w:themeFill="accent1"/>
            <w:vAlign w:val="center"/>
          </w:tcPr>
          <w:p w14:paraId="0E5117EC"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关联关系类型</w:t>
            </w:r>
          </w:p>
        </w:tc>
        <w:tc>
          <w:tcPr>
            <w:tcW w:w="1692" w:type="pct"/>
            <w:tcBorders>
              <w:tl2br w:val="nil"/>
              <w:tr2bl w:val="nil"/>
            </w:tcBorders>
            <w:shd w:val="clear" w:color="auto" w:fill="06A2E0" w:themeFill="accent1"/>
            <w:vAlign w:val="center"/>
          </w:tcPr>
          <w:p w14:paraId="580F74FA"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居住地址</w:t>
            </w:r>
          </w:p>
        </w:tc>
      </w:tr>
      <w:tr w:rsidR="00160A67" w14:paraId="4DCA4BAA" w14:textId="77777777">
        <w:trPr>
          <w:trHeight w:val="432"/>
        </w:trPr>
        <w:tc>
          <w:tcPr>
            <w:tcW w:w="888" w:type="pct"/>
            <w:tcBorders>
              <w:tl2br w:val="nil"/>
              <w:tr2bl w:val="nil"/>
            </w:tcBorders>
            <w:shd w:val="clear" w:color="auto" w:fill="F2F2F2" w:themeFill="background1" w:themeFillShade="F2"/>
            <w:vAlign w:val="center"/>
          </w:tcPr>
          <w:p w14:paraId="0D4CC67C" w14:textId="77777777" w:rsidR="00160A67" w:rsidRDefault="00000000">
            <w:pPr>
              <w:ind w:firstLine="400"/>
              <w:jc w:val="center"/>
              <w:rPr>
                <w:rFonts w:ascii="Times New Roman" w:eastAsia="宋体" w:hAnsi="Times New Roman" w:cs="Times New Roman"/>
                <w:b/>
                <w:color w:val="FF0000"/>
                <w:sz w:val="20"/>
                <w:szCs w:val="20"/>
              </w:rPr>
            </w:pPr>
            <w:r>
              <w:rPr>
                <w:rFonts w:ascii="Times New Roman" w:eastAsia="宋体" w:hAnsi="Times New Roman" w:cs="Times New Roman"/>
                <w:color w:val="FF0000"/>
                <w:sz w:val="20"/>
                <w:szCs w:val="20"/>
              </w:rPr>
              <w:t>Jane Roe</w:t>
            </w:r>
          </w:p>
        </w:tc>
        <w:tc>
          <w:tcPr>
            <w:tcW w:w="728" w:type="pct"/>
            <w:tcBorders>
              <w:tl2br w:val="nil"/>
              <w:tr2bl w:val="nil"/>
            </w:tcBorders>
            <w:shd w:val="clear" w:color="auto" w:fill="F2F2F2" w:themeFill="background1" w:themeFillShade="F2"/>
            <w:vAlign w:val="center"/>
          </w:tcPr>
          <w:p w14:paraId="55673061" w14:textId="77777777" w:rsidR="00160A67" w:rsidRDefault="00000000">
            <w:pPr>
              <w:ind w:firstLine="400"/>
              <w:jc w:val="center"/>
              <w:rPr>
                <w:rFonts w:ascii="Times New Roman" w:eastAsia="宋体" w:hAnsi="Times New Roman" w:cs="Times New Roman"/>
                <w:b/>
                <w:color w:val="FF0000"/>
                <w:sz w:val="20"/>
                <w:szCs w:val="20"/>
              </w:rPr>
            </w:pPr>
            <w:r>
              <w:rPr>
                <w:rFonts w:ascii="Times New Roman" w:eastAsia="宋体" w:hAnsi="Times New Roman" w:cs="Times New Roman"/>
                <w:color w:val="FF0000"/>
                <w:sz w:val="20"/>
                <w:szCs w:val="20"/>
              </w:rPr>
              <w:t>美国</w:t>
            </w:r>
          </w:p>
        </w:tc>
        <w:tc>
          <w:tcPr>
            <w:tcW w:w="1692" w:type="pct"/>
            <w:tcBorders>
              <w:tl2br w:val="nil"/>
              <w:tr2bl w:val="nil"/>
            </w:tcBorders>
            <w:shd w:val="clear" w:color="auto" w:fill="F2F2F2" w:themeFill="background1" w:themeFillShade="F2"/>
            <w:vAlign w:val="center"/>
          </w:tcPr>
          <w:p w14:paraId="72B7CEF4" w14:textId="77777777" w:rsidR="00160A67" w:rsidRDefault="00160A67">
            <w:pPr>
              <w:ind w:firstLine="400"/>
              <w:jc w:val="center"/>
              <w:rPr>
                <w:rFonts w:ascii="Times New Roman" w:eastAsia="宋体" w:hAnsi="Times New Roman" w:cs="Times New Roman"/>
                <w:color w:val="FF0000"/>
                <w:sz w:val="20"/>
                <w:szCs w:val="20"/>
              </w:rPr>
            </w:pPr>
          </w:p>
        </w:tc>
        <w:tc>
          <w:tcPr>
            <w:tcW w:w="1692" w:type="pct"/>
            <w:tcBorders>
              <w:tl2br w:val="nil"/>
              <w:tr2bl w:val="nil"/>
            </w:tcBorders>
            <w:shd w:val="clear" w:color="auto" w:fill="F2F2F2" w:themeFill="background1" w:themeFillShade="F2"/>
            <w:vAlign w:val="center"/>
          </w:tcPr>
          <w:p w14:paraId="108B5F0E" w14:textId="77777777" w:rsidR="00160A67" w:rsidRDefault="00000000">
            <w:pPr>
              <w:ind w:firstLine="400"/>
              <w:jc w:val="center"/>
              <w:rPr>
                <w:rFonts w:ascii="Times New Roman" w:eastAsia="宋体" w:hAnsi="Times New Roman" w:cs="Times New Roman"/>
                <w:b/>
                <w:color w:val="FF0000"/>
                <w:sz w:val="20"/>
                <w:szCs w:val="20"/>
              </w:rPr>
            </w:pPr>
            <w:r>
              <w:rPr>
                <w:rFonts w:ascii="Times New Roman" w:eastAsia="宋体" w:hAnsi="Times New Roman" w:cs="Times New Roman"/>
                <w:color w:val="FF0000"/>
                <w:sz w:val="20"/>
                <w:szCs w:val="20"/>
              </w:rPr>
              <w:t>美国纽约</w:t>
            </w:r>
            <w:r>
              <w:rPr>
                <w:rFonts w:ascii="Times New Roman" w:eastAsia="宋体" w:hAnsi="Times New Roman" w:cs="Times New Roman"/>
                <w:color w:val="FF0000"/>
                <w:sz w:val="20"/>
                <w:szCs w:val="20"/>
              </w:rPr>
              <w:t>Anytown123</w:t>
            </w:r>
            <w:r>
              <w:rPr>
                <w:rFonts w:ascii="Times New Roman" w:eastAsia="宋体" w:hAnsi="Times New Roman" w:cs="Times New Roman"/>
                <w:color w:val="FF0000"/>
                <w:sz w:val="20"/>
                <w:szCs w:val="20"/>
              </w:rPr>
              <w:t>号大街</w:t>
            </w:r>
          </w:p>
        </w:tc>
      </w:tr>
      <w:tr w:rsidR="00160A67" w14:paraId="632FC62E" w14:textId="77777777">
        <w:trPr>
          <w:trHeight w:val="432"/>
        </w:trPr>
        <w:tc>
          <w:tcPr>
            <w:tcW w:w="888" w:type="pct"/>
            <w:tcBorders>
              <w:tl2br w:val="nil"/>
              <w:tr2bl w:val="nil"/>
            </w:tcBorders>
            <w:shd w:val="clear" w:color="auto" w:fill="F2F2F2" w:themeFill="background1" w:themeFillShade="F2"/>
            <w:vAlign w:val="center"/>
          </w:tcPr>
          <w:p w14:paraId="64C59FB5" w14:textId="77777777" w:rsidR="00160A67" w:rsidRDefault="00160A67">
            <w:pPr>
              <w:ind w:firstLine="400"/>
              <w:rPr>
                <w:rFonts w:ascii="Times New Roman" w:eastAsia="宋体" w:hAnsi="Times New Roman" w:cs="Times New Roman"/>
                <w:color w:val="0000FF"/>
                <w:sz w:val="20"/>
                <w:szCs w:val="20"/>
              </w:rPr>
            </w:pPr>
          </w:p>
        </w:tc>
        <w:tc>
          <w:tcPr>
            <w:tcW w:w="728" w:type="pct"/>
            <w:tcBorders>
              <w:tl2br w:val="nil"/>
              <w:tr2bl w:val="nil"/>
            </w:tcBorders>
            <w:shd w:val="clear" w:color="auto" w:fill="F2F2F2" w:themeFill="background1" w:themeFillShade="F2"/>
            <w:vAlign w:val="center"/>
          </w:tcPr>
          <w:p w14:paraId="0C8CD2A0" w14:textId="77777777" w:rsidR="00160A67" w:rsidRDefault="00160A67">
            <w:pPr>
              <w:ind w:firstLine="400"/>
              <w:jc w:val="center"/>
              <w:rPr>
                <w:rFonts w:ascii="Times New Roman" w:eastAsia="宋体" w:hAnsi="Times New Roman" w:cs="Times New Roman"/>
                <w:color w:val="0000FF"/>
                <w:sz w:val="20"/>
                <w:szCs w:val="20"/>
              </w:rPr>
            </w:pPr>
          </w:p>
        </w:tc>
        <w:tc>
          <w:tcPr>
            <w:tcW w:w="1692" w:type="pct"/>
            <w:tcBorders>
              <w:tl2br w:val="nil"/>
              <w:tr2bl w:val="nil"/>
            </w:tcBorders>
            <w:shd w:val="clear" w:color="auto" w:fill="F2F2F2" w:themeFill="background1" w:themeFillShade="F2"/>
            <w:vAlign w:val="center"/>
          </w:tcPr>
          <w:p w14:paraId="1178FEDF" w14:textId="77777777" w:rsidR="00160A67" w:rsidRDefault="00160A67">
            <w:pPr>
              <w:ind w:firstLine="400"/>
              <w:jc w:val="center"/>
              <w:rPr>
                <w:rFonts w:ascii="Times New Roman" w:eastAsia="宋体" w:hAnsi="Times New Roman" w:cs="Times New Roman"/>
                <w:color w:val="0000FF"/>
                <w:sz w:val="20"/>
                <w:szCs w:val="20"/>
              </w:rPr>
            </w:pPr>
          </w:p>
        </w:tc>
        <w:tc>
          <w:tcPr>
            <w:tcW w:w="1692" w:type="pct"/>
            <w:tcBorders>
              <w:tl2br w:val="nil"/>
              <w:tr2bl w:val="nil"/>
            </w:tcBorders>
            <w:shd w:val="clear" w:color="auto" w:fill="F2F2F2" w:themeFill="background1" w:themeFillShade="F2"/>
            <w:vAlign w:val="center"/>
          </w:tcPr>
          <w:p w14:paraId="69D67412" w14:textId="77777777" w:rsidR="00160A67" w:rsidRDefault="00160A67">
            <w:pPr>
              <w:ind w:firstLine="400"/>
              <w:rPr>
                <w:rFonts w:ascii="Times New Roman" w:eastAsia="宋体" w:hAnsi="Times New Roman" w:cs="Times New Roman"/>
                <w:color w:val="0000FF"/>
                <w:sz w:val="20"/>
                <w:szCs w:val="20"/>
              </w:rPr>
            </w:pPr>
          </w:p>
        </w:tc>
      </w:tr>
      <w:tr w:rsidR="00160A67" w14:paraId="05358895" w14:textId="77777777">
        <w:trPr>
          <w:trHeight w:val="432"/>
        </w:trPr>
        <w:tc>
          <w:tcPr>
            <w:tcW w:w="888" w:type="pct"/>
            <w:tcBorders>
              <w:tl2br w:val="nil"/>
              <w:tr2bl w:val="nil"/>
            </w:tcBorders>
            <w:shd w:val="clear" w:color="auto" w:fill="F2F2F2" w:themeFill="background1" w:themeFillShade="F2"/>
            <w:vAlign w:val="center"/>
          </w:tcPr>
          <w:p w14:paraId="3AD2C547" w14:textId="77777777" w:rsidR="00160A67" w:rsidRDefault="00160A67">
            <w:pPr>
              <w:ind w:firstLine="400"/>
              <w:rPr>
                <w:rFonts w:ascii="Times New Roman" w:eastAsia="宋体" w:hAnsi="Times New Roman" w:cs="Times New Roman"/>
                <w:color w:val="0000FF"/>
                <w:sz w:val="20"/>
                <w:szCs w:val="20"/>
              </w:rPr>
            </w:pPr>
          </w:p>
        </w:tc>
        <w:tc>
          <w:tcPr>
            <w:tcW w:w="728" w:type="pct"/>
            <w:tcBorders>
              <w:tl2br w:val="nil"/>
              <w:tr2bl w:val="nil"/>
            </w:tcBorders>
            <w:shd w:val="clear" w:color="auto" w:fill="F2F2F2" w:themeFill="background1" w:themeFillShade="F2"/>
            <w:vAlign w:val="center"/>
          </w:tcPr>
          <w:p w14:paraId="42E70438" w14:textId="77777777" w:rsidR="00160A67" w:rsidRDefault="00160A67">
            <w:pPr>
              <w:ind w:firstLine="400"/>
              <w:jc w:val="center"/>
              <w:rPr>
                <w:rFonts w:ascii="Times New Roman" w:eastAsia="宋体" w:hAnsi="Times New Roman" w:cs="Times New Roman"/>
                <w:color w:val="0000FF"/>
                <w:sz w:val="20"/>
                <w:szCs w:val="20"/>
              </w:rPr>
            </w:pPr>
          </w:p>
        </w:tc>
        <w:tc>
          <w:tcPr>
            <w:tcW w:w="1692" w:type="pct"/>
            <w:tcBorders>
              <w:tl2br w:val="nil"/>
              <w:tr2bl w:val="nil"/>
            </w:tcBorders>
            <w:shd w:val="clear" w:color="auto" w:fill="F2F2F2" w:themeFill="background1" w:themeFillShade="F2"/>
            <w:vAlign w:val="center"/>
          </w:tcPr>
          <w:p w14:paraId="3399A080" w14:textId="77777777" w:rsidR="00160A67" w:rsidRDefault="00160A67">
            <w:pPr>
              <w:ind w:firstLine="400"/>
              <w:jc w:val="center"/>
              <w:rPr>
                <w:rFonts w:ascii="Times New Roman" w:eastAsia="宋体" w:hAnsi="Times New Roman" w:cs="Times New Roman"/>
                <w:color w:val="0000FF"/>
                <w:sz w:val="20"/>
                <w:szCs w:val="20"/>
              </w:rPr>
            </w:pPr>
          </w:p>
        </w:tc>
        <w:tc>
          <w:tcPr>
            <w:tcW w:w="1692" w:type="pct"/>
            <w:tcBorders>
              <w:tl2br w:val="nil"/>
              <w:tr2bl w:val="nil"/>
            </w:tcBorders>
            <w:shd w:val="clear" w:color="auto" w:fill="F2F2F2" w:themeFill="background1" w:themeFillShade="F2"/>
            <w:vAlign w:val="center"/>
          </w:tcPr>
          <w:p w14:paraId="27AF2545" w14:textId="77777777" w:rsidR="00160A67" w:rsidRDefault="00160A67">
            <w:pPr>
              <w:ind w:firstLine="400"/>
              <w:rPr>
                <w:rFonts w:ascii="Times New Roman" w:eastAsia="宋体" w:hAnsi="Times New Roman" w:cs="Times New Roman"/>
                <w:color w:val="0000FF"/>
                <w:sz w:val="20"/>
                <w:szCs w:val="20"/>
              </w:rPr>
            </w:pPr>
          </w:p>
        </w:tc>
      </w:tr>
      <w:tr w:rsidR="00160A67" w14:paraId="5DDB4C4C" w14:textId="77777777">
        <w:trPr>
          <w:trHeight w:val="432"/>
        </w:trPr>
        <w:tc>
          <w:tcPr>
            <w:tcW w:w="888" w:type="pct"/>
            <w:tcBorders>
              <w:tl2br w:val="nil"/>
              <w:tr2bl w:val="nil"/>
            </w:tcBorders>
            <w:shd w:val="clear" w:color="auto" w:fill="F2F2F2" w:themeFill="background1" w:themeFillShade="F2"/>
            <w:vAlign w:val="center"/>
          </w:tcPr>
          <w:p w14:paraId="71C57EAA" w14:textId="77777777" w:rsidR="00160A67" w:rsidRDefault="00160A67">
            <w:pPr>
              <w:ind w:firstLine="400"/>
              <w:rPr>
                <w:rFonts w:ascii="Times New Roman" w:eastAsia="宋体" w:hAnsi="Times New Roman" w:cs="Times New Roman"/>
                <w:color w:val="0000FF"/>
                <w:sz w:val="20"/>
                <w:szCs w:val="20"/>
              </w:rPr>
            </w:pPr>
            <w:commentRangeStart w:id="541"/>
          </w:p>
        </w:tc>
        <w:commentRangeEnd w:id="541"/>
        <w:tc>
          <w:tcPr>
            <w:tcW w:w="728" w:type="pct"/>
            <w:tcBorders>
              <w:tl2br w:val="nil"/>
              <w:tr2bl w:val="nil"/>
            </w:tcBorders>
            <w:shd w:val="clear" w:color="auto" w:fill="F2F2F2" w:themeFill="background1" w:themeFillShade="F2"/>
            <w:vAlign w:val="center"/>
          </w:tcPr>
          <w:p w14:paraId="409924FC" w14:textId="77777777" w:rsidR="00160A67" w:rsidRDefault="005431CD">
            <w:pPr>
              <w:ind w:firstLine="400"/>
              <w:jc w:val="center"/>
              <w:rPr>
                <w:rFonts w:ascii="Times New Roman" w:eastAsia="宋体" w:hAnsi="Times New Roman" w:cs="Times New Roman"/>
                <w:color w:val="0000FF"/>
                <w:sz w:val="20"/>
                <w:szCs w:val="20"/>
              </w:rPr>
            </w:pPr>
            <w:r>
              <w:rPr>
                <w:rStyle w:val="aff1"/>
              </w:rPr>
              <w:commentReference w:id="541"/>
            </w:r>
          </w:p>
        </w:tc>
        <w:tc>
          <w:tcPr>
            <w:tcW w:w="1692" w:type="pct"/>
            <w:tcBorders>
              <w:tl2br w:val="nil"/>
              <w:tr2bl w:val="nil"/>
            </w:tcBorders>
            <w:shd w:val="clear" w:color="auto" w:fill="F2F2F2" w:themeFill="background1" w:themeFillShade="F2"/>
            <w:vAlign w:val="center"/>
          </w:tcPr>
          <w:p w14:paraId="4E2CC0AC" w14:textId="77777777" w:rsidR="00160A67" w:rsidRDefault="00160A67">
            <w:pPr>
              <w:ind w:firstLine="400"/>
              <w:jc w:val="center"/>
              <w:rPr>
                <w:rFonts w:ascii="Times New Roman" w:eastAsia="宋体" w:hAnsi="Times New Roman" w:cs="Times New Roman"/>
                <w:color w:val="0000FF"/>
                <w:sz w:val="20"/>
                <w:szCs w:val="20"/>
              </w:rPr>
            </w:pPr>
          </w:p>
        </w:tc>
        <w:tc>
          <w:tcPr>
            <w:tcW w:w="1692" w:type="pct"/>
            <w:tcBorders>
              <w:tl2br w:val="nil"/>
              <w:tr2bl w:val="nil"/>
            </w:tcBorders>
            <w:shd w:val="clear" w:color="auto" w:fill="F2F2F2" w:themeFill="background1" w:themeFillShade="F2"/>
            <w:vAlign w:val="center"/>
          </w:tcPr>
          <w:p w14:paraId="25E85A42" w14:textId="77777777" w:rsidR="00160A67" w:rsidRDefault="00160A67">
            <w:pPr>
              <w:ind w:firstLine="400"/>
              <w:rPr>
                <w:rFonts w:ascii="Times New Roman" w:eastAsia="宋体" w:hAnsi="Times New Roman" w:cs="Times New Roman"/>
                <w:color w:val="0000FF"/>
                <w:sz w:val="20"/>
                <w:szCs w:val="20"/>
              </w:rPr>
            </w:pPr>
          </w:p>
        </w:tc>
      </w:tr>
    </w:tbl>
    <w:p w14:paraId="410AF3E6" w14:textId="77777777" w:rsidR="00160A67" w:rsidRDefault="00000000">
      <w:pPr>
        <w:rPr>
          <w:rFonts w:ascii="Arial" w:eastAsia="黑体" w:hAnsi="Arial" w:cs="Arial"/>
        </w:rPr>
      </w:pPr>
      <w:r>
        <w:rPr>
          <w:rFonts w:ascii="Arial" w:eastAsia="黑体" w:hAnsi="Arial" w:cs="Arial"/>
        </w:rPr>
        <w:br w:type="page"/>
      </w:r>
    </w:p>
    <w:p w14:paraId="5C3B94CC" w14:textId="77777777" w:rsidR="00160A67" w:rsidRDefault="00000000">
      <w:pPr>
        <w:pStyle w:val="13"/>
        <w:numPr>
          <w:ilvl w:val="1"/>
          <w:numId w:val="30"/>
        </w:numPr>
        <w:jc w:val="both"/>
        <w:outlineLvl w:val="1"/>
        <w:rPr>
          <w:rFonts w:ascii="Times New Roman" w:hAnsi="Times New Roman" w:cs="Times New Roman"/>
          <w:sz w:val="30"/>
          <w:szCs w:val="30"/>
        </w:rPr>
      </w:pPr>
      <w:bookmarkStart w:id="542" w:name="_Toc139363062"/>
      <w:bookmarkStart w:id="543" w:name="_Toc139362987"/>
      <w:bookmarkStart w:id="544" w:name="_Toc18849"/>
      <w:bookmarkStart w:id="545" w:name="_Toc26351"/>
      <w:bookmarkStart w:id="546" w:name="_Toc1816"/>
      <w:bookmarkStart w:id="547" w:name="_Toc144227471"/>
      <w:r>
        <w:rPr>
          <w:rFonts w:ascii="Times New Roman" w:hAnsi="Times New Roman" w:cs="Times New Roman" w:hint="eastAsia"/>
          <w:sz w:val="30"/>
          <w:szCs w:val="30"/>
        </w:rPr>
        <w:lastRenderedPageBreak/>
        <w:t>关联方适用的所得税率</w:t>
      </w:r>
      <w:bookmarkEnd w:id="542"/>
      <w:bookmarkEnd w:id="543"/>
      <w:bookmarkEnd w:id="544"/>
      <w:bookmarkEnd w:id="545"/>
      <w:bookmarkEnd w:id="546"/>
      <w:bookmarkEnd w:id="547"/>
    </w:p>
    <w:p w14:paraId="74C8329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第二款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关联关系：</w:t>
      </w:r>
      <w:r>
        <w:rPr>
          <w:rStyle w:val="aff9"/>
          <w:rFonts w:ascii="Times New Roman" w:eastAsia="宋体" w:hAnsi="Times New Roman" w:cs="Times New Roman"/>
          <w:color w:val="FF0000"/>
        </w:rPr>
        <w:t>2.</w:t>
      </w:r>
      <w:r>
        <w:rPr>
          <w:rStyle w:val="aff9"/>
          <w:rFonts w:ascii="Times New Roman" w:eastAsia="宋体" w:hAnsi="Times New Roman" w:cs="Times New Roman"/>
          <w:color w:val="FF0000"/>
        </w:rPr>
        <w:t>上述关联方适用的具有所得税性质的税种、税率及相应可享受的税收优惠。】</w:t>
      </w:r>
    </w:p>
    <w:p w14:paraId="3F48EA6C" w14:textId="2183CCB4"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下表列出了</w:t>
      </w:r>
      <w:del w:id="54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54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的关联方所得税或具有所得税性质的税种税率。企业所得税率是适用于所在</w:t>
      </w:r>
      <w:r>
        <w:rPr>
          <w:rStyle w:val="aff9"/>
          <w:rFonts w:ascii="Times New Roman" w:eastAsia="宋体" w:hAnsi="Times New Roman" w:cs="Times New Roman" w:hint="eastAsia"/>
          <w:color w:val="auto"/>
        </w:rPr>
        <w:t>税收管辖区</w:t>
      </w:r>
      <w:r>
        <w:rPr>
          <w:rStyle w:val="aff9"/>
          <w:rFonts w:ascii="Times New Roman" w:eastAsia="宋体" w:hAnsi="Times New Roman" w:cs="Times New Roman"/>
          <w:color w:val="auto"/>
        </w:rPr>
        <w:t>最高纳税等级的企业法定税率。本报告只需披露中央税率（即无需披露地方税率）。</w:t>
      </w:r>
    </w:p>
    <w:p w14:paraId="6B5613EA" w14:textId="77777777" w:rsidR="00160A67" w:rsidRDefault="00000000">
      <w:pPr>
        <w:pStyle w:val="ac"/>
        <w:keepNext/>
        <w:spacing w:beforeLines="50" w:before="120" w:line="360" w:lineRule="auto"/>
        <w:ind w:firstLine="482"/>
        <w:jc w:val="center"/>
        <w:rPr>
          <w:rFonts w:ascii="Times New Roman" w:eastAsia="宋体" w:hAnsi="Times New Roman" w:cs="Times New Roman"/>
        </w:rPr>
      </w:pPr>
      <w:bookmarkStart w:id="550" w:name="_Toc143535400"/>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9</w:t>
      </w:r>
      <w:r>
        <w:rPr>
          <w:rFonts w:ascii="Times New Roman" w:eastAsia="宋体" w:hAnsi="Times New Roman" w:cs="Times New Roman"/>
        </w:rPr>
        <w:fldChar w:fldCharType="end"/>
      </w:r>
      <w:r>
        <w:rPr>
          <w:rFonts w:ascii="Times New Roman" w:eastAsia="宋体" w:hAnsi="Times New Roman" w:cs="Times New Roman"/>
        </w:rPr>
        <w:t>：关联方适用的所得税信息</w:t>
      </w:r>
      <w:r>
        <w:rPr>
          <w:rStyle w:val="aff2"/>
          <w:rFonts w:ascii="Times New Roman" w:eastAsia="华文楷体" w:hAnsi="Times New Roman" w:cs="Times New Roman"/>
        </w:rPr>
        <w:footnoteReference w:id="14"/>
      </w:r>
      <w:bookmarkEnd w:id="550"/>
    </w:p>
    <w:p w14:paraId="6046DA50" w14:textId="77777777" w:rsidR="00160A67" w:rsidRDefault="00160A67">
      <w:pPr>
        <w:keepNext/>
        <w:rPr>
          <w:rFonts w:ascii="Arial" w:eastAsia="黑体" w:hAnsi="Arial" w:cs="Arial"/>
        </w:rPr>
      </w:pPr>
    </w:p>
    <w:tbl>
      <w:tblPr>
        <w:tblStyle w:val="afe"/>
        <w:tblW w:w="9057" w:type="dxa"/>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3226"/>
        <w:gridCol w:w="1943"/>
        <w:gridCol w:w="1944"/>
        <w:gridCol w:w="1944"/>
      </w:tblGrid>
      <w:tr w:rsidR="00160A67" w14:paraId="30A91F54" w14:textId="77777777">
        <w:trPr>
          <w:trHeight w:val="432"/>
          <w:tblHeader/>
        </w:trPr>
        <w:tc>
          <w:tcPr>
            <w:tcW w:w="0" w:type="auto"/>
            <w:tcBorders>
              <w:tl2br w:val="nil"/>
              <w:tr2bl w:val="nil"/>
            </w:tcBorders>
            <w:shd w:val="clear" w:color="auto" w:fill="06A2E0" w:themeFill="accent1"/>
            <w:vAlign w:val="center"/>
          </w:tcPr>
          <w:p w14:paraId="193214E5" w14:textId="77777777" w:rsidR="00160A67" w:rsidRDefault="00000000">
            <w:pPr>
              <w:ind w:firstLine="402"/>
              <w:jc w:val="center"/>
              <w:rPr>
                <w:rFonts w:ascii="Times New Roman" w:eastAsia="宋体" w:hAnsi="Times New Roman" w:cs="Times New Roman"/>
                <w:b/>
                <w:bCs/>
                <w:color w:val="FFFFFF" w:themeColor="background1"/>
                <w:sz w:val="20"/>
              </w:rPr>
            </w:pPr>
            <w:commentRangeStart w:id="551"/>
            <w:r>
              <w:rPr>
                <w:rFonts w:ascii="Times New Roman" w:eastAsia="宋体" w:hAnsi="Times New Roman" w:cs="Times New Roman"/>
                <w:b/>
                <w:bCs/>
                <w:color w:val="FFFFFF" w:themeColor="background1"/>
                <w:sz w:val="20"/>
              </w:rPr>
              <w:t>关联方名称</w:t>
            </w:r>
          </w:p>
        </w:tc>
        <w:tc>
          <w:tcPr>
            <w:tcW w:w="1943" w:type="dxa"/>
            <w:tcBorders>
              <w:tl2br w:val="nil"/>
              <w:tr2bl w:val="nil"/>
            </w:tcBorders>
            <w:shd w:val="clear" w:color="auto" w:fill="06A2E0" w:themeFill="accent1"/>
            <w:vAlign w:val="center"/>
          </w:tcPr>
          <w:p w14:paraId="315842E6"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国家</w:t>
            </w:r>
            <w:r>
              <w:rPr>
                <w:rFonts w:ascii="Times New Roman" w:eastAsia="宋体" w:hAnsi="Times New Roman" w:cs="Times New Roman"/>
                <w:b/>
                <w:bCs/>
                <w:color w:val="FFFFFF" w:themeColor="background1"/>
                <w:sz w:val="20"/>
              </w:rPr>
              <w:t>/</w:t>
            </w:r>
            <w:r>
              <w:rPr>
                <w:rFonts w:ascii="Times New Roman" w:eastAsia="宋体" w:hAnsi="Times New Roman" w:cs="Times New Roman"/>
                <w:b/>
                <w:bCs/>
                <w:color w:val="FFFFFF" w:themeColor="background1"/>
                <w:sz w:val="20"/>
              </w:rPr>
              <w:t>地区</w:t>
            </w:r>
          </w:p>
        </w:tc>
        <w:tc>
          <w:tcPr>
            <w:tcW w:w="1944" w:type="dxa"/>
            <w:tcBorders>
              <w:tl2br w:val="nil"/>
              <w:tr2bl w:val="nil"/>
            </w:tcBorders>
            <w:shd w:val="clear" w:color="auto" w:fill="06A2E0" w:themeFill="accent1"/>
            <w:vAlign w:val="center"/>
          </w:tcPr>
          <w:p w14:paraId="220B43C1"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具有所得税性质的税种税率</w:t>
            </w:r>
          </w:p>
        </w:tc>
        <w:tc>
          <w:tcPr>
            <w:tcW w:w="1944" w:type="dxa"/>
            <w:tcBorders>
              <w:tl2br w:val="nil"/>
              <w:tr2bl w:val="nil"/>
            </w:tcBorders>
            <w:shd w:val="clear" w:color="auto" w:fill="06A2E0" w:themeFill="accent1"/>
            <w:vAlign w:val="center"/>
          </w:tcPr>
          <w:p w14:paraId="2533008E"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税收优惠</w:t>
            </w:r>
          </w:p>
        </w:tc>
      </w:tr>
      <w:tr w:rsidR="00160A67" w14:paraId="1862A18A" w14:textId="77777777">
        <w:trPr>
          <w:trHeight w:val="432"/>
        </w:trPr>
        <w:tc>
          <w:tcPr>
            <w:tcW w:w="0" w:type="auto"/>
            <w:tcBorders>
              <w:tl2br w:val="nil"/>
              <w:tr2bl w:val="nil"/>
            </w:tcBorders>
            <w:shd w:val="clear" w:color="auto" w:fill="F2F2F2" w:themeFill="background1" w:themeFillShade="F2"/>
            <w:vAlign w:val="center"/>
          </w:tcPr>
          <w:p w14:paraId="6323A7E4" w14:textId="77777777" w:rsidR="00160A67" w:rsidRDefault="00000000">
            <w:pPr>
              <w:keepNext/>
              <w:snapToGrid w:val="0"/>
              <w:spacing w:before="120" w:after="60" w:line="276" w:lineRule="auto"/>
              <w:ind w:left="142" w:firstLine="400"/>
              <w:jc w:val="center"/>
              <w:rPr>
                <w:rFonts w:ascii="Times New Roman" w:eastAsia="宋体" w:hAnsi="Times New Roman" w:cs="Times New Roman"/>
                <w:color w:val="FF0000"/>
                <w:sz w:val="20"/>
                <w:szCs w:val="22"/>
              </w:rPr>
            </w:pPr>
            <w:r>
              <w:rPr>
                <w:rFonts w:ascii="Times New Roman" w:eastAsia="宋体" w:hAnsi="Times New Roman" w:cs="Times New Roman"/>
                <w:color w:val="FF0000"/>
                <w:sz w:val="20"/>
                <w:szCs w:val="22"/>
              </w:rPr>
              <w:t>Ultimate Parent, Inc.</w:t>
            </w:r>
          </w:p>
        </w:tc>
        <w:tc>
          <w:tcPr>
            <w:tcW w:w="1943" w:type="dxa"/>
            <w:tcBorders>
              <w:tl2br w:val="nil"/>
              <w:tr2bl w:val="nil"/>
            </w:tcBorders>
            <w:shd w:val="clear" w:color="auto" w:fill="F2F2F2" w:themeFill="background1" w:themeFillShade="F2"/>
          </w:tcPr>
          <w:p w14:paraId="69ECAF84" w14:textId="77777777" w:rsidR="00160A67" w:rsidRDefault="00160A67">
            <w:pPr>
              <w:pStyle w:val="aa"/>
              <w:keepNext/>
              <w:snapToGrid w:val="0"/>
              <w:spacing w:after="60" w:line="276" w:lineRule="auto"/>
              <w:ind w:left="144" w:firstLine="400"/>
              <w:jc w:val="center"/>
              <w:rPr>
                <w:rFonts w:ascii="Times New Roman" w:eastAsia="宋体" w:hAnsi="Times New Roman" w:cs="Times New Roman"/>
                <w:b w:val="0"/>
                <w:color w:val="FF0000"/>
                <w:kern w:val="0"/>
                <w:sz w:val="20"/>
                <w:lang w:eastAsia="zh-CN"/>
              </w:rPr>
            </w:pPr>
          </w:p>
        </w:tc>
        <w:tc>
          <w:tcPr>
            <w:tcW w:w="1944" w:type="dxa"/>
            <w:tcBorders>
              <w:tl2br w:val="nil"/>
              <w:tr2bl w:val="nil"/>
            </w:tcBorders>
            <w:shd w:val="clear" w:color="auto" w:fill="F2F2F2" w:themeFill="background1" w:themeFillShade="F2"/>
            <w:vAlign w:val="center"/>
          </w:tcPr>
          <w:p w14:paraId="3816450D" w14:textId="77777777" w:rsidR="00160A67" w:rsidRDefault="00000000">
            <w:pPr>
              <w:pStyle w:val="aa"/>
              <w:keepNext/>
              <w:snapToGrid w:val="0"/>
              <w:spacing w:after="60" w:line="276" w:lineRule="auto"/>
              <w:ind w:left="144" w:firstLine="400"/>
              <w:jc w:val="center"/>
              <w:rPr>
                <w:rFonts w:ascii="Times New Roman" w:eastAsia="宋体" w:hAnsi="Times New Roman" w:cs="Times New Roman"/>
                <w:b w:val="0"/>
                <w:color w:val="FF0000"/>
                <w:kern w:val="0"/>
                <w:sz w:val="20"/>
                <w:lang w:eastAsia="zh-CN"/>
              </w:rPr>
            </w:pPr>
            <w:r>
              <w:rPr>
                <w:rFonts w:ascii="Times New Roman" w:eastAsia="宋体" w:hAnsi="Times New Roman" w:cs="Times New Roman"/>
                <w:b w:val="0"/>
                <w:color w:val="FF0000"/>
                <w:kern w:val="0"/>
                <w:sz w:val="20"/>
                <w:lang w:eastAsia="zh-CN"/>
              </w:rPr>
              <w:t>21.00%</w:t>
            </w:r>
          </w:p>
        </w:tc>
        <w:tc>
          <w:tcPr>
            <w:tcW w:w="1944" w:type="dxa"/>
            <w:tcBorders>
              <w:tl2br w:val="nil"/>
              <w:tr2bl w:val="nil"/>
            </w:tcBorders>
            <w:shd w:val="clear" w:color="auto" w:fill="F2F2F2" w:themeFill="background1" w:themeFillShade="F2"/>
            <w:vAlign w:val="center"/>
          </w:tcPr>
          <w:p w14:paraId="4963E55B" w14:textId="77777777" w:rsidR="00160A67" w:rsidRDefault="00000000">
            <w:pPr>
              <w:ind w:firstLine="400"/>
              <w:jc w:val="center"/>
              <w:rPr>
                <w:rFonts w:ascii="Times New Roman" w:eastAsia="宋体" w:hAnsi="Times New Roman" w:cs="Times New Roman"/>
                <w:color w:val="FF0000"/>
                <w:sz w:val="20"/>
              </w:rPr>
            </w:pPr>
            <w:r>
              <w:rPr>
                <w:rFonts w:ascii="Times New Roman" w:eastAsia="宋体" w:hAnsi="Times New Roman" w:cs="Times New Roman"/>
                <w:color w:val="FF0000"/>
                <w:sz w:val="20"/>
              </w:rPr>
              <w:t>不存在优惠税收待遇</w:t>
            </w:r>
          </w:p>
        </w:tc>
      </w:tr>
      <w:tr w:rsidR="00160A67" w14:paraId="56D99B3E" w14:textId="77777777">
        <w:trPr>
          <w:trHeight w:val="432"/>
        </w:trPr>
        <w:tc>
          <w:tcPr>
            <w:tcW w:w="0" w:type="auto"/>
            <w:tcBorders>
              <w:tl2br w:val="nil"/>
              <w:tr2bl w:val="nil"/>
            </w:tcBorders>
            <w:shd w:val="clear" w:color="auto" w:fill="F2F2F2" w:themeFill="background1" w:themeFillShade="F2"/>
            <w:vAlign w:val="center"/>
          </w:tcPr>
          <w:p w14:paraId="1ADBD791" w14:textId="77777777" w:rsidR="00160A67" w:rsidRDefault="00000000">
            <w:pPr>
              <w:keepNext/>
              <w:snapToGrid w:val="0"/>
              <w:spacing w:before="120" w:after="60" w:line="276" w:lineRule="auto"/>
              <w:ind w:left="142" w:firstLine="400"/>
              <w:jc w:val="center"/>
              <w:rPr>
                <w:rFonts w:ascii="Times New Roman" w:eastAsia="宋体" w:hAnsi="Times New Roman" w:cs="Times New Roman"/>
                <w:b/>
                <w:color w:val="FF0000"/>
                <w:sz w:val="20"/>
                <w:szCs w:val="22"/>
              </w:rPr>
            </w:pPr>
            <w:r>
              <w:rPr>
                <w:rFonts w:ascii="Times New Roman" w:eastAsia="宋体" w:hAnsi="Times New Roman" w:cs="Times New Roman"/>
                <w:color w:val="FF0000"/>
                <w:sz w:val="20"/>
                <w:szCs w:val="22"/>
              </w:rPr>
              <w:t>Holding Company, Inc.</w:t>
            </w:r>
          </w:p>
        </w:tc>
        <w:tc>
          <w:tcPr>
            <w:tcW w:w="1943" w:type="dxa"/>
            <w:tcBorders>
              <w:tl2br w:val="nil"/>
              <w:tr2bl w:val="nil"/>
            </w:tcBorders>
            <w:shd w:val="clear" w:color="auto" w:fill="F2F2F2" w:themeFill="background1" w:themeFillShade="F2"/>
          </w:tcPr>
          <w:p w14:paraId="7EE9A47F" w14:textId="77777777" w:rsidR="00160A67" w:rsidRDefault="00160A67">
            <w:pPr>
              <w:pStyle w:val="aa"/>
              <w:keepNext/>
              <w:snapToGrid w:val="0"/>
              <w:spacing w:after="60" w:line="276" w:lineRule="auto"/>
              <w:ind w:left="144" w:firstLine="400"/>
              <w:jc w:val="center"/>
              <w:rPr>
                <w:rFonts w:ascii="Times New Roman" w:eastAsia="宋体" w:hAnsi="Times New Roman" w:cs="Times New Roman"/>
                <w:b w:val="0"/>
                <w:color w:val="FF0000"/>
                <w:kern w:val="0"/>
                <w:sz w:val="20"/>
                <w:lang w:eastAsia="zh-CN"/>
              </w:rPr>
            </w:pPr>
          </w:p>
        </w:tc>
        <w:tc>
          <w:tcPr>
            <w:tcW w:w="1944" w:type="dxa"/>
            <w:tcBorders>
              <w:tl2br w:val="nil"/>
              <w:tr2bl w:val="nil"/>
            </w:tcBorders>
            <w:shd w:val="clear" w:color="auto" w:fill="F2F2F2" w:themeFill="background1" w:themeFillShade="F2"/>
            <w:vAlign w:val="center"/>
          </w:tcPr>
          <w:p w14:paraId="64589FA2" w14:textId="77777777" w:rsidR="00160A67" w:rsidRDefault="00000000">
            <w:pPr>
              <w:pStyle w:val="aa"/>
              <w:keepNext/>
              <w:snapToGrid w:val="0"/>
              <w:spacing w:after="60" w:line="276" w:lineRule="auto"/>
              <w:ind w:left="144" w:firstLine="400"/>
              <w:jc w:val="center"/>
              <w:rPr>
                <w:rFonts w:ascii="Times New Roman" w:eastAsia="宋体" w:hAnsi="Times New Roman" w:cs="Times New Roman"/>
                <w:b w:val="0"/>
                <w:color w:val="FF0000"/>
                <w:kern w:val="0"/>
                <w:sz w:val="20"/>
                <w:lang w:eastAsia="zh-CN"/>
              </w:rPr>
            </w:pPr>
            <w:r>
              <w:rPr>
                <w:rFonts w:ascii="Times New Roman" w:eastAsia="宋体" w:hAnsi="Times New Roman" w:cs="Times New Roman"/>
                <w:b w:val="0"/>
                <w:color w:val="FF0000"/>
                <w:kern w:val="0"/>
                <w:sz w:val="20"/>
                <w:lang w:eastAsia="zh-CN"/>
              </w:rPr>
              <w:t>17.00%</w:t>
            </w:r>
          </w:p>
        </w:tc>
        <w:tc>
          <w:tcPr>
            <w:tcW w:w="1944" w:type="dxa"/>
            <w:tcBorders>
              <w:tl2br w:val="nil"/>
              <w:tr2bl w:val="nil"/>
            </w:tcBorders>
            <w:shd w:val="clear" w:color="auto" w:fill="F2F2F2" w:themeFill="background1" w:themeFillShade="F2"/>
            <w:vAlign w:val="center"/>
          </w:tcPr>
          <w:p w14:paraId="36F101AA" w14:textId="77777777" w:rsidR="00160A67" w:rsidRDefault="00000000">
            <w:pPr>
              <w:ind w:firstLine="400"/>
              <w:jc w:val="center"/>
              <w:rPr>
                <w:rFonts w:ascii="Times New Roman" w:eastAsia="宋体" w:hAnsi="Times New Roman" w:cs="Times New Roman"/>
                <w:color w:val="FF0000"/>
                <w:sz w:val="20"/>
              </w:rPr>
            </w:pPr>
            <w:r>
              <w:rPr>
                <w:rFonts w:ascii="Times New Roman" w:eastAsia="宋体" w:hAnsi="Times New Roman" w:cs="Times New Roman"/>
                <w:color w:val="FF0000"/>
                <w:sz w:val="20"/>
              </w:rPr>
              <w:t>不存在优惠税收待遇</w:t>
            </w:r>
          </w:p>
        </w:tc>
      </w:tr>
      <w:tr w:rsidR="00160A67" w14:paraId="69BA5250" w14:textId="77777777">
        <w:trPr>
          <w:trHeight w:val="432"/>
        </w:trPr>
        <w:tc>
          <w:tcPr>
            <w:tcW w:w="0" w:type="auto"/>
            <w:tcBorders>
              <w:tl2br w:val="nil"/>
              <w:tr2bl w:val="nil"/>
            </w:tcBorders>
            <w:shd w:val="clear" w:color="auto" w:fill="F2F2F2" w:themeFill="background1" w:themeFillShade="F2"/>
            <w:vAlign w:val="center"/>
          </w:tcPr>
          <w:p w14:paraId="7525741C" w14:textId="77777777" w:rsidR="00160A67" w:rsidRDefault="00000000">
            <w:pPr>
              <w:keepNext/>
              <w:snapToGrid w:val="0"/>
              <w:spacing w:before="120" w:after="60" w:line="276" w:lineRule="auto"/>
              <w:ind w:left="142" w:firstLine="400"/>
              <w:jc w:val="center"/>
              <w:rPr>
                <w:rFonts w:ascii="Times New Roman" w:eastAsia="宋体" w:hAnsi="Times New Roman" w:cs="Times New Roman"/>
                <w:color w:val="FF0000"/>
                <w:sz w:val="20"/>
                <w:szCs w:val="22"/>
              </w:rPr>
            </w:pPr>
            <w:r>
              <w:rPr>
                <w:rFonts w:ascii="Times New Roman" w:eastAsia="宋体" w:hAnsi="Times New Roman" w:cs="Times New Roman"/>
                <w:color w:val="FF0000"/>
                <w:sz w:val="20"/>
                <w:szCs w:val="22"/>
              </w:rPr>
              <w:t>Manufacturing Company, GmbH</w:t>
            </w:r>
          </w:p>
        </w:tc>
        <w:tc>
          <w:tcPr>
            <w:tcW w:w="1943" w:type="dxa"/>
            <w:tcBorders>
              <w:tl2br w:val="nil"/>
              <w:tr2bl w:val="nil"/>
            </w:tcBorders>
            <w:shd w:val="clear" w:color="auto" w:fill="F2F2F2" w:themeFill="background1" w:themeFillShade="F2"/>
          </w:tcPr>
          <w:p w14:paraId="38E4472A" w14:textId="77777777" w:rsidR="00160A67" w:rsidRDefault="00160A67">
            <w:pPr>
              <w:pStyle w:val="aa"/>
              <w:keepNext/>
              <w:snapToGrid w:val="0"/>
              <w:spacing w:after="60" w:line="276" w:lineRule="auto"/>
              <w:ind w:left="144" w:firstLine="400"/>
              <w:jc w:val="center"/>
              <w:rPr>
                <w:rFonts w:ascii="Times New Roman" w:eastAsia="宋体" w:hAnsi="Times New Roman" w:cs="Times New Roman"/>
                <w:b w:val="0"/>
                <w:color w:val="FF0000"/>
                <w:kern w:val="0"/>
                <w:sz w:val="20"/>
                <w:lang w:eastAsia="zh-CN"/>
              </w:rPr>
            </w:pPr>
          </w:p>
        </w:tc>
        <w:tc>
          <w:tcPr>
            <w:tcW w:w="1944" w:type="dxa"/>
            <w:tcBorders>
              <w:tl2br w:val="nil"/>
              <w:tr2bl w:val="nil"/>
            </w:tcBorders>
            <w:shd w:val="clear" w:color="auto" w:fill="F2F2F2" w:themeFill="background1" w:themeFillShade="F2"/>
            <w:vAlign w:val="center"/>
          </w:tcPr>
          <w:p w14:paraId="288AECCD" w14:textId="77777777" w:rsidR="00160A67" w:rsidRDefault="00000000">
            <w:pPr>
              <w:pStyle w:val="aa"/>
              <w:keepNext/>
              <w:snapToGrid w:val="0"/>
              <w:spacing w:after="60" w:line="276" w:lineRule="auto"/>
              <w:ind w:left="144" w:firstLine="400"/>
              <w:jc w:val="center"/>
              <w:rPr>
                <w:rFonts w:ascii="Times New Roman" w:eastAsia="宋体" w:hAnsi="Times New Roman" w:cs="Times New Roman"/>
                <w:b w:val="0"/>
                <w:color w:val="FF0000"/>
                <w:kern w:val="0"/>
                <w:sz w:val="20"/>
                <w:lang w:eastAsia="zh-CN"/>
              </w:rPr>
            </w:pPr>
            <w:r>
              <w:rPr>
                <w:rFonts w:ascii="Times New Roman" w:eastAsia="宋体" w:hAnsi="Times New Roman" w:cs="Times New Roman"/>
                <w:b w:val="0"/>
                <w:color w:val="FF0000"/>
                <w:kern w:val="0"/>
                <w:sz w:val="20"/>
                <w:lang w:eastAsia="zh-CN"/>
              </w:rPr>
              <w:t>29.65%</w:t>
            </w:r>
          </w:p>
        </w:tc>
        <w:tc>
          <w:tcPr>
            <w:tcW w:w="1944" w:type="dxa"/>
            <w:tcBorders>
              <w:tl2br w:val="nil"/>
              <w:tr2bl w:val="nil"/>
            </w:tcBorders>
            <w:shd w:val="clear" w:color="auto" w:fill="F2F2F2" w:themeFill="background1" w:themeFillShade="F2"/>
            <w:vAlign w:val="center"/>
          </w:tcPr>
          <w:p w14:paraId="74AB4671" w14:textId="77777777" w:rsidR="00160A67" w:rsidRDefault="00000000">
            <w:pPr>
              <w:ind w:firstLine="400"/>
              <w:jc w:val="center"/>
              <w:rPr>
                <w:rFonts w:ascii="Times New Roman" w:eastAsia="宋体" w:hAnsi="Times New Roman" w:cs="Times New Roman"/>
                <w:color w:val="FF0000"/>
                <w:sz w:val="20"/>
              </w:rPr>
            </w:pPr>
            <w:r>
              <w:rPr>
                <w:rFonts w:ascii="Times New Roman" w:eastAsia="宋体" w:hAnsi="Times New Roman" w:cs="Times New Roman"/>
                <w:color w:val="FF0000"/>
                <w:sz w:val="20"/>
              </w:rPr>
              <w:t>不存在优惠税收待遇</w:t>
            </w:r>
          </w:p>
        </w:tc>
      </w:tr>
      <w:tr w:rsidR="00160A67" w14:paraId="3ADCB55C" w14:textId="77777777">
        <w:trPr>
          <w:trHeight w:val="432"/>
        </w:trPr>
        <w:tc>
          <w:tcPr>
            <w:tcW w:w="0" w:type="auto"/>
            <w:tcBorders>
              <w:tl2br w:val="nil"/>
              <w:tr2bl w:val="nil"/>
            </w:tcBorders>
            <w:shd w:val="clear" w:color="auto" w:fill="F2F2F2" w:themeFill="background1" w:themeFillShade="F2"/>
            <w:vAlign w:val="center"/>
          </w:tcPr>
          <w:p w14:paraId="2BF4AB3E" w14:textId="77777777" w:rsidR="00160A67" w:rsidRDefault="00160A67">
            <w:pPr>
              <w:ind w:firstLine="400"/>
              <w:rPr>
                <w:rFonts w:ascii="Times New Roman" w:eastAsia="宋体" w:hAnsi="Times New Roman" w:cs="Times New Roman"/>
                <w:sz w:val="20"/>
                <w:szCs w:val="20"/>
              </w:rPr>
            </w:pPr>
          </w:p>
        </w:tc>
        <w:tc>
          <w:tcPr>
            <w:tcW w:w="1943" w:type="dxa"/>
            <w:tcBorders>
              <w:tl2br w:val="nil"/>
              <w:tr2bl w:val="nil"/>
            </w:tcBorders>
            <w:shd w:val="clear" w:color="auto" w:fill="F2F2F2" w:themeFill="background1" w:themeFillShade="F2"/>
            <w:vAlign w:val="center"/>
          </w:tcPr>
          <w:p w14:paraId="645A3DBE" w14:textId="77777777" w:rsidR="00160A67" w:rsidRDefault="00160A67">
            <w:pPr>
              <w:ind w:firstLine="400"/>
              <w:jc w:val="center"/>
              <w:rPr>
                <w:rFonts w:ascii="Times New Roman" w:eastAsia="宋体" w:hAnsi="Times New Roman" w:cs="Times New Roman"/>
                <w:sz w:val="20"/>
                <w:szCs w:val="20"/>
              </w:rPr>
            </w:pPr>
          </w:p>
        </w:tc>
        <w:tc>
          <w:tcPr>
            <w:tcW w:w="1944" w:type="dxa"/>
            <w:tcBorders>
              <w:tl2br w:val="nil"/>
              <w:tr2bl w:val="nil"/>
            </w:tcBorders>
            <w:shd w:val="clear" w:color="auto" w:fill="F2F2F2" w:themeFill="background1" w:themeFillShade="F2"/>
            <w:vAlign w:val="center"/>
          </w:tcPr>
          <w:p w14:paraId="74FF8227" w14:textId="77777777" w:rsidR="00160A67" w:rsidRDefault="00160A67">
            <w:pPr>
              <w:ind w:firstLine="400"/>
              <w:jc w:val="center"/>
              <w:rPr>
                <w:rFonts w:ascii="Times New Roman" w:eastAsia="宋体" w:hAnsi="Times New Roman" w:cs="Times New Roman"/>
                <w:sz w:val="20"/>
                <w:szCs w:val="20"/>
              </w:rPr>
            </w:pPr>
          </w:p>
        </w:tc>
        <w:tc>
          <w:tcPr>
            <w:tcW w:w="1944" w:type="dxa"/>
            <w:tcBorders>
              <w:tl2br w:val="nil"/>
              <w:tr2bl w:val="nil"/>
            </w:tcBorders>
            <w:shd w:val="clear" w:color="auto" w:fill="F2F2F2" w:themeFill="background1" w:themeFillShade="F2"/>
            <w:vAlign w:val="center"/>
          </w:tcPr>
          <w:p w14:paraId="09311419" w14:textId="77777777" w:rsidR="00160A67" w:rsidRDefault="00160A67">
            <w:pPr>
              <w:ind w:firstLine="400"/>
              <w:jc w:val="center"/>
              <w:rPr>
                <w:rFonts w:ascii="Times New Roman" w:eastAsia="宋体" w:hAnsi="Times New Roman" w:cs="Times New Roman"/>
                <w:sz w:val="20"/>
                <w:szCs w:val="20"/>
              </w:rPr>
            </w:pPr>
          </w:p>
        </w:tc>
      </w:tr>
      <w:tr w:rsidR="00160A67" w14:paraId="4F8FCCE3" w14:textId="77777777">
        <w:trPr>
          <w:trHeight w:val="432"/>
        </w:trPr>
        <w:tc>
          <w:tcPr>
            <w:tcW w:w="0" w:type="auto"/>
            <w:tcBorders>
              <w:tl2br w:val="nil"/>
              <w:tr2bl w:val="nil"/>
            </w:tcBorders>
            <w:shd w:val="clear" w:color="auto" w:fill="F2F2F2" w:themeFill="background1" w:themeFillShade="F2"/>
            <w:vAlign w:val="center"/>
          </w:tcPr>
          <w:p w14:paraId="40265FB1" w14:textId="77777777" w:rsidR="00160A67" w:rsidRDefault="00160A67">
            <w:pPr>
              <w:ind w:firstLine="400"/>
              <w:rPr>
                <w:rFonts w:ascii="Times New Roman" w:eastAsia="宋体" w:hAnsi="Times New Roman" w:cs="Times New Roman"/>
                <w:sz w:val="20"/>
                <w:szCs w:val="20"/>
              </w:rPr>
            </w:pPr>
          </w:p>
        </w:tc>
        <w:commentRangeEnd w:id="551"/>
        <w:tc>
          <w:tcPr>
            <w:tcW w:w="1943" w:type="dxa"/>
            <w:tcBorders>
              <w:tl2br w:val="nil"/>
              <w:tr2bl w:val="nil"/>
            </w:tcBorders>
            <w:shd w:val="clear" w:color="auto" w:fill="F2F2F2" w:themeFill="background1" w:themeFillShade="F2"/>
            <w:vAlign w:val="center"/>
          </w:tcPr>
          <w:p w14:paraId="1B31D7E7" w14:textId="77777777" w:rsidR="00160A67" w:rsidRDefault="00FF4FE5">
            <w:pPr>
              <w:ind w:firstLine="400"/>
              <w:jc w:val="center"/>
              <w:rPr>
                <w:rFonts w:ascii="Times New Roman" w:eastAsia="宋体" w:hAnsi="Times New Roman" w:cs="Times New Roman"/>
                <w:sz w:val="20"/>
                <w:szCs w:val="20"/>
              </w:rPr>
            </w:pPr>
            <w:r>
              <w:rPr>
                <w:rStyle w:val="aff1"/>
              </w:rPr>
              <w:commentReference w:id="551"/>
            </w:r>
          </w:p>
        </w:tc>
        <w:tc>
          <w:tcPr>
            <w:tcW w:w="1944" w:type="dxa"/>
            <w:tcBorders>
              <w:tl2br w:val="nil"/>
              <w:tr2bl w:val="nil"/>
            </w:tcBorders>
            <w:shd w:val="clear" w:color="auto" w:fill="F2F2F2" w:themeFill="background1" w:themeFillShade="F2"/>
            <w:vAlign w:val="center"/>
          </w:tcPr>
          <w:p w14:paraId="62348126" w14:textId="77777777" w:rsidR="00160A67" w:rsidRDefault="00160A67">
            <w:pPr>
              <w:ind w:firstLine="400"/>
              <w:jc w:val="center"/>
              <w:rPr>
                <w:rFonts w:ascii="Times New Roman" w:eastAsia="宋体" w:hAnsi="Times New Roman" w:cs="Times New Roman"/>
                <w:sz w:val="20"/>
                <w:szCs w:val="20"/>
              </w:rPr>
            </w:pPr>
          </w:p>
        </w:tc>
        <w:tc>
          <w:tcPr>
            <w:tcW w:w="1944" w:type="dxa"/>
            <w:tcBorders>
              <w:tl2br w:val="nil"/>
              <w:tr2bl w:val="nil"/>
            </w:tcBorders>
            <w:shd w:val="clear" w:color="auto" w:fill="F2F2F2" w:themeFill="background1" w:themeFillShade="F2"/>
            <w:vAlign w:val="center"/>
          </w:tcPr>
          <w:p w14:paraId="134B6C8B" w14:textId="77777777" w:rsidR="00160A67" w:rsidRDefault="00160A67">
            <w:pPr>
              <w:ind w:firstLine="400"/>
              <w:jc w:val="center"/>
              <w:rPr>
                <w:rFonts w:ascii="Times New Roman" w:eastAsia="宋体" w:hAnsi="Times New Roman" w:cs="Times New Roman"/>
                <w:sz w:val="20"/>
                <w:szCs w:val="20"/>
              </w:rPr>
            </w:pPr>
          </w:p>
        </w:tc>
      </w:tr>
    </w:tbl>
    <w:p w14:paraId="5AB409BD" w14:textId="77777777" w:rsidR="00160A67" w:rsidRDefault="00160A67">
      <w:pPr>
        <w:rPr>
          <w:rFonts w:ascii="Arial" w:eastAsia="黑体" w:hAnsi="Arial" w:cs="Arial"/>
        </w:rPr>
      </w:pPr>
    </w:p>
    <w:p w14:paraId="47E6795E" w14:textId="77777777" w:rsidR="00160A67" w:rsidRDefault="00000000">
      <w:pPr>
        <w:rPr>
          <w:rFonts w:ascii="Arial" w:eastAsia="黑体" w:hAnsi="Arial" w:cs="Arial"/>
        </w:rPr>
      </w:pPr>
      <w:r>
        <w:rPr>
          <w:rFonts w:ascii="Arial" w:eastAsia="黑体" w:hAnsi="Arial" w:cs="Arial"/>
        </w:rPr>
        <w:br w:type="page"/>
      </w:r>
    </w:p>
    <w:p w14:paraId="6FCADF97" w14:textId="77777777" w:rsidR="00160A67" w:rsidRDefault="00000000">
      <w:pPr>
        <w:pStyle w:val="13"/>
        <w:numPr>
          <w:ilvl w:val="1"/>
          <w:numId w:val="30"/>
        </w:numPr>
        <w:jc w:val="both"/>
        <w:outlineLvl w:val="1"/>
        <w:rPr>
          <w:rFonts w:ascii="Times New Roman" w:hAnsi="Times New Roman" w:cs="Times New Roman"/>
          <w:sz w:val="30"/>
          <w:szCs w:val="30"/>
        </w:rPr>
      </w:pPr>
      <w:bookmarkStart w:id="552" w:name="_Toc139362988"/>
      <w:bookmarkStart w:id="553" w:name="_Toc23265"/>
      <w:bookmarkStart w:id="554" w:name="_Toc144227472"/>
      <w:bookmarkStart w:id="555" w:name="_Toc139363063"/>
      <w:bookmarkStart w:id="556" w:name="_Toc24935"/>
      <w:bookmarkStart w:id="557" w:name="_Toc32356"/>
      <w:r>
        <w:rPr>
          <w:rFonts w:ascii="Times New Roman" w:hAnsi="Times New Roman" w:cs="Times New Roman" w:hint="eastAsia"/>
          <w:sz w:val="30"/>
          <w:szCs w:val="30"/>
        </w:rPr>
        <w:lastRenderedPageBreak/>
        <w:t>企业关联关系年度变化情况</w:t>
      </w:r>
      <w:bookmarkEnd w:id="552"/>
      <w:bookmarkEnd w:id="553"/>
      <w:bookmarkEnd w:id="554"/>
      <w:bookmarkEnd w:id="555"/>
      <w:bookmarkEnd w:id="556"/>
      <w:bookmarkEnd w:id="557"/>
    </w:p>
    <w:p w14:paraId="54F098E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第二款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关联关系：</w:t>
      </w:r>
      <w:r>
        <w:rPr>
          <w:rStyle w:val="aff9"/>
          <w:rFonts w:ascii="Times New Roman" w:eastAsia="宋体" w:hAnsi="Times New Roman" w:cs="Times New Roman"/>
          <w:color w:val="FF0000"/>
        </w:rPr>
        <w:t>3.</w:t>
      </w:r>
      <w:r>
        <w:rPr>
          <w:rStyle w:val="aff9"/>
          <w:rFonts w:ascii="Times New Roman" w:eastAsia="宋体" w:hAnsi="Times New Roman" w:cs="Times New Roman"/>
          <w:color w:val="FF0000"/>
        </w:rPr>
        <w:t>本会计年度内，企业关联关系的变化情况。】</w:t>
      </w:r>
    </w:p>
    <w:p w14:paraId="2D26588B"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【信息来源于管理层提供、客户的年报、审计报告、新闻、投融资信息】</w:t>
      </w:r>
    </w:p>
    <w:p w14:paraId="331F8DAF"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【如果与上年度关联方并无关系变动：】</w:t>
      </w:r>
    </w:p>
    <w:p w14:paraId="5C8B4D76" w14:textId="5850C7E4"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del w:id="558" w:author="Tian Su" w:date="2024-12-30T11:30:00Z" w16du:dateUtc="2024-12-30T03:30:00Z">
        <w:r w:rsidDel="00FE6E4A">
          <w:rPr>
            <w:rStyle w:val="aff9"/>
            <w:rFonts w:ascii="Times New Roman" w:eastAsia="宋体" w:hAnsi="Times New Roman" w:cs="Times New Roman"/>
            <w:color w:val="FF0000"/>
          </w:rPr>
          <w:delText>20XX</w:delText>
        </w:r>
      </w:del>
      <w:ins w:id="559"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年度，</w:t>
      </w:r>
      <w:del w:id="56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56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与关联方关系无变化。</w:t>
      </w:r>
    </w:p>
    <w:p w14:paraId="67278E5E" w14:textId="6B9CC899"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如果与</w:t>
      </w:r>
      <w:bookmarkStart w:id="562" w:name="_Hlk163650649"/>
      <w:r>
        <w:rPr>
          <w:rStyle w:val="aff9"/>
          <w:rFonts w:ascii="Times New Roman" w:eastAsia="宋体" w:hAnsi="Times New Roman" w:cs="Times New Roman" w:hint="eastAsia"/>
          <w:color w:val="FF0000"/>
        </w:rPr>
        <w:t>持有</w:t>
      </w:r>
      <w:del w:id="563"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proofErr w:type="gramStart"/>
      <w:ins w:id="564" w:author="Tian Su" w:date="2024-12-30T11:34:00Z" w16du:dateUtc="2024-12-30T03:34:00Z">
        <w:r w:rsidR="00FE6E4A">
          <w:rPr>
            <w:rStyle w:val="aff9"/>
            <w:rFonts w:ascii="Times New Roman" w:eastAsia="宋体" w:hAnsi="Times New Roman" w:cs="Times New Roman"/>
            <w:color w:val="FF0000"/>
          </w:rPr>
          <w:t>【</w:t>
        </w:r>
        <w:proofErr w:type="gramEnd"/>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proofErr w:type="gramStart"/>
        <w:r w:rsidR="00FE6E4A">
          <w:rPr>
            <w:rStyle w:val="aff9"/>
            <w:rFonts w:ascii="Times New Roman" w:eastAsia="宋体" w:hAnsi="Times New Roman" w:cs="Times New Roman"/>
            <w:color w:val="FF0000"/>
          </w:rPr>
          <w:t>】</w:t>
        </w:r>
      </w:ins>
      <w:proofErr w:type="gramEnd"/>
      <w:r>
        <w:rPr>
          <w:rStyle w:val="aff9"/>
          <w:rFonts w:ascii="Times New Roman" w:eastAsia="宋体" w:hAnsi="Times New Roman" w:cs="Times New Roman" w:hint="eastAsia"/>
          <w:color w:val="FF0000"/>
        </w:rPr>
        <w:t>的股份的</w:t>
      </w:r>
      <w:r>
        <w:rPr>
          <w:rStyle w:val="aff9"/>
          <w:rFonts w:ascii="Times New Roman" w:eastAsia="宋体" w:hAnsi="Times New Roman" w:cs="Times New Roman"/>
          <w:color w:val="FF0000"/>
        </w:rPr>
        <w:t>关联方</w:t>
      </w:r>
      <w:r>
        <w:rPr>
          <w:rStyle w:val="aff9"/>
          <w:rFonts w:ascii="Times New Roman" w:eastAsia="宋体" w:hAnsi="Times New Roman" w:cs="Times New Roman" w:hint="eastAsia"/>
          <w:color w:val="FF0000"/>
        </w:rPr>
        <w:t>或与</w:t>
      </w:r>
      <w:del w:id="565"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566"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hint="eastAsia"/>
          <w:color w:val="FF0000"/>
        </w:rPr>
        <w:t>在审阅期间进行关联交易的关联方</w:t>
      </w:r>
      <w:bookmarkEnd w:id="562"/>
      <w:r>
        <w:rPr>
          <w:rStyle w:val="aff9"/>
          <w:rFonts w:ascii="Times New Roman" w:eastAsia="宋体" w:hAnsi="Times New Roman" w:cs="Times New Roman" w:hint="eastAsia"/>
          <w:color w:val="FF0000"/>
        </w:rPr>
        <w:t>发生</w:t>
      </w:r>
      <w:r>
        <w:rPr>
          <w:rStyle w:val="aff9"/>
          <w:rFonts w:ascii="Times New Roman" w:eastAsia="宋体" w:hAnsi="Times New Roman" w:cs="Times New Roman"/>
          <w:color w:val="FF0000"/>
        </w:rPr>
        <w:t>关系变动：】</w:t>
      </w:r>
    </w:p>
    <w:p w14:paraId="738D9891" w14:textId="77777777" w:rsidR="00160A67" w:rsidRDefault="00000000">
      <w:pPr>
        <w:pStyle w:val="ac"/>
        <w:keepNext/>
        <w:spacing w:beforeLines="50" w:before="120" w:line="360" w:lineRule="auto"/>
        <w:ind w:firstLine="482"/>
        <w:jc w:val="center"/>
        <w:rPr>
          <w:rFonts w:ascii="Times New Roman" w:eastAsia="宋体" w:hAnsi="Times New Roman" w:cs="Times New Roman"/>
        </w:rPr>
      </w:pPr>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10</w:t>
      </w:r>
      <w:r>
        <w:rPr>
          <w:rFonts w:ascii="Times New Roman" w:eastAsia="宋体" w:hAnsi="Times New Roman" w:cs="Times New Roman"/>
        </w:rPr>
        <w:fldChar w:fldCharType="end"/>
      </w:r>
      <w:r>
        <w:rPr>
          <w:rFonts w:ascii="Times New Roman" w:eastAsia="宋体" w:hAnsi="Times New Roman" w:cs="Times New Roman"/>
        </w:rPr>
        <w:t>：关联关系变化情况</w:t>
      </w:r>
      <w:r>
        <w:rPr>
          <w:rStyle w:val="aff2"/>
          <w:rFonts w:ascii="Times New Roman" w:eastAsia="华文楷体" w:hAnsi="Times New Roman" w:cs="Times New Roman"/>
        </w:rPr>
        <w:footnoteReference w:id="15"/>
      </w:r>
    </w:p>
    <w:p w14:paraId="1A22EC83" w14:textId="77777777" w:rsidR="00160A67" w:rsidRDefault="00160A67">
      <w:pPr>
        <w:rPr>
          <w:rFonts w:eastAsiaTheme="minorEastAsia"/>
        </w:rPr>
      </w:pPr>
    </w:p>
    <w:tbl>
      <w:tblPr>
        <w:tblStyle w:val="afe"/>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CellMar>
          <w:top w:w="57" w:type="dxa"/>
          <w:bottom w:w="57" w:type="dxa"/>
        </w:tblCellMar>
        <w:tblLook w:val="04A0" w:firstRow="1" w:lastRow="0" w:firstColumn="1" w:lastColumn="0" w:noHBand="0" w:noVBand="1"/>
      </w:tblPr>
      <w:tblGrid>
        <w:gridCol w:w="1791"/>
        <w:gridCol w:w="819"/>
        <w:gridCol w:w="1690"/>
        <w:gridCol w:w="1831"/>
        <w:gridCol w:w="2896"/>
      </w:tblGrid>
      <w:tr w:rsidR="00160A67" w14:paraId="4C6148E7" w14:textId="77777777">
        <w:trPr>
          <w:trHeight w:val="397"/>
        </w:trPr>
        <w:tc>
          <w:tcPr>
            <w:tcW w:w="1803" w:type="dxa"/>
            <w:tcBorders>
              <w:tl2br w:val="nil"/>
              <w:tr2bl w:val="nil"/>
            </w:tcBorders>
            <w:shd w:val="clear" w:color="auto" w:fill="06A2E0" w:themeFill="accent1"/>
            <w:vAlign w:val="center"/>
          </w:tcPr>
          <w:p w14:paraId="48D81E8D" w14:textId="77777777" w:rsidR="00160A67" w:rsidRDefault="00000000">
            <w:pPr>
              <w:ind w:firstLine="402"/>
              <w:jc w:val="center"/>
              <w:rPr>
                <w:rFonts w:ascii="Times New Roman" w:eastAsia="宋体" w:hAnsi="Times New Roman" w:cs="Times New Roman"/>
                <w:b/>
                <w:bCs/>
                <w:color w:val="FFFFFF" w:themeColor="background1"/>
                <w:sz w:val="20"/>
                <w:szCs w:val="20"/>
              </w:rPr>
            </w:pPr>
            <w:commentRangeStart w:id="567"/>
            <w:r>
              <w:rPr>
                <w:rFonts w:ascii="Times New Roman" w:eastAsia="宋体" w:hAnsi="Times New Roman" w:cs="Times New Roman"/>
                <w:b/>
                <w:bCs/>
                <w:color w:val="FFFFFF" w:themeColor="background1"/>
                <w:sz w:val="20"/>
                <w:szCs w:val="20"/>
              </w:rPr>
              <w:t>关联方名称</w:t>
            </w:r>
          </w:p>
        </w:tc>
        <w:tc>
          <w:tcPr>
            <w:tcW w:w="749" w:type="dxa"/>
            <w:tcBorders>
              <w:tl2br w:val="nil"/>
              <w:tr2bl w:val="nil"/>
            </w:tcBorders>
            <w:shd w:val="clear" w:color="auto" w:fill="06A2E0" w:themeFill="accent1"/>
            <w:vAlign w:val="center"/>
          </w:tcPr>
          <w:p w14:paraId="2618F392"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国家</w:t>
            </w:r>
            <w:r>
              <w:rPr>
                <w:rFonts w:ascii="Times New Roman" w:eastAsia="宋体" w:hAnsi="Times New Roman" w:cs="Times New Roman"/>
                <w:b/>
                <w:bCs/>
                <w:color w:val="FFFFFF" w:themeColor="background1"/>
                <w:sz w:val="20"/>
                <w:szCs w:val="20"/>
              </w:rPr>
              <w:t>/</w:t>
            </w:r>
            <w:r>
              <w:rPr>
                <w:rFonts w:ascii="Times New Roman" w:eastAsia="宋体" w:hAnsi="Times New Roman" w:cs="Times New Roman"/>
                <w:b/>
                <w:bCs/>
                <w:color w:val="FFFFFF" w:themeColor="background1"/>
                <w:sz w:val="20"/>
                <w:szCs w:val="20"/>
              </w:rPr>
              <w:t>地区</w:t>
            </w:r>
          </w:p>
        </w:tc>
        <w:tc>
          <w:tcPr>
            <w:tcW w:w="1701" w:type="dxa"/>
            <w:tcBorders>
              <w:tl2br w:val="nil"/>
              <w:tr2bl w:val="nil"/>
            </w:tcBorders>
            <w:shd w:val="clear" w:color="auto" w:fill="06A2E0" w:themeFill="accent1"/>
            <w:vAlign w:val="center"/>
          </w:tcPr>
          <w:p w14:paraId="2644F48B"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关联关系类型</w:t>
            </w:r>
          </w:p>
        </w:tc>
        <w:tc>
          <w:tcPr>
            <w:tcW w:w="1843" w:type="dxa"/>
            <w:tcBorders>
              <w:tl2br w:val="nil"/>
              <w:tr2bl w:val="nil"/>
            </w:tcBorders>
            <w:shd w:val="clear" w:color="auto" w:fill="06A2E0" w:themeFill="accent1"/>
            <w:vAlign w:val="center"/>
          </w:tcPr>
          <w:p w14:paraId="3E663D6E"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起止日期</w:t>
            </w:r>
          </w:p>
        </w:tc>
        <w:tc>
          <w:tcPr>
            <w:tcW w:w="2921" w:type="dxa"/>
            <w:tcBorders>
              <w:tl2br w:val="nil"/>
              <w:tr2bl w:val="nil"/>
            </w:tcBorders>
            <w:shd w:val="clear" w:color="auto" w:fill="06A2E0" w:themeFill="accent1"/>
            <w:vAlign w:val="center"/>
          </w:tcPr>
          <w:p w14:paraId="734F82FE"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变化原因</w:t>
            </w:r>
          </w:p>
        </w:tc>
      </w:tr>
      <w:tr w:rsidR="00160A67" w14:paraId="0F5130BB" w14:textId="77777777">
        <w:trPr>
          <w:trHeight w:val="397"/>
        </w:trPr>
        <w:tc>
          <w:tcPr>
            <w:tcW w:w="1803" w:type="dxa"/>
            <w:tcBorders>
              <w:tl2br w:val="nil"/>
              <w:tr2bl w:val="nil"/>
            </w:tcBorders>
            <w:shd w:val="clear" w:color="auto" w:fill="F2F2F2" w:themeFill="background1" w:themeFillShade="F2"/>
            <w:vAlign w:val="center"/>
          </w:tcPr>
          <w:p w14:paraId="4B369EDC" w14:textId="77777777" w:rsidR="00160A67" w:rsidRDefault="00160A67">
            <w:pPr>
              <w:ind w:firstLine="400"/>
              <w:jc w:val="both"/>
              <w:rPr>
                <w:rFonts w:ascii="Times New Roman" w:eastAsia="宋体" w:hAnsi="Times New Roman" w:cs="Times New Roman"/>
                <w:sz w:val="20"/>
                <w:szCs w:val="20"/>
              </w:rPr>
            </w:pPr>
          </w:p>
        </w:tc>
        <w:tc>
          <w:tcPr>
            <w:tcW w:w="749" w:type="dxa"/>
            <w:tcBorders>
              <w:tl2br w:val="nil"/>
              <w:tr2bl w:val="nil"/>
            </w:tcBorders>
            <w:shd w:val="clear" w:color="auto" w:fill="F2F2F2" w:themeFill="background1" w:themeFillShade="F2"/>
            <w:vAlign w:val="center"/>
          </w:tcPr>
          <w:p w14:paraId="097928B4" w14:textId="77777777" w:rsidR="00160A67" w:rsidRDefault="00160A67">
            <w:pPr>
              <w:ind w:firstLine="400"/>
              <w:jc w:val="both"/>
              <w:rPr>
                <w:rFonts w:ascii="Times New Roman" w:eastAsia="宋体" w:hAnsi="Times New Roman" w:cs="Times New Roman"/>
                <w:sz w:val="20"/>
                <w:szCs w:val="20"/>
              </w:rPr>
            </w:pPr>
          </w:p>
        </w:tc>
        <w:tc>
          <w:tcPr>
            <w:tcW w:w="1701" w:type="dxa"/>
            <w:tcBorders>
              <w:tl2br w:val="nil"/>
              <w:tr2bl w:val="nil"/>
            </w:tcBorders>
            <w:shd w:val="clear" w:color="auto" w:fill="F2F2F2" w:themeFill="background1" w:themeFillShade="F2"/>
            <w:vAlign w:val="center"/>
          </w:tcPr>
          <w:p w14:paraId="081B3F83" w14:textId="77777777" w:rsidR="00160A67" w:rsidRDefault="00160A67">
            <w:pPr>
              <w:ind w:firstLine="400"/>
              <w:jc w:val="both"/>
              <w:rPr>
                <w:rFonts w:ascii="Times New Roman" w:eastAsia="宋体" w:hAnsi="Times New Roman" w:cs="Times New Roman"/>
                <w:sz w:val="20"/>
                <w:szCs w:val="20"/>
              </w:rPr>
            </w:pPr>
          </w:p>
        </w:tc>
        <w:tc>
          <w:tcPr>
            <w:tcW w:w="1843" w:type="dxa"/>
            <w:tcBorders>
              <w:tl2br w:val="nil"/>
              <w:tr2bl w:val="nil"/>
            </w:tcBorders>
            <w:shd w:val="clear" w:color="auto" w:fill="F2F2F2" w:themeFill="background1" w:themeFillShade="F2"/>
            <w:vAlign w:val="center"/>
          </w:tcPr>
          <w:p w14:paraId="186027F5" w14:textId="77777777" w:rsidR="00160A67" w:rsidRDefault="00160A67">
            <w:pPr>
              <w:ind w:firstLine="400"/>
              <w:jc w:val="both"/>
              <w:rPr>
                <w:rFonts w:ascii="Times New Roman" w:eastAsia="宋体" w:hAnsi="Times New Roman" w:cs="Times New Roman"/>
                <w:color w:val="FF0000"/>
                <w:sz w:val="20"/>
                <w:szCs w:val="20"/>
              </w:rPr>
            </w:pPr>
          </w:p>
        </w:tc>
        <w:tc>
          <w:tcPr>
            <w:tcW w:w="2921" w:type="dxa"/>
            <w:tcBorders>
              <w:tl2br w:val="nil"/>
              <w:tr2bl w:val="nil"/>
            </w:tcBorders>
            <w:shd w:val="clear" w:color="auto" w:fill="F2F2F2" w:themeFill="background1" w:themeFillShade="F2"/>
            <w:vAlign w:val="center"/>
          </w:tcPr>
          <w:p w14:paraId="3BE9B1A7" w14:textId="7016351C" w:rsidR="00160A67" w:rsidRDefault="00000000">
            <w:pPr>
              <w:ind w:firstLine="400"/>
              <w:jc w:val="both"/>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新增，自</w:t>
            </w:r>
            <w:del w:id="568" w:author="Tian Su" w:date="2024-12-30T11:30:00Z" w16du:dateUtc="2024-12-30T03:30:00Z">
              <w:r w:rsidDel="00FE6E4A">
                <w:rPr>
                  <w:rFonts w:ascii="Times New Roman" w:eastAsia="宋体" w:hAnsi="Times New Roman" w:cs="Times New Roman"/>
                  <w:color w:val="FF0000"/>
                  <w:sz w:val="20"/>
                  <w:szCs w:val="20"/>
                </w:rPr>
                <w:delText>20XX</w:delText>
              </w:r>
            </w:del>
            <w:ins w:id="569" w:author="Tian Su" w:date="2024-12-30T11:30:00Z" w16du:dateUtc="2024-12-30T03:30:00Z">
              <w:r w:rsidR="00FE6E4A">
                <w:rPr>
                  <w:rFonts w:ascii="Times New Roman" w:eastAsia="宋体" w:hAnsi="Times New Roman" w:cs="Times New Roman"/>
                  <w:color w:val="FF0000"/>
                  <w:sz w:val="20"/>
                  <w:szCs w:val="20"/>
                </w:rPr>
                <w:t>【清单模板</w:t>
              </w:r>
              <w:r w:rsidR="00FE6E4A">
                <w:rPr>
                  <w:rFonts w:ascii="Times New Roman" w:eastAsia="宋体" w:hAnsi="Times New Roman" w:cs="Times New Roman"/>
                  <w:color w:val="FF0000"/>
                  <w:sz w:val="20"/>
                  <w:szCs w:val="20"/>
                </w:rPr>
                <w:t>-</w:t>
              </w:r>
              <w:r w:rsidR="00FE6E4A">
                <w:rPr>
                  <w:rFonts w:ascii="Times New Roman" w:eastAsia="宋体" w:hAnsi="Times New Roman" w:cs="Times New Roman"/>
                  <w:color w:val="FF0000"/>
                  <w:sz w:val="20"/>
                  <w:szCs w:val="20"/>
                </w:rPr>
                <w:t>数据表</w:t>
              </w:r>
              <w:r w:rsidR="00FE6E4A">
                <w:rPr>
                  <w:rFonts w:ascii="Times New Roman" w:eastAsia="宋体" w:hAnsi="Times New Roman" w:cs="Times New Roman"/>
                  <w:color w:val="FF0000"/>
                  <w:sz w:val="20"/>
                  <w:szCs w:val="20"/>
                </w:rPr>
                <w:t>B2</w:t>
              </w:r>
              <w:r w:rsidR="00FE6E4A">
                <w:rPr>
                  <w:rFonts w:ascii="Times New Roman" w:eastAsia="宋体" w:hAnsi="Times New Roman" w:cs="Times New Roman"/>
                  <w:color w:val="FF0000"/>
                  <w:sz w:val="20"/>
                  <w:szCs w:val="20"/>
                </w:rPr>
                <w:t>】</w:t>
              </w:r>
            </w:ins>
            <w:r>
              <w:rPr>
                <w:rFonts w:ascii="Times New Roman" w:eastAsia="宋体" w:hAnsi="Times New Roman" w:cs="Times New Roman"/>
                <w:color w:val="FF0000"/>
                <w:sz w:val="20"/>
                <w:szCs w:val="20"/>
              </w:rPr>
              <w:t>年</w:t>
            </w:r>
            <w:r>
              <w:rPr>
                <w:rFonts w:ascii="Times New Roman" w:eastAsia="宋体" w:hAnsi="Times New Roman" w:cs="Times New Roman"/>
                <w:color w:val="FF0000"/>
                <w:sz w:val="20"/>
                <w:szCs w:val="20"/>
              </w:rPr>
              <w:t>3</w:t>
            </w:r>
            <w:r>
              <w:rPr>
                <w:rFonts w:ascii="Times New Roman" w:eastAsia="宋体" w:hAnsi="Times New Roman" w:cs="Times New Roman"/>
                <w:color w:val="FF0000"/>
                <w:sz w:val="20"/>
                <w:szCs w:val="20"/>
              </w:rPr>
              <w:t>月</w:t>
            </w:r>
            <w:r>
              <w:rPr>
                <w:rFonts w:ascii="Times New Roman" w:eastAsia="宋体" w:hAnsi="Times New Roman" w:cs="Times New Roman"/>
                <w:color w:val="FF0000"/>
                <w:sz w:val="20"/>
                <w:szCs w:val="20"/>
              </w:rPr>
              <w:t>1</w:t>
            </w:r>
            <w:r>
              <w:rPr>
                <w:rFonts w:ascii="Times New Roman" w:eastAsia="宋体" w:hAnsi="Times New Roman" w:cs="Times New Roman"/>
                <w:color w:val="FF0000"/>
                <w:sz w:val="20"/>
                <w:szCs w:val="20"/>
              </w:rPr>
              <w:t>日起，</w:t>
            </w:r>
            <w:r>
              <w:rPr>
                <w:rFonts w:ascii="Times New Roman" w:eastAsia="宋体" w:hAnsi="Times New Roman" w:cs="Times New Roman"/>
                <w:color w:val="FF0000"/>
                <w:sz w:val="20"/>
                <w:szCs w:val="20"/>
              </w:rPr>
              <w:t>XX</w:t>
            </w:r>
            <w:r>
              <w:rPr>
                <w:rFonts w:ascii="Times New Roman" w:eastAsia="宋体" w:hAnsi="Times New Roman" w:cs="Times New Roman"/>
                <w:color w:val="FF0000"/>
                <w:sz w:val="20"/>
                <w:szCs w:val="20"/>
              </w:rPr>
              <w:t>有限公司收购本企业</w:t>
            </w:r>
            <w:r>
              <w:rPr>
                <w:rFonts w:ascii="Times New Roman" w:eastAsia="宋体" w:hAnsi="Times New Roman" w:cs="Times New Roman"/>
                <w:color w:val="FF0000"/>
                <w:sz w:val="20"/>
                <w:szCs w:val="20"/>
              </w:rPr>
              <w:t>51%</w:t>
            </w:r>
            <w:r>
              <w:rPr>
                <w:rFonts w:ascii="Times New Roman" w:eastAsia="宋体" w:hAnsi="Times New Roman" w:cs="Times New Roman"/>
                <w:color w:val="FF0000"/>
                <w:sz w:val="20"/>
                <w:szCs w:val="20"/>
              </w:rPr>
              <w:t>股权，与本企业构成关联关系</w:t>
            </w:r>
          </w:p>
        </w:tc>
      </w:tr>
      <w:tr w:rsidR="00160A67" w14:paraId="08C06096" w14:textId="77777777">
        <w:trPr>
          <w:trHeight w:val="397"/>
        </w:trPr>
        <w:tc>
          <w:tcPr>
            <w:tcW w:w="1803" w:type="dxa"/>
            <w:tcBorders>
              <w:tl2br w:val="nil"/>
              <w:tr2bl w:val="nil"/>
            </w:tcBorders>
            <w:shd w:val="clear" w:color="auto" w:fill="F2F2F2" w:themeFill="background1" w:themeFillShade="F2"/>
            <w:vAlign w:val="center"/>
          </w:tcPr>
          <w:p w14:paraId="38C74057" w14:textId="77777777" w:rsidR="00160A67" w:rsidRDefault="00160A67">
            <w:pPr>
              <w:ind w:firstLine="400"/>
              <w:jc w:val="both"/>
              <w:rPr>
                <w:rFonts w:ascii="Times New Roman" w:eastAsia="宋体" w:hAnsi="Times New Roman" w:cs="Times New Roman"/>
                <w:sz w:val="20"/>
                <w:szCs w:val="20"/>
              </w:rPr>
            </w:pPr>
          </w:p>
        </w:tc>
        <w:tc>
          <w:tcPr>
            <w:tcW w:w="749" w:type="dxa"/>
            <w:tcBorders>
              <w:tl2br w:val="nil"/>
              <w:tr2bl w:val="nil"/>
            </w:tcBorders>
            <w:shd w:val="clear" w:color="auto" w:fill="F2F2F2" w:themeFill="background1" w:themeFillShade="F2"/>
            <w:vAlign w:val="center"/>
          </w:tcPr>
          <w:p w14:paraId="4EFC0B3E" w14:textId="77777777" w:rsidR="00160A67" w:rsidRDefault="00160A67">
            <w:pPr>
              <w:ind w:firstLine="400"/>
              <w:jc w:val="both"/>
              <w:rPr>
                <w:rFonts w:ascii="Times New Roman" w:eastAsia="宋体" w:hAnsi="Times New Roman" w:cs="Times New Roman"/>
                <w:sz w:val="20"/>
                <w:szCs w:val="20"/>
              </w:rPr>
            </w:pPr>
          </w:p>
        </w:tc>
        <w:tc>
          <w:tcPr>
            <w:tcW w:w="1701" w:type="dxa"/>
            <w:tcBorders>
              <w:tl2br w:val="nil"/>
              <w:tr2bl w:val="nil"/>
            </w:tcBorders>
            <w:shd w:val="clear" w:color="auto" w:fill="F2F2F2" w:themeFill="background1" w:themeFillShade="F2"/>
            <w:vAlign w:val="center"/>
          </w:tcPr>
          <w:p w14:paraId="364827DC" w14:textId="77777777" w:rsidR="00160A67" w:rsidRDefault="00160A67">
            <w:pPr>
              <w:ind w:firstLine="400"/>
              <w:jc w:val="both"/>
              <w:rPr>
                <w:rFonts w:ascii="Times New Roman" w:eastAsia="宋体" w:hAnsi="Times New Roman" w:cs="Times New Roman"/>
                <w:sz w:val="20"/>
                <w:szCs w:val="20"/>
              </w:rPr>
            </w:pPr>
          </w:p>
        </w:tc>
        <w:tc>
          <w:tcPr>
            <w:tcW w:w="1843" w:type="dxa"/>
            <w:tcBorders>
              <w:tl2br w:val="nil"/>
              <w:tr2bl w:val="nil"/>
            </w:tcBorders>
            <w:shd w:val="clear" w:color="auto" w:fill="F2F2F2" w:themeFill="background1" w:themeFillShade="F2"/>
            <w:vAlign w:val="center"/>
          </w:tcPr>
          <w:p w14:paraId="092DF0B3" w14:textId="77777777" w:rsidR="00160A67" w:rsidRDefault="00160A67">
            <w:pPr>
              <w:ind w:firstLine="400"/>
              <w:jc w:val="both"/>
              <w:rPr>
                <w:rFonts w:ascii="Times New Roman" w:eastAsia="宋体" w:hAnsi="Times New Roman" w:cs="Times New Roman"/>
                <w:color w:val="FF0000"/>
                <w:sz w:val="20"/>
                <w:szCs w:val="20"/>
              </w:rPr>
            </w:pPr>
          </w:p>
        </w:tc>
        <w:tc>
          <w:tcPr>
            <w:tcW w:w="2921" w:type="dxa"/>
            <w:tcBorders>
              <w:tl2br w:val="nil"/>
              <w:tr2bl w:val="nil"/>
            </w:tcBorders>
            <w:shd w:val="clear" w:color="auto" w:fill="F2F2F2" w:themeFill="background1" w:themeFillShade="F2"/>
            <w:vAlign w:val="center"/>
          </w:tcPr>
          <w:p w14:paraId="4277CB55" w14:textId="1F00643E" w:rsidR="00160A67" w:rsidRDefault="00000000">
            <w:pPr>
              <w:ind w:firstLine="400"/>
              <w:jc w:val="both"/>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减少，自</w:t>
            </w:r>
            <w:del w:id="570" w:author="Tian Su" w:date="2024-12-30T11:30:00Z" w16du:dateUtc="2024-12-30T03:30:00Z">
              <w:r w:rsidDel="00FE6E4A">
                <w:rPr>
                  <w:rFonts w:ascii="Times New Roman" w:eastAsia="宋体" w:hAnsi="Times New Roman" w:cs="Times New Roman"/>
                  <w:color w:val="FF0000"/>
                  <w:sz w:val="20"/>
                  <w:szCs w:val="20"/>
                </w:rPr>
                <w:delText>20XX</w:delText>
              </w:r>
            </w:del>
            <w:ins w:id="571" w:author="Tian Su" w:date="2024-12-30T11:30:00Z" w16du:dateUtc="2024-12-30T03:30:00Z">
              <w:r w:rsidR="00FE6E4A">
                <w:rPr>
                  <w:rFonts w:ascii="Times New Roman" w:eastAsia="宋体" w:hAnsi="Times New Roman" w:cs="Times New Roman"/>
                  <w:color w:val="FF0000"/>
                  <w:sz w:val="20"/>
                  <w:szCs w:val="20"/>
                </w:rPr>
                <w:t>【清单模板</w:t>
              </w:r>
              <w:r w:rsidR="00FE6E4A">
                <w:rPr>
                  <w:rFonts w:ascii="Times New Roman" w:eastAsia="宋体" w:hAnsi="Times New Roman" w:cs="Times New Roman"/>
                  <w:color w:val="FF0000"/>
                  <w:sz w:val="20"/>
                  <w:szCs w:val="20"/>
                </w:rPr>
                <w:t>-</w:t>
              </w:r>
              <w:r w:rsidR="00FE6E4A">
                <w:rPr>
                  <w:rFonts w:ascii="Times New Roman" w:eastAsia="宋体" w:hAnsi="Times New Roman" w:cs="Times New Roman"/>
                  <w:color w:val="FF0000"/>
                  <w:sz w:val="20"/>
                  <w:szCs w:val="20"/>
                </w:rPr>
                <w:t>数据表</w:t>
              </w:r>
              <w:r w:rsidR="00FE6E4A">
                <w:rPr>
                  <w:rFonts w:ascii="Times New Roman" w:eastAsia="宋体" w:hAnsi="Times New Roman" w:cs="Times New Roman"/>
                  <w:color w:val="FF0000"/>
                  <w:sz w:val="20"/>
                  <w:szCs w:val="20"/>
                </w:rPr>
                <w:t>B2</w:t>
              </w:r>
              <w:r w:rsidR="00FE6E4A">
                <w:rPr>
                  <w:rFonts w:ascii="Times New Roman" w:eastAsia="宋体" w:hAnsi="Times New Roman" w:cs="Times New Roman"/>
                  <w:color w:val="FF0000"/>
                  <w:sz w:val="20"/>
                  <w:szCs w:val="20"/>
                </w:rPr>
                <w:t>】</w:t>
              </w:r>
            </w:ins>
            <w:r>
              <w:rPr>
                <w:rFonts w:ascii="Times New Roman" w:eastAsia="宋体" w:hAnsi="Times New Roman" w:cs="Times New Roman"/>
                <w:color w:val="FF0000"/>
                <w:sz w:val="20"/>
                <w:szCs w:val="20"/>
              </w:rPr>
              <w:t>年</w:t>
            </w:r>
            <w:r>
              <w:rPr>
                <w:rFonts w:ascii="Times New Roman" w:eastAsia="宋体" w:hAnsi="Times New Roman" w:cs="Times New Roman"/>
                <w:color w:val="FF0000"/>
                <w:sz w:val="20"/>
                <w:szCs w:val="20"/>
              </w:rPr>
              <w:t>6</w:t>
            </w:r>
            <w:r>
              <w:rPr>
                <w:rFonts w:ascii="Times New Roman" w:eastAsia="宋体" w:hAnsi="Times New Roman" w:cs="Times New Roman"/>
                <w:color w:val="FF0000"/>
                <w:sz w:val="20"/>
                <w:szCs w:val="20"/>
              </w:rPr>
              <w:t>月</w:t>
            </w:r>
            <w:r>
              <w:rPr>
                <w:rFonts w:ascii="Times New Roman" w:eastAsia="宋体" w:hAnsi="Times New Roman" w:cs="Times New Roman"/>
                <w:color w:val="FF0000"/>
                <w:sz w:val="20"/>
                <w:szCs w:val="20"/>
              </w:rPr>
              <w:t>15</w:t>
            </w:r>
            <w:r>
              <w:rPr>
                <w:rFonts w:ascii="Times New Roman" w:eastAsia="宋体" w:hAnsi="Times New Roman" w:cs="Times New Roman"/>
                <w:color w:val="FF0000"/>
                <w:sz w:val="20"/>
                <w:szCs w:val="20"/>
              </w:rPr>
              <w:t>日起，</w:t>
            </w:r>
            <w:r>
              <w:rPr>
                <w:rFonts w:ascii="Times New Roman" w:eastAsia="宋体" w:hAnsi="Times New Roman" w:cs="Times New Roman"/>
                <w:color w:val="FF0000"/>
                <w:sz w:val="20"/>
                <w:szCs w:val="20"/>
              </w:rPr>
              <w:t>YY</w:t>
            </w:r>
            <w:r>
              <w:rPr>
                <w:rFonts w:ascii="Times New Roman" w:eastAsia="宋体" w:hAnsi="Times New Roman" w:cs="Times New Roman"/>
                <w:color w:val="FF0000"/>
                <w:sz w:val="20"/>
                <w:szCs w:val="20"/>
              </w:rPr>
              <w:t>公司出售本企业全部股权，与本企业不构成关联关系</w:t>
            </w:r>
            <w:commentRangeEnd w:id="567"/>
            <w:r w:rsidR="00FF4FE5">
              <w:rPr>
                <w:rStyle w:val="aff1"/>
              </w:rPr>
              <w:commentReference w:id="567"/>
            </w:r>
          </w:p>
        </w:tc>
      </w:tr>
    </w:tbl>
    <w:p w14:paraId="574612C3" w14:textId="77777777" w:rsidR="00160A67" w:rsidRDefault="00160A67">
      <w:pPr>
        <w:jc w:val="both"/>
        <w:rPr>
          <w:rFonts w:ascii="Arial" w:eastAsia="黑体" w:hAnsi="Arial" w:cs="Arial"/>
        </w:rPr>
      </w:pPr>
    </w:p>
    <w:p w14:paraId="364AAC7D" w14:textId="77777777" w:rsidR="00160A67" w:rsidRDefault="00160A67">
      <w:pPr>
        <w:jc w:val="both"/>
        <w:rPr>
          <w:rFonts w:ascii="Arial" w:eastAsia="黑体" w:hAnsi="Arial" w:cs="Arial"/>
        </w:rPr>
      </w:pPr>
    </w:p>
    <w:p w14:paraId="69C81598"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【如果有集团重组或收购、准备</w:t>
      </w:r>
      <w:r>
        <w:rPr>
          <w:rStyle w:val="aff9"/>
          <w:rFonts w:ascii="Times New Roman" w:eastAsia="宋体" w:hAnsi="Times New Roman" w:cs="Times New Roman" w:hint="eastAsia"/>
          <w:color w:val="FF0000"/>
        </w:rPr>
        <w:t>主体</w:t>
      </w:r>
      <w:r>
        <w:rPr>
          <w:rStyle w:val="aff9"/>
          <w:rFonts w:ascii="Times New Roman" w:eastAsia="宋体" w:hAnsi="Times New Roman" w:cs="Times New Roman"/>
          <w:color w:val="FF0000"/>
        </w:rPr>
        <w:t>文档：】</w:t>
      </w:r>
    </w:p>
    <w:p w14:paraId="3BF14E6C" w14:textId="77777777" w:rsidR="00160A67" w:rsidRDefault="00000000">
      <w:pPr>
        <w:spacing w:beforeLines="50" w:before="120" w:line="360" w:lineRule="auto"/>
        <w:ind w:firstLineChars="200" w:firstLine="480"/>
        <w:rPr>
          <w:rStyle w:val="aff9"/>
          <w:rFonts w:ascii="Times New Roman" w:eastAsia="宋体" w:hAnsi="Times New Roman" w:cs="Times New Roman"/>
          <w:color w:val="auto"/>
        </w:rPr>
      </w:pPr>
      <w:r>
        <w:rPr>
          <w:rStyle w:val="aff9"/>
          <w:rFonts w:ascii="Times New Roman" w:eastAsia="宋体" w:hAnsi="Times New Roman" w:cs="Times New Roman"/>
          <w:color w:val="auto"/>
        </w:rPr>
        <w:t>对于企业重组和收购所可能导致的关联方控股关系发生变化以及新收购的关联方的相关描述，请参阅集团主体文档。</w:t>
      </w:r>
    </w:p>
    <w:p w14:paraId="335A55C9"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【如果集团结构的任何变化直接影响到企业，例如其所有权链中的实体或其子公司的变化，请在此处进行描述。】</w:t>
      </w:r>
    </w:p>
    <w:p w14:paraId="2B99BD9D" w14:textId="77777777" w:rsidR="00160A67" w:rsidRDefault="00160A67">
      <w:pPr>
        <w:rPr>
          <w:rFonts w:ascii="Arial" w:eastAsia="黑体" w:hAnsi="Arial" w:cs="Arial"/>
        </w:rPr>
      </w:pPr>
    </w:p>
    <w:p w14:paraId="440BEF5A" w14:textId="77777777" w:rsidR="00160A67" w:rsidRDefault="00160A67">
      <w:pPr>
        <w:rPr>
          <w:rFonts w:ascii="Arial" w:eastAsia="黑体" w:hAnsi="Arial" w:cs="Arial"/>
        </w:rPr>
      </w:pPr>
    </w:p>
    <w:p w14:paraId="18EA15D5" w14:textId="77777777" w:rsidR="00160A67" w:rsidRDefault="00160A67">
      <w:pPr>
        <w:rPr>
          <w:rFonts w:ascii="Arial" w:eastAsia="黑体" w:hAnsi="Arial" w:cs="Arial"/>
        </w:rPr>
        <w:sectPr w:rsidR="00160A67">
          <w:pgSz w:w="11907" w:h="16839"/>
          <w:pgMar w:top="1440" w:right="1440" w:bottom="1440" w:left="1440" w:header="576" w:footer="576" w:gutter="0"/>
          <w:cols w:space="708"/>
          <w:docGrid w:linePitch="360"/>
        </w:sectPr>
      </w:pPr>
    </w:p>
    <w:p w14:paraId="67544074" w14:textId="77777777" w:rsidR="00160A67" w:rsidRDefault="00000000">
      <w:pPr>
        <w:pStyle w:val="a"/>
        <w:numPr>
          <w:ilvl w:val="0"/>
          <w:numId w:val="30"/>
        </w:numPr>
        <w:adjustRightInd w:val="0"/>
        <w:snapToGrid w:val="0"/>
        <w:spacing w:before="120" w:after="0"/>
        <w:ind w:left="0" w:firstLine="720"/>
        <w:jc w:val="left"/>
        <w:rPr>
          <w:rFonts w:ascii="Arial" w:eastAsia="黑体" w:hAnsi="Arial" w:cs="Arial"/>
          <w:color w:val="06A2E0" w:themeColor="accent1"/>
          <w:sz w:val="36"/>
          <w:szCs w:val="36"/>
        </w:rPr>
      </w:pPr>
      <w:bookmarkStart w:id="572" w:name="_Toc139362989"/>
      <w:bookmarkStart w:id="573" w:name="_Toc144227473"/>
      <w:bookmarkStart w:id="574" w:name="_Toc21689"/>
      <w:bookmarkStart w:id="575" w:name="_Toc9577"/>
      <w:bookmarkStart w:id="576" w:name="_Toc139363064"/>
      <w:bookmarkStart w:id="577" w:name="_Toc12740"/>
      <w:r>
        <w:rPr>
          <w:rFonts w:ascii="Arial" w:eastAsia="黑体" w:hAnsi="Arial" w:cs="Arial"/>
          <w:color w:val="06A2E0" w:themeColor="accent1"/>
          <w:sz w:val="36"/>
          <w:szCs w:val="36"/>
        </w:rPr>
        <w:lastRenderedPageBreak/>
        <w:t>关联交易</w:t>
      </w:r>
      <w:bookmarkEnd w:id="572"/>
      <w:bookmarkEnd w:id="573"/>
      <w:bookmarkEnd w:id="574"/>
      <w:bookmarkEnd w:id="575"/>
      <w:bookmarkEnd w:id="576"/>
      <w:bookmarkEnd w:id="577"/>
    </w:p>
    <w:p w14:paraId="26398533" w14:textId="77777777" w:rsidR="00160A67" w:rsidRDefault="00160A67">
      <w:pPr>
        <w:ind w:firstLineChars="200" w:firstLine="480"/>
        <w:rPr>
          <w:rFonts w:ascii="Arial" w:eastAsia="黑体" w:hAnsi="Arial" w:cs="Arial"/>
        </w:rPr>
      </w:pPr>
    </w:p>
    <w:p w14:paraId="07B7ADF4" w14:textId="77777777" w:rsidR="00160A67" w:rsidRDefault="00000000">
      <w:pPr>
        <w:pStyle w:val="13"/>
        <w:numPr>
          <w:ilvl w:val="1"/>
          <w:numId w:val="30"/>
        </w:numPr>
        <w:jc w:val="both"/>
        <w:outlineLvl w:val="1"/>
        <w:rPr>
          <w:rFonts w:ascii="Times New Roman" w:hAnsi="Times New Roman" w:cs="Times New Roman"/>
          <w:sz w:val="30"/>
          <w:szCs w:val="30"/>
        </w:rPr>
      </w:pPr>
      <w:bookmarkStart w:id="578" w:name="_Toc26078"/>
      <w:bookmarkStart w:id="579" w:name="_Toc8447"/>
      <w:bookmarkStart w:id="580" w:name="_Toc144227474"/>
      <w:bookmarkStart w:id="581" w:name="_Toc139363065"/>
      <w:bookmarkStart w:id="582" w:name="_Toc139362990"/>
      <w:bookmarkStart w:id="583" w:name="_Toc4629"/>
      <w:r>
        <w:rPr>
          <w:rFonts w:ascii="Times New Roman" w:hAnsi="Times New Roman" w:cs="Times New Roman" w:hint="eastAsia"/>
          <w:sz w:val="30"/>
          <w:szCs w:val="30"/>
        </w:rPr>
        <w:t>关联交易概况</w:t>
      </w:r>
      <w:bookmarkEnd w:id="578"/>
      <w:bookmarkEnd w:id="579"/>
      <w:bookmarkEnd w:id="580"/>
      <w:bookmarkEnd w:id="581"/>
      <w:bookmarkEnd w:id="582"/>
      <w:bookmarkEnd w:id="583"/>
    </w:p>
    <w:p w14:paraId="2C99148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第三款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关联交易：</w:t>
      </w:r>
      <w:r>
        <w:rPr>
          <w:rStyle w:val="aff9"/>
          <w:rFonts w:ascii="Times New Roman" w:eastAsia="宋体" w:hAnsi="Times New Roman" w:cs="Times New Roman"/>
          <w:color w:val="FF0000"/>
        </w:rPr>
        <w:t>1.</w:t>
      </w:r>
      <w:r>
        <w:rPr>
          <w:rStyle w:val="aff9"/>
          <w:rFonts w:ascii="Times New Roman" w:eastAsia="宋体" w:hAnsi="Times New Roman" w:cs="Times New Roman"/>
          <w:color w:val="FF0000"/>
        </w:rPr>
        <w:t>关联交易概况</w:t>
      </w:r>
    </w:p>
    <w:p w14:paraId="07B44872"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1</w:t>
      </w:r>
      <w:r>
        <w:rPr>
          <w:rStyle w:val="aff9"/>
          <w:rFonts w:ascii="Times New Roman" w:eastAsia="宋体" w:hAnsi="Times New Roman" w:cs="Times New Roman"/>
          <w:color w:val="FF0000"/>
        </w:rPr>
        <w:t>）关联交易描述和明细，包括关联交易相关合同或者协议副本及其执行情况的说明，交易标的</w:t>
      </w:r>
      <w:proofErr w:type="gramStart"/>
      <w:r>
        <w:rPr>
          <w:rStyle w:val="aff9"/>
          <w:rFonts w:ascii="Times New Roman" w:eastAsia="宋体" w:hAnsi="Times New Roman" w:cs="Times New Roman"/>
          <w:color w:val="FF0000"/>
        </w:rPr>
        <w:t>的</w:t>
      </w:r>
      <w:proofErr w:type="gramEnd"/>
      <w:r>
        <w:rPr>
          <w:rStyle w:val="aff9"/>
          <w:rFonts w:ascii="Times New Roman" w:eastAsia="宋体" w:hAnsi="Times New Roman" w:cs="Times New Roman"/>
          <w:color w:val="FF0000"/>
        </w:rPr>
        <w:t>特性，关联交易的类型、参与方、时间、金额、结算货币、交易条件、贸易形式，以及关联交易与非关联交易业务的异同等。</w:t>
      </w:r>
    </w:p>
    <w:p w14:paraId="2A4BFE0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2</w:t>
      </w:r>
      <w:r>
        <w:rPr>
          <w:rStyle w:val="aff9"/>
          <w:rFonts w:ascii="Times New Roman" w:eastAsia="宋体" w:hAnsi="Times New Roman" w:cs="Times New Roman"/>
          <w:color w:val="FF0000"/>
        </w:rPr>
        <w:t>）关联交易流程，包括关联交易的信息流、物流和资金流，与非关联交易业务流程的异同。</w:t>
      </w:r>
    </w:p>
    <w:p w14:paraId="405C35D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3</w:t>
      </w:r>
      <w:r>
        <w:rPr>
          <w:rStyle w:val="aff9"/>
          <w:rFonts w:ascii="Times New Roman" w:eastAsia="宋体" w:hAnsi="Times New Roman" w:cs="Times New Roman"/>
          <w:color w:val="FF0000"/>
        </w:rPr>
        <w:t>）功能风险描述，包括企业及其关联方在各类关联交易中执行的功能、承担的风险和使用的资产。</w:t>
      </w:r>
    </w:p>
    <w:p w14:paraId="2C8B66C2"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4</w:t>
      </w:r>
      <w:r>
        <w:rPr>
          <w:rStyle w:val="aff9"/>
          <w:rFonts w:ascii="Times New Roman" w:eastAsia="宋体" w:hAnsi="Times New Roman" w:cs="Times New Roman"/>
          <w:color w:val="FF0000"/>
        </w:rPr>
        <w:t>）交易定价影响要素，包括关联交易涉及的无形资产及其影响，成本节约、市场溢价等地域特殊因素。地域特殊因素应从劳动力成本、环境成本、市场规模、市场竞争程度、消费者购买力、商品或者劳务的可替代性、政府管制等】</w:t>
      </w:r>
    </w:p>
    <w:p w14:paraId="7AF1E389"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根据</w:t>
      </w:r>
      <w:r>
        <w:rPr>
          <w:rStyle w:val="aff9"/>
          <w:rFonts w:ascii="Times New Roman" w:eastAsia="宋体" w:hAnsi="Times New Roman" w:cs="Times New Roman"/>
          <w:color w:val="auto"/>
        </w:rPr>
        <w:t>42</w:t>
      </w:r>
      <w:r>
        <w:rPr>
          <w:rStyle w:val="aff9"/>
          <w:rFonts w:ascii="Times New Roman" w:eastAsia="宋体" w:hAnsi="Times New Roman" w:cs="Times New Roman"/>
          <w:color w:val="auto"/>
        </w:rPr>
        <w:t>号公告第</w:t>
      </w:r>
      <w:r>
        <w:rPr>
          <w:rStyle w:val="aff9"/>
          <w:rFonts w:ascii="Times New Roman" w:eastAsia="宋体" w:hAnsi="Times New Roman" w:cs="Times New Roman"/>
          <w:color w:val="auto"/>
        </w:rPr>
        <w:t>4</w:t>
      </w:r>
      <w:r>
        <w:rPr>
          <w:rStyle w:val="aff9"/>
          <w:rFonts w:ascii="Times New Roman" w:eastAsia="宋体" w:hAnsi="Times New Roman" w:cs="Times New Roman"/>
          <w:color w:val="auto"/>
        </w:rPr>
        <w:t>条的规定，关联交易主要包括如下情况：</w:t>
      </w:r>
    </w:p>
    <w:p w14:paraId="2CB2EE6A" w14:textId="77777777" w:rsidR="00160A67" w:rsidRDefault="00000000">
      <w:pPr>
        <w:numPr>
          <w:ilvl w:val="255"/>
          <w:numId w:val="0"/>
        </w:numPr>
        <w:spacing w:beforeLines="50" w:before="120" w:line="360" w:lineRule="auto"/>
        <w:ind w:leftChars="200" w:left="480"/>
        <w:jc w:val="both"/>
        <w:rPr>
          <w:rStyle w:val="aff9"/>
          <w:rFonts w:ascii="Times New Roman" w:eastAsia="宋体" w:hAnsi="Times New Roman" w:cs="Times New Roman"/>
          <w:color w:val="auto"/>
        </w:rPr>
      </w:pPr>
      <w:r>
        <w:rPr>
          <w:rStyle w:val="aff9"/>
          <w:rFonts w:ascii="Times New Roman" w:eastAsia="宋体" w:hAnsi="Times New Roman" w:cs="Times New Roman" w:hint="eastAsia"/>
          <w:color w:val="auto"/>
        </w:rPr>
        <w:t>（</w:t>
      </w:r>
      <w:r>
        <w:rPr>
          <w:rStyle w:val="aff9"/>
          <w:rFonts w:ascii="Times New Roman" w:eastAsia="宋体" w:hAnsi="Times New Roman" w:cs="Times New Roman" w:hint="eastAsia"/>
          <w:color w:val="auto"/>
        </w:rPr>
        <w:t>1</w:t>
      </w:r>
      <w:r>
        <w:rPr>
          <w:rStyle w:val="aff9"/>
          <w:rFonts w:ascii="Times New Roman" w:eastAsia="宋体" w:hAnsi="Times New Roman" w:cs="Times New Roman" w:hint="eastAsia"/>
          <w:color w:val="auto"/>
        </w:rPr>
        <w:t>）</w:t>
      </w:r>
      <w:r>
        <w:rPr>
          <w:rStyle w:val="aff9"/>
          <w:rFonts w:ascii="Times New Roman" w:eastAsia="宋体" w:hAnsi="Times New Roman" w:cs="Times New Roman"/>
          <w:color w:val="auto"/>
        </w:rPr>
        <w:t>有形资产使用权或者所有权的转让。有形资产包括商品、产品、房屋建筑物、交通工具、机器设备、工具器具等。</w:t>
      </w:r>
    </w:p>
    <w:p w14:paraId="677124DC" w14:textId="77777777" w:rsidR="00160A67" w:rsidRDefault="00000000">
      <w:pPr>
        <w:numPr>
          <w:ilvl w:val="255"/>
          <w:numId w:val="0"/>
        </w:numPr>
        <w:spacing w:beforeLines="50" w:before="120" w:line="360" w:lineRule="auto"/>
        <w:ind w:leftChars="200" w:left="480"/>
        <w:jc w:val="both"/>
        <w:rPr>
          <w:rStyle w:val="aff9"/>
          <w:rFonts w:ascii="Times New Roman" w:eastAsia="宋体" w:hAnsi="Times New Roman" w:cs="Times New Roman"/>
          <w:color w:val="auto"/>
        </w:rPr>
      </w:pPr>
      <w:r>
        <w:rPr>
          <w:rStyle w:val="aff9"/>
          <w:rFonts w:ascii="Times New Roman" w:eastAsia="宋体" w:hAnsi="Times New Roman" w:cs="Times New Roman" w:hint="eastAsia"/>
          <w:color w:val="auto"/>
        </w:rPr>
        <w:t>（</w:t>
      </w:r>
      <w:r>
        <w:rPr>
          <w:rStyle w:val="aff9"/>
          <w:rFonts w:ascii="Times New Roman" w:eastAsia="宋体" w:hAnsi="Times New Roman" w:cs="Times New Roman" w:hint="eastAsia"/>
          <w:color w:val="auto"/>
        </w:rPr>
        <w:t>2</w:t>
      </w:r>
      <w:r>
        <w:rPr>
          <w:rStyle w:val="aff9"/>
          <w:rFonts w:ascii="Times New Roman" w:eastAsia="宋体" w:hAnsi="Times New Roman" w:cs="Times New Roman" w:hint="eastAsia"/>
          <w:color w:val="auto"/>
        </w:rPr>
        <w:t>）</w:t>
      </w:r>
      <w:r>
        <w:rPr>
          <w:rStyle w:val="aff9"/>
          <w:rFonts w:ascii="Times New Roman" w:eastAsia="宋体" w:hAnsi="Times New Roman" w:cs="Times New Roman"/>
          <w:color w:val="auto"/>
        </w:rPr>
        <w:t>金融资产的转让。金融资产包括应收账款、应收票据、其他应收款项、股权投资、债权投资和衍生金融工具形成的资产等。</w:t>
      </w:r>
    </w:p>
    <w:p w14:paraId="7A9FE947" w14:textId="77777777" w:rsidR="00160A67" w:rsidRDefault="00000000">
      <w:pPr>
        <w:numPr>
          <w:ilvl w:val="255"/>
          <w:numId w:val="0"/>
        </w:numPr>
        <w:spacing w:beforeLines="50" w:before="120" w:line="360" w:lineRule="auto"/>
        <w:ind w:leftChars="200" w:left="480"/>
        <w:jc w:val="both"/>
        <w:rPr>
          <w:rStyle w:val="aff9"/>
          <w:rFonts w:ascii="Times New Roman" w:eastAsia="宋体" w:hAnsi="Times New Roman" w:cs="Times New Roman"/>
          <w:color w:val="auto"/>
        </w:rPr>
      </w:pPr>
      <w:r>
        <w:rPr>
          <w:rStyle w:val="aff9"/>
          <w:rFonts w:ascii="Times New Roman" w:eastAsia="宋体" w:hAnsi="Times New Roman" w:cs="Times New Roman" w:hint="eastAsia"/>
          <w:color w:val="auto"/>
        </w:rPr>
        <w:t>（</w:t>
      </w:r>
      <w:r>
        <w:rPr>
          <w:rStyle w:val="aff9"/>
          <w:rFonts w:ascii="Times New Roman" w:eastAsia="宋体" w:hAnsi="Times New Roman" w:cs="Times New Roman" w:hint="eastAsia"/>
          <w:color w:val="auto"/>
        </w:rPr>
        <w:t>3</w:t>
      </w:r>
      <w:r>
        <w:rPr>
          <w:rStyle w:val="aff9"/>
          <w:rFonts w:ascii="Times New Roman" w:eastAsia="宋体" w:hAnsi="Times New Roman" w:cs="Times New Roman" w:hint="eastAsia"/>
          <w:color w:val="auto"/>
        </w:rPr>
        <w:t>）</w:t>
      </w:r>
      <w:r>
        <w:rPr>
          <w:rStyle w:val="aff9"/>
          <w:rFonts w:ascii="Times New Roman" w:eastAsia="宋体" w:hAnsi="Times New Roman" w:cs="Times New Roman"/>
          <w:color w:val="auto"/>
        </w:rPr>
        <w:t>无形资产使用权或者所有权的转让。无形资产包括专利权、非专利技术、商业秘密、商标权、品牌、客户名单、销售渠道、特许经营权、政府许可、著作权等。</w:t>
      </w:r>
    </w:p>
    <w:p w14:paraId="63C5556E" w14:textId="77777777" w:rsidR="00160A67" w:rsidRDefault="00000000">
      <w:pPr>
        <w:numPr>
          <w:ilvl w:val="255"/>
          <w:numId w:val="0"/>
        </w:numPr>
        <w:spacing w:beforeLines="50" w:before="120" w:line="360" w:lineRule="auto"/>
        <w:ind w:leftChars="200" w:left="480"/>
        <w:jc w:val="both"/>
        <w:rPr>
          <w:rStyle w:val="aff9"/>
          <w:rFonts w:ascii="Times New Roman" w:eastAsia="宋体" w:hAnsi="Times New Roman" w:cs="Times New Roman"/>
          <w:color w:val="auto"/>
        </w:rPr>
      </w:pPr>
      <w:r>
        <w:rPr>
          <w:rStyle w:val="aff9"/>
          <w:rFonts w:ascii="Times New Roman" w:eastAsia="宋体" w:hAnsi="Times New Roman" w:cs="Times New Roman" w:hint="eastAsia"/>
          <w:color w:val="auto"/>
        </w:rPr>
        <w:t>（</w:t>
      </w:r>
      <w:r>
        <w:rPr>
          <w:rStyle w:val="aff9"/>
          <w:rFonts w:ascii="Times New Roman" w:eastAsia="宋体" w:hAnsi="Times New Roman" w:cs="Times New Roman" w:hint="eastAsia"/>
          <w:color w:val="auto"/>
        </w:rPr>
        <w:t>4</w:t>
      </w:r>
      <w:r>
        <w:rPr>
          <w:rStyle w:val="aff9"/>
          <w:rFonts w:ascii="Times New Roman" w:eastAsia="宋体" w:hAnsi="Times New Roman" w:cs="Times New Roman" w:hint="eastAsia"/>
          <w:color w:val="auto"/>
        </w:rPr>
        <w:t>）</w:t>
      </w:r>
      <w:r>
        <w:rPr>
          <w:rStyle w:val="aff9"/>
          <w:rFonts w:ascii="Times New Roman" w:eastAsia="宋体" w:hAnsi="Times New Roman" w:cs="Times New Roman"/>
          <w:color w:val="auto"/>
        </w:rPr>
        <w:t>资金融通。资金包括各类长短期借贷资金（包括集团资金池）、担保费、各类应计息预付款和延期收付款等。</w:t>
      </w:r>
    </w:p>
    <w:p w14:paraId="246B5AEB" w14:textId="77777777" w:rsidR="00160A67" w:rsidRDefault="00000000">
      <w:pPr>
        <w:numPr>
          <w:ilvl w:val="255"/>
          <w:numId w:val="0"/>
        </w:numPr>
        <w:spacing w:beforeLines="50" w:before="120" w:line="360" w:lineRule="auto"/>
        <w:ind w:leftChars="200" w:left="480"/>
        <w:jc w:val="both"/>
        <w:rPr>
          <w:rStyle w:val="aff9"/>
          <w:rFonts w:ascii="Times New Roman" w:eastAsia="宋体" w:hAnsi="Times New Roman" w:cs="Times New Roman"/>
          <w:color w:val="auto"/>
        </w:rPr>
      </w:pPr>
      <w:r>
        <w:rPr>
          <w:rStyle w:val="aff9"/>
          <w:rFonts w:ascii="Times New Roman" w:eastAsia="宋体" w:hAnsi="Times New Roman" w:cs="Times New Roman" w:hint="eastAsia"/>
          <w:color w:val="auto"/>
        </w:rPr>
        <w:lastRenderedPageBreak/>
        <w:t>（</w:t>
      </w:r>
      <w:r>
        <w:rPr>
          <w:rStyle w:val="aff9"/>
          <w:rFonts w:ascii="Times New Roman" w:eastAsia="宋体" w:hAnsi="Times New Roman" w:cs="Times New Roman" w:hint="eastAsia"/>
          <w:color w:val="auto"/>
        </w:rPr>
        <w:t>5</w:t>
      </w:r>
      <w:r>
        <w:rPr>
          <w:rStyle w:val="aff9"/>
          <w:rFonts w:ascii="Times New Roman" w:eastAsia="宋体" w:hAnsi="Times New Roman" w:cs="Times New Roman" w:hint="eastAsia"/>
          <w:color w:val="auto"/>
        </w:rPr>
        <w:t>）</w:t>
      </w:r>
      <w:r>
        <w:rPr>
          <w:rStyle w:val="aff9"/>
          <w:rFonts w:ascii="Times New Roman" w:eastAsia="宋体" w:hAnsi="Times New Roman" w:cs="Times New Roman"/>
          <w:color w:val="auto"/>
        </w:rPr>
        <w:t>劳务交易。劳务包括市场调查、营销策划、代理、设计、咨询、行政管理、技术服务、合约研发、维修、法律服务、财务管理、审计、招聘、培训、集中采购等。</w:t>
      </w:r>
    </w:p>
    <w:p w14:paraId="458BA9CF" w14:textId="77777777" w:rsidR="00160A67" w:rsidRDefault="00160A67">
      <w:pPr>
        <w:jc w:val="both"/>
        <w:rPr>
          <w:rFonts w:ascii="Arial" w:eastAsia="黑体" w:hAnsi="Arial" w:cs="Arial"/>
        </w:rPr>
      </w:pPr>
    </w:p>
    <w:p w14:paraId="19FE4C22" w14:textId="77777777" w:rsidR="00160A67" w:rsidRDefault="00000000">
      <w:pPr>
        <w:pStyle w:val="31"/>
        <w:keepNext/>
        <w:numPr>
          <w:ilvl w:val="2"/>
          <w:numId w:val="36"/>
        </w:numPr>
        <w:ind w:firstLine="482"/>
        <w:jc w:val="both"/>
        <w:rPr>
          <w:rFonts w:ascii="Times New Roman" w:eastAsia="宋体" w:hAnsi="Times New Roman" w:cs="Times New Roman"/>
        </w:rPr>
      </w:pPr>
      <w:bookmarkStart w:id="584" w:name="_Toc144227475"/>
      <w:bookmarkStart w:id="585" w:name="_Toc139363066"/>
      <w:bookmarkStart w:id="586" w:name="_Toc139362991"/>
      <w:bookmarkStart w:id="587" w:name="_Toc32323"/>
      <w:r>
        <w:rPr>
          <w:rFonts w:ascii="Times New Roman" w:eastAsia="宋体" w:hAnsi="Times New Roman" w:cs="Times New Roman"/>
        </w:rPr>
        <w:t>关联交易描述和明细</w:t>
      </w:r>
      <w:bookmarkEnd w:id="584"/>
      <w:bookmarkEnd w:id="585"/>
      <w:bookmarkEnd w:id="586"/>
      <w:bookmarkEnd w:id="587"/>
    </w:p>
    <w:p w14:paraId="4BBB7756" w14:textId="77777777" w:rsidR="00160A67" w:rsidRDefault="00160A67">
      <w:pPr>
        <w:keepNext/>
        <w:ind w:firstLineChars="200" w:firstLine="480"/>
        <w:jc w:val="both"/>
        <w:rPr>
          <w:rFonts w:ascii="Arial" w:eastAsia="黑体" w:hAnsi="Arial" w:cs="Arial"/>
        </w:rPr>
      </w:pPr>
    </w:p>
    <w:p w14:paraId="71DE06EA" w14:textId="4CE619D3"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报告期间，</w:t>
      </w:r>
      <w:del w:id="58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58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主要涉及的关联交易包括</w:t>
      </w:r>
      <w:r>
        <w:rPr>
          <w:rStyle w:val="aff9"/>
          <w:rFonts w:ascii="Times New Roman" w:eastAsia="宋体" w:hAnsi="Times New Roman" w:cs="Times New Roman"/>
          <w:color w:val="FF0000"/>
        </w:rPr>
        <w:t>{…}</w:t>
      </w:r>
      <w:r>
        <w:rPr>
          <w:rStyle w:val="aff9"/>
          <w:rFonts w:ascii="Times New Roman" w:eastAsia="宋体" w:hAnsi="Times New Roman" w:cs="Times New Roman"/>
          <w:color w:val="auto"/>
        </w:rPr>
        <w:t>。主要关联交易金额及类型如下表所示：</w:t>
      </w:r>
    </w:p>
    <w:p w14:paraId="6DBC35B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【根据实际情况可按关联交易往来报告表项目填列。以下对各交易的介绍应分别与汇总情况表一致。】</w:t>
      </w:r>
    </w:p>
    <w:p w14:paraId="6864BCB6" w14:textId="77777777" w:rsidR="00160A67" w:rsidRDefault="00000000">
      <w:pPr>
        <w:pStyle w:val="ac"/>
        <w:keepNext/>
        <w:spacing w:beforeLines="50" w:before="120" w:line="360" w:lineRule="auto"/>
        <w:ind w:firstLine="482"/>
        <w:jc w:val="center"/>
        <w:rPr>
          <w:rFonts w:ascii="Times New Roman" w:eastAsia="宋体" w:hAnsi="Times New Roman" w:cs="Times New Roman"/>
        </w:rPr>
      </w:pPr>
      <w:bookmarkStart w:id="590" w:name="_Toc143535401"/>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11</w:t>
      </w:r>
      <w:r>
        <w:rPr>
          <w:rFonts w:ascii="Times New Roman" w:eastAsia="宋体" w:hAnsi="Times New Roman" w:cs="Times New Roman"/>
        </w:rPr>
        <w:fldChar w:fldCharType="end"/>
      </w:r>
      <w:r>
        <w:rPr>
          <w:rFonts w:ascii="Times New Roman" w:eastAsia="宋体" w:hAnsi="Times New Roman" w:cs="Times New Roman"/>
        </w:rPr>
        <w:t>：关联交易汇总情况表</w:t>
      </w:r>
      <w:r>
        <w:rPr>
          <w:rStyle w:val="aff2"/>
          <w:rFonts w:ascii="Times New Roman" w:eastAsia="华文楷体" w:hAnsi="Times New Roman" w:cs="Times New Roman"/>
        </w:rPr>
        <w:footnoteReference w:id="16"/>
      </w:r>
      <w:bookmarkEnd w:id="590"/>
    </w:p>
    <w:p w14:paraId="7BA8843B" w14:textId="77777777" w:rsidR="00160A67" w:rsidRDefault="00160A67">
      <w:pPr>
        <w:rPr>
          <w:rFonts w:eastAsiaTheme="minorEastAsia"/>
        </w:rPr>
      </w:pPr>
    </w:p>
    <w:p w14:paraId="0AE5BDC7" w14:textId="77777777" w:rsidR="00160A67" w:rsidRDefault="00000000">
      <w:pPr>
        <w:keepNext/>
        <w:ind w:firstLine="400"/>
        <w:jc w:val="right"/>
        <w:rPr>
          <w:rFonts w:ascii="Arial" w:eastAsia="黑体" w:hAnsi="Arial" w:cs="Arial"/>
          <w:sz w:val="20"/>
        </w:rPr>
      </w:pPr>
      <w:r>
        <w:rPr>
          <w:rFonts w:ascii="宋体" w:eastAsia="宋体" w:hAnsi="宋体" w:cs="宋体" w:hint="eastAsia"/>
          <w:sz w:val="20"/>
        </w:rPr>
        <w:t>货币：人民币元</w:t>
      </w:r>
    </w:p>
    <w:tbl>
      <w:tblPr>
        <w:tblStyle w:val="afe"/>
        <w:tblW w:w="5000" w:type="pct"/>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2917"/>
        <w:gridCol w:w="1934"/>
        <w:gridCol w:w="1899"/>
        <w:gridCol w:w="2277"/>
      </w:tblGrid>
      <w:tr w:rsidR="00160A67" w14:paraId="36AA7E8E" w14:textId="77777777">
        <w:trPr>
          <w:trHeight w:val="348"/>
          <w:tblHeader/>
        </w:trPr>
        <w:tc>
          <w:tcPr>
            <w:tcW w:w="1616" w:type="pct"/>
            <w:tcBorders>
              <w:tl2br w:val="nil"/>
              <w:tr2bl w:val="nil"/>
            </w:tcBorders>
            <w:shd w:val="clear" w:color="auto" w:fill="06A2E0" w:themeFill="accent1"/>
            <w:vAlign w:val="center"/>
          </w:tcPr>
          <w:p w14:paraId="2AAE35F7" w14:textId="77777777" w:rsidR="00160A67" w:rsidRDefault="00000000">
            <w:pPr>
              <w:ind w:firstLine="402"/>
              <w:jc w:val="center"/>
              <w:rPr>
                <w:rFonts w:ascii="Times New Roman" w:eastAsia="宋体" w:hAnsi="Times New Roman" w:cs="Times New Roman"/>
                <w:b/>
                <w:bCs/>
                <w:color w:val="FFFFFF" w:themeColor="background1"/>
                <w:sz w:val="20"/>
                <w:szCs w:val="20"/>
              </w:rPr>
            </w:pPr>
            <w:commentRangeStart w:id="591"/>
            <w:r>
              <w:rPr>
                <w:rFonts w:ascii="Times New Roman" w:eastAsia="宋体" w:hAnsi="Times New Roman" w:cs="Times New Roman"/>
                <w:b/>
                <w:bCs/>
                <w:color w:val="FFFFFF" w:themeColor="background1"/>
                <w:sz w:val="20"/>
                <w:szCs w:val="20"/>
              </w:rPr>
              <w:t>关联交易类型</w:t>
            </w:r>
          </w:p>
        </w:tc>
        <w:tc>
          <w:tcPr>
            <w:tcW w:w="1071" w:type="pct"/>
            <w:tcBorders>
              <w:tl2br w:val="nil"/>
              <w:tr2bl w:val="nil"/>
            </w:tcBorders>
            <w:shd w:val="clear" w:color="auto" w:fill="06A2E0" w:themeFill="accent1"/>
            <w:vAlign w:val="center"/>
          </w:tcPr>
          <w:p w14:paraId="785900D2"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境外交易金额</w:t>
            </w:r>
          </w:p>
          <w:p w14:paraId="09816C0F"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A</w:t>
            </w:r>
          </w:p>
        </w:tc>
        <w:tc>
          <w:tcPr>
            <w:tcW w:w="1052" w:type="pct"/>
            <w:tcBorders>
              <w:tl2br w:val="nil"/>
              <w:tr2bl w:val="nil"/>
            </w:tcBorders>
            <w:shd w:val="clear" w:color="auto" w:fill="06A2E0" w:themeFill="accent1"/>
            <w:vAlign w:val="center"/>
          </w:tcPr>
          <w:p w14:paraId="451B20FD"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境内交易金额</w:t>
            </w:r>
          </w:p>
          <w:p w14:paraId="3CCD63D3"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B</w:t>
            </w:r>
          </w:p>
        </w:tc>
        <w:tc>
          <w:tcPr>
            <w:tcW w:w="1261" w:type="pct"/>
            <w:tcBorders>
              <w:tl2br w:val="nil"/>
              <w:tr2bl w:val="nil"/>
            </w:tcBorders>
            <w:shd w:val="clear" w:color="auto" w:fill="06A2E0" w:themeFill="accent1"/>
            <w:vAlign w:val="center"/>
          </w:tcPr>
          <w:p w14:paraId="2E7B6E4B"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交易总额</w:t>
            </w:r>
          </w:p>
          <w:p w14:paraId="50430884"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C=A+B</w:t>
            </w:r>
          </w:p>
        </w:tc>
      </w:tr>
      <w:tr w:rsidR="00160A67" w14:paraId="7D7D65F8" w14:textId="77777777">
        <w:trPr>
          <w:trHeight w:val="432"/>
        </w:trPr>
        <w:tc>
          <w:tcPr>
            <w:tcW w:w="1616" w:type="pct"/>
            <w:tcBorders>
              <w:tl2br w:val="nil"/>
              <w:tr2bl w:val="nil"/>
            </w:tcBorders>
            <w:shd w:val="clear" w:color="auto" w:fill="F2F2F2" w:themeFill="background1" w:themeFillShade="F2"/>
            <w:vAlign w:val="center"/>
          </w:tcPr>
          <w:p w14:paraId="45C5D5D1"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w:t>
            </w:r>
            <w:r>
              <w:rPr>
                <w:rFonts w:ascii="Times New Roman" w:eastAsia="宋体" w:hAnsi="Times New Roman" w:cs="Times New Roman"/>
                <w:color w:val="FF0000"/>
                <w:sz w:val="20"/>
                <w:szCs w:val="20"/>
              </w:rPr>
              <w:t>有形资产所有权出让</w:t>
            </w:r>
            <w:r>
              <w:rPr>
                <w:rFonts w:ascii="Times New Roman" w:eastAsia="宋体" w:hAnsi="Times New Roman" w:cs="Times New Roman"/>
                <w:color w:val="FF0000"/>
                <w:sz w:val="20"/>
                <w:szCs w:val="20"/>
              </w:rPr>
              <w:t>}</w:t>
            </w:r>
          </w:p>
        </w:tc>
        <w:tc>
          <w:tcPr>
            <w:tcW w:w="1071" w:type="pct"/>
            <w:tcBorders>
              <w:tl2br w:val="nil"/>
              <w:tr2bl w:val="nil"/>
            </w:tcBorders>
            <w:shd w:val="clear" w:color="auto" w:fill="F2F2F2" w:themeFill="background1" w:themeFillShade="F2"/>
            <w:vAlign w:val="center"/>
          </w:tcPr>
          <w:p w14:paraId="51A890A9"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052" w:type="pct"/>
            <w:tcBorders>
              <w:tl2br w:val="nil"/>
              <w:tr2bl w:val="nil"/>
            </w:tcBorders>
            <w:shd w:val="clear" w:color="auto" w:fill="F2F2F2" w:themeFill="background1" w:themeFillShade="F2"/>
            <w:vAlign w:val="center"/>
          </w:tcPr>
          <w:p w14:paraId="4AC28626"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261" w:type="pct"/>
            <w:tcBorders>
              <w:tl2br w:val="nil"/>
              <w:tr2bl w:val="nil"/>
            </w:tcBorders>
            <w:shd w:val="clear" w:color="auto" w:fill="F2F2F2" w:themeFill="background1" w:themeFillShade="F2"/>
            <w:vAlign w:val="center"/>
          </w:tcPr>
          <w:p w14:paraId="23A14915" w14:textId="77777777" w:rsidR="00160A67" w:rsidRDefault="00160A67">
            <w:pPr>
              <w:adjustRightInd w:val="0"/>
              <w:snapToGrid w:val="0"/>
              <w:ind w:firstLine="400"/>
              <w:jc w:val="right"/>
              <w:rPr>
                <w:rFonts w:ascii="Times New Roman" w:eastAsia="宋体" w:hAnsi="Times New Roman" w:cs="Times New Roman"/>
                <w:sz w:val="20"/>
                <w:szCs w:val="20"/>
              </w:rPr>
            </w:pPr>
          </w:p>
        </w:tc>
      </w:tr>
      <w:tr w:rsidR="00160A67" w14:paraId="221FA962" w14:textId="77777777">
        <w:trPr>
          <w:trHeight w:val="432"/>
        </w:trPr>
        <w:tc>
          <w:tcPr>
            <w:tcW w:w="1616" w:type="pct"/>
            <w:tcBorders>
              <w:tl2br w:val="nil"/>
              <w:tr2bl w:val="nil"/>
            </w:tcBorders>
            <w:shd w:val="clear" w:color="auto" w:fill="F2F2F2" w:themeFill="background1" w:themeFillShade="F2"/>
            <w:vAlign w:val="center"/>
          </w:tcPr>
          <w:p w14:paraId="4EBDD5E7"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w:t>
            </w:r>
            <w:r>
              <w:rPr>
                <w:rFonts w:ascii="Times New Roman" w:eastAsia="宋体" w:hAnsi="Times New Roman" w:cs="Times New Roman"/>
                <w:color w:val="FF0000"/>
                <w:sz w:val="20"/>
                <w:szCs w:val="20"/>
              </w:rPr>
              <w:t>有形资产所有权受让</w:t>
            </w:r>
            <w:r>
              <w:rPr>
                <w:rFonts w:ascii="Times New Roman" w:eastAsia="宋体" w:hAnsi="Times New Roman" w:cs="Times New Roman"/>
                <w:color w:val="FF0000"/>
                <w:sz w:val="20"/>
                <w:szCs w:val="20"/>
              </w:rPr>
              <w:t>}</w:t>
            </w:r>
          </w:p>
        </w:tc>
        <w:tc>
          <w:tcPr>
            <w:tcW w:w="1071" w:type="pct"/>
            <w:tcBorders>
              <w:tl2br w:val="nil"/>
              <w:tr2bl w:val="nil"/>
            </w:tcBorders>
            <w:shd w:val="clear" w:color="auto" w:fill="F2F2F2" w:themeFill="background1" w:themeFillShade="F2"/>
            <w:vAlign w:val="center"/>
          </w:tcPr>
          <w:p w14:paraId="63C3CDAA"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052" w:type="pct"/>
            <w:tcBorders>
              <w:tl2br w:val="nil"/>
              <w:tr2bl w:val="nil"/>
            </w:tcBorders>
            <w:shd w:val="clear" w:color="auto" w:fill="F2F2F2" w:themeFill="background1" w:themeFillShade="F2"/>
            <w:vAlign w:val="center"/>
          </w:tcPr>
          <w:p w14:paraId="69B5EF49"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261" w:type="pct"/>
            <w:tcBorders>
              <w:tl2br w:val="nil"/>
              <w:tr2bl w:val="nil"/>
            </w:tcBorders>
            <w:shd w:val="clear" w:color="auto" w:fill="F2F2F2" w:themeFill="background1" w:themeFillShade="F2"/>
            <w:vAlign w:val="center"/>
          </w:tcPr>
          <w:p w14:paraId="03A9BF61" w14:textId="77777777" w:rsidR="00160A67" w:rsidRDefault="00160A67">
            <w:pPr>
              <w:adjustRightInd w:val="0"/>
              <w:snapToGrid w:val="0"/>
              <w:ind w:firstLine="400"/>
              <w:jc w:val="right"/>
              <w:rPr>
                <w:rFonts w:ascii="Times New Roman" w:eastAsia="宋体" w:hAnsi="Times New Roman" w:cs="Times New Roman"/>
                <w:sz w:val="20"/>
                <w:szCs w:val="20"/>
              </w:rPr>
            </w:pPr>
          </w:p>
        </w:tc>
      </w:tr>
      <w:tr w:rsidR="00160A67" w14:paraId="2ED6EC5B" w14:textId="77777777">
        <w:trPr>
          <w:trHeight w:val="432"/>
        </w:trPr>
        <w:tc>
          <w:tcPr>
            <w:tcW w:w="1616" w:type="pct"/>
            <w:tcBorders>
              <w:tl2br w:val="nil"/>
              <w:tr2bl w:val="nil"/>
            </w:tcBorders>
            <w:shd w:val="clear" w:color="auto" w:fill="F2F2F2" w:themeFill="background1" w:themeFillShade="F2"/>
            <w:vAlign w:val="center"/>
          </w:tcPr>
          <w:p w14:paraId="33B1D078"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w:t>
            </w:r>
            <w:r>
              <w:rPr>
                <w:rFonts w:ascii="Times New Roman" w:eastAsia="宋体" w:hAnsi="Times New Roman" w:cs="Times New Roman"/>
                <w:color w:val="FF0000"/>
                <w:sz w:val="20"/>
                <w:szCs w:val="20"/>
              </w:rPr>
              <w:t>提供关联劳务</w:t>
            </w:r>
            <w:r>
              <w:rPr>
                <w:rFonts w:ascii="Times New Roman" w:eastAsia="宋体" w:hAnsi="Times New Roman" w:cs="Times New Roman"/>
                <w:color w:val="FF0000"/>
                <w:sz w:val="20"/>
                <w:szCs w:val="20"/>
              </w:rPr>
              <w:t>}</w:t>
            </w:r>
          </w:p>
        </w:tc>
        <w:tc>
          <w:tcPr>
            <w:tcW w:w="1071" w:type="pct"/>
            <w:tcBorders>
              <w:tl2br w:val="nil"/>
              <w:tr2bl w:val="nil"/>
            </w:tcBorders>
            <w:shd w:val="clear" w:color="auto" w:fill="F2F2F2" w:themeFill="background1" w:themeFillShade="F2"/>
            <w:vAlign w:val="center"/>
          </w:tcPr>
          <w:p w14:paraId="47976A74"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052" w:type="pct"/>
            <w:tcBorders>
              <w:tl2br w:val="nil"/>
              <w:tr2bl w:val="nil"/>
            </w:tcBorders>
            <w:shd w:val="clear" w:color="auto" w:fill="F2F2F2" w:themeFill="background1" w:themeFillShade="F2"/>
            <w:vAlign w:val="center"/>
          </w:tcPr>
          <w:p w14:paraId="16DBBC56"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261" w:type="pct"/>
            <w:tcBorders>
              <w:tl2br w:val="nil"/>
              <w:tr2bl w:val="nil"/>
            </w:tcBorders>
            <w:shd w:val="clear" w:color="auto" w:fill="F2F2F2" w:themeFill="background1" w:themeFillShade="F2"/>
            <w:vAlign w:val="center"/>
          </w:tcPr>
          <w:p w14:paraId="06D4DAB4" w14:textId="77777777" w:rsidR="00160A67" w:rsidRDefault="00160A67">
            <w:pPr>
              <w:adjustRightInd w:val="0"/>
              <w:snapToGrid w:val="0"/>
              <w:ind w:firstLine="400"/>
              <w:jc w:val="right"/>
              <w:rPr>
                <w:rFonts w:ascii="Times New Roman" w:eastAsia="宋体" w:hAnsi="Times New Roman" w:cs="Times New Roman"/>
                <w:sz w:val="20"/>
                <w:szCs w:val="20"/>
              </w:rPr>
            </w:pPr>
          </w:p>
        </w:tc>
      </w:tr>
      <w:tr w:rsidR="00160A67" w14:paraId="46BE5BB0" w14:textId="77777777">
        <w:trPr>
          <w:trHeight w:val="432"/>
        </w:trPr>
        <w:tc>
          <w:tcPr>
            <w:tcW w:w="1616" w:type="pct"/>
            <w:tcBorders>
              <w:tl2br w:val="nil"/>
              <w:tr2bl w:val="nil"/>
            </w:tcBorders>
            <w:shd w:val="clear" w:color="auto" w:fill="F2F2F2" w:themeFill="background1" w:themeFillShade="F2"/>
            <w:vAlign w:val="center"/>
          </w:tcPr>
          <w:p w14:paraId="0636250C"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w:t>
            </w:r>
            <w:r>
              <w:rPr>
                <w:rFonts w:ascii="Times New Roman" w:eastAsia="宋体" w:hAnsi="Times New Roman" w:cs="Times New Roman"/>
                <w:color w:val="FF0000"/>
                <w:sz w:val="20"/>
                <w:szCs w:val="20"/>
              </w:rPr>
              <w:t>接受关联劳务</w:t>
            </w:r>
            <w:r>
              <w:rPr>
                <w:rFonts w:ascii="Times New Roman" w:eastAsia="宋体" w:hAnsi="Times New Roman" w:cs="Times New Roman"/>
                <w:color w:val="FF0000"/>
                <w:sz w:val="20"/>
                <w:szCs w:val="20"/>
              </w:rPr>
              <w:t>}</w:t>
            </w:r>
          </w:p>
        </w:tc>
        <w:tc>
          <w:tcPr>
            <w:tcW w:w="1071" w:type="pct"/>
            <w:tcBorders>
              <w:tl2br w:val="nil"/>
              <w:tr2bl w:val="nil"/>
            </w:tcBorders>
            <w:shd w:val="clear" w:color="auto" w:fill="F2F2F2" w:themeFill="background1" w:themeFillShade="F2"/>
            <w:vAlign w:val="center"/>
          </w:tcPr>
          <w:p w14:paraId="6637E37F"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052" w:type="pct"/>
            <w:tcBorders>
              <w:tl2br w:val="nil"/>
              <w:tr2bl w:val="nil"/>
            </w:tcBorders>
            <w:shd w:val="clear" w:color="auto" w:fill="F2F2F2" w:themeFill="background1" w:themeFillShade="F2"/>
            <w:vAlign w:val="center"/>
          </w:tcPr>
          <w:p w14:paraId="091F6A70"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261" w:type="pct"/>
            <w:tcBorders>
              <w:tl2br w:val="nil"/>
              <w:tr2bl w:val="nil"/>
            </w:tcBorders>
            <w:shd w:val="clear" w:color="auto" w:fill="F2F2F2" w:themeFill="background1" w:themeFillShade="F2"/>
            <w:vAlign w:val="center"/>
          </w:tcPr>
          <w:p w14:paraId="1543025D" w14:textId="77777777" w:rsidR="00160A67" w:rsidRDefault="00160A67">
            <w:pPr>
              <w:adjustRightInd w:val="0"/>
              <w:snapToGrid w:val="0"/>
              <w:ind w:firstLine="400"/>
              <w:jc w:val="right"/>
              <w:rPr>
                <w:rFonts w:ascii="Times New Roman" w:eastAsia="宋体" w:hAnsi="Times New Roman" w:cs="Times New Roman"/>
                <w:sz w:val="20"/>
                <w:szCs w:val="20"/>
              </w:rPr>
            </w:pPr>
          </w:p>
        </w:tc>
      </w:tr>
      <w:tr w:rsidR="00160A67" w14:paraId="1E3C0300" w14:textId="77777777">
        <w:trPr>
          <w:trHeight w:val="432"/>
        </w:trPr>
        <w:tc>
          <w:tcPr>
            <w:tcW w:w="1616" w:type="pct"/>
            <w:tcBorders>
              <w:tl2br w:val="nil"/>
              <w:tr2bl w:val="nil"/>
            </w:tcBorders>
            <w:shd w:val="clear" w:color="auto" w:fill="F2F2F2" w:themeFill="background1" w:themeFillShade="F2"/>
            <w:vAlign w:val="center"/>
          </w:tcPr>
          <w:p w14:paraId="0FD047BB"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w:t>
            </w:r>
          </w:p>
        </w:tc>
        <w:tc>
          <w:tcPr>
            <w:tcW w:w="1071" w:type="pct"/>
            <w:tcBorders>
              <w:tl2br w:val="nil"/>
              <w:tr2bl w:val="nil"/>
            </w:tcBorders>
            <w:shd w:val="clear" w:color="auto" w:fill="F2F2F2" w:themeFill="background1" w:themeFillShade="F2"/>
            <w:vAlign w:val="center"/>
          </w:tcPr>
          <w:p w14:paraId="445C8DC7"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052" w:type="pct"/>
            <w:tcBorders>
              <w:tl2br w:val="nil"/>
              <w:tr2bl w:val="nil"/>
            </w:tcBorders>
            <w:shd w:val="clear" w:color="auto" w:fill="F2F2F2" w:themeFill="background1" w:themeFillShade="F2"/>
            <w:vAlign w:val="center"/>
          </w:tcPr>
          <w:p w14:paraId="2DB7D1A7"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261" w:type="pct"/>
            <w:tcBorders>
              <w:tl2br w:val="nil"/>
              <w:tr2bl w:val="nil"/>
            </w:tcBorders>
            <w:shd w:val="clear" w:color="auto" w:fill="F2F2F2" w:themeFill="background1" w:themeFillShade="F2"/>
            <w:vAlign w:val="center"/>
          </w:tcPr>
          <w:p w14:paraId="7FF2BCA5" w14:textId="77777777" w:rsidR="00160A67" w:rsidRDefault="00160A67">
            <w:pPr>
              <w:adjustRightInd w:val="0"/>
              <w:snapToGrid w:val="0"/>
              <w:ind w:firstLine="400"/>
              <w:jc w:val="right"/>
              <w:rPr>
                <w:rFonts w:ascii="Times New Roman" w:eastAsia="宋体" w:hAnsi="Times New Roman" w:cs="Times New Roman"/>
                <w:sz w:val="20"/>
                <w:szCs w:val="20"/>
              </w:rPr>
            </w:pPr>
          </w:p>
        </w:tc>
      </w:tr>
      <w:tr w:rsidR="00160A67" w14:paraId="2770AE90" w14:textId="77777777">
        <w:trPr>
          <w:trHeight w:val="432"/>
        </w:trPr>
        <w:tc>
          <w:tcPr>
            <w:tcW w:w="1616" w:type="pct"/>
            <w:tcBorders>
              <w:tl2br w:val="nil"/>
              <w:tr2bl w:val="nil"/>
            </w:tcBorders>
            <w:shd w:val="clear" w:color="auto" w:fill="F2F2F2" w:themeFill="background1" w:themeFillShade="F2"/>
            <w:vAlign w:val="center"/>
          </w:tcPr>
          <w:p w14:paraId="7F4BD09E"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w:t>
            </w:r>
            <w:r>
              <w:rPr>
                <w:rFonts w:ascii="Times New Roman" w:eastAsia="宋体" w:hAnsi="Times New Roman" w:cs="Times New Roman"/>
                <w:color w:val="FF0000"/>
                <w:sz w:val="20"/>
                <w:szCs w:val="20"/>
              </w:rPr>
              <w:t>关联融资利息收入</w:t>
            </w:r>
            <w:r>
              <w:rPr>
                <w:rFonts w:ascii="Times New Roman" w:eastAsia="宋体" w:hAnsi="Times New Roman" w:cs="Times New Roman"/>
                <w:color w:val="FF0000"/>
                <w:sz w:val="20"/>
                <w:szCs w:val="20"/>
              </w:rPr>
              <w:t>/</w:t>
            </w:r>
            <w:r>
              <w:rPr>
                <w:rFonts w:ascii="Times New Roman" w:eastAsia="宋体" w:hAnsi="Times New Roman" w:cs="Times New Roman"/>
                <w:color w:val="FF0000"/>
                <w:sz w:val="20"/>
                <w:szCs w:val="20"/>
              </w:rPr>
              <w:t>支出</w:t>
            </w:r>
            <w:r>
              <w:rPr>
                <w:rFonts w:ascii="Times New Roman" w:eastAsia="宋体" w:hAnsi="Times New Roman" w:cs="Times New Roman"/>
                <w:color w:val="FF0000"/>
                <w:sz w:val="20"/>
                <w:szCs w:val="20"/>
              </w:rPr>
              <w:t>}</w:t>
            </w:r>
          </w:p>
        </w:tc>
        <w:tc>
          <w:tcPr>
            <w:tcW w:w="1071" w:type="pct"/>
            <w:tcBorders>
              <w:tl2br w:val="nil"/>
              <w:tr2bl w:val="nil"/>
            </w:tcBorders>
            <w:shd w:val="clear" w:color="auto" w:fill="F2F2F2" w:themeFill="background1" w:themeFillShade="F2"/>
            <w:vAlign w:val="center"/>
          </w:tcPr>
          <w:p w14:paraId="1A8F3164"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052" w:type="pct"/>
            <w:tcBorders>
              <w:tl2br w:val="nil"/>
              <w:tr2bl w:val="nil"/>
            </w:tcBorders>
            <w:shd w:val="clear" w:color="auto" w:fill="F2F2F2" w:themeFill="background1" w:themeFillShade="F2"/>
            <w:vAlign w:val="center"/>
          </w:tcPr>
          <w:p w14:paraId="026683B4"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261" w:type="pct"/>
            <w:tcBorders>
              <w:tl2br w:val="nil"/>
              <w:tr2bl w:val="nil"/>
            </w:tcBorders>
            <w:shd w:val="clear" w:color="auto" w:fill="F2F2F2" w:themeFill="background1" w:themeFillShade="F2"/>
            <w:vAlign w:val="center"/>
          </w:tcPr>
          <w:p w14:paraId="31D7309C" w14:textId="77777777" w:rsidR="00160A67" w:rsidRDefault="00160A67">
            <w:pPr>
              <w:adjustRightInd w:val="0"/>
              <w:snapToGrid w:val="0"/>
              <w:ind w:firstLine="400"/>
              <w:jc w:val="right"/>
              <w:rPr>
                <w:rFonts w:ascii="Times New Roman" w:eastAsia="宋体" w:hAnsi="Times New Roman" w:cs="Times New Roman"/>
                <w:sz w:val="20"/>
                <w:szCs w:val="20"/>
              </w:rPr>
            </w:pPr>
          </w:p>
        </w:tc>
      </w:tr>
      <w:tr w:rsidR="00160A67" w14:paraId="7E606782" w14:textId="77777777">
        <w:trPr>
          <w:trHeight w:val="432"/>
        </w:trPr>
        <w:tc>
          <w:tcPr>
            <w:tcW w:w="1616" w:type="pct"/>
            <w:tcBorders>
              <w:tl2br w:val="nil"/>
              <w:tr2bl w:val="nil"/>
            </w:tcBorders>
            <w:shd w:val="clear" w:color="auto" w:fill="F2F2F2" w:themeFill="background1" w:themeFillShade="F2"/>
            <w:vAlign w:val="center"/>
          </w:tcPr>
          <w:p w14:paraId="28E58548" w14:textId="77777777" w:rsidR="00160A67" w:rsidRDefault="00000000">
            <w:pPr>
              <w:ind w:firstLine="402"/>
              <w:jc w:val="center"/>
              <w:rPr>
                <w:rFonts w:ascii="Times New Roman" w:eastAsia="宋体" w:hAnsi="Times New Roman" w:cs="Times New Roman"/>
                <w:b/>
                <w:sz w:val="20"/>
                <w:szCs w:val="20"/>
              </w:rPr>
            </w:pPr>
            <w:r>
              <w:rPr>
                <w:rFonts w:ascii="Times New Roman" w:eastAsia="宋体" w:hAnsi="Times New Roman" w:cs="Times New Roman"/>
                <w:b/>
                <w:sz w:val="20"/>
                <w:szCs w:val="20"/>
              </w:rPr>
              <w:t>合计</w:t>
            </w:r>
          </w:p>
        </w:tc>
        <w:commentRangeEnd w:id="591"/>
        <w:tc>
          <w:tcPr>
            <w:tcW w:w="1071" w:type="pct"/>
            <w:tcBorders>
              <w:tl2br w:val="nil"/>
              <w:tr2bl w:val="nil"/>
            </w:tcBorders>
            <w:shd w:val="clear" w:color="auto" w:fill="F2F2F2" w:themeFill="background1" w:themeFillShade="F2"/>
            <w:vAlign w:val="center"/>
          </w:tcPr>
          <w:p w14:paraId="0836F320" w14:textId="77777777" w:rsidR="00160A67" w:rsidRDefault="00F82018">
            <w:pPr>
              <w:adjustRightInd w:val="0"/>
              <w:snapToGrid w:val="0"/>
              <w:ind w:firstLine="400"/>
              <w:jc w:val="right"/>
              <w:rPr>
                <w:rFonts w:ascii="Times New Roman" w:eastAsia="宋体" w:hAnsi="Times New Roman" w:cs="Times New Roman"/>
                <w:sz w:val="20"/>
                <w:szCs w:val="20"/>
              </w:rPr>
            </w:pPr>
            <w:r>
              <w:rPr>
                <w:rStyle w:val="aff1"/>
              </w:rPr>
              <w:commentReference w:id="591"/>
            </w:r>
          </w:p>
        </w:tc>
        <w:tc>
          <w:tcPr>
            <w:tcW w:w="1052" w:type="pct"/>
            <w:tcBorders>
              <w:tl2br w:val="nil"/>
              <w:tr2bl w:val="nil"/>
            </w:tcBorders>
            <w:shd w:val="clear" w:color="auto" w:fill="F2F2F2" w:themeFill="background1" w:themeFillShade="F2"/>
            <w:vAlign w:val="center"/>
          </w:tcPr>
          <w:p w14:paraId="3F19CF8B" w14:textId="77777777" w:rsidR="00160A67" w:rsidRDefault="00160A67">
            <w:pPr>
              <w:adjustRightInd w:val="0"/>
              <w:snapToGrid w:val="0"/>
              <w:ind w:firstLine="400"/>
              <w:jc w:val="right"/>
              <w:rPr>
                <w:rFonts w:ascii="Times New Roman" w:eastAsia="宋体" w:hAnsi="Times New Roman" w:cs="Times New Roman"/>
                <w:sz w:val="20"/>
                <w:szCs w:val="20"/>
              </w:rPr>
            </w:pPr>
          </w:p>
        </w:tc>
        <w:tc>
          <w:tcPr>
            <w:tcW w:w="1261" w:type="pct"/>
            <w:tcBorders>
              <w:tl2br w:val="nil"/>
              <w:tr2bl w:val="nil"/>
            </w:tcBorders>
            <w:shd w:val="clear" w:color="auto" w:fill="F2F2F2" w:themeFill="background1" w:themeFillShade="F2"/>
            <w:vAlign w:val="center"/>
          </w:tcPr>
          <w:p w14:paraId="5C3BD4D2" w14:textId="77777777" w:rsidR="00160A67" w:rsidRDefault="00160A67">
            <w:pPr>
              <w:adjustRightInd w:val="0"/>
              <w:snapToGrid w:val="0"/>
              <w:ind w:firstLine="400"/>
              <w:jc w:val="right"/>
              <w:rPr>
                <w:rFonts w:ascii="Times New Roman" w:eastAsia="宋体" w:hAnsi="Times New Roman" w:cs="Times New Roman"/>
                <w:sz w:val="20"/>
                <w:szCs w:val="20"/>
              </w:rPr>
            </w:pPr>
          </w:p>
        </w:tc>
      </w:tr>
    </w:tbl>
    <w:p w14:paraId="536FE3A8" w14:textId="77777777" w:rsidR="00160A67" w:rsidRDefault="00160A67">
      <w:pPr>
        <w:rPr>
          <w:rFonts w:ascii="Arial" w:eastAsia="黑体" w:hAnsi="Arial" w:cs="Arial"/>
          <w:color w:val="000000" w:themeColor="text1"/>
        </w:rPr>
      </w:pPr>
    </w:p>
    <w:p w14:paraId="067D8092" w14:textId="77777777" w:rsidR="00160A67" w:rsidRDefault="00000000">
      <w:pPr>
        <w:pStyle w:val="31"/>
        <w:keepNext/>
        <w:numPr>
          <w:ilvl w:val="2"/>
          <w:numId w:val="36"/>
        </w:numPr>
        <w:ind w:firstLine="482"/>
        <w:jc w:val="both"/>
        <w:rPr>
          <w:rFonts w:ascii="Times New Roman" w:eastAsia="宋体" w:hAnsi="Times New Roman" w:cs="Times New Roman"/>
        </w:rPr>
      </w:pPr>
      <w:bookmarkStart w:id="592" w:name="_Toc475970928"/>
      <w:bookmarkStart w:id="593" w:name="_Toc475971161"/>
      <w:bookmarkStart w:id="594" w:name="_Toc475971158"/>
      <w:bookmarkStart w:id="595" w:name="_Toc475826432"/>
      <w:bookmarkStart w:id="596" w:name="_Toc475826433"/>
      <w:bookmarkStart w:id="597" w:name="_Toc475970933"/>
      <w:bookmarkStart w:id="598" w:name="_Toc475826431"/>
      <w:bookmarkStart w:id="599" w:name="_Toc475826440"/>
      <w:bookmarkStart w:id="600" w:name="_Toc475970939"/>
      <w:bookmarkStart w:id="601" w:name="_Toc475826430"/>
      <w:bookmarkStart w:id="602" w:name="_Toc475826559"/>
      <w:bookmarkStart w:id="603" w:name="_Toc475971155"/>
      <w:bookmarkStart w:id="604" w:name="_Toc475826434"/>
      <w:bookmarkStart w:id="605" w:name="_Toc475826447"/>
      <w:bookmarkStart w:id="606" w:name="_Toc475971159"/>
      <w:bookmarkStart w:id="607" w:name="_Toc475971058"/>
      <w:bookmarkStart w:id="608" w:name="_Toc475970930"/>
      <w:bookmarkStart w:id="609" w:name="_Toc475826435"/>
      <w:bookmarkStart w:id="610" w:name="_Toc475971160"/>
      <w:bookmarkStart w:id="611" w:name="_Toc475971156"/>
      <w:bookmarkStart w:id="612" w:name="_Toc475970932"/>
      <w:bookmarkStart w:id="613" w:name="_Toc475970946"/>
      <w:bookmarkStart w:id="614" w:name="_Toc475970934"/>
      <w:bookmarkStart w:id="615" w:name="_Toc475971157"/>
      <w:bookmarkStart w:id="616" w:name="_Toc475971173"/>
      <w:bookmarkStart w:id="617" w:name="_Toc475970929"/>
      <w:bookmarkStart w:id="618" w:name="_Toc475971166"/>
      <w:bookmarkStart w:id="619" w:name="_Toc475970931"/>
      <w:bookmarkStart w:id="620" w:name="_Toc475826429"/>
      <w:bookmarkStart w:id="621" w:name="_Toc475971285"/>
      <w:bookmarkStart w:id="622" w:name="_Toc7714"/>
      <w:bookmarkStart w:id="623" w:name="_Toc144227476"/>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r>
        <w:rPr>
          <w:rFonts w:ascii="Times New Roman" w:eastAsia="宋体" w:hAnsi="Times New Roman" w:cs="Times New Roman"/>
        </w:rPr>
        <w:t>有形资产所有权关联交易</w:t>
      </w:r>
      <w:bookmarkEnd w:id="622"/>
      <w:bookmarkEnd w:id="623"/>
    </w:p>
    <w:p w14:paraId="17BA2108" w14:textId="77777777" w:rsidR="00160A67" w:rsidRDefault="00160A67">
      <w:pPr>
        <w:ind w:firstLineChars="200" w:firstLine="480"/>
        <w:rPr>
          <w:rFonts w:ascii="Arial" w:eastAsia="黑体" w:hAnsi="Arial" w:cs="Arial"/>
        </w:rPr>
      </w:pPr>
    </w:p>
    <w:p w14:paraId="5A91E807" w14:textId="32799596"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del w:id="62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62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的</w:t>
      </w:r>
      <w:r>
        <w:rPr>
          <w:rStyle w:val="aff9"/>
          <w:rFonts w:ascii="Times New Roman" w:eastAsia="宋体" w:hAnsi="Times New Roman" w:cs="Times New Roman" w:hint="eastAsia"/>
          <w:color w:val="auto"/>
        </w:rPr>
        <w:t>有形</w:t>
      </w:r>
      <w:r>
        <w:rPr>
          <w:rStyle w:val="aff9"/>
          <w:rFonts w:ascii="Times New Roman" w:eastAsia="宋体" w:hAnsi="Times New Roman" w:cs="Times New Roman"/>
          <w:color w:val="auto"/>
        </w:rPr>
        <w:t>资产所有权关联交易如下图所示：</w:t>
      </w:r>
    </w:p>
    <w:p w14:paraId="2A7F3042" w14:textId="77777777" w:rsidR="00160A67" w:rsidRDefault="00160A67">
      <w:pPr>
        <w:ind w:firstLineChars="200" w:firstLine="480"/>
        <w:rPr>
          <w:rFonts w:ascii="Arial" w:eastAsia="黑体" w:hAnsi="Arial" w:cs="Arial"/>
        </w:rPr>
      </w:pPr>
    </w:p>
    <w:p w14:paraId="6C6B140A" w14:textId="7D6C6CDC" w:rsidR="00160A67" w:rsidRDefault="00000000">
      <w:pPr>
        <w:pStyle w:val="ac"/>
        <w:spacing w:beforeLines="50" w:before="120" w:line="360" w:lineRule="auto"/>
        <w:ind w:firstLine="482"/>
        <w:jc w:val="center"/>
        <w:rPr>
          <w:rFonts w:ascii="Times New Roman" w:eastAsia="宋体" w:hAnsi="Times New Roman" w:cs="Times New Roman"/>
        </w:rPr>
      </w:pPr>
      <w:bookmarkStart w:id="626" w:name="_Toc143524187"/>
      <w:r>
        <w:rPr>
          <w:rFonts w:ascii="Times New Roman" w:eastAsia="宋体" w:hAnsi="Times New Roman" w:cs="Times New Roman"/>
        </w:rPr>
        <w:t>图</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4</w:t>
      </w:r>
      <w:r>
        <w:rPr>
          <w:rFonts w:ascii="Times New Roman" w:eastAsia="宋体" w:hAnsi="Times New Roman" w:cs="Times New Roman"/>
        </w:rPr>
        <w:fldChar w:fldCharType="end"/>
      </w:r>
      <w:r>
        <w:rPr>
          <w:rFonts w:ascii="Times New Roman" w:eastAsia="宋体" w:hAnsi="Times New Roman" w:cs="Times New Roman"/>
        </w:rPr>
        <w:t>：</w:t>
      </w:r>
      <w:del w:id="627"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628"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有形资产所有权关联交易流程图</w:t>
      </w:r>
      <w:bookmarkEnd w:id="626"/>
    </w:p>
    <w:p w14:paraId="62ECA915" w14:textId="77777777" w:rsidR="00160A67" w:rsidRDefault="00160A67">
      <w:pPr>
        <w:pStyle w:val="aff8"/>
        <w:widowControl w:val="0"/>
        <w:rPr>
          <w:rFonts w:ascii="Arial" w:eastAsia="黑体" w:hAnsi="Arial" w:cs="Arial"/>
          <w:color w:val="06A2E0" w:themeColor="accent1"/>
        </w:rPr>
      </w:pPr>
    </w:p>
    <w:p w14:paraId="2C1F88BC" w14:textId="77777777" w:rsidR="00160A67" w:rsidRDefault="00000000">
      <w:pPr>
        <w:widowControl w:val="0"/>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【流程图应显示</w:t>
      </w:r>
      <w:r>
        <w:rPr>
          <w:rStyle w:val="aff9"/>
          <w:rFonts w:ascii="Times New Roman" w:eastAsia="宋体" w:hAnsi="Times New Roman" w:cs="Times New Roman" w:hint="eastAsia"/>
          <w:color w:val="FF0000"/>
        </w:rPr>
        <w:t>包括关联交易的信息流、物流和资金流</w:t>
      </w:r>
      <w:r>
        <w:rPr>
          <w:rStyle w:val="aff9"/>
          <w:rFonts w:ascii="Times New Roman" w:eastAsia="宋体" w:hAnsi="Times New Roman" w:cs="Times New Roman"/>
          <w:color w:val="FF0000"/>
        </w:rPr>
        <w:t>】</w:t>
      </w:r>
    </w:p>
    <w:p w14:paraId="50CD62AC" w14:textId="77777777" w:rsidR="00160A67" w:rsidRDefault="00160A67">
      <w:pPr>
        <w:widowControl w:val="0"/>
        <w:snapToGrid w:val="0"/>
        <w:ind w:firstLine="442"/>
        <w:rPr>
          <w:rFonts w:ascii="Arial" w:eastAsia="仿宋_GB2312" w:hAnsi="Arial" w:cs="Arial"/>
          <w:b/>
          <w:kern w:val="2"/>
          <w:sz w:val="22"/>
          <w:szCs w:val="20"/>
        </w:rPr>
      </w:pPr>
    </w:p>
    <w:p w14:paraId="724F3A2C" w14:textId="77777777" w:rsidR="00160A67" w:rsidRDefault="00000000">
      <w:pPr>
        <w:pStyle w:val="311"/>
        <w:numPr>
          <w:ilvl w:val="3"/>
          <w:numId w:val="36"/>
        </w:numPr>
        <w:ind w:firstLine="482"/>
        <w:rPr>
          <w:rFonts w:ascii="Times New Roman" w:eastAsia="宋体" w:hAnsi="Times New Roman" w:cs="Times New Roman"/>
        </w:rPr>
      </w:pPr>
      <w:r>
        <w:rPr>
          <w:rFonts w:ascii="Times New Roman" w:eastAsia="宋体" w:hAnsi="Times New Roman" w:cs="Times New Roman"/>
        </w:rPr>
        <w:lastRenderedPageBreak/>
        <w:t>有形资产所有权出让</w:t>
      </w:r>
    </w:p>
    <w:p w14:paraId="64779415" w14:textId="77777777" w:rsidR="00160A67" w:rsidRDefault="00160A67">
      <w:pPr>
        <w:keepNext/>
        <w:rPr>
          <w:rFonts w:ascii="Arial" w:eastAsia="黑体" w:hAnsi="Arial" w:cs="Arial"/>
        </w:rPr>
      </w:pPr>
    </w:p>
    <w:p w14:paraId="5A78CB42" w14:textId="6D1255BE" w:rsidR="00160A67" w:rsidRDefault="00000000">
      <w:pPr>
        <w:spacing w:beforeLines="50" w:before="120" w:line="360" w:lineRule="auto"/>
        <w:ind w:firstLineChars="200" w:firstLine="482"/>
        <w:jc w:val="both"/>
        <w:rPr>
          <w:rStyle w:val="aff9"/>
          <w:rFonts w:ascii="Times New Roman" w:eastAsia="宋体" w:hAnsi="Times New Roman" w:cs="Times New Roman"/>
          <w:b/>
          <w:color w:val="auto"/>
          <w:u w:val="single"/>
        </w:rPr>
      </w:pPr>
      <w:del w:id="629" w:author="Tian Su" w:date="2024-12-30T11:30:00Z" w16du:dateUtc="2024-12-30T03:30:00Z">
        <w:r w:rsidDel="00FE6E4A">
          <w:rPr>
            <w:rStyle w:val="aff9"/>
            <w:rFonts w:ascii="Times New Roman" w:eastAsia="宋体" w:hAnsi="Times New Roman" w:cs="Times New Roman" w:hint="eastAsia"/>
            <w:b/>
            <w:color w:val="FF0000"/>
            <w:u w:val="single"/>
          </w:rPr>
          <w:delText>20XX</w:delText>
        </w:r>
      </w:del>
      <w:ins w:id="630" w:author="Tian Su" w:date="2024-12-30T11:30:00Z" w16du:dateUtc="2024-12-30T03:30:00Z">
        <w:r w:rsidR="00FE6E4A">
          <w:rPr>
            <w:rStyle w:val="aff9"/>
            <w:rFonts w:ascii="Times New Roman" w:eastAsia="宋体" w:hAnsi="Times New Roman" w:cs="Times New Roman" w:hint="eastAsia"/>
            <w:b/>
            <w:color w:val="FF0000"/>
            <w:u w:val="single"/>
          </w:rPr>
          <w:t>【清单模板</w:t>
        </w:r>
        <w:r w:rsidR="00FE6E4A">
          <w:rPr>
            <w:rStyle w:val="aff9"/>
            <w:rFonts w:ascii="Times New Roman" w:eastAsia="宋体" w:hAnsi="Times New Roman" w:cs="Times New Roman" w:hint="eastAsia"/>
            <w:b/>
            <w:color w:val="FF0000"/>
            <w:u w:val="single"/>
          </w:rPr>
          <w:t>-</w:t>
        </w:r>
        <w:r w:rsidR="00FE6E4A">
          <w:rPr>
            <w:rStyle w:val="aff9"/>
            <w:rFonts w:ascii="Times New Roman" w:eastAsia="宋体" w:hAnsi="Times New Roman" w:cs="Times New Roman" w:hint="eastAsia"/>
            <w:b/>
            <w:color w:val="FF0000"/>
            <w:u w:val="single"/>
          </w:rPr>
          <w:t>数据表</w:t>
        </w:r>
        <w:r w:rsidR="00FE6E4A">
          <w:rPr>
            <w:rStyle w:val="aff9"/>
            <w:rFonts w:ascii="Times New Roman" w:eastAsia="宋体" w:hAnsi="Times New Roman" w:cs="Times New Roman" w:hint="eastAsia"/>
            <w:b/>
            <w:color w:val="FF0000"/>
            <w:u w:val="single"/>
          </w:rPr>
          <w:t>B2</w:t>
        </w:r>
        <w:r w:rsidR="00FE6E4A">
          <w:rPr>
            <w:rStyle w:val="aff9"/>
            <w:rFonts w:ascii="Times New Roman" w:eastAsia="宋体" w:hAnsi="Times New Roman" w:cs="Times New Roman" w:hint="eastAsia"/>
            <w:b/>
            <w:color w:val="FF0000"/>
            <w:u w:val="single"/>
          </w:rPr>
          <w:t>】</w:t>
        </w:r>
      </w:ins>
      <w:r>
        <w:rPr>
          <w:rStyle w:val="aff9"/>
          <w:rFonts w:ascii="Times New Roman" w:eastAsia="宋体" w:hAnsi="Times New Roman" w:cs="Times New Roman"/>
          <w:b/>
          <w:color w:val="auto"/>
          <w:u w:val="single"/>
        </w:rPr>
        <w:t>年度的交易额</w:t>
      </w:r>
    </w:p>
    <w:p w14:paraId="671A96D0" w14:textId="77777777" w:rsidR="00160A67" w:rsidRDefault="00160A67">
      <w:pPr>
        <w:keepNext/>
        <w:rPr>
          <w:rFonts w:ascii="Arial" w:eastAsia="黑体" w:hAnsi="Arial" w:cs="Arial"/>
        </w:rPr>
      </w:pPr>
    </w:p>
    <w:p w14:paraId="0218A2BA" w14:textId="77777777" w:rsidR="00160A67" w:rsidRDefault="00000000">
      <w:pPr>
        <w:pStyle w:val="ac"/>
        <w:spacing w:beforeLines="50" w:before="120" w:line="360" w:lineRule="auto"/>
        <w:ind w:firstLine="482"/>
        <w:jc w:val="center"/>
        <w:rPr>
          <w:rFonts w:ascii="Times New Roman" w:eastAsia="宋体" w:hAnsi="Times New Roman" w:cs="Times New Roman"/>
        </w:rPr>
      </w:pPr>
      <w:bookmarkStart w:id="631" w:name="_Toc143535402"/>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12</w:t>
      </w:r>
      <w:r>
        <w:rPr>
          <w:rFonts w:ascii="Times New Roman" w:eastAsia="宋体" w:hAnsi="Times New Roman" w:cs="Times New Roman"/>
        </w:rPr>
        <w:fldChar w:fldCharType="end"/>
      </w:r>
      <w:r>
        <w:rPr>
          <w:rFonts w:ascii="Times New Roman" w:eastAsia="宋体" w:hAnsi="Times New Roman" w:cs="Times New Roman"/>
        </w:rPr>
        <w:t>：有形资产所有权出让</w:t>
      </w:r>
      <w:r>
        <w:rPr>
          <w:rStyle w:val="aff2"/>
          <w:rFonts w:ascii="Times New Roman" w:eastAsia="华文楷体" w:hAnsi="Times New Roman" w:cs="Times New Roman"/>
        </w:rPr>
        <w:footnoteReference w:id="17"/>
      </w:r>
      <w:bookmarkEnd w:id="631"/>
    </w:p>
    <w:p w14:paraId="06276209" w14:textId="77777777" w:rsidR="00160A67" w:rsidRDefault="00160A67">
      <w:pPr>
        <w:keepNext/>
        <w:rPr>
          <w:rFonts w:ascii="Arial" w:eastAsia="黑体" w:hAnsi="Arial" w:cs="Arial"/>
        </w:rPr>
      </w:pPr>
    </w:p>
    <w:p w14:paraId="2FE8AA0C" w14:textId="77777777" w:rsidR="00160A67" w:rsidRDefault="00000000">
      <w:pPr>
        <w:keepNext/>
        <w:ind w:firstLine="400"/>
        <w:jc w:val="right"/>
        <w:rPr>
          <w:rFonts w:ascii="Arial" w:eastAsia="黑体" w:hAnsi="Arial" w:cs="Arial"/>
          <w:sz w:val="20"/>
        </w:rPr>
      </w:pPr>
      <w:r>
        <w:rPr>
          <w:rFonts w:ascii="宋体" w:eastAsia="宋体" w:hAnsi="宋体" w:cs="宋体" w:hint="eastAsia"/>
          <w:sz w:val="20"/>
        </w:rPr>
        <w:fldChar w:fldCharType="begin"/>
      </w:r>
      <w:r>
        <w:rPr>
          <w:rFonts w:ascii="宋体" w:eastAsia="宋体" w:hAnsi="宋体" w:cs="宋体" w:hint="eastAsia"/>
          <w:sz w:val="20"/>
        </w:rPr>
        <w:instrText xml:space="preserve"> REF 货币 \h  \* MERGEFORMAT </w:instrText>
      </w:r>
      <w:r>
        <w:rPr>
          <w:rFonts w:ascii="宋体" w:eastAsia="宋体" w:hAnsi="宋体" w:cs="宋体" w:hint="eastAsia"/>
          <w:sz w:val="20"/>
        </w:rPr>
      </w:r>
      <w:r>
        <w:rPr>
          <w:rFonts w:ascii="宋体" w:eastAsia="宋体" w:hAnsi="宋体" w:cs="宋体" w:hint="eastAsia"/>
          <w:sz w:val="20"/>
        </w:rPr>
        <w:fldChar w:fldCharType="separate"/>
      </w:r>
      <w:r>
        <w:rPr>
          <w:rFonts w:ascii="宋体" w:eastAsia="宋体" w:hAnsi="宋体" w:cs="宋体" w:hint="eastAsia"/>
          <w:sz w:val="20"/>
        </w:rPr>
        <w:t>货币：人民币元</w:t>
      </w:r>
      <w:r>
        <w:rPr>
          <w:rFonts w:ascii="宋体" w:eastAsia="宋体" w:hAnsi="宋体" w:cs="宋体" w:hint="eastAsia"/>
          <w:sz w:val="20"/>
        </w:rPr>
        <w:fldChar w:fldCharType="end"/>
      </w:r>
    </w:p>
    <w:tbl>
      <w:tblPr>
        <w:tblStyle w:val="afe"/>
        <w:tblW w:w="5000" w:type="pct"/>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874"/>
        <w:gridCol w:w="3571"/>
        <w:gridCol w:w="1197"/>
        <w:gridCol w:w="1693"/>
        <w:gridCol w:w="1692"/>
      </w:tblGrid>
      <w:tr w:rsidR="00160A67" w14:paraId="2292FC5A" w14:textId="77777777">
        <w:trPr>
          <w:trHeight w:val="432"/>
          <w:tblHeader/>
        </w:trPr>
        <w:tc>
          <w:tcPr>
            <w:tcW w:w="484" w:type="pct"/>
            <w:tcBorders>
              <w:tl2br w:val="nil"/>
              <w:tr2bl w:val="nil"/>
            </w:tcBorders>
            <w:shd w:val="clear" w:color="auto" w:fill="06A2E0" w:themeFill="accent1"/>
            <w:vAlign w:val="center"/>
          </w:tcPr>
          <w:p w14:paraId="0BD0505E" w14:textId="77777777" w:rsidR="00160A67" w:rsidRDefault="00000000">
            <w:pPr>
              <w:ind w:firstLine="402"/>
              <w:jc w:val="center"/>
              <w:rPr>
                <w:rFonts w:ascii="Times New Roman" w:eastAsia="宋体" w:hAnsi="Times New Roman" w:cs="Times New Roman"/>
                <w:b/>
                <w:bCs/>
                <w:color w:val="FFFFFF" w:themeColor="background1"/>
                <w:sz w:val="20"/>
                <w:szCs w:val="20"/>
              </w:rPr>
            </w:pPr>
            <w:commentRangeStart w:id="632"/>
            <w:r>
              <w:rPr>
                <w:rFonts w:ascii="Times New Roman" w:eastAsia="宋体" w:hAnsi="Times New Roman" w:cs="Times New Roman"/>
                <w:b/>
                <w:bCs/>
                <w:color w:val="FFFFFF" w:themeColor="background1"/>
                <w:sz w:val="20"/>
                <w:szCs w:val="20"/>
              </w:rPr>
              <w:t>境内</w:t>
            </w:r>
            <w:r>
              <w:rPr>
                <w:rFonts w:ascii="Times New Roman" w:eastAsia="宋体" w:hAnsi="Times New Roman" w:cs="Times New Roman"/>
                <w:b/>
                <w:bCs/>
                <w:color w:val="FFFFFF" w:themeColor="background1"/>
                <w:sz w:val="20"/>
                <w:szCs w:val="20"/>
              </w:rPr>
              <w:t>/</w:t>
            </w:r>
          </w:p>
          <w:p w14:paraId="51A7CB59"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境外</w:t>
            </w:r>
          </w:p>
        </w:tc>
        <w:tc>
          <w:tcPr>
            <w:tcW w:w="1978" w:type="pct"/>
            <w:tcBorders>
              <w:tl2br w:val="nil"/>
              <w:tr2bl w:val="nil"/>
            </w:tcBorders>
            <w:shd w:val="clear" w:color="auto" w:fill="06A2E0" w:themeFill="accent1"/>
            <w:vAlign w:val="center"/>
          </w:tcPr>
          <w:p w14:paraId="2D31096F"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关联方</w:t>
            </w:r>
          </w:p>
        </w:tc>
        <w:tc>
          <w:tcPr>
            <w:tcW w:w="663" w:type="pct"/>
            <w:tcBorders>
              <w:tl2br w:val="nil"/>
              <w:tr2bl w:val="nil"/>
            </w:tcBorders>
            <w:shd w:val="clear" w:color="auto" w:fill="06A2E0" w:themeFill="accent1"/>
            <w:vAlign w:val="center"/>
          </w:tcPr>
          <w:p w14:paraId="4D43BF4A"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金额</w:t>
            </w:r>
          </w:p>
        </w:tc>
        <w:tc>
          <w:tcPr>
            <w:tcW w:w="938" w:type="pct"/>
            <w:tcBorders>
              <w:tl2br w:val="nil"/>
              <w:tr2bl w:val="nil"/>
            </w:tcBorders>
            <w:shd w:val="clear" w:color="auto" w:fill="06A2E0" w:themeFill="accent1"/>
            <w:vAlign w:val="center"/>
          </w:tcPr>
          <w:p w14:paraId="3B0E5D2A"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占收入比重</w:t>
            </w:r>
            <w:r>
              <w:rPr>
                <w:rFonts w:ascii="Times New Roman" w:eastAsia="宋体" w:hAnsi="Times New Roman" w:cs="Times New Roman"/>
                <w:b/>
                <w:bCs/>
                <w:color w:val="FFFFFF" w:themeColor="background1"/>
                <w:sz w:val="20"/>
                <w:szCs w:val="20"/>
              </w:rPr>
              <w:t>%</w:t>
            </w:r>
          </w:p>
        </w:tc>
        <w:tc>
          <w:tcPr>
            <w:tcW w:w="937" w:type="pct"/>
            <w:tcBorders>
              <w:tl2br w:val="nil"/>
              <w:tr2bl w:val="nil"/>
            </w:tcBorders>
            <w:shd w:val="clear" w:color="auto" w:fill="06A2E0" w:themeFill="accent1"/>
            <w:vAlign w:val="center"/>
          </w:tcPr>
          <w:p w14:paraId="3118E196"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结算货币</w:t>
            </w:r>
          </w:p>
        </w:tc>
      </w:tr>
      <w:tr w:rsidR="00160A67" w14:paraId="2C07EE81" w14:textId="77777777">
        <w:trPr>
          <w:trHeight w:val="432"/>
        </w:trPr>
        <w:tc>
          <w:tcPr>
            <w:tcW w:w="484" w:type="pct"/>
            <w:vMerge w:val="restart"/>
            <w:tcBorders>
              <w:tl2br w:val="nil"/>
              <w:tr2bl w:val="nil"/>
            </w:tcBorders>
            <w:shd w:val="clear" w:color="auto" w:fill="F2F2F2" w:themeFill="background1" w:themeFillShade="F2"/>
            <w:vAlign w:val="center"/>
          </w:tcPr>
          <w:p w14:paraId="7BE7DFC2"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境外</w:t>
            </w:r>
          </w:p>
        </w:tc>
        <w:tc>
          <w:tcPr>
            <w:tcW w:w="1978" w:type="pct"/>
            <w:tcBorders>
              <w:tl2br w:val="nil"/>
              <w:tr2bl w:val="nil"/>
            </w:tcBorders>
            <w:shd w:val="clear" w:color="auto" w:fill="F2F2F2" w:themeFill="background1" w:themeFillShade="F2"/>
            <w:vAlign w:val="center"/>
          </w:tcPr>
          <w:p w14:paraId="0980183B" w14:textId="77777777" w:rsidR="00160A67" w:rsidRDefault="00000000">
            <w:pPr>
              <w:ind w:firstLine="400"/>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关联方</w:t>
            </w:r>
            <w:r>
              <w:rPr>
                <w:rFonts w:ascii="Times New Roman" w:eastAsia="宋体" w:hAnsi="Times New Roman" w:cs="Times New Roman"/>
                <w:color w:val="FF0000"/>
                <w:sz w:val="20"/>
                <w:szCs w:val="20"/>
              </w:rPr>
              <w:t>1</w:t>
            </w:r>
          </w:p>
        </w:tc>
        <w:tc>
          <w:tcPr>
            <w:tcW w:w="663" w:type="pct"/>
            <w:tcBorders>
              <w:tl2br w:val="nil"/>
              <w:tr2bl w:val="nil"/>
            </w:tcBorders>
            <w:shd w:val="clear" w:color="auto" w:fill="F2F2F2" w:themeFill="background1" w:themeFillShade="F2"/>
            <w:vAlign w:val="center"/>
          </w:tcPr>
          <w:p w14:paraId="122E4190" w14:textId="77777777" w:rsidR="00160A67" w:rsidRDefault="00160A67">
            <w:pPr>
              <w:ind w:firstLine="400"/>
              <w:jc w:val="right"/>
              <w:rPr>
                <w:rFonts w:ascii="Times New Roman" w:eastAsia="宋体" w:hAnsi="Times New Roman" w:cs="Times New Roman"/>
                <w:sz w:val="20"/>
                <w:szCs w:val="20"/>
              </w:rPr>
            </w:pPr>
          </w:p>
        </w:tc>
        <w:tc>
          <w:tcPr>
            <w:tcW w:w="938" w:type="pct"/>
            <w:tcBorders>
              <w:tl2br w:val="nil"/>
              <w:tr2bl w:val="nil"/>
            </w:tcBorders>
            <w:shd w:val="clear" w:color="auto" w:fill="F2F2F2" w:themeFill="background1" w:themeFillShade="F2"/>
            <w:vAlign w:val="center"/>
          </w:tcPr>
          <w:p w14:paraId="1395F8A6" w14:textId="77777777" w:rsidR="00160A67" w:rsidRDefault="00160A67">
            <w:pPr>
              <w:ind w:firstLine="400"/>
              <w:jc w:val="right"/>
              <w:rPr>
                <w:rFonts w:ascii="Times New Roman" w:eastAsia="宋体" w:hAnsi="Times New Roman" w:cs="Times New Roman"/>
                <w:sz w:val="20"/>
                <w:szCs w:val="20"/>
              </w:rPr>
            </w:pPr>
          </w:p>
        </w:tc>
        <w:tc>
          <w:tcPr>
            <w:tcW w:w="937" w:type="pct"/>
            <w:tcBorders>
              <w:tl2br w:val="nil"/>
              <w:tr2bl w:val="nil"/>
            </w:tcBorders>
            <w:shd w:val="clear" w:color="auto" w:fill="F2F2F2" w:themeFill="background1" w:themeFillShade="F2"/>
            <w:vAlign w:val="center"/>
          </w:tcPr>
          <w:p w14:paraId="7B70A8C8" w14:textId="77777777" w:rsidR="00160A67" w:rsidRDefault="00160A67">
            <w:pPr>
              <w:ind w:firstLine="400"/>
              <w:jc w:val="center"/>
              <w:rPr>
                <w:rFonts w:ascii="Times New Roman" w:eastAsia="宋体" w:hAnsi="Times New Roman" w:cs="Times New Roman"/>
                <w:sz w:val="20"/>
                <w:szCs w:val="20"/>
              </w:rPr>
            </w:pPr>
          </w:p>
        </w:tc>
      </w:tr>
      <w:tr w:rsidR="00160A67" w14:paraId="018A7DB4" w14:textId="77777777">
        <w:trPr>
          <w:trHeight w:val="432"/>
        </w:trPr>
        <w:tc>
          <w:tcPr>
            <w:tcW w:w="484" w:type="pct"/>
            <w:vMerge/>
            <w:tcBorders>
              <w:tl2br w:val="nil"/>
              <w:tr2bl w:val="nil"/>
            </w:tcBorders>
            <w:shd w:val="clear" w:color="auto" w:fill="F2F2F2" w:themeFill="background1" w:themeFillShade="F2"/>
            <w:vAlign w:val="center"/>
          </w:tcPr>
          <w:p w14:paraId="4755896E" w14:textId="77777777" w:rsidR="00160A67" w:rsidRDefault="00160A67">
            <w:pPr>
              <w:ind w:firstLine="400"/>
              <w:jc w:val="center"/>
              <w:rPr>
                <w:rFonts w:ascii="Times New Roman" w:eastAsia="宋体" w:hAnsi="Times New Roman" w:cs="Times New Roman"/>
                <w:sz w:val="20"/>
                <w:szCs w:val="20"/>
              </w:rPr>
            </w:pPr>
          </w:p>
        </w:tc>
        <w:tc>
          <w:tcPr>
            <w:tcW w:w="1978" w:type="pct"/>
            <w:tcBorders>
              <w:tl2br w:val="nil"/>
              <w:tr2bl w:val="nil"/>
            </w:tcBorders>
            <w:shd w:val="clear" w:color="auto" w:fill="F2F2F2" w:themeFill="background1" w:themeFillShade="F2"/>
            <w:vAlign w:val="center"/>
          </w:tcPr>
          <w:p w14:paraId="37860E23" w14:textId="77777777" w:rsidR="00160A67" w:rsidRDefault="00000000">
            <w:pPr>
              <w:ind w:firstLine="400"/>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关联方</w:t>
            </w:r>
            <w:r>
              <w:rPr>
                <w:rFonts w:ascii="Times New Roman" w:eastAsia="宋体" w:hAnsi="Times New Roman" w:cs="Times New Roman"/>
                <w:color w:val="FF0000"/>
                <w:sz w:val="20"/>
                <w:szCs w:val="20"/>
              </w:rPr>
              <w:t>2</w:t>
            </w:r>
          </w:p>
        </w:tc>
        <w:tc>
          <w:tcPr>
            <w:tcW w:w="663" w:type="pct"/>
            <w:tcBorders>
              <w:tl2br w:val="nil"/>
              <w:tr2bl w:val="nil"/>
            </w:tcBorders>
            <w:shd w:val="clear" w:color="auto" w:fill="F2F2F2" w:themeFill="background1" w:themeFillShade="F2"/>
            <w:vAlign w:val="center"/>
          </w:tcPr>
          <w:p w14:paraId="2CD93201" w14:textId="77777777" w:rsidR="00160A67" w:rsidRDefault="00160A67">
            <w:pPr>
              <w:ind w:firstLine="400"/>
              <w:jc w:val="right"/>
              <w:rPr>
                <w:rFonts w:ascii="Times New Roman" w:eastAsia="宋体" w:hAnsi="Times New Roman" w:cs="Times New Roman"/>
                <w:sz w:val="20"/>
                <w:szCs w:val="20"/>
              </w:rPr>
            </w:pPr>
          </w:p>
        </w:tc>
        <w:tc>
          <w:tcPr>
            <w:tcW w:w="938" w:type="pct"/>
            <w:tcBorders>
              <w:tl2br w:val="nil"/>
              <w:tr2bl w:val="nil"/>
            </w:tcBorders>
            <w:shd w:val="clear" w:color="auto" w:fill="F2F2F2" w:themeFill="background1" w:themeFillShade="F2"/>
            <w:vAlign w:val="center"/>
          </w:tcPr>
          <w:p w14:paraId="23600950" w14:textId="77777777" w:rsidR="00160A67" w:rsidRDefault="00160A67">
            <w:pPr>
              <w:ind w:firstLine="400"/>
              <w:jc w:val="right"/>
              <w:rPr>
                <w:rFonts w:ascii="Times New Roman" w:eastAsia="宋体" w:hAnsi="Times New Roman" w:cs="Times New Roman"/>
                <w:sz w:val="20"/>
                <w:szCs w:val="20"/>
              </w:rPr>
            </w:pPr>
          </w:p>
        </w:tc>
        <w:tc>
          <w:tcPr>
            <w:tcW w:w="937" w:type="pct"/>
            <w:tcBorders>
              <w:tl2br w:val="nil"/>
              <w:tr2bl w:val="nil"/>
            </w:tcBorders>
            <w:shd w:val="clear" w:color="auto" w:fill="F2F2F2" w:themeFill="background1" w:themeFillShade="F2"/>
            <w:vAlign w:val="center"/>
          </w:tcPr>
          <w:p w14:paraId="3651F756" w14:textId="77777777" w:rsidR="00160A67" w:rsidRDefault="00160A67">
            <w:pPr>
              <w:ind w:firstLine="400"/>
              <w:jc w:val="center"/>
              <w:rPr>
                <w:rFonts w:ascii="Times New Roman" w:eastAsia="宋体" w:hAnsi="Times New Roman" w:cs="Times New Roman"/>
                <w:sz w:val="20"/>
                <w:szCs w:val="20"/>
              </w:rPr>
            </w:pPr>
          </w:p>
        </w:tc>
      </w:tr>
      <w:tr w:rsidR="00160A67" w14:paraId="7A85ECC5" w14:textId="77777777">
        <w:trPr>
          <w:trHeight w:val="432"/>
        </w:trPr>
        <w:tc>
          <w:tcPr>
            <w:tcW w:w="484" w:type="pct"/>
            <w:vMerge/>
            <w:tcBorders>
              <w:tl2br w:val="nil"/>
              <w:tr2bl w:val="nil"/>
            </w:tcBorders>
            <w:shd w:val="clear" w:color="auto" w:fill="F2F2F2" w:themeFill="background1" w:themeFillShade="F2"/>
            <w:vAlign w:val="center"/>
          </w:tcPr>
          <w:p w14:paraId="3905259A" w14:textId="77777777" w:rsidR="00160A67" w:rsidRDefault="00160A67">
            <w:pPr>
              <w:ind w:firstLine="400"/>
              <w:jc w:val="center"/>
              <w:rPr>
                <w:rFonts w:ascii="Times New Roman" w:eastAsia="宋体" w:hAnsi="Times New Roman" w:cs="Times New Roman"/>
                <w:sz w:val="20"/>
                <w:szCs w:val="20"/>
              </w:rPr>
            </w:pPr>
          </w:p>
        </w:tc>
        <w:tc>
          <w:tcPr>
            <w:tcW w:w="1978" w:type="pct"/>
            <w:tcBorders>
              <w:tl2br w:val="nil"/>
              <w:tr2bl w:val="nil"/>
            </w:tcBorders>
            <w:shd w:val="clear" w:color="auto" w:fill="F2F2F2" w:themeFill="background1" w:themeFillShade="F2"/>
            <w:vAlign w:val="center"/>
          </w:tcPr>
          <w:p w14:paraId="15805C2A" w14:textId="77777777" w:rsidR="00160A67" w:rsidRDefault="00000000">
            <w:pPr>
              <w:ind w:firstLine="400"/>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w:t>
            </w:r>
          </w:p>
        </w:tc>
        <w:tc>
          <w:tcPr>
            <w:tcW w:w="663" w:type="pct"/>
            <w:tcBorders>
              <w:tl2br w:val="nil"/>
              <w:tr2bl w:val="nil"/>
            </w:tcBorders>
            <w:shd w:val="clear" w:color="auto" w:fill="F2F2F2" w:themeFill="background1" w:themeFillShade="F2"/>
            <w:vAlign w:val="center"/>
          </w:tcPr>
          <w:p w14:paraId="785C86AE" w14:textId="77777777" w:rsidR="00160A67" w:rsidRDefault="00160A67">
            <w:pPr>
              <w:ind w:firstLine="400"/>
              <w:jc w:val="right"/>
              <w:rPr>
                <w:rFonts w:ascii="Times New Roman" w:eastAsia="宋体" w:hAnsi="Times New Roman" w:cs="Times New Roman"/>
                <w:sz w:val="20"/>
                <w:szCs w:val="20"/>
              </w:rPr>
            </w:pPr>
          </w:p>
        </w:tc>
        <w:tc>
          <w:tcPr>
            <w:tcW w:w="938" w:type="pct"/>
            <w:tcBorders>
              <w:tl2br w:val="nil"/>
              <w:tr2bl w:val="nil"/>
            </w:tcBorders>
            <w:shd w:val="clear" w:color="auto" w:fill="F2F2F2" w:themeFill="background1" w:themeFillShade="F2"/>
            <w:vAlign w:val="center"/>
          </w:tcPr>
          <w:p w14:paraId="10A7AFBC" w14:textId="77777777" w:rsidR="00160A67" w:rsidRDefault="00160A67">
            <w:pPr>
              <w:ind w:firstLine="400"/>
              <w:jc w:val="right"/>
              <w:rPr>
                <w:rFonts w:ascii="Times New Roman" w:eastAsia="宋体" w:hAnsi="Times New Roman" w:cs="Times New Roman"/>
                <w:sz w:val="20"/>
                <w:szCs w:val="20"/>
              </w:rPr>
            </w:pPr>
          </w:p>
        </w:tc>
        <w:tc>
          <w:tcPr>
            <w:tcW w:w="937" w:type="pct"/>
            <w:tcBorders>
              <w:tl2br w:val="nil"/>
              <w:tr2bl w:val="nil"/>
            </w:tcBorders>
            <w:shd w:val="clear" w:color="auto" w:fill="F2F2F2" w:themeFill="background1" w:themeFillShade="F2"/>
            <w:vAlign w:val="center"/>
          </w:tcPr>
          <w:p w14:paraId="0C0D6FC7" w14:textId="77777777" w:rsidR="00160A67" w:rsidRDefault="00160A67">
            <w:pPr>
              <w:ind w:firstLine="400"/>
              <w:jc w:val="center"/>
              <w:rPr>
                <w:rFonts w:ascii="Times New Roman" w:eastAsia="宋体" w:hAnsi="Times New Roman" w:cs="Times New Roman"/>
                <w:sz w:val="20"/>
                <w:szCs w:val="20"/>
              </w:rPr>
            </w:pPr>
          </w:p>
        </w:tc>
      </w:tr>
      <w:tr w:rsidR="00160A67" w14:paraId="54363E2F" w14:textId="77777777">
        <w:trPr>
          <w:trHeight w:val="432"/>
        </w:trPr>
        <w:tc>
          <w:tcPr>
            <w:tcW w:w="484" w:type="pct"/>
            <w:vMerge/>
            <w:tcBorders>
              <w:tl2br w:val="nil"/>
              <w:tr2bl w:val="nil"/>
            </w:tcBorders>
            <w:shd w:val="clear" w:color="auto" w:fill="F2F2F2" w:themeFill="background1" w:themeFillShade="F2"/>
            <w:vAlign w:val="center"/>
          </w:tcPr>
          <w:p w14:paraId="7ED94CB4" w14:textId="77777777" w:rsidR="00160A67" w:rsidRDefault="00160A67">
            <w:pPr>
              <w:ind w:firstLine="400"/>
              <w:jc w:val="center"/>
              <w:rPr>
                <w:rFonts w:ascii="Times New Roman" w:eastAsia="宋体" w:hAnsi="Times New Roman" w:cs="Times New Roman"/>
                <w:sz w:val="20"/>
                <w:szCs w:val="20"/>
              </w:rPr>
            </w:pPr>
          </w:p>
        </w:tc>
        <w:tc>
          <w:tcPr>
            <w:tcW w:w="1978" w:type="pct"/>
            <w:tcBorders>
              <w:tl2br w:val="nil"/>
              <w:tr2bl w:val="nil"/>
            </w:tcBorders>
            <w:shd w:val="clear" w:color="auto" w:fill="F2F2F2" w:themeFill="background1" w:themeFillShade="F2"/>
            <w:vAlign w:val="center"/>
          </w:tcPr>
          <w:p w14:paraId="7160A16E" w14:textId="77777777" w:rsidR="00160A67" w:rsidRDefault="00000000">
            <w:pPr>
              <w:ind w:firstLine="400"/>
              <w:rPr>
                <w:rFonts w:ascii="Times New Roman" w:eastAsia="宋体" w:hAnsi="Times New Roman" w:cs="Times New Roman"/>
                <w:sz w:val="20"/>
                <w:szCs w:val="20"/>
              </w:rPr>
            </w:pPr>
            <w:r>
              <w:rPr>
                <w:rFonts w:ascii="Times New Roman" w:eastAsia="宋体" w:hAnsi="Times New Roman" w:cs="Times New Roman"/>
                <w:sz w:val="20"/>
                <w:szCs w:val="20"/>
              </w:rPr>
              <w:t>小计</w:t>
            </w:r>
          </w:p>
        </w:tc>
        <w:tc>
          <w:tcPr>
            <w:tcW w:w="663" w:type="pct"/>
            <w:tcBorders>
              <w:tl2br w:val="nil"/>
              <w:tr2bl w:val="nil"/>
            </w:tcBorders>
            <w:shd w:val="clear" w:color="auto" w:fill="F2F2F2" w:themeFill="background1" w:themeFillShade="F2"/>
            <w:vAlign w:val="center"/>
          </w:tcPr>
          <w:p w14:paraId="231DE589" w14:textId="77777777" w:rsidR="00160A67" w:rsidRDefault="00160A67">
            <w:pPr>
              <w:ind w:firstLine="400"/>
              <w:jc w:val="right"/>
              <w:rPr>
                <w:rFonts w:ascii="Times New Roman" w:eastAsia="宋体" w:hAnsi="Times New Roman" w:cs="Times New Roman"/>
                <w:sz w:val="20"/>
                <w:szCs w:val="20"/>
              </w:rPr>
            </w:pPr>
          </w:p>
        </w:tc>
        <w:tc>
          <w:tcPr>
            <w:tcW w:w="938" w:type="pct"/>
            <w:tcBorders>
              <w:tl2br w:val="nil"/>
              <w:tr2bl w:val="nil"/>
            </w:tcBorders>
            <w:shd w:val="clear" w:color="auto" w:fill="F2F2F2" w:themeFill="background1" w:themeFillShade="F2"/>
            <w:vAlign w:val="center"/>
          </w:tcPr>
          <w:p w14:paraId="4CFB73E3" w14:textId="77777777" w:rsidR="00160A67" w:rsidRDefault="00160A67">
            <w:pPr>
              <w:ind w:firstLine="400"/>
              <w:jc w:val="right"/>
              <w:rPr>
                <w:rFonts w:ascii="Times New Roman" w:eastAsia="宋体" w:hAnsi="Times New Roman" w:cs="Times New Roman"/>
                <w:sz w:val="20"/>
                <w:szCs w:val="20"/>
              </w:rPr>
            </w:pPr>
          </w:p>
        </w:tc>
        <w:tc>
          <w:tcPr>
            <w:tcW w:w="937" w:type="pct"/>
            <w:tcBorders>
              <w:tl2br w:val="nil"/>
              <w:tr2bl w:val="nil"/>
            </w:tcBorders>
            <w:shd w:val="clear" w:color="auto" w:fill="F2F2F2" w:themeFill="background1" w:themeFillShade="F2"/>
            <w:vAlign w:val="center"/>
          </w:tcPr>
          <w:p w14:paraId="6599B15E" w14:textId="77777777" w:rsidR="00160A67" w:rsidRDefault="00160A67">
            <w:pPr>
              <w:ind w:firstLine="400"/>
              <w:jc w:val="center"/>
              <w:rPr>
                <w:rFonts w:ascii="Times New Roman" w:eastAsia="宋体" w:hAnsi="Times New Roman" w:cs="Times New Roman"/>
                <w:sz w:val="20"/>
                <w:szCs w:val="20"/>
              </w:rPr>
            </w:pPr>
          </w:p>
        </w:tc>
      </w:tr>
      <w:tr w:rsidR="00160A67" w14:paraId="73698F92" w14:textId="77777777">
        <w:trPr>
          <w:trHeight w:val="432"/>
        </w:trPr>
        <w:tc>
          <w:tcPr>
            <w:tcW w:w="484" w:type="pct"/>
            <w:vMerge w:val="restart"/>
            <w:tcBorders>
              <w:tl2br w:val="nil"/>
              <w:tr2bl w:val="nil"/>
            </w:tcBorders>
            <w:shd w:val="clear" w:color="auto" w:fill="F2F2F2" w:themeFill="background1" w:themeFillShade="F2"/>
            <w:vAlign w:val="center"/>
          </w:tcPr>
          <w:p w14:paraId="3FFC8583"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境内</w:t>
            </w:r>
          </w:p>
        </w:tc>
        <w:tc>
          <w:tcPr>
            <w:tcW w:w="1978" w:type="pct"/>
            <w:tcBorders>
              <w:tl2br w:val="nil"/>
              <w:tr2bl w:val="nil"/>
            </w:tcBorders>
            <w:shd w:val="clear" w:color="auto" w:fill="F2F2F2" w:themeFill="background1" w:themeFillShade="F2"/>
            <w:vAlign w:val="center"/>
          </w:tcPr>
          <w:p w14:paraId="559AD6C5" w14:textId="77777777" w:rsidR="00160A67" w:rsidRDefault="00000000">
            <w:pPr>
              <w:ind w:firstLine="400"/>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关联方</w:t>
            </w:r>
            <w:r>
              <w:rPr>
                <w:rFonts w:ascii="Times New Roman" w:eastAsia="宋体" w:hAnsi="Times New Roman" w:cs="Times New Roman"/>
                <w:color w:val="FF0000"/>
                <w:sz w:val="20"/>
                <w:szCs w:val="20"/>
              </w:rPr>
              <w:t>1</w:t>
            </w:r>
          </w:p>
        </w:tc>
        <w:tc>
          <w:tcPr>
            <w:tcW w:w="663" w:type="pct"/>
            <w:tcBorders>
              <w:tl2br w:val="nil"/>
              <w:tr2bl w:val="nil"/>
            </w:tcBorders>
            <w:shd w:val="clear" w:color="auto" w:fill="F2F2F2" w:themeFill="background1" w:themeFillShade="F2"/>
            <w:vAlign w:val="center"/>
          </w:tcPr>
          <w:p w14:paraId="302E17C9" w14:textId="77777777" w:rsidR="00160A67" w:rsidRDefault="00160A67">
            <w:pPr>
              <w:ind w:firstLine="400"/>
              <w:jc w:val="right"/>
              <w:rPr>
                <w:rFonts w:ascii="Times New Roman" w:eastAsia="宋体" w:hAnsi="Times New Roman" w:cs="Times New Roman"/>
                <w:sz w:val="20"/>
                <w:szCs w:val="20"/>
              </w:rPr>
            </w:pPr>
          </w:p>
        </w:tc>
        <w:tc>
          <w:tcPr>
            <w:tcW w:w="938" w:type="pct"/>
            <w:tcBorders>
              <w:tl2br w:val="nil"/>
              <w:tr2bl w:val="nil"/>
            </w:tcBorders>
            <w:shd w:val="clear" w:color="auto" w:fill="F2F2F2" w:themeFill="background1" w:themeFillShade="F2"/>
            <w:vAlign w:val="center"/>
          </w:tcPr>
          <w:p w14:paraId="73535A26" w14:textId="77777777" w:rsidR="00160A67" w:rsidRDefault="00160A67">
            <w:pPr>
              <w:ind w:firstLine="400"/>
              <w:jc w:val="right"/>
              <w:rPr>
                <w:rFonts w:ascii="Times New Roman" w:eastAsia="宋体" w:hAnsi="Times New Roman" w:cs="Times New Roman"/>
                <w:sz w:val="20"/>
                <w:szCs w:val="20"/>
              </w:rPr>
            </w:pPr>
          </w:p>
        </w:tc>
        <w:tc>
          <w:tcPr>
            <w:tcW w:w="937" w:type="pct"/>
            <w:tcBorders>
              <w:tl2br w:val="nil"/>
              <w:tr2bl w:val="nil"/>
            </w:tcBorders>
            <w:shd w:val="clear" w:color="auto" w:fill="F2F2F2" w:themeFill="background1" w:themeFillShade="F2"/>
            <w:vAlign w:val="center"/>
          </w:tcPr>
          <w:p w14:paraId="5FB665BB" w14:textId="77777777" w:rsidR="00160A67" w:rsidRDefault="00160A67">
            <w:pPr>
              <w:ind w:firstLine="400"/>
              <w:jc w:val="center"/>
              <w:rPr>
                <w:rFonts w:ascii="Times New Roman" w:eastAsia="宋体" w:hAnsi="Times New Roman" w:cs="Times New Roman"/>
                <w:sz w:val="20"/>
                <w:szCs w:val="20"/>
              </w:rPr>
            </w:pPr>
          </w:p>
        </w:tc>
      </w:tr>
      <w:tr w:rsidR="00160A67" w14:paraId="119997B9" w14:textId="77777777">
        <w:trPr>
          <w:trHeight w:val="432"/>
        </w:trPr>
        <w:tc>
          <w:tcPr>
            <w:tcW w:w="484" w:type="pct"/>
            <w:vMerge/>
            <w:tcBorders>
              <w:tl2br w:val="nil"/>
              <w:tr2bl w:val="nil"/>
            </w:tcBorders>
            <w:shd w:val="clear" w:color="auto" w:fill="F2F2F2" w:themeFill="background1" w:themeFillShade="F2"/>
            <w:vAlign w:val="center"/>
          </w:tcPr>
          <w:p w14:paraId="33B5CFAC" w14:textId="77777777" w:rsidR="00160A67" w:rsidRDefault="00160A67">
            <w:pPr>
              <w:ind w:firstLine="400"/>
              <w:jc w:val="center"/>
              <w:rPr>
                <w:rFonts w:ascii="Times New Roman" w:eastAsia="宋体" w:hAnsi="Times New Roman" w:cs="Times New Roman"/>
                <w:sz w:val="20"/>
                <w:szCs w:val="20"/>
              </w:rPr>
            </w:pPr>
          </w:p>
        </w:tc>
        <w:tc>
          <w:tcPr>
            <w:tcW w:w="1978" w:type="pct"/>
            <w:tcBorders>
              <w:tl2br w:val="nil"/>
              <w:tr2bl w:val="nil"/>
            </w:tcBorders>
            <w:shd w:val="clear" w:color="auto" w:fill="F2F2F2" w:themeFill="background1" w:themeFillShade="F2"/>
            <w:vAlign w:val="center"/>
          </w:tcPr>
          <w:p w14:paraId="60ECC83B" w14:textId="77777777" w:rsidR="00160A67" w:rsidRDefault="00000000">
            <w:pPr>
              <w:ind w:firstLine="400"/>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关联方</w:t>
            </w:r>
            <w:r>
              <w:rPr>
                <w:rFonts w:ascii="Times New Roman" w:eastAsia="宋体" w:hAnsi="Times New Roman" w:cs="Times New Roman"/>
                <w:color w:val="FF0000"/>
                <w:sz w:val="20"/>
                <w:szCs w:val="20"/>
              </w:rPr>
              <w:t>2</w:t>
            </w:r>
          </w:p>
        </w:tc>
        <w:tc>
          <w:tcPr>
            <w:tcW w:w="663" w:type="pct"/>
            <w:tcBorders>
              <w:tl2br w:val="nil"/>
              <w:tr2bl w:val="nil"/>
            </w:tcBorders>
            <w:shd w:val="clear" w:color="auto" w:fill="F2F2F2" w:themeFill="background1" w:themeFillShade="F2"/>
            <w:vAlign w:val="center"/>
          </w:tcPr>
          <w:p w14:paraId="76CA7BF6" w14:textId="77777777" w:rsidR="00160A67" w:rsidRDefault="00160A67">
            <w:pPr>
              <w:ind w:firstLine="400"/>
              <w:jc w:val="right"/>
              <w:rPr>
                <w:rFonts w:ascii="Times New Roman" w:eastAsia="宋体" w:hAnsi="Times New Roman" w:cs="Times New Roman"/>
                <w:sz w:val="20"/>
                <w:szCs w:val="20"/>
              </w:rPr>
            </w:pPr>
          </w:p>
        </w:tc>
        <w:tc>
          <w:tcPr>
            <w:tcW w:w="938" w:type="pct"/>
            <w:tcBorders>
              <w:tl2br w:val="nil"/>
              <w:tr2bl w:val="nil"/>
            </w:tcBorders>
            <w:shd w:val="clear" w:color="auto" w:fill="F2F2F2" w:themeFill="background1" w:themeFillShade="F2"/>
            <w:vAlign w:val="center"/>
          </w:tcPr>
          <w:p w14:paraId="51028839" w14:textId="77777777" w:rsidR="00160A67" w:rsidRDefault="00160A67">
            <w:pPr>
              <w:ind w:firstLine="400"/>
              <w:jc w:val="right"/>
              <w:rPr>
                <w:rFonts w:ascii="Times New Roman" w:eastAsia="宋体" w:hAnsi="Times New Roman" w:cs="Times New Roman"/>
                <w:sz w:val="20"/>
                <w:szCs w:val="20"/>
              </w:rPr>
            </w:pPr>
          </w:p>
        </w:tc>
        <w:tc>
          <w:tcPr>
            <w:tcW w:w="937" w:type="pct"/>
            <w:tcBorders>
              <w:tl2br w:val="nil"/>
              <w:tr2bl w:val="nil"/>
            </w:tcBorders>
            <w:shd w:val="clear" w:color="auto" w:fill="F2F2F2" w:themeFill="background1" w:themeFillShade="F2"/>
            <w:vAlign w:val="center"/>
          </w:tcPr>
          <w:p w14:paraId="6930D649" w14:textId="77777777" w:rsidR="00160A67" w:rsidRDefault="00160A67">
            <w:pPr>
              <w:ind w:firstLine="400"/>
              <w:jc w:val="center"/>
              <w:rPr>
                <w:rFonts w:ascii="Times New Roman" w:eastAsia="宋体" w:hAnsi="Times New Roman" w:cs="Times New Roman"/>
                <w:sz w:val="20"/>
                <w:szCs w:val="20"/>
              </w:rPr>
            </w:pPr>
          </w:p>
        </w:tc>
      </w:tr>
      <w:tr w:rsidR="00160A67" w14:paraId="5A05F8F8" w14:textId="77777777">
        <w:trPr>
          <w:trHeight w:val="432"/>
        </w:trPr>
        <w:tc>
          <w:tcPr>
            <w:tcW w:w="484" w:type="pct"/>
            <w:vMerge/>
            <w:tcBorders>
              <w:tl2br w:val="nil"/>
              <w:tr2bl w:val="nil"/>
            </w:tcBorders>
            <w:shd w:val="clear" w:color="auto" w:fill="F2F2F2" w:themeFill="background1" w:themeFillShade="F2"/>
            <w:vAlign w:val="center"/>
          </w:tcPr>
          <w:p w14:paraId="4C5E4895" w14:textId="77777777" w:rsidR="00160A67" w:rsidRDefault="00160A67">
            <w:pPr>
              <w:ind w:firstLine="400"/>
              <w:jc w:val="center"/>
              <w:rPr>
                <w:rFonts w:ascii="Times New Roman" w:eastAsia="宋体" w:hAnsi="Times New Roman" w:cs="Times New Roman"/>
                <w:sz w:val="20"/>
                <w:szCs w:val="20"/>
              </w:rPr>
            </w:pPr>
          </w:p>
        </w:tc>
        <w:tc>
          <w:tcPr>
            <w:tcW w:w="1978" w:type="pct"/>
            <w:tcBorders>
              <w:tl2br w:val="nil"/>
              <w:tr2bl w:val="nil"/>
            </w:tcBorders>
            <w:shd w:val="clear" w:color="auto" w:fill="F2F2F2" w:themeFill="background1" w:themeFillShade="F2"/>
            <w:vAlign w:val="center"/>
          </w:tcPr>
          <w:p w14:paraId="581354B1" w14:textId="77777777" w:rsidR="00160A67" w:rsidRDefault="00000000">
            <w:pPr>
              <w:ind w:firstLine="400"/>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w:t>
            </w:r>
          </w:p>
        </w:tc>
        <w:tc>
          <w:tcPr>
            <w:tcW w:w="663" w:type="pct"/>
            <w:tcBorders>
              <w:tl2br w:val="nil"/>
              <w:tr2bl w:val="nil"/>
            </w:tcBorders>
            <w:shd w:val="clear" w:color="auto" w:fill="F2F2F2" w:themeFill="background1" w:themeFillShade="F2"/>
            <w:vAlign w:val="center"/>
          </w:tcPr>
          <w:p w14:paraId="78A4FEF6" w14:textId="77777777" w:rsidR="00160A67" w:rsidRDefault="00160A67">
            <w:pPr>
              <w:ind w:firstLine="400"/>
              <w:jc w:val="right"/>
              <w:rPr>
                <w:rFonts w:ascii="Times New Roman" w:eastAsia="宋体" w:hAnsi="Times New Roman" w:cs="Times New Roman"/>
                <w:sz w:val="20"/>
                <w:szCs w:val="20"/>
              </w:rPr>
            </w:pPr>
          </w:p>
        </w:tc>
        <w:tc>
          <w:tcPr>
            <w:tcW w:w="938" w:type="pct"/>
            <w:tcBorders>
              <w:tl2br w:val="nil"/>
              <w:tr2bl w:val="nil"/>
            </w:tcBorders>
            <w:shd w:val="clear" w:color="auto" w:fill="F2F2F2" w:themeFill="background1" w:themeFillShade="F2"/>
            <w:vAlign w:val="center"/>
          </w:tcPr>
          <w:p w14:paraId="6CD61C73" w14:textId="77777777" w:rsidR="00160A67" w:rsidRDefault="00160A67">
            <w:pPr>
              <w:ind w:firstLine="400"/>
              <w:jc w:val="right"/>
              <w:rPr>
                <w:rFonts w:ascii="Times New Roman" w:eastAsia="宋体" w:hAnsi="Times New Roman" w:cs="Times New Roman"/>
                <w:sz w:val="20"/>
                <w:szCs w:val="20"/>
              </w:rPr>
            </w:pPr>
          </w:p>
        </w:tc>
        <w:tc>
          <w:tcPr>
            <w:tcW w:w="937" w:type="pct"/>
            <w:tcBorders>
              <w:tl2br w:val="nil"/>
              <w:tr2bl w:val="nil"/>
            </w:tcBorders>
            <w:shd w:val="clear" w:color="auto" w:fill="F2F2F2" w:themeFill="background1" w:themeFillShade="F2"/>
            <w:vAlign w:val="center"/>
          </w:tcPr>
          <w:p w14:paraId="6D0E55FF" w14:textId="77777777" w:rsidR="00160A67" w:rsidRDefault="00160A67">
            <w:pPr>
              <w:ind w:firstLine="400"/>
              <w:jc w:val="center"/>
              <w:rPr>
                <w:rFonts w:ascii="Times New Roman" w:eastAsia="宋体" w:hAnsi="Times New Roman" w:cs="Times New Roman"/>
                <w:sz w:val="20"/>
                <w:szCs w:val="20"/>
              </w:rPr>
            </w:pPr>
          </w:p>
        </w:tc>
      </w:tr>
      <w:tr w:rsidR="00160A67" w14:paraId="537E0F96" w14:textId="77777777">
        <w:trPr>
          <w:trHeight w:val="432"/>
        </w:trPr>
        <w:tc>
          <w:tcPr>
            <w:tcW w:w="484" w:type="pct"/>
            <w:vMerge/>
            <w:tcBorders>
              <w:tl2br w:val="nil"/>
              <w:tr2bl w:val="nil"/>
            </w:tcBorders>
            <w:shd w:val="clear" w:color="auto" w:fill="F2F2F2" w:themeFill="background1" w:themeFillShade="F2"/>
            <w:vAlign w:val="center"/>
          </w:tcPr>
          <w:p w14:paraId="322D1A23" w14:textId="77777777" w:rsidR="00160A67" w:rsidRDefault="00160A67">
            <w:pPr>
              <w:ind w:firstLine="400"/>
              <w:jc w:val="center"/>
              <w:rPr>
                <w:rFonts w:ascii="Times New Roman" w:eastAsia="宋体" w:hAnsi="Times New Roman" w:cs="Times New Roman"/>
                <w:sz w:val="20"/>
                <w:szCs w:val="20"/>
              </w:rPr>
            </w:pPr>
          </w:p>
        </w:tc>
        <w:tc>
          <w:tcPr>
            <w:tcW w:w="1978" w:type="pct"/>
            <w:tcBorders>
              <w:tl2br w:val="nil"/>
              <w:tr2bl w:val="nil"/>
            </w:tcBorders>
            <w:shd w:val="clear" w:color="auto" w:fill="F2F2F2" w:themeFill="background1" w:themeFillShade="F2"/>
            <w:vAlign w:val="center"/>
          </w:tcPr>
          <w:p w14:paraId="0750749B" w14:textId="77777777" w:rsidR="00160A67" w:rsidRDefault="00000000">
            <w:pPr>
              <w:ind w:firstLine="400"/>
              <w:rPr>
                <w:rFonts w:ascii="Times New Roman" w:eastAsia="宋体" w:hAnsi="Times New Roman" w:cs="Times New Roman"/>
                <w:sz w:val="20"/>
                <w:szCs w:val="20"/>
              </w:rPr>
            </w:pPr>
            <w:r>
              <w:rPr>
                <w:rFonts w:ascii="Times New Roman" w:eastAsia="宋体" w:hAnsi="Times New Roman" w:cs="Times New Roman"/>
                <w:sz w:val="20"/>
                <w:szCs w:val="20"/>
              </w:rPr>
              <w:t>小计</w:t>
            </w:r>
          </w:p>
        </w:tc>
        <w:tc>
          <w:tcPr>
            <w:tcW w:w="663" w:type="pct"/>
            <w:tcBorders>
              <w:tl2br w:val="nil"/>
              <w:tr2bl w:val="nil"/>
            </w:tcBorders>
            <w:shd w:val="clear" w:color="auto" w:fill="F2F2F2" w:themeFill="background1" w:themeFillShade="F2"/>
            <w:vAlign w:val="center"/>
          </w:tcPr>
          <w:p w14:paraId="34960127" w14:textId="77777777" w:rsidR="00160A67" w:rsidRDefault="00160A67">
            <w:pPr>
              <w:ind w:firstLine="400"/>
              <w:jc w:val="right"/>
              <w:rPr>
                <w:rFonts w:ascii="Times New Roman" w:eastAsia="宋体" w:hAnsi="Times New Roman" w:cs="Times New Roman"/>
                <w:sz w:val="20"/>
                <w:szCs w:val="20"/>
              </w:rPr>
            </w:pPr>
          </w:p>
        </w:tc>
        <w:tc>
          <w:tcPr>
            <w:tcW w:w="938" w:type="pct"/>
            <w:tcBorders>
              <w:tl2br w:val="nil"/>
              <w:tr2bl w:val="nil"/>
            </w:tcBorders>
            <w:shd w:val="clear" w:color="auto" w:fill="F2F2F2" w:themeFill="background1" w:themeFillShade="F2"/>
            <w:vAlign w:val="center"/>
          </w:tcPr>
          <w:p w14:paraId="79B6FA66" w14:textId="77777777" w:rsidR="00160A67" w:rsidRDefault="00160A67">
            <w:pPr>
              <w:ind w:firstLine="400"/>
              <w:jc w:val="right"/>
              <w:rPr>
                <w:rFonts w:ascii="Times New Roman" w:eastAsia="宋体" w:hAnsi="Times New Roman" w:cs="Times New Roman"/>
                <w:sz w:val="20"/>
                <w:szCs w:val="20"/>
              </w:rPr>
            </w:pPr>
          </w:p>
        </w:tc>
        <w:tc>
          <w:tcPr>
            <w:tcW w:w="937" w:type="pct"/>
            <w:tcBorders>
              <w:tl2br w:val="nil"/>
              <w:tr2bl w:val="nil"/>
            </w:tcBorders>
            <w:shd w:val="clear" w:color="auto" w:fill="F2F2F2" w:themeFill="background1" w:themeFillShade="F2"/>
            <w:vAlign w:val="center"/>
          </w:tcPr>
          <w:p w14:paraId="7BB114F6" w14:textId="77777777" w:rsidR="00160A67" w:rsidRDefault="00160A67">
            <w:pPr>
              <w:ind w:firstLine="400"/>
              <w:jc w:val="center"/>
              <w:rPr>
                <w:rFonts w:ascii="Times New Roman" w:eastAsia="宋体" w:hAnsi="Times New Roman" w:cs="Times New Roman"/>
                <w:sz w:val="20"/>
                <w:szCs w:val="20"/>
              </w:rPr>
            </w:pPr>
          </w:p>
        </w:tc>
      </w:tr>
      <w:tr w:rsidR="00160A67" w14:paraId="7C370D57" w14:textId="77777777">
        <w:trPr>
          <w:trHeight w:val="432"/>
        </w:trPr>
        <w:tc>
          <w:tcPr>
            <w:tcW w:w="484" w:type="pct"/>
            <w:tcBorders>
              <w:tl2br w:val="nil"/>
              <w:tr2bl w:val="nil"/>
            </w:tcBorders>
            <w:shd w:val="clear" w:color="auto" w:fill="F2F2F2" w:themeFill="background1" w:themeFillShade="F2"/>
            <w:vAlign w:val="center"/>
          </w:tcPr>
          <w:p w14:paraId="2628CED3" w14:textId="77777777" w:rsidR="00160A67" w:rsidRDefault="00000000">
            <w:pPr>
              <w:ind w:firstLine="402"/>
              <w:jc w:val="center"/>
              <w:rPr>
                <w:rFonts w:ascii="Times New Roman" w:eastAsia="宋体" w:hAnsi="Times New Roman" w:cs="Times New Roman"/>
                <w:b/>
                <w:sz w:val="20"/>
                <w:szCs w:val="20"/>
              </w:rPr>
            </w:pPr>
            <w:r>
              <w:rPr>
                <w:rFonts w:ascii="Times New Roman" w:eastAsia="宋体" w:hAnsi="Times New Roman" w:cs="Times New Roman"/>
                <w:b/>
                <w:sz w:val="20"/>
                <w:szCs w:val="20"/>
              </w:rPr>
              <w:t>合计</w:t>
            </w:r>
          </w:p>
        </w:tc>
        <w:tc>
          <w:tcPr>
            <w:tcW w:w="1978" w:type="pct"/>
            <w:tcBorders>
              <w:tl2br w:val="nil"/>
              <w:tr2bl w:val="nil"/>
            </w:tcBorders>
            <w:shd w:val="clear" w:color="auto" w:fill="F2F2F2" w:themeFill="background1" w:themeFillShade="F2"/>
            <w:vAlign w:val="center"/>
          </w:tcPr>
          <w:p w14:paraId="06934C9F" w14:textId="77777777" w:rsidR="00160A67" w:rsidRDefault="00160A67">
            <w:pPr>
              <w:ind w:firstLine="400"/>
              <w:rPr>
                <w:rFonts w:ascii="Times New Roman" w:eastAsia="宋体" w:hAnsi="Times New Roman" w:cs="Times New Roman"/>
                <w:sz w:val="20"/>
                <w:szCs w:val="20"/>
              </w:rPr>
            </w:pPr>
          </w:p>
        </w:tc>
        <w:commentRangeEnd w:id="632"/>
        <w:tc>
          <w:tcPr>
            <w:tcW w:w="663" w:type="pct"/>
            <w:tcBorders>
              <w:tl2br w:val="nil"/>
              <w:tr2bl w:val="nil"/>
            </w:tcBorders>
            <w:shd w:val="clear" w:color="auto" w:fill="F2F2F2" w:themeFill="background1" w:themeFillShade="F2"/>
            <w:vAlign w:val="center"/>
          </w:tcPr>
          <w:p w14:paraId="5BEF2CAD" w14:textId="77777777" w:rsidR="00160A67" w:rsidRDefault="00CB4278">
            <w:pPr>
              <w:ind w:firstLine="400"/>
              <w:jc w:val="right"/>
              <w:rPr>
                <w:rFonts w:ascii="Times New Roman" w:eastAsia="宋体" w:hAnsi="Times New Roman" w:cs="Times New Roman"/>
                <w:sz w:val="20"/>
                <w:szCs w:val="20"/>
              </w:rPr>
            </w:pPr>
            <w:r>
              <w:rPr>
                <w:rStyle w:val="aff1"/>
              </w:rPr>
              <w:commentReference w:id="632"/>
            </w:r>
          </w:p>
        </w:tc>
        <w:tc>
          <w:tcPr>
            <w:tcW w:w="938" w:type="pct"/>
            <w:tcBorders>
              <w:tl2br w:val="nil"/>
              <w:tr2bl w:val="nil"/>
            </w:tcBorders>
            <w:shd w:val="clear" w:color="auto" w:fill="F2F2F2" w:themeFill="background1" w:themeFillShade="F2"/>
            <w:vAlign w:val="center"/>
          </w:tcPr>
          <w:p w14:paraId="0191DC8B" w14:textId="77777777" w:rsidR="00160A67" w:rsidRDefault="00160A67">
            <w:pPr>
              <w:ind w:firstLine="400"/>
              <w:jc w:val="right"/>
              <w:rPr>
                <w:rFonts w:ascii="Times New Roman" w:eastAsia="宋体" w:hAnsi="Times New Roman" w:cs="Times New Roman"/>
                <w:sz w:val="20"/>
                <w:szCs w:val="20"/>
              </w:rPr>
            </w:pPr>
          </w:p>
        </w:tc>
        <w:tc>
          <w:tcPr>
            <w:tcW w:w="937" w:type="pct"/>
            <w:tcBorders>
              <w:tl2br w:val="nil"/>
              <w:tr2bl w:val="nil"/>
            </w:tcBorders>
            <w:shd w:val="clear" w:color="auto" w:fill="F2F2F2" w:themeFill="background1" w:themeFillShade="F2"/>
            <w:vAlign w:val="center"/>
          </w:tcPr>
          <w:p w14:paraId="53C65EFE" w14:textId="77777777" w:rsidR="00160A67" w:rsidRDefault="00160A67">
            <w:pPr>
              <w:ind w:firstLine="400"/>
              <w:jc w:val="center"/>
              <w:rPr>
                <w:rFonts w:ascii="Times New Roman" w:eastAsia="宋体" w:hAnsi="Times New Roman" w:cs="Times New Roman"/>
                <w:sz w:val="20"/>
                <w:szCs w:val="20"/>
              </w:rPr>
            </w:pPr>
          </w:p>
        </w:tc>
      </w:tr>
    </w:tbl>
    <w:p w14:paraId="6707AA74" w14:textId="77777777" w:rsidR="00160A67" w:rsidRDefault="00160A67">
      <w:pPr>
        <w:rPr>
          <w:rFonts w:ascii="Arial" w:eastAsia="黑体" w:hAnsi="Arial" w:cs="Arial"/>
        </w:rPr>
      </w:pPr>
    </w:p>
    <w:p w14:paraId="2C231B0E" w14:textId="77777777" w:rsidR="00160A67" w:rsidRDefault="00000000">
      <w:pPr>
        <w:keepNext/>
        <w:ind w:firstLine="482"/>
        <w:rPr>
          <w:rFonts w:ascii="Times New Roman" w:eastAsia="宋体" w:hAnsi="Times New Roman" w:cs="Times New Roman"/>
          <w:b/>
          <w:u w:val="single"/>
        </w:rPr>
      </w:pPr>
      <w:r>
        <w:rPr>
          <w:rFonts w:ascii="Times New Roman" w:eastAsia="宋体" w:hAnsi="Times New Roman" w:cs="Times New Roman"/>
          <w:b/>
          <w:u w:val="single"/>
        </w:rPr>
        <w:t>交易的性质和条款</w:t>
      </w:r>
    </w:p>
    <w:p w14:paraId="59D1A5A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交易主体的特点：</w:t>
      </w:r>
    </w:p>
    <w:p w14:paraId="5ACDC386"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【描述交易标的物名称、品质级别、用途等】</w:t>
      </w:r>
    </w:p>
    <w:p w14:paraId="22D2D82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合同实施情况：</w:t>
      </w:r>
    </w:p>
    <w:p w14:paraId="0DBC10CA"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【销售的基础】</w:t>
      </w:r>
    </w:p>
    <w:p w14:paraId="02DCD214"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【销售价格的制定】</w:t>
      </w:r>
    </w:p>
    <w:p w14:paraId="6C7401AF"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合同具体条款：</w:t>
      </w:r>
    </w:p>
    <w:p w14:paraId="39718E2A"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【价格以</w:t>
      </w:r>
      <w:r>
        <w:rPr>
          <w:rFonts w:ascii="Times New Roman" w:eastAsia="宋体" w:hAnsi="Times New Roman" w:cs="Times New Roman"/>
          <w:color w:val="FF0000"/>
        </w:rPr>
        <w:t>CIF / FOB</w:t>
      </w:r>
      <w:r>
        <w:rPr>
          <w:rFonts w:ascii="Times New Roman" w:eastAsia="宋体" w:hAnsi="Times New Roman" w:cs="Times New Roman"/>
          <w:color w:val="FF0000"/>
        </w:rPr>
        <w:t>为基础确定】</w:t>
      </w:r>
    </w:p>
    <w:p w14:paraId="5467A7EA" w14:textId="60C2396C"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proofErr w:type="gramStart"/>
      <w:r>
        <w:rPr>
          <w:rFonts w:ascii="Times New Roman" w:eastAsia="宋体" w:hAnsi="Times New Roman" w:cs="Times New Roman"/>
          <w:color w:val="FF0000"/>
        </w:rPr>
        <w:lastRenderedPageBreak/>
        <w:t>【</w:t>
      </w:r>
      <w:proofErr w:type="gramEnd"/>
      <w:r>
        <w:rPr>
          <w:rFonts w:ascii="Times New Roman" w:eastAsia="宋体" w:hAnsi="Times New Roman" w:cs="Times New Roman"/>
          <w:color w:val="FF0000"/>
        </w:rPr>
        <w:t>通常，</w:t>
      </w:r>
      <w:del w:id="633"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proofErr w:type="gramStart"/>
      <w:ins w:id="634" w:author="Tian Su" w:date="2024-12-30T11:34:00Z" w16du:dateUtc="2024-12-30T03:34:00Z">
        <w:r w:rsidR="00FE6E4A">
          <w:rPr>
            <w:rFonts w:ascii="Times New Roman" w:eastAsia="宋体" w:hAnsi="Times New Roman" w:cs="Times New Roman"/>
            <w:color w:val="FF0000"/>
          </w:rPr>
          <w:t>【</w:t>
        </w:r>
        <w:proofErr w:type="gramEnd"/>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proofErr w:type="gramStart"/>
        <w:r w:rsidR="00FE6E4A">
          <w:rPr>
            <w:rFonts w:ascii="Times New Roman" w:eastAsia="宋体" w:hAnsi="Times New Roman" w:cs="Times New Roman"/>
            <w:color w:val="FF0000"/>
          </w:rPr>
          <w:t>】</w:t>
        </w:r>
      </w:ins>
      <w:proofErr w:type="gramEnd"/>
      <w:r>
        <w:rPr>
          <w:rFonts w:ascii="Times New Roman" w:eastAsia="宋体" w:hAnsi="Times New Roman" w:cs="Times New Roman"/>
          <w:color w:val="FF0000"/>
        </w:rPr>
        <w:t>授予买方从</w:t>
      </w:r>
      <w:r>
        <w:rPr>
          <w:rFonts w:ascii="Times New Roman" w:eastAsia="宋体" w:hAnsi="Times New Roman" w:cs="Times New Roman"/>
          <w:color w:val="FF0000"/>
        </w:rPr>
        <w:t>XX</w:t>
      </w:r>
      <w:r>
        <w:rPr>
          <w:rFonts w:ascii="Times New Roman" w:eastAsia="宋体" w:hAnsi="Times New Roman" w:cs="Times New Roman"/>
          <w:color w:val="FF0000"/>
        </w:rPr>
        <w:t>到</w:t>
      </w:r>
      <w:r>
        <w:rPr>
          <w:rFonts w:ascii="Times New Roman" w:eastAsia="宋体" w:hAnsi="Times New Roman" w:cs="Times New Roman"/>
          <w:color w:val="FF0000"/>
        </w:rPr>
        <w:t>YY</w:t>
      </w:r>
      <w:r>
        <w:rPr>
          <w:rFonts w:ascii="Times New Roman" w:eastAsia="宋体" w:hAnsi="Times New Roman" w:cs="Times New Roman"/>
          <w:color w:val="FF0000"/>
        </w:rPr>
        <w:t>天不等的信用期】</w:t>
      </w:r>
    </w:p>
    <w:p w14:paraId="27A1A0DD"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【关联交易以</w:t>
      </w:r>
      <w:r>
        <w:rPr>
          <w:rFonts w:ascii="Times New Roman" w:eastAsia="宋体" w:hAnsi="Times New Roman" w:cs="Times New Roman"/>
          <w:color w:val="FF0000"/>
        </w:rPr>
        <w:t>XX</w:t>
      </w:r>
      <w:r>
        <w:rPr>
          <w:rFonts w:ascii="Times New Roman" w:eastAsia="宋体" w:hAnsi="Times New Roman" w:cs="Times New Roman"/>
          <w:color w:val="FF0000"/>
        </w:rPr>
        <w:t>货币计价】</w:t>
      </w:r>
    </w:p>
    <w:p w14:paraId="7EA5047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hint="eastAsia"/>
          <w:color w:val="auto"/>
        </w:rPr>
        <w:t>关联交易与非关联交易业务的异同</w:t>
      </w:r>
      <w:r>
        <w:rPr>
          <w:rStyle w:val="aff9"/>
          <w:rFonts w:ascii="Times New Roman" w:eastAsia="宋体" w:hAnsi="Times New Roman" w:cs="Times New Roman"/>
          <w:color w:val="auto"/>
        </w:rPr>
        <w:t>：</w:t>
      </w:r>
      <w:r>
        <w:rPr>
          <w:rStyle w:val="aff9"/>
          <w:rFonts w:ascii="Times New Roman" w:eastAsia="宋体" w:hAnsi="Times New Roman" w:cs="Times New Roman"/>
          <w:color w:val="FF0000"/>
        </w:rPr>
        <w:t>【如果不存在，则标注为</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不适用</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；否则需考虑以下可能具有的特性】</w:t>
      </w:r>
    </w:p>
    <w:p w14:paraId="1BAA372F"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【特性如：产品类型、市场水平、交易量、交易风险、付款条件、品质差异等】</w:t>
      </w:r>
    </w:p>
    <w:p w14:paraId="6C13BEA5" w14:textId="77777777" w:rsidR="00160A67" w:rsidRDefault="00160A67">
      <w:pPr>
        <w:jc w:val="both"/>
        <w:rPr>
          <w:rFonts w:ascii="Arial" w:eastAsia="黑体" w:hAnsi="Arial" w:cs="Arial"/>
        </w:rPr>
      </w:pPr>
    </w:p>
    <w:p w14:paraId="4C859F1A" w14:textId="77777777" w:rsidR="00160A67" w:rsidRDefault="00000000">
      <w:pPr>
        <w:pStyle w:val="311"/>
        <w:numPr>
          <w:ilvl w:val="3"/>
          <w:numId w:val="36"/>
        </w:numPr>
        <w:ind w:firstLine="482"/>
        <w:rPr>
          <w:rFonts w:ascii="Times New Roman" w:eastAsia="宋体" w:hAnsi="Times New Roman" w:cs="Times New Roman"/>
        </w:rPr>
      </w:pPr>
      <w:r>
        <w:rPr>
          <w:rFonts w:ascii="Times New Roman" w:eastAsia="宋体" w:hAnsi="Times New Roman" w:cs="Times New Roman"/>
        </w:rPr>
        <w:t>有形资产所有权受让</w:t>
      </w:r>
    </w:p>
    <w:p w14:paraId="3D35764C" w14:textId="77777777" w:rsidR="00160A67" w:rsidRDefault="00160A67">
      <w:pPr>
        <w:keepNext/>
        <w:rPr>
          <w:rFonts w:ascii="Arial" w:eastAsia="黑体" w:hAnsi="Arial" w:cs="Arial"/>
        </w:rPr>
      </w:pPr>
    </w:p>
    <w:p w14:paraId="470810E2" w14:textId="73705534" w:rsidR="00160A67" w:rsidRDefault="00000000">
      <w:pPr>
        <w:keepNext/>
        <w:ind w:firstLine="482"/>
        <w:rPr>
          <w:rFonts w:ascii="Times New Roman" w:eastAsia="宋体" w:hAnsi="Times New Roman" w:cs="Times New Roman"/>
          <w:b/>
          <w:u w:val="single"/>
        </w:rPr>
      </w:pPr>
      <w:del w:id="635" w:author="Tian Su" w:date="2024-12-30T11:30:00Z" w16du:dateUtc="2024-12-30T03:30:00Z">
        <w:r w:rsidDel="00FE6E4A">
          <w:rPr>
            <w:rFonts w:ascii="Times New Roman" w:eastAsia="宋体" w:hAnsi="Times New Roman" w:cs="Times New Roman"/>
            <w:b/>
            <w:color w:val="FF0000"/>
            <w:u w:val="single"/>
          </w:rPr>
          <w:delText>20XX</w:delText>
        </w:r>
      </w:del>
      <w:ins w:id="636" w:author="Tian Su" w:date="2024-12-30T11:30:00Z" w16du:dateUtc="2024-12-30T03:30:00Z">
        <w:r w:rsidR="00FE6E4A">
          <w:rPr>
            <w:rFonts w:ascii="Times New Roman" w:eastAsia="宋体" w:hAnsi="Times New Roman" w:cs="Times New Roman"/>
            <w:b/>
            <w:color w:val="FF0000"/>
            <w:u w:val="single"/>
          </w:rPr>
          <w:t>【清单模板</w:t>
        </w:r>
        <w:r w:rsidR="00FE6E4A">
          <w:rPr>
            <w:rFonts w:ascii="Times New Roman" w:eastAsia="宋体" w:hAnsi="Times New Roman" w:cs="Times New Roman"/>
            <w:b/>
            <w:color w:val="FF0000"/>
            <w:u w:val="single"/>
          </w:rPr>
          <w:t>-</w:t>
        </w:r>
        <w:r w:rsidR="00FE6E4A">
          <w:rPr>
            <w:rFonts w:ascii="Times New Roman" w:eastAsia="宋体" w:hAnsi="Times New Roman" w:cs="Times New Roman"/>
            <w:b/>
            <w:color w:val="FF0000"/>
            <w:u w:val="single"/>
          </w:rPr>
          <w:t>数据表</w:t>
        </w:r>
        <w:r w:rsidR="00FE6E4A">
          <w:rPr>
            <w:rFonts w:ascii="Times New Roman" w:eastAsia="宋体" w:hAnsi="Times New Roman" w:cs="Times New Roman"/>
            <w:b/>
            <w:color w:val="FF0000"/>
            <w:u w:val="single"/>
          </w:rPr>
          <w:t>B2</w:t>
        </w:r>
        <w:r w:rsidR="00FE6E4A">
          <w:rPr>
            <w:rFonts w:ascii="Times New Roman" w:eastAsia="宋体" w:hAnsi="Times New Roman" w:cs="Times New Roman"/>
            <w:b/>
            <w:color w:val="FF0000"/>
            <w:u w:val="single"/>
          </w:rPr>
          <w:t>】</w:t>
        </w:r>
      </w:ins>
      <w:r>
        <w:rPr>
          <w:rFonts w:ascii="Times New Roman" w:eastAsia="宋体" w:hAnsi="Times New Roman" w:cs="Times New Roman"/>
          <w:b/>
          <w:u w:val="single"/>
        </w:rPr>
        <w:t>年度的交易额</w:t>
      </w:r>
    </w:p>
    <w:p w14:paraId="1B7C8EB0" w14:textId="77777777" w:rsidR="00160A67" w:rsidRDefault="00160A67">
      <w:pPr>
        <w:keepNext/>
        <w:rPr>
          <w:rFonts w:ascii="Arial" w:eastAsia="黑体" w:hAnsi="Arial" w:cs="Arial"/>
        </w:rPr>
      </w:pPr>
    </w:p>
    <w:p w14:paraId="147AAE96" w14:textId="77777777" w:rsidR="00160A67" w:rsidRDefault="00000000">
      <w:pPr>
        <w:pStyle w:val="ac"/>
        <w:spacing w:beforeLines="50" w:before="120" w:line="360" w:lineRule="auto"/>
        <w:ind w:firstLine="482"/>
        <w:jc w:val="center"/>
        <w:rPr>
          <w:rFonts w:ascii="Times New Roman" w:eastAsia="宋体" w:hAnsi="Times New Roman" w:cs="Times New Roman"/>
        </w:rPr>
      </w:pPr>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13</w:t>
      </w:r>
      <w:r>
        <w:rPr>
          <w:rFonts w:ascii="Times New Roman" w:eastAsia="宋体" w:hAnsi="Times New Roman" w:cs="Times New Roman"/>
        </w:rPr>
        <w:fldChar w:fldCharType="end"/>
      </w:r>
      <w:r>
        <w:rPr>
          <w:rFonts w:ascii="Times New Roman" w:eastAsia="宋体" w:hAnsi="Times New Roman" w:cs="Times New Roman"/>
        </w:rPr>
        <w:t>：有形资产所有权受让</w:t>
      </w:r>
      <w:r>
        <w:rPr>
          <w:rStyle w:val="aff2"/>
          <w:rFonts w:ascii="Times New Roman" w:eastAsia="华文楷体" w:hAnsi="Times New Roman" w:cs="Times New Roman"/>
        </w:rPr>
        <w:footnoteReference w:id="18"/>
      </w:r>
    </w:p>
    <w:p w14:paraId="41887042" w14:textId="77777777" w:rsidR="00160A67" w:rsidRDefault="00160A67">
      <w:pPr>
        <w:keepNext/>
        <w:rPr>
          <w:rFonts w:ascii="Arial" w:eastAsia="黑体" w:hAnsi="Arial" w:cs="Arial"/>
        </w:rPr>
      </w:pPr>
    </w:p>
    <w:p w14:paraId="2A475D8F" w14:textId="77777777" w:rsidR="00160A67" w:rsidRDefault="00000000">
      <w:pPr>
        <w:keepNext/>
        <w:ind w:firstLine="400"/>
        <w:jc w:val="right"/>
        <w:rPr>
          <w:rFonts w:ascii="宋体" w:eastAsia="宋体" w:hAnsi="宋体" w:cs="宋体" w:hint="eastAsia"/>
          <w:sz w:val="20"/>
        </w:rPr>
      </w:pPr>
      <w:r>
        <w:rPr>
          <w:rFonts w:ascii="宋体" w:eastAsia="宋体" w:hAnsi="宋体" w:cs="宋体" w:hint="eastAsia"/>
          <w:sz w:val="20"/>
        </w:rPr>
        <w:fldChar w:fldCharType="begin"/>
      </w:r>
      <w:r>
        <w:rPr>
          <w:rFonts w:ascii="宋体" w:eastAsia="宋体" w:hAnsi="宋体" w:cs="宋体" w:hint="eastAsia"/>
          <w:sz w:val="20"/>
        </w:rPr>
        <w:instrText xml:space="preserve"> REF 货币 \h  \* MERGEFORMAT </w:instrText>
      </w:r>
      <w:r>
        <w:rPr>
          <w:rFonts w:ascii="宋体" w:eastAsia="宋体" w:hAnsi="宋体" w:cs="宋体" w:hint="eastAsia"/>
          <w:sz w:val="20"/>
        </w:rPr>
      </w:r>
      <w:r>
        <w:rPr>
          <w:rFonts w:ascii="宋体" w:eastAsia="宋体" w:hAnsi="宋体" w:cs="宋体" w:hint="eastAsia"/>
          <w:sz w:val="20"/>
        </w:rPr>
        <w:fldChar w:fldCharType="separate"/>
      </w:r>
      <w:r>
        <w:rPr>
          <w:rFonts w:ascii="宋体" w:eastAsia="宋体" w:hAnsi="宋体" w:cs="宋体" w:hint="eastAsia"/>
          <w:sz w:val="20"/>
        </w:rPr>
        <w:t>货币：人民币元</w:t>
      </w:r>
      <w:r>
        <w:rPr>
          <w:rFonts w:ascii="宋体" w:eastAsia="宋体" w:hAnsi="宋体" w:cs="宋体" w:hint="eastAsia"/>
          <w:sz w:val="20"/>
        </w:rPr>
        <w:fldChar w:fldCharType="end"/>
      </w:r>
    </w:p>
    <w:tbl>
      <w:tblPr>
        <w:tblStyle w:val="afe"/>
        <w:tblW w:w="5000" w:type="pct"/>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874"/>
        <w:gridCol w:w="3571"/>
        <w:gridCol w:w="1197"/>
        <w:gridCol w:w="1693"/>
        <w:gridCol w:w="1692"/>
      </w:tblGrid>
      <w:tr w:rsidR="00160A67" w14:paraId="7A75CDE3" w14:textId="77777777">
        <w:trPr>
          <w:trHeight w:val="432"/>
          <w:tblHeader/>
        </w:trPr>
        <w:tc>
          <w:tcPr>
            <w:tcW w:w="484" w:type="pct"/>
            <w:tcBorders>
              <w:tl2br w:val="nil"/>
              <w:tr2bl w:val="nil"/>
            </w:tcBorders>
            <w:shd w:val="clear" w:color="auto" w:fill="06A2E0" w:themeFill="accent1"/>
            <w:vAlign w:val="center"/>
          </w:tcPr>
          <w:p w14:paraId="0EDCF8AA" w14:textId="77777777" w:rsidR="00160A67" w:rsidRDefault="00000000">
            <w:pPr>
              <w:ind w:firstLine="402"/>
              <w:jc w:val="center"/>
              <w:rPr>
                <w:rFonts w:ascii="Times New Roman" w:eastAsia="宋体" w:hAnsi="Times New Roman" w:cs="Times New Roman"/>
                <w:b/>
                <w:bCs/>
                <w:color w:val="FFFFFF" w:themeColor="background1"/>
                <w:sz w:val="20"/>
              </w:rPr>
            </w:pPr>
            <w:commentRangeStart w:id="637"/>
            <w:r>
              <w:rPr>
                <w:rFonts w:ascii="Times New Roman" w:eastAsia="宋体" w:hAnsi="Times New Roman" w:cs="Times New Roman"/>
                <w:b/>
                <w:bCs/>
                <w:color w:val="FFFFFF" w:themeColor="background1"/>
                <w:sz w:val="20"/>
              </w:rPr>
              <w:t>境内</w:t>
            </w:r>
            <w:r>
              <w:rPr>
                <w:rFonts w:ascii="Times New Roman" w:eastAsia="宋体" w:hAnsi="Times New Roman" w:cs="Times New Roman"/>
                <w:b/>
                <w:bCs/>
                <w:color w:val="FFFFFF" w:themeColor="background1"/>
                <w:sz w:val="20"/>
              </w:rPr>
              <w:t>/</w:t>
            </w:r>
          </w:p>
          <w:p w14:paraId="4E3C50B2"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境外</w:t>
            </w:r>
          </w:p>
        </w:tc>
        <w:tc>
          <w:tcPr>
            <w:tcW w:w="1978" w:type="pct"/>
            <w:tcBorders>
              <w:tl2br w:val="nil"/>
              <w:tr2bl w:val="nil"/>
            </w:tcBorders>
            <w:shd w:val="clear" w:color="auto" w:fill="06A2E0" w:themeFill="accent1"/>
            <w:vAlign w:val="center"/>
          </w:tcPr>
          <w:p w14:paraId="7AF0ACAE"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关联方</w:t>
            </w:r>
          </w:p>
        </w:tc>
        <w:tc>
          <w:tcPr>
            <w:tcW w:w="663" w:type="pct"/>
            <w:tcBorders>
              <w:tl2br w:val="nil"/>
              <w:tr2bl w:val="nil"/>
            </w:tcBorders>
            <w:shd w:val="clear" w:color="auto" w:fill="06A2E0" w:themeFill="accent1"/>
            <w:vAlign w:val="center"/>
          </w:tcPr>
          <w:p w14:paraId="7E1D7E40"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金额</w:t>
            </w:r>
          </w:p>
        </w:tc>
        <w:tc>
          <w:tcPr>
            <w:tcW w:w="938" w:type="pct"/>
            <w:tcBorders>
              <w:tl2br w:val="nil"/>
              <w:tr2bl w:val="nil"/>
            </w:tcBorders>
            <w:shd w:val="clear" w:color="auto" w:fill="06A2E0" w:themeFill="accent1"/>
            <w:vAlign w:val="center"/>
          </w:tcPr>
          <w:p w14:paraId="4C8164F2"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占总采购比重</w:t>
            </w:r>
            <w:r>
              <w:rPr>
                <w:rFonts w:ascii="Times New Roman" w:eastAsia="宋体" w:hAnsi="Times New Roman" w:cs="Times New Roman"/>
                <w:b/>
                <w:bCs/>
                <w:color w:val="FFFFFF" w:themeColor="background1"/>
                <w:sz w:val="20"/>
              </w:rPr>
              <w:t>%</w:t>
            </w:r>
          </w:p>
        </w:tc>
        <w:tc>
          <w:tcPr>
            <w:tcW w:w="937" w:type="pct"/>
            <w:tcBorders>
              <w:tl2br w:val="nil"/>
              <w:tr2bl w:val="nil"/>
            </w:tcBorders>
            <w:shd w:val="clear" w:color="auto" w:fill="06A2E0" w:themeFill="accent1"/>
            <w:vAlign w:val="center"/>
          </w:tcPr>
          <w:p w14:paraId="1B0A6FF5"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结算货币</w:t>
            </w:r>
          </w:p>
        </w:tc>
      </w:tr>
      <w:tr w:rsidR="00160A67" w14:paraId="11919254" w14:textId="77777777">
        <w:trPr>
          <w:trHeight w:val="432"/>
        </w:trPr>
        <w:tc>
          <w:tcPr>
            <w:tcW w:w="484" w:type="pct"/>
            <w:vMerge w:val="restart"/>
            <w:tcBorders>
              <w:tl2br w:val="nil"/>
              <w:tr2bl w:val="nil"/>
            </w:tcBorders>
            <w:shd w:val="clear" w:color="auto" w:fill="F2F2F2" w:themeFill="background1" w:themeFillShade="F2"/>
            <w:vAlign w:val="center"/>
          </w:tcPr>
          <w:p w14:paraId="14686D09"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境外</w:t>
            </w:r>
          </w:p>
        </w:tc>
        <w:tc>
          <w:tcPr>
            <w:tcW w:w="1978" w:type="pct"/>
            <w:tcBorders>
              <w:tl2br w:val="nil"/>
              <w:tr2bl w:val="nil"/>
            </w:tcBorders>
            <w:shd w:val="clear" w:color="auto" w:fill="F2F2F2" w:themeFill="background1" w:themeFillShade="F2"/>
            <w:vAlign w:val="center"/>
          </w:tcPr>
          <w:p w14:paraId="052BB795" w14:textId="77777777" w:rsidR="00160A67" w:rsidRDefault="00000000">
            <w:pPr>
              <w:ind w:firstLine="400"/>
              <w:rPr>
                <w:rFonts w:ascii="Times New Roman" w:eastAsia="宋体" w:hAnsi="Times New Roman" w:cs="Times New Roman"/>
                <w:color w:val="FF0000"/>
                <w:sz w:val="20"/>
              </w:rPr>
            </w:pPr>
            <w:r>
              <w:rPr>
                <w:rFonts w:ascii="Times New Roman" w:eastAsia="宋体" w:hAnsi="Times New Roman" w:cs="Times New Roman"/>
                <w:color w:val="FF0000"/>
                <w:sz w:val="20"/>
              </w:rPr>
              <w:t>关联方</w:t>
            </w:r>
            <w:r>
              <w:rPr>
                <w:rFonts w:ascii="Times New Roman" w:eastAsia="宋体" w:hAnsi="Times New Roman" w:cs="Times New Roman"/>
                <w:color w:val="FF0000"/>
                <w:sz w:val="20"/>
              </w:rPr>
              <w:t>1</w:t>
            </w:r>
          </w:p>
        </w:tc>
        <w:tc>
          <w:tcPr>
            <w:tcW w:w="663" w:type="pct"/>
            <w:tcBorders>
              <w:tl2br w:val="nil"/>
              <w:tr2bl w:val="nil"/>
            </w:tcBorders>
            <w:shd w:val="clear" w:color="auto" w:fill="F2F2F2" w:themeFill="background1" w:themeFillShade="F2"/>
            <w:vAlign w:val="center"/>
          </w:tcPr>
          <w:p w14:paraId="792E8347" w14:textId="77777777" w:rsidR="00160A67" w:rsidRDefault="00160A67">
            <w:pPr>
              <w:ind w:firstLine="400"/>
              <w:jc w:val="right"/>
              <w:rPr>
                <w:rFonts w:ascii="Times New Roman" w:eastAsia="宋体" w:hAnsi="Times New Roman" w:cs="Times New Roman"/>
                <w:sz w:val="20"/>
              </w:rPr>
            </w:pPr>
          </w:p>
        </w:tc>
        <w:tc>
          <w:tcPr>
            <w:tcW w:w="938" w:type="pct"/>
            <w:tcBorders>
              <w:tl2br w:val="nil"/>
              <w:tr2bl w:val="nil"/>
            </w:tcBorders>
            <w:shd w:val="clear" w:color="auto" w:fill="F2F2F2" w:themeFill="background1" w:themeFillShade="F2"/>
            <w:vAlign w:val="center"/>
          </w:tcPr>
          <w:p w14:paraId="086F24D2" w14:textId="77777777" w:rsidR="00160A67" w:rsidRDefault="00160A67">
            <w:pPr>
              <w:ind w:firstLine="400"/>
              <w:jc w:val="right"/>
              <w:rPr>
                <w:rFonts w:ascii="Times New Roman" w:eastAsia="宋体" w:hAnsi="Times New Roman" w:cs="Times New Roman"/>
                <w:sz w:val="20"/>
              </w:rPr>
            </w:pPr>
          </w:p>
        </w:tc>
        <w:tc>
          <w:tcPr>
            <w:tcW w:w="937" w:type="pct"/>
            <w:tcBorders>
              <w:tl2br w:val="nil"/>
              <w:tr2bl w:val="nil"/>
            </w:tcBorders>
            <w:shd w:val="clear" w:color="auto" w:fill="F2F2F2" w:themeFill="background1" w:themeFillShade="F2"/>
            <w:vAlign w:val="center"/>
          </w:tcPr>
          <w:p w14:paraId="2AE440AA" w14:textId="77777777" w:rsidR="00160A67" w:rsidRDefault="00160A67">
            <w:pPr>
              <w:ind w:firstLine="400"/>
              <w:jc w:val="center"/>
              <w:rPr>
                <w:rFonts w:ascii="Times New Roman" w:eastAsia="宋体" w:hAnsi="Times New Roman" w:cs="Times New Roman"/>
                <w:sz w:val="20"/>
              </w:rPr>
            </w:pPr>
          </w:p>
        </w:tc>
      </w:tr>
      <w:tr w:rsidR="00160A67" w14:paraId="1912FF90" w14:textId="77777777">
        <w:trPr>
          <w:trHeight w:val="432"/>
        </w:trPr>
        <w:tc>
          <w:tcPr>
            <w:tcW w:w="484" w:type="pct"/>
            <w:vMerge/>
            <w:tcBorders>
              <w:tl2br w:val="nil"/>
              <w:tr2bl w:val="nil"/>
            </w:tcBorders>
            <w:shd w:val="clear" w:color="auto" w:fill="F2F2F2" w:themeFill="background1" w:themeFillShade="F2"/>
            <w:vAlign w:val="center"/>
          </w:tcPr>
          <w:p w14:paraId="18A74875" w14:textId="77777777" w:rsidR="00160A67" w:rsidRDefault="00160A67">
            <w:pPr>
              <w:ind w:firstLine="400"/>
              <w:jc w:val="center"/>
              <w:rPr>
                <w:rFonts w:ascii="Times New Roman" w:eastAsia="宋体" w:hAnsi="Times New Roman" w:cs="Times New Roman"/>
                <w:sz w:val="20"/>
              </w:rPr>
            </w:pPr>
          </w:p>
        </w:tc>
        <w:tc>
          <w:tcPr>
            <w:tcW w:w="1978" w:type="pct"/>
            <w:tcBorders>
              <w:tl2br w:val="nil"/>
              <w:tr2bl w:val="nil"/>
            </w:tcBorders>
            <w:shd w:val="clear" w:color="auto" w:fill="F2F2F2" w:themeFill="background1" w:themeFillShade="F2"/>
            <w:vAlign w:val="center"/>
          </w:tcPr>
          <w:p w14:paraId="64935CDC" w14:textId="77777777" w:rsidR="00160A67" w:rsidRDefault="00000000">
            <w:pPr>
              <w:ind w:firstLine="400"/>
              <w:rPr>
                <w:rFonts w:ascii="Times New Roman" w:eastAsia="宋体" w:hAnsi="Times New Roman" w:cs="Times New Roman"/>
                <w:color w:val="FF0000"/>
                <w:sz w:val="20"/>
              </w:rPr>
            </w:pPr>
            <w:r>
              <w:rPr>
                <w:rFonts w:ascii="Times New Roman" w:eastAsia="宋体" w:hAnsi="Times New Roman" w:cs="Times New Roman"/>
                <w:color w:val="FF0000"/>
                <w:sz w:val="20"/>
              </w:rPr>
              <w:t>关联方</w:t>
            </w:r>
            <w:r>
              <w:rPr>
                <w:rFonts w:ascii="Times New Roman" w:eastAsia="宋体" w:hAnsi="Times New Roman" w:cs="Times New Roman"/>
                <w:color w:val="FF0000"/>
                <w:sz w:val="20"/>
              </w:rPr>
              <w:t>2</w:t>
            </w:r>
          </w:p>
        </w:tc>
        <w:tc>
          <w:tcPr>
            <w:tcW w:w="663" w:type="pct"/>
            <w:tcBorders>
              <w:tl2br w:val="nil"/>
              <w:tr2bl w:val="nil"/>
            </w:tcBorders>
            <w:shd w:val="clear" w:color="auto" w:fill="F2F2F2" w:themeFill="background1" w:themeFillShade="F2"/>
            <w:vAlign w:val="center"/>
          </w:tcPr>
          <w:p w14:paraId="045E5225" w14:textId="77777777" w:rsidR="00160A67" w:rsidRDefault="00160A67">
            <w:pPr>
              <w:ind w:firstLine="400"/>
              <w:jc w:val="right"/>
              <w:rPr>
                <w:rFonts w:ascii="Times New Roman" w:eastAsia="宋体" w:hAnsi="Times New Roman" w:cs="Times New Roman"/>
                <w:sz w:val="20"/>
              </w:rPr>
            </w:pPr>
          </w:p>
        </w:tc>
        <w:tc>
          <w:tcPr>
            <w:tcW w:w="938" w:type="pct"/>
            <w:tcBorders>
              <w:tl2br w:val="nil"/>
              <w:tr2bl w:val="nil"/>
            </w:tcBorders>
            <w:shd w:val="clear" w:color="auto" w:fill="F2F2F2" w:themeFill="background1" w:themeFillShade="F2"/>
            <w:vAlign w:val="center"/>
          </w:tcPr>
          <w:p w14:paraId="31821056" w14:textId="77777777" w:rsidR="00160A67" w:rsidRDefault="00160A67">
            <w:pPr>
              <w:ind w:firstLine="400"/>
              <w:jc w:val="right"/>
              <w:rPr>
                <w:rFonts w:ascii="Times New Roman" w:eastAsia="宋体" w:hAnsi="Times New Roman" w:cs="Times New Roman"/>
                <w:sz w:val="20"/>
              </w:rPr>
            </w:pPr>
          </w:p>
        </w:tc>
        <w:tc>
          <w:tcPr>
            <w:tcW w:w="937" w:type="pct"/>
            <w:tcBorders>
              <w:tl2br w:val="nil"/>
              <w:tr2bl w:val="nil"/>
            </w:tcBorders>
            <w:shd w:val="clear" w:color="auto" w:fill="F2F2F2" w:themeFill="background1" w:themeFillShade="F2"/>
            <w:vAlign w:val="center"/>
          </w:tcPr>
          <w:p w14:paraId="65B9843D" w14:textId="77777777" w:rsidR="00160A67" w:rsidRDefault="00160A67">
            <w:pPr>
              <w:ind w:firstLine="400"/>
              <w:jc w:val="center"/>
              <w:rPr>
                <w:rFonts w:ascii="Times New Roman" w:eastAsia="宋体" w:hAnsi="Times New Roman" w:cs="Times New Roman"/>
                <w:sz w:val="20"/>
              </w:rPr>
            </w:pPr>
          </w:p>
        </w:tc>
      </w:tr>
      <w:tr w:rsidR="00160A67" w14:paraId="42F88634" w14:textId="77777777">
        <w:trPr>
          <w:trHeight w:val="432"/>
        </w:trPr>
        <w:tc>
          <w:tcPr>
            <w:tcW w:w="484" w:type="pct"/>
            <w:vMerge/>
            <w:tcBorders>
              <w:tl2br w:val="nil"/>
              <w:tr2bl w:val="nil"/>
            </w:tcBorders>
            <w:shd w:val="clear" w:color="auto" w:fill="F2F2F2" w:themeFill="background1" w:themeFillShade="F2"/>
            <w:vAlign w:val="center"/>
          </w:tcPr>
          <w:p w14:paraId="08E30444" w14:textId="77777777" w:rsidR="00160A67" w:rsidRDefault="00160A67">
            <w:pPr>
              <w:ind w:firstLine="400"/>
              <w:jc w:val="center"/>
              <w:rPr>
                <w:rFonts w:ascii="Times New Roman" w:eastAsia="宋体" w:hAnsi="Times New Roman" w:cs="Times New Roman"/>
                <w:sz w:val="20"/>
              </w:rPr>
            </w:pPr>
          </w:p>
        </w:tc>
        <w:tc>
          <w:tcPr>
            <w:tcW w:w="1978" w:type="pct"/>
            <w:tcBorders>
              <w:tl2br w:val="nil"/>
              <w:tr2bl w:val="nil"/>
            </w:tcBorders>
            <w:shd w:val="clear" w:color="auto" w:fill="F2F2F2" w:themeFill="background1" w:themeFillShade="F2"/>
            <w:vAlign w:val="center"/>
          </w:tcPr>
          <w:p w14:paraId="08276D16" w14:textId="77777777" w:rsidR="00160A67" w:rsidRDefault="00000000">
            <w:pPr>
              <w:ind w:firstLine="400"/>
              <w:rPr>
                <w:rFonts w:ascii="Times New Roman" w:eastAsia="宋体" w:hAnsi="Times New Roman" w:cs="Times New Roman"/>
                <w:color w:val="FF0000"/>
                <w:sz w:val="20"/>
              </w:rPr>
            </w:pPr>
            <w:r>
              <w:rPr>
                <w:rFonts w:ascii="Times New Roman" w:eastAsia="宋体" w:hAnsi="Times New Roman" w:cs="Times New Roman"/>
                <w:color w:val="FF0000"/>
                <w:sz w:val="20"/>
              </w:rPr>
              <w:t>……</w:t>
            </w:r>
          </w:p>
        </w:tc>
        <w:tc>
          <w:tcPr>
            <w:tcW w:w="663" w:type="pct"/>
            <w:tcBorders>
              <w:tl2br w:val="nil"/>
              <w:tr2bl w:val="nil"/>
            </w:tcBorders>
            <w:shd w:val="clear" w:color="auto" w:fill="F2F2F2" w:themeFill="background1" w:themeFillShade="F2"/>
            <w:vAlign w:val="center"/>
          </w:tcPr>
          <w:p w14:paraId="6B90AA4C" w14:textId="77777777" w:rsidR="00160A67" w:rsidRDefault="00160A67">
            <w:pPr>
              <w:ind w:firstLine="400"/>
              <w:jc w:val="right"/>
              <w:rPr>
                <w:rFonts w:ascii="Times New Roman" w:eastAsia="宋体" w:hAnsi="Times New Roman" w:cs="Times New Roman"/>
                <w:sz w:val="20"/>
              </w:rPr>
            </w:pPr>
          </w:p>
        </w:tc>
        <w:tc>
          <w:tcPr>
            <w:tcW w:w="938" w:type="pct"/>
            <w:tcBorders>
              <w:tl2br w:val="nil"/>
              <w:tr2bl w:val="nil"/>
            </w:tcBorders>
            <w:shd w:val="clear" w:color="auto" w:fill="F2F2F2" w:themeFill="background1" w:themeFillShade="F2"/>
            <w:vAlign w:val="center"/>
          </w:tcPr>
          <w:p w14:paraId="27E2267D" w14:textId="77777777" w:rsidR="00160A67" w:rsidRDefault="00160A67">
            <w:pPr>
              <w:ind w:firstLine="400"/>
              <w:jc w:val="right"/>
              <w:rPr>
                <w:rFonts w:ascii="Times New Roman" w:eastAsia="宋体" w:hAnsi="Times New Roman" w:cs="Times New Roman"/>
                <w:sz w:val="20"/>
              </w:rPr>
            </w:pPr>
          </w:p>
        </w:tc>
        <w:tc>
          <w:tcPr>
            <w:tcW w:w="937" w:type="pct"/>
            <w:tcBorders>
              <w:tl2br w:val="nil"/>
              <w:tr2bl w:val="nil"/>
            </w:tcBorders>
            <w:shd w:val="clear" w:color="auto" w:fill="F2F2F2" w:themeFill="background1" w:themeFillShade="F2"/>
            <w:vAlign w:val="center"/>
          </w:tcPr>
          <w:p w14:paraId="29EB4D12" w14:textId="77777777" w:rsidR="00160A67" w:rsidRDefault="00160A67">
            <w:pPr>
              <w:ind w:firstLine="400"/>
              <w:jc w:val="center"/>
              <w:rPr>
                <w:rFonts w:ascii="Times New Roman" w:eastAsia="宋体" w:hAnsi="Times New Roman" w:cs="Times New Roman"/>
                <w:sz w:val="20"/>
              </w:rPr>
            </w:pPr>
          </w:p>
        </w:tc>
      </w:tr>
      <w:tr w:rsidR="00160A67" w14:paraId="03C5E02A" w14:textId="77777777">
        <w:trPr>
          <w:trHeight w:val="432"/>
        </w:trPr>
        <w:tc>
          <w:tcPr>
            <w:tcW w:w="484" w:type="pct"/>
            <w:vMerge/>
            <w:tcBorders>
              <w:tl2br w:val="nil"/>
              <w:tr2bl w:val="nil"/>
            </w:tcBorders>
            <w:shd w:val="clear" w:color="auto" w:fill="F2F2F2" w:themeFill="background1" w:themeFillShade="F2"/>
            <w:vAlign w:val="center"/>
          </w:tcPr>
          <w:p w14:paraId="53414A7D" w14:textId="77777777" w:rsidR="00160A67" w:rsidRDefault="00160A67">
            <w:pPr>
              <w:ind w:firstLine="400"/>
              <w:jc w:val="center"/>
              <w:rPr>
                <w:rFonts w:ascii="Times New Roman" w:eastAsia="宋体" w:hAnsi="Times New Roman" w:cs="Times New Roman"/>
                <w:sz w:val="20"/>
              </w:rPr>
            </w:pPr>
          </w:p>
        </w:tc>
        <w:tc>
          <w:tcPr>
            <w:tcW w:w="1978" w:type="pct"/>
            <w:tcBorders>
              <w:tl2br w:val="nil"/>
              <w:tr2bl w:val="nil"/>
            </w:tcBorders>
            <w:shd w:val="clear" w:color="auto" w:fill="F2F2F2" w:themeFill="background1" w:themeFillShade="F2"/>
            <w:vAlign w:val="center"/>
          </w:tcPr>
          <w:p w14:paraId="0AD36FD6" w14:textId="77777777" w:rsidR="00160A67" w:rsidRDefault="00000000">
            <w:pPr>
              <w:ind w:firstLine="400"/>
              <w:rPr>
                <w:rFonts w:ascii="Times New Roman" w:eastAsia="宋体" w:hAnsi="Times New Roman" w:cs="Times New Roman"/>
                <w:sz w:val="20"/>
              </w:rPr>
            </w:pPr>
            <w:r>
              <w:rPr>
                <w:rFonts w:ascii="Times New Roman" w:eastAsia="宋体" w:hAnsi="Times New Roman" w:cs="Times New Roman"/>
                <w:sz w:val="20"/>
              </w:rPr>
              <w:t>小计</w:t>
            </w:r>
          </w:p>
        </w:tc>
        <w:tc>
          <w:tcPr>
            <w:tcW w:w="663" w:type="pct"/>
            <w:tcBorders>
              <w:tl2br w:val="nil"/>
              <w:tr2bl w:val="nil"/>
            </w:tcBorders>
            <w:shd w:val="clear" w:color="auto" w:fill="F2F2F2" w:themeFill="background1" w:themeFillShade="F2"/>
            <w:vAlign w:val="center"/>
          </w:tcPr>
          <w:p w14:paraId="6C7610B9" w14:textId="77777777" w:rsidR="00160A67" w:rsidRDefault="00160A67">
            <w:pPr>
              <w:ind w:firstLine="400"/>
              <w:jc w:val="right"/>
              <w:rPr>
                <w:rFonts w:ascii="Times New Roman" w:eastAsia="宋体" w:hAnsi="Times New Roman" w:cs="Times New Roman"/>
                <w:sz w:val="20"/>
              </w:rPr>
            </w:pPr>
          </w:p>
        </w:tc>
        <w:tc>
          <w:tcPr>
            <w:tcW w:w="938" w:type="pct"/>
            <w:tcBorders>
              <w:tl2br w:val="nil"/>
              <w:tr2bl w:val="nil"/>
            </w:tcBorders>
            <w:shd w:val="clear" w:color="auto" w:fill="F2F2F2" w:themeFill="background1" w:themeFillShade="F2"/>
            <w:vAlign w:val="center"/>
          </w:tcPr>
          <w:p w14:paraId="086C7AF4" w14:textId="77777777" w:rsidR="00160A67" w:rsidRDefault="00160A67">
            <w:pPr>
              <w:ind w:firstLine="400"/>
              <w:jc w:val="right"/>
              <w:rPr>
                <w:rFonts w:ascii="Times New Roman" w:eastAsia="宋体" w:hAnsi="Times New Roman" w:cs="Times New Roman"/>
                <w:sz w:val="20"/>
              </w:rPr>
            </w:pPr>
          </w:p>
        </w:tc>
        <w:tc>
          <w:tcPr>
            <w:tcW w:w="937" w:type="pct"/>
            <w:tcBorders>
              <w:tl2br w:val="nil"/>
              <w:tr2bl w:val="nil"/>
            </w:tcBorders>
            <w:shd w:val="clear" w:color="auto" w:fill="F2F2F2" w:themeFill="background1" w:themeFillShade="F2"/>
            <w:vAlign w:val="center"/>
          </w:tcPr>
          <w:p w14:paraId="44B58BED" w14:textId="77777777" w:rsidR="00160A67" w:rsidRDefault="00160A67">
            <w:pPr>
              <w:ind w:firstLine="400"/>
              <w:jc w:val="center"/>
              <w:rPr>
                <w:rFonts w:ascii="Times New Roman" w:eastAsia="宋体" w:hAnsi="Times New Roman" w:cs="Times New Roman"/>
                <w:sz w:val="20"/>
              </w:rPr>
            </w:pPr>
          </w:p>
        </w:tc>
      </w:tr>
      <w:tr w:rsidR="00160A67" w14:paraId="711B4C36" w14:textId="77777777">
        <w:trPr>
          <w:trHeight w:val="432"/>
        </w:trPr>
        <w:tc>
          <w:tcPr>
            <w:tcW w:w="484" w:type="pct"/>
            <w:vMerge w:val="restart"/>
            <w:tcBorders>
              <w:tl2br w:val="nil"/>
              <w:tr2bl w:val="nil"/>
            </w:tcBorders>
            <w:shd w:val="clear" w:color="auto" w:fill="F2F2F2" w:themeFill="background1" w:themeFillShade="F2"/>
            <w:vAlign w:val="center"/>
          </w:tcPr>
          <w:p w14:paraId="59354F4C"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境内</w:t>
            </w:r>
          </w:p>
        </w:tc>
        <w:tc>
          <w:tcPr>
            <w:tcW w:w="1978" w:type="pct"/>
            <w:tcBorders>
              <w:tl2br w:val="nil"/>
              <w:tr2bl w:val="nil"/>
            </w:tcBorders>
            <w:shd w:val="clear" w:color="auto" w:fill="F2F2F2" w:themeFill="background1" w:themeFillShade="F2"/>
            <w:vAlign w:val="center"/>
          </w:tcPr>
          <w:p w14:paraId="6D2FFE9B" w14:textId="77777777" w:rsidR="00160A67" w:rsidRDefault="00000000">
            <w:pPr>
              <w:ind w:firstLine="400"/>
              <w:rPr>
                <w:rFonts w:ascii="Times New Roman" w:eastAsia="宋体" w:hAnsi="Times New Roman" w:cs="Times New Roman"/>
                <w:color w:val="FF0000"/>
                <w:sz w:val="20"/>
              </w:rPr>
            </w:pPr>
            <w:r>
              <w:rPr>
                <w:rFonts w:ascii="Times New Roman" w:eastAsia="宋体" w:hAnsi="Times New Roman" w:cs="Times New Roman"/>
                <w:color w:val="FF0000"/>
                <w:sz w:val="20"/>
              </w:rPr>
              <w:t>关联方</w:t>
            </w:r>
            <w:r>
              <w:rPr>
                <w:rFonts w:ascii="Times New Roman" w:eastAsia="宋体" w:hAnsi="Times New Roman" w:cs="Times New Roman"/>
                <w:color w:val="FF0000"/>
                <w:sz w:val="20"/>
              </w:rPr>
              <w:t>1</w:t>
            </w:r>
          </w:p>
        </w:tc>
        <w:tc>
          <w:tcPr>
            <w:tcW w:w="663" w:type="pct"/>
            <w:tcBorders>
              <w:tl2br w:val="nil"/>
              <w:tr2bl w:val="nil"/>
            </w:tcBorders>
            <w:shd w:val="clear" w:color="auto" w:fill="F2F2F2" w:themeFill="background1" w:themeFillShade="F2"/>
            <w:vAlign w:val="center"/>
          </w:tcPr>
          <w:p w14:paraId="65478501" w14:textId="77777777" w:rsidR="00160A67" w:rsidRDefault="00160A67">
            <w:pPr>
              <w:ind w:firstLine="400"/>
              <w:jc w:val="right"/>
              <w:rPr>
                <w:rFonts w:ascii="Times New Roman" w:eastAsia="宋体" w:hAnsi="Times New Roman" w:cs="Times New Roman"/>
                <w:sz w:val="20"/>
              </w:rPr>
            </w:pPr>
          </w:p>
        </w:tc>
        <w:tc>
          <w:tcPr>
            <w:tcW w:w="938" w:type="pct"/>
            <w:tcBorders>
              <w:tl2br w:val="nil"/>
              <w:tr2bl w:val="nil"/>
            </w:tcBorders>
            <w:shd w:val="clear" w:color="auto" w:fill="F2F2F2" w:themeFill="background1" w:themeFillShade="F2"/>
            <w:vAlign w:val="center"/>
          </w:tcPr>
          <w:p w14:paraId="03C66B95" w14:textId="77777777" w:rsidR="00160A67" w:rsidRDefault="00160A67">
            <w:pPr>
              <w:ind w:firstLine="400"/>
              <w:jc w:val="right"/>
              <w:rPr>
                <w:rFonts w:ascii="Times New Roman" w:eastAsia="宋体" w:hAnsi="Times New Roman" w:cs="Times New Roman"/>
                <w:sz w:val="20"/>
              </w:rPr>
            </w:pPr>
          </w:p>
        </w:tc>
        <w:tc>
          <w:tcPr>
            <w:tcW w:w="937" w:type="pct"/>
            <w:tcBorders>
              <w:tl2br w:val="nil"/>
              <w:tr2bl w:val="nil"/>
            </w:tcBorders>
            <w:shd w:val="clear" w:color="auto" w:fill="F2F2F2" w:themeFill="background1" w:themeFillShade="F2"/>
            <w:vAlign w:val="center"/>
          </w:tcPr>
          <w:p w14:paraId="6E19DC0A" w14:textId="77777777" w:rsidR="00160A67" w:rsidRDefault="00160A67">
            <w:pPr>
              <w:ind w:firstLine="400"/>
              <w:jc w:val="center"/>
              <w:rPr>
                <w:rFonts w:ascii="Times New Roman" w:eastAsia="宋体" w:hAnsi="Times New Roman" w:cs="Times New Roman"/>
                <w:sz w:val="20"/>
              </w:rPr>
            </w:pPr>
          </w:p>
        </w:tc>
      </w:tr>
      <w:tr w:rsidR="00160A67" w14:paraId="781EC963" w14:textId="77777777">
        <w:trPr>
          <w:trHeight w:val="432"/>
        </w:trPr>
        <w:tc>
          <w:tcPr>
            <w:tcW w:w="484" w:type="pct"/>
            <w:vMerge/>
            <w:tcBorders>
              <w:tl2br w:val="nil"/>
              <w:tr2bl w:val="nil"/>
            </w:tcBorders>
            <w:shd w:val="clear" w:color="auto" w:fill="F2F2F2" w:themeFill="background1" w:themeFillShade="F2"/>
            <w:vAlign w:val="center"/>
          </w:tcPr>
          <w:p w14:paraId="3F47B911" w14:textId="77777777" w:rsidR="00160A67" w:rsidRDefault="00160A67">
            <w:pPr>
              <w:ind w:firstLine="400"/>
              <w:jc w:val="center"/>
              <w:rPr>
                <w:rFonts w:ascii="Times New Roman" w:eastAsia="宋体" w:hAnsi="Times New Roman" w:cs="Times New Roman"/>
                <w:sz w:val="20"/>
              </w:rPr>
            </w:pPr>
          </w:p>
        </w:tc>
        <w:tc>
          <w:tcPr>
            <w:tcW w:w="1978" w:type="pct"/>
            <w:tcBorders>
              <w:tl2br w:val="nil"/>
              <w:tr2bl w:val="nil"/>
            </w:tcBorders>
            <w:shd w:val="clear" w:color="auto" w:fill="F2F2F2" w:themeFill="background1" w:themeFillShade="F2"/>
            <w:vAlign w:val="center"/>
          </w:tcPr>
          <w:p w14:paraId="3D9387FC" w14:textId="77777777" w:rsidR="00160A67" w:rsidRDefault="00000000">
            <w:pPr>
              <w:ind w:firstLine="400"/>
              <w:rPr>
                <w:rFonts w:ascii="Times New Roman" w:eastAsia="宋体" w:hAnsi="Times New Roman" w:cs="Times New Roman"/>
                <w:color w:val="FF0000"/>
                <w:sz w:val="20"/>
              </w:rPr>
            </w:pPr>
            <w:r>
              <w:rPr>
                <w:rFonts w:ascii="Times New Roman" w:eastAsia="宋体" w:hAnsi="Times New Roman" w:cs="Times New Roman"/>
                <w:color w:val="FF0000"/>
                <w:sz w:val="20"/>
              </w:rPr>
              <w:t>关联方</w:t>
            </w:r>
            <w:r>
              <w:rPr>
                <w:rFonts w:ascii="Times New Roman" w:eastAsia="宋体" w:hAnsi="Times New Roman" w:cs="Times New Roman"/>
                <w:color w:val="FF0000"/>
                <w:sz w:val="20"/>
              </w:rPr>
              <w:t>2</w:t>
            </w:r>
          </w:p>
        </w:tc>
        <w:tc>
          <w:tcPr>
            <w:tcW w:w="663" w:type="pct"/>
            <w:tcBorders>
              <w:tl2br w:val="nil"/>
              <w:tr2bl w:val="nil"/>
            </w:tcBorders>
            <w:shd w:val="clear" w:color="auto" w:fill="F2F2F2" w:themeFill="background1" w:themeFillShade="F2"/>
            <w:vAlign w:val="center"/>
          </w:tcPr>
          <w:p w14:paraId="5FD49AF9" w14:textId="77777777" w:rsidR="00160A67" w:rsidRDefault="00160A67">
            <w:pPr>
              <w:ind w:firstLine="400"/>
              <w:jc w:val="right"/>
              <w:rPr>
                <w:rFonts w:ascii="Times New Roman" w:eastAsia="宋体" w:hAnsi="Times New Roman" w:cs="Times New Roman"/>
                <w:sz w:val="20"/>
              </w:rPr>
            </w:pPr>
          </w:p>
        </w:tc>
        <w:tc>
          <w:tcPr>
            <w:tcW w:w="938" w:type="pct"/>
            <w:tcBorders>
              <w:tl2br w:val="nil"/>
              <w:tr2bl w:val="nil"/>
            </w:tcBorders>
            <w:shd w:val="clear" w:color="auto" w:fill="F2F2F2" w:themeFill="background1" w:themeFillShade="F2"/>
            <w:vAlign w:val="center"/>
          </w:tcPr>
          <w:p w14:paraId="7A4A26C8" w14:textId="77777777" w:rsidR="00160A67" w:rsidRDefault="00160A67">
            <w:pPr>
              <w:ind w:firstLine="400"/>
              <w:jc w:val="right"/>
              <w:rPr>
                <w:rFonts w:ascii="Times New Roman" w:eastAsia="宋体" w:hAnsi="Times New Roman" w:cs="Times New Roman"/>
                <w:sz w:val="20"/>
              </w:rPr>
            </w:pPr>
          </w:p>
        </w:tc>
        <w:tc>
          <w:tcPr>
            <w:tcW w:w="937" w:type="pct"/>
            <w:tcBorders>
              <w:tl2br w:val="nil"/>
              <w:tr2bl w:val="nil"/>
            </w:tcBorders>
            <w:shd w:val="clear" w:color="auto" w:fill="F2F2F2" w:themeFill="background1" w:themeFillShade="F2"/>
            <w:vAlign w:val="center"/>
          </w:tcPr>
          <w:p w14:paraId="09BECF2E" w14:textId="77777777" w:rsidR="00160A67" w:rsidRDefault="00160A67">
            <w:pPr>
              <w:ind w:firstLine="400"/>
              <w:jc w:val="center"/>
              <w:rPr>
                <w:rFonts w:ascii="Times New Roman" w:eastAsia="宋体" w:hAnsi="Times New Roman" w:cs="Times New Roman"/>
                <w:sz w:val="20"/>
              </w:rPr>
            </w:pPr>
          </w:p>
        </w:tc>
      </w:tr>
      <w:tr w:rsidR="00160A67" w14:paraId="3F2B8AF7" w14:textId="77777777">
        <w:trPr>
          <w:trHeight w:val="432"/>
        </w:trPr>
        <w:tc>
          <w:tcPr>
            <w:tcW w:w="484" w:type="pct"/>
            <w:vMerge/>
            <w:tcBorders>
              <w:tl2br w:val="nil"/>
              <w:tr2bl w:val="nil"/>
            </w:tcBorders>
            <w:shd w:val="clear" w:color="auto" w:fill="F2F2F2" w:themeFill="background1" w:themeFillShade="F2"/>
            <w:vAlign w:val="center"/>
          </w:tcPr>
          <w:p w14:paraId="5020C536" w14:textId="77777777" w:rsidR="00160A67" w:rsidRDefault="00160A67">
            <w:pPr>
              <w:ind w:firstLine="400"/>
              <w:jc w:val="center"/>
              <w:rPr>
                <w:rFonts w:ascii="Times New Roman" w:eastAsia="宋体" w:hAnsi="Times New Roman" w:cs="Times New Roman"/>
                <w:sz w:val="20"/>
              </w:rPr>
            </w:pPr>
          </w:p>
        </w:tc>
        <w:tc>
          <w:tcPr>
            <w:tcW w:w="1978" w:type="pct"/>
            <w:tcBorders>
              <w:tl2br w:val="nil"/>
              <w:tr2bl w:val="nil"/>
            </w:tcBorders>
            <w:shd w:val="clear" w:color="auto" w:fill="F2F2F2" w:themeFill="background1" w:themeFillShade="F2"/>
            <w:vAlign w:val="center"/>
          </w:tcPr>
          <w:p w14:paraId="143A9857" w14:textId="77777777" w:rsidR="00160A67" w:rsidRDefault="00000000">
            <w:pPr>
              <w:ind w:firstLine="400"/>
              <w:rPr>
                <w:rFonts w:ascii="Times New Roman" w:eastAsia="宋体" w:hAnsi="Times New Roman" w:cs="Times New Roman"/>
                <w:color w:val="FF0000"/>
                <w:sz w:val="20"/>
              </w:rPr>
            </w:pPr>
            <w:r>
              <w:rPr>
                <w:rFonts w:ascii="Times New Roman" w:eastAsia="宋体" w:hAnsi="Times New Roman" w:cs="Times New Roman"/>
                <w:color w:val="FF0000"/>
                <w:sz w:val="20"/>
              </w:rPr>
              <w:t>……</w:t>
            </w:r>
          </w:p>
        </w:tc>
        <w:tc>
          <w:tcPr>
            <w:tcW w:w="663" w:type="pct"/>
            <w:tcBorders>
              <w:tl2br w:val="nil"/>
              <w:tr2bl w:val="nil"/>
            </w:tcBorders>
            <w:shd w:val="clear" w:color="auto" w:fill="F2F2F2" w:themeFill="background1" w:themeFillShade="F2"/>
            <w:vAlign w:val="center"/>
          </w:tcPr>
          <w:p w14:paraId="26F2EE6A" w14:textId="77777777" w:rsidR="00160A67" w:rsidRDefault="00160A67">
            <w:pPr>
              <w:ind w:firstLine="400"/>
              <w:jc w:val="right"/>
              <w:rPr>
                <w:rFonts w:ascii="Times New Roman" w:eastAsia="宋体" w:hAnsi="Times New Roman" w:cs="Times New Roman"/>
                <w:sz w:val="20"/>
              </w:rPr>
            </w:pPr>
          </w:p>
        </w:tc>
        <w:tc>
          <w:tcPr>
            <w:tcW w:w="938" w:type="pct"/>
            <w:tcBorders>
              <w:tl2br w:val="nil"/>
              <w:tr2bl w:val="nil"/>
            </w:tcBorders>
            <w:shd w:val="clear" w:color="auto" w:fill="F2F2F2" w:themeFill="background1" w:themeFillShade="F2"/>
            <w:vAlign w:val="center"/>
          </w:tcPr>
          <w:p w14:paraId="50B123CF" w14:textId="77777777" w:rsidR="00160A67" w:rsidRDefault="00160A67">
            <w:pPr>
              <w:ind w:firstLine="400"/>
              <w:jc w:val="right"/>
              <w:rPr>
                <w:rFonts w:ascii="Times New Roman" w:eastAsia="宋体" w:hAnsi="Times New Roman" w:cs="Times New Roman"/>
                <w:sz w:val="20"/>
              </w:rPr>
            </w:pPr>
          </w:p>
        </w:tc>
        <w:tc>
          <w:tcPr>
            <w:tcW w:w="937" w:type="pct"/>
            <w:tcBorders>
              <w:tl2br w:val="nil"/>
              <w:tr2bl w:val="nil"/>
            </w:tcBorders>
            <w:shd w:val="clear" w:color="auto" w:fill="F2F2F2" w:themeFill="background1" w:themeFillShade="F2"/>
            <w:vAlign w:val="center"/>
          </w:tcPr>
          <w:p w14:paraId="36B7AB18" w14:textId="77777777" w:rsidR="00160A67" w:rsidRDefault="00160A67">
            <w:pPr>
              <w:ind w:firstLine="400"/>
              <w:jc w:val="center"/>
              <w:rPr>
                <w:rFonts w:ascii="Times New Roman" w:eastAsia="宋体" w:hAnsi="Times New Roman" w:cs="Times New Roman"/>
                <w:sz w:val="20"/>
              </w:rPr>
            </w:pPr>
          </w:p>
        </w:tc>
      </w:tr>
      <w:tr w:rsidR="00160A67" w14:paraId="0181619F" w14:textId="77777777">
        <w:trPr>
          <w:trHeight w:val="432"/>
        </w:trPr>
        <w:tc>
          <w:tcPr>
            <w:tcW w:w="484" w:type="pct"/>
            <w:vMerge/>
            <w:tcBorders>
              <w:tl2br w:val="nil"/>
              <w:tr2bl w:val="nil"/>
            </w:tcBorders>
            <w:shd w:val="clear" w:color="auto" w:fill="F2F2F2" w:themeFill="background1" w:themeFillShade="F2"/>
            <w:vAlign w:val="center"/>
          </w:tcPr>
          <w:p w14:paraId="047EF801" w14:textId="77777777" w:rsidR="00160A67" w:rsidRDefault="00160A67">
            <w:pPr>
              <w:ind w:firstLine="400"/>
              <w:jc w:val="center"/>
              <w:rPr>
                <w:rFonts w:ascii="Times New Roman" w:eastAsia="宋体" w:hAnsi="Times New Roman" w:cs="Times New Roman"/>
                <w:sz w:val="20"/>
              </w:rPr>
            </w:pPr>
          </w:p>
        </w:tc>
        <w:tc>
          <w:tcPr>
            <w:tcW w:w="1978" w:type="pct"/>
            <w:tcBorders>
              <w:tl2br w:val="nil"/>
              <w:tr2bl w:val="nil"/>
            </w:tcBorders>
            <w:shd w:val="clear" w:color="auto" w:fill="F2F2F2" w:themeFill="background1" w:themeFillShade="F2"/>
            <w:vAlign w:val="center"/>
          </w:tcPr>
          <w:p w14:paraId="15FD02C7" w14:textId="77777777" w:rsidR="00160A67" w:rsidRDefault="00000000">
            <w:pPr>
              <w:ind w:firstLine="400"/>
              <w:rPr>
                <w:rFonts w:ascii="Times New Roman" w:eastAsia="宋体" w:hAnsi="Times New Roman" w:cs="Times New Roman"/>
                <w:sz w:val="20"/>
              </w:rPr>
            </w:pPr>
            <w:r>
              <w:rPr>
                <w:rFonts w:ascii="Times New Roman" w:eastAsia="宋体" w:hAnsi="Times New Roman" w:cs="Times New Roman"/>
                <w:sz w:val="20"/>
              </w:rPr>
              <w:t>小计</w:t>
            </w:r>
          </w:p>
        </w:tc>
        <w:tc>
          <w:tcPr>
            <w:tcW w:w="663" w:type="pct"/>
            <w:tcBorders>
              <w:tl2br w:val="nil"/>
              <w:tr2bl w:val="nil"/>
            </w:tcBorders>
            <w:shd w:val="clear" w:color="auto" w:fill="F2F2F2" w:themeFill="background1" w:themeFillShade="F2"/>
            <w:vAlign w:val="center"/>
          </w:tcPr>
          <w:p w14:paraId="2660398D" w14:textId="77777777" w:rsidR="00160A67" w:rsidRDefault="00160A67">
            <w:pPr>
              <w:ind w:firstLine="400"/>
              <w:jc w:val="right"/>
              <w:rPr>
                <w:rFonts w:ascii="Times New Roman" w:eastAsia="宋体" w:hAnsi="Times New Roman" w:cs="Times New Roman"/>
                <w:sz w:val="20"/>
              </w:rPr>
            </w:pPr>
          </w:p>
        </w:tc>
        <w:tc>
          <w:tcPr>
            <w:tcW w:w="938" w:type="pct"/>
            <w:tcBorders>
              <w:tl2br w:val="nil"/>
              <w:tr2bl w:val="nil"/>
            </w:tcBorders>
            <w:shd w:val="clear" w:color="auto" w:fill="F2F2F2" w:themeFill="background1" w:themeFillShade="F2"/>
            <w:vAlign w:val="center"/>
          </w:tcPr>
          <w:p w14:paraId="548CA4F9" w14:textId="77777777" w:rsidR="00160A67" w:rsidRDefault="00160A67">
            <w:pPr>
              <w:ind w:firstLine="400"/>
              <w:jc w:val="right"/>
              <w:rPr>
                <w:rFonts w:ascii="Times New Roman" w:eastAsia="宋体" w:hAnsi="Times New Roman" w:cs="Times New Roman"/>
                <w:sz w:val="20"/>
              </w:rPr>
            </w:pPr>
          </w:p>
        </w:tc>
        <w:tc>
          <w:tcPr>
            <w:tcW w:w="937" w:type="pct"/>
            <w:tcBorders>
              <w:tl2br w:val="nil"/>
              <w:tr2bl w:val="nil"/>
            </w:tcBorders>
            <w:shd w:val="clear" w:color="auto" w:fill="F2F2F2" w:themeFill="background1" w:themeFillShade="F2"/>
            <w:vAlign w:val="center"/>
          </w:tcPr>
          <w:p w14:paraId="32A1BAA0" w14:textId="77777777" w:rsidR="00160A67" w:rsidRDefault="00160A67">
            <w:pPr>
              <w:ind w:firstLine="400"/>
              <w:jc w:val="center"/>
              <w:rPr>
                <w:rFonts w:ascii="Times New Roman" w:eastAsia="宋体" w:hAnsi="Times New Roman" w:cs="Times New Roman"/>
                <w:sz w:val="20"/>
              </w:rPr>
            </w:pPr>
          </w:p>
        </w:tc>
      </w:tr>
      <w:tr w:rsidR="00160A67" w14:paraId="45D07D52" w14:textId="77777777">
        <w:trPr>
          <w:trHeight w:val="432"/>
        </w:trPr>
        <w:tc>
          <w:tcPr>
            <w:tcW w:w="484" w:type="pct"/>
            <w:tcBorders>
              <w:tl2br w:val="nil"/>
              <w:tr2bl w:val="nil"/>
            </w:tcBorders>
            <w:shd w:val="clear" w:color="auto" w:fill="F2F2F2" w:themeFill="background1" w:themeFillShade="F2"/>
            <w:vAlign w:val="center"/>
          </w:tcPr>
          <w:p w14:paraId="5B8ACDE7" w14:textId="77777777" w:rsidR="00160A67" w:rsidRDefault="00000000">
            <w:pPr>
              <w:ind w:firstLine="402"/>
              <w:jc w:val="center"/>
              <w:rPr>
                <w:rFonts w:ascii="Times New Roman" w:eastAsia="宋体" w:hAnsi="Times New Roman" w:cs="Times New Roman"/>
                <w:b/>
                <w:sz w:val="20"/>
              </w:rPr>
            </w:pPr>
            <w:r>
              <w:rPr>
                <w:rFonts w:ascii="Times New Roman" w:eastAsia="宋体" w:hAnsi="Times New Roman" w:cs="Times New Roman"/>
                <w:b/>
                <w:sz w:val="20"/>
              </w:rPr>
              <w:t>合计</w:t>
            </w:r>
          </w:p>
        </w:tc>
        <w:tc>
          <w:tcPr>
            <w:tcW w:w="1978" w:type="pct"/>
            <w:tcBorders>
              <w:tl2br w:val="nil"/>
              <w:tr2bl w:val="nil"/>
            </w:tcBorders>
            <w:shd w:val="clear" w:color="auto" w:fill="F2F2F2" w:themeFill="background1" w:themeFillShade="F2"/>
            <w:vAlign w:val="center"/>
          </w:tcPr>
          <w:p w14:paraId="7709F926" w14:textId="77777777" w:rsidR="00160A67" w:rsidRDefault="00160A67">
            <w:pPr>
              <w:ind w:firstLine="400"/>
              <w:rPr>
                <w:rFonts w:ascii="Times New Roman" w:eastAsia="宋体" w:hAnsi="Times New Roman" w:cs="Times New Roman"/>
                <w:sz w:val="20"/>
              </w:rPr>
            </w:pPr>
          </w:p>
        </w:tc>
        <w:commentRangeEnd w:id="637"/>
        <w:tc>
          <w:tcPr>
            <w:tcW w:w="663" w:type="pct"/>
            <w:tcBorders>
              <w:tl2br w:val="nil"/>
              <w:tr2bl w:val="nil"/>
            </w:tcBorders>
            <w:shd w:val="clear" w:color="auto" w:fill="F2F2F2" w:themeFill="background1" w:themeFillShade="F2"/>
            <w:vAlign w:val="center"/>
          </w:tcPr>
          <w:p w14:paraId="54A81121" w14:textId="77777777" w:rsidR="00160A67" w:rsidRDefault="00CB4278">
            <w:pPr>
              <w:ind w:firstLine="400"/>
              <w:jc w:val="right"/>
              <w:rPr>
                <w:rFonts w:ascii="Times New Roman" w:eastAsia="宋体" w:hAnsi="Times New Roman" w:cs="Times New Roman"/>
                <w:sz w:val="20"/>
              </w:rPr>
            </w:pPr>
            <w:r>
              <w:rPr>
                <w:rStyle w:val="aff1"/>
              </w:rPr>
              <w:commentReference w:id="637"/>
            </w:r>
          </w:p>
        </w:tc>
        <w:tc>
          <w:tcPr>
            <w:tcW w:w="938" w:type="pct"/>
            <w:tcBorders>
              <w:tl2br w:val="nil"/>
              <w:tr2bl w:val="nil"/>
            </w:tcBorders>
            <w:shd w:val="clear" w:color="auto" w:fill="F2F2F2" w:themeFill="background1" w:themeFillShade="F2"/>
            <w:vAlign w:val="center"/>
          </w:tcPr>
          <w:p w14:paraId="4EA5EF3C" w14:textId="342629F1" w:rsidR="00160A67" w:rsidRDefault="00160A67">
            <w:pPr>
              <w:ind w:firstLine="400"/>
              <w:jc w:val="right"/>
              <w:rPr>
                <w:rFonts w:ascii="Times New Roman" w:eastAsia="宋体" w:hAnsi="Times New Roman" w:cs="Times New Roman" w:hint="eastAsia"/>
                <w:sz w:val="20"/>
              </w:rPr>
            </w:pPr>
          </w:p>
        </w:tc>
        <w:tc>
          <w:tcPr>
            <w:tcW w:w="937" w:type="pct"/>
            <w:tcBorders>
              <w:tl2br w:val="nil"/>
              <w:tr2bl w:val="nil"/>
            </w:tcBorders>
            <w:shd w:val="clear" w:color="auto" w:fill="F2F2F2" w:themeFill="background1" w:themeFillShade="F2"/>
            <w:vAlign w:val="center"/>
          </w:tcPr>
          <w:p w14:paraId="4ED7BF3E" w14:textId="77777777" w:rsidR="00160A67" w:rsidRDefault="00160A67">
            <w:pPr>
              <w:ind w:firstLine="400"/>
              <w:jc w:val="center"/>
              <w:rPr>
                <w:rFonts w:ascii="Times New Roman" w:eastAsia="宋体" w:hAnsi="Times New Roman" w:cs="Times New Roman"/>
                <w:sz w:val="20"/>
              </w:rPr>
            </w:pPr>
          </w:p>
        </w:tc>
      </w:tr>
    </w:tbl>
    <w:p w14:paraId="6A649DC9" w14:textId="77777777" w:rsidR="00160A67" w:rsidRDefault="00160A67">
      <w:pPr>
        <w:rPr>
          <w:rFonts w:ascii="Arial" w:eastAsia="黑体" w:hAnsi="Arial" w:cs="Arial"/>
        </w:rPr>
      </w:pPr>
    </w:p>
    <w:p w14:paraId="3106108C" w14:textId="77777777" w:rsidR="00160A67" w:rsidRDefault="00000000">
      <w:pPr>
        <w:keepNext/>
        <w:ind w:firstLine="482"/>
        <w:rPr>
          <w:rFonts w:ascii="Times New Roman" w:eastAsia="宋体" w:hAnsi="Times New Roman" w:cs="Times New Roman"/>
          <w:b/>
          <w:u w:val="single"/>
        </w:rPr>
      </w:pPr>
      <w:r>
        <w:rPr>
          <w:rFonts w:ascii="Times New Roman" w:eastAsia="宋体" w:hAnsi="Times New Roman" w:cs="Times New Roman"/>
          <w:b/>
          <w:u w:val="single"/>
        </w:rPr>
        <w:t>交易的性质和条款</w:t>
      </w:r>
    </w:p>
    <w:p w14:paraId="50B58D3F"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交易主体的特点：</w:t>
      </w:r>
    </w:p>
    <w:p w14:paraId="5FF8812D"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【描述交易标的物名称、品质级别、用途等】</w:t>
      </w:r>
    </w:p>
    <w:p w14:paraId="5B808CA3"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lastRenderedPageBreak/>
        <w:t>合同实施情况：</w:t>
      </w:r>
    </w:p>
    <w:p w14:paraId="6DA03BA1"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【采购的基础】</w:t>
      </w:r>
    </w:p>
    <w:p w14:paraId="371C7757"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【采购价格的制定】</w:t>
      </w:r>
    </w:p>
    <w:p w14:paraId="5A1B1527"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合同具体条款：</w:t>
      </w:r>
    </w:p>
    <w:p w14:paraId="5C075D1F"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【价格以</w:t>
      </w:r>
      <w:r>
        <w:rPr>
          <w:rFonts w:ascii="Times New Roman" w:eastAsia="宋体" w:hAnsi="Times New Roman" w:cs="Times New Roman"/>
          <w:color w:val="FF0000"/>
        </w:rPr>
        <w:t>CIF / FOB</w:t>
      </w:r>
      <w:r>
        <w:rPr>
          <w:rFonts w:ascii="Times New Roman" w:eastAsia="宋体" w:hAnsi="Times New Roman" w:cs="Times New Roman"/>
          <w:color w:val="FF0000"/>
        </w:rPr>
        <w:t>为基础确定】</w:t>
      </w:r>
    </w:p>
    <w:p w14:paraId="218C53F1" w14:textId="1621D3CE"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proofErr w:type="gramStart"/>
      <w:r>
        <w:rPr>
          <w:rFonts w:ascii="Times New Roman" w:eastAsia="宋体" w:hAnsi="Times New Roman" w:cs="Times New Roman"/>
          <w:color w:val="FF0000"/>
        </w:rPr>
        <w:t>【</w:t>
      </w:r>
      <w:proofErr w:type="gramEnd"/>
      <w:r>
        <w:rPr>
          <w:rFonts w:ascii="Times New Roman" w:eastAsia="宋体" w:hAnsi="Times New Roman" w:cs="Times New Roman"/>
          <w:color w:val="FF0000"/>
        </w:rPr>
        <w:t>通常，供应商授予</w:t>
      </w:r>
      <w:del w:id="63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proofErr w:type="gramStart"/>
      <w:ins w:id="639" w:author="Tian Su" w:date="2024-12-30T11:34:00Z" w16du:dateUtc="2024-12-30T03:34:00Z">
        <w:r w:rsidR="00FE6E4A">
          <w:rPr>
            <w:rFonts w:ascii="Times New Roman" w:eastAsia="宋体" w:hAnsi="Times New Roman" w:cs="Times New Roman"/>
            <w:color w:val="FF0000"/>
          </w:rPr>
          <w:t>【</w:t>
        </w:r>
        <w:proofErr w:type="gramEnd"/>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proofErr w:type="gramStart"/>
        <w:r w:rsidR="00FE6E4A">
          <w:rPr>
            <w:rFonts w:ascii="Times New Roman" w:eastAsia="宋体" w:hAnsi="Times New Roman" w:cs="Times New Roman"/>
            <w:color w:val="FF0000"/>
          </w:rPr>
          <w:t>】</w:t>
        </w:r>
      </w:ins>
      <w:proofErr w:type="gramEnd"/>
      <w:r>
        <w:rPr>
          <w:rFonts w:ascii="Times New Roman" w:eastAsia="宋体" w:hAnsi="Times New Roman" w:cs="Times New Roman"/>
          <w:color w:val="FF0000"/>
        </w:rPr>
        <w:t>从</w:t>
      </w:r>
      <w:r>
        <w:rPr>
          <w:rFonts w:ascii="Times New Roman" w:eastAsia="宋体" w:hAnsi="Times New Roman" w:cs="Times New Roman"/>
          <w:color w:val="FF0000"/>
        </w:rPr>
        <w:t>XX</w:t>
      </w:r>
      <w:r>
        <w:rPr>
          <w:rFonts w:ascii="Times New Roman" w:eastAsia="宋体" w:hAnsi="Times New Roman" w:cs="Times New Roman"/>
          <w:color w:val="FF0000"/>
        </w:rPr>
        <w:t>到</w:t>
      </w:r>
      <w:r>
        <w:rPr>
          <w:rFonts w:ascii="Times New Roman" w:eastAsia="宋体" w:hAnsi="Times New Roman" w:cs="Times New Roman"/>
          <w:color w:val="FF0000"/>
        </w:rPr>
        <w:t>YY</w:t>
      </w:r>
      <w:r>
        <w:rPr>
          <w:rFonts w:ascii="Times New Roman" w:eastAsia="宋体" w:hAnsi="Times New Roman" w:cs="Times New Roman"/>
          <w:color w:val="FF0000"/>
        </w:rPr>
        <w:t>天不等的信用期】</w:t>
      </w:r>
    </w:p>
    <w:p w14:paraId="1F7D0AB0"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【关联交易以</w:t>
      </w:r>
      <w:r>
        <w:rPr>
          <w:rFonts w:ascii="Times New Roman" w:eastAsia="宋体" w:hAnsi="Times New Roman" w:cs="Times New Roman"/>
          <w:color w:val="FF0000"/>
        </w:rPr>
        <w:t>XX</w:t>
      </w:r>
      <w:r>
        <w:rPr>
          <w:rFonts w:ascii="Times New Roman" w:eastAsia="宋体" w:hAnsi="Times New Roman" w:cs="Times New Roman"/>
          <w:color w:val="FF0000"/>
        </w:rPr>
        <w:t>货币计价】</w:t>
      </w:r>
    </w:p>
    <w:p w14:paraId="1B0FB60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hint="eastAsia"/>
          <w:color w:val="auto"/>
        </w:rPr>
        <w:t>关联交易与非关联交易业务的异同</w:t>
      </w:r>
      <w:r>
        <w:rPr>
          <w:rStyle w:val="aff9"/>
          <w:rFonts w:ascii="Times New Roman" w:eastAsia="宋体" w:hAnsi="Times New Roman" w:cs="Times New Roman"/>
          <w:color w:val="auto"/>
        </w:rPr>
        <w:t>：</w:t>
      </w:r>
      <w:r>
        <w:rPr>
          <w:rStyle w:val="aff9"/>
          <w:rFonts w:ascii="Times New Roman" w:eastAsia="宋体" w:hAnsi="Times New Roman" w:cs="Times New Roman"/>
          <w:color w:val="FF0000"/>
        </w:rPr>
        <w:t>【如果不存在，则标注为</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不适用</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；否则需考虑以下可能具有的特性】</w:t>
      </w:r>
    </w:p>
    <w:p w14:paraId="44C67425"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【特性如：产品类型、市场水平、交易量、交易风险、付款条件、品质差异等】</w:t>
      </w:r>
    </w:p>
    <w:p w14:paraId="0C628E3B" w14:textId="77777777" w:rsidR="00160A67" w:rsidRDefault="00000000">
      <w:pPr>
        <w:pStyle w:val="31"/>
        <w:keepNext/>
        <w:numPr>
          <w:ilvl w:val="2"/>
          <w:numId w:val="36"/>
        </w:numPr>
        <w:ind w:firstLine="482"/>
        <w:rPr>
          <w:rFonts w:ascii="Times New Roman" w:eastAsia="宋体" w:hAnsi="Times New Roman" w:cs="Times New Roman"/>
        </w:rPr>
      </w:pPr>
      <w:bookmarkStart w:id="640" w:name="_Toc23997"/>
      <w:r>
        <w:rPr>
          <w:rFonts w:ascii="Times New Roman" w:eastAsia="宋体" w:hAnsi="Times New Roman" w:cs="Times New Roman"/>
        </w:rPr>
        <w:t>无形资产所有权关联交易</w:t>
      </w:r>
      <w:bookmarkEnd w:id="640"/>
    </w:p>
    <w:p w14:paraId="3BF7184B" w14:textId="77777777" w:rsidR="00160A67" w:rsidRDefault="00160A67">
      <w:pPr>
        <w:jc w:val="both"/>
        <w:rPr>
          <w:rFonts w:ascii="Arial" w:eastAsia="黑体" w:hAnsi="Arial" w:cs="Arial"/>
        </w:rPr>
      </w:pPr>
    </w:p>
    <w:p w14:paraId="116BCB31" w14:textId="77777777" w:rsidR="00160A67" w:rsidRDefault="00000000">
      <w:pPr>
        <w:widowControl w:val="0"/>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【参考</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有形资产所有权关联交易</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的方式进行披露】</w:t>
      </w:r>
    </w:p>
    <w:p w14:paraId="6F5ED763" w14:textId="77777777" w:rsidR="00160A67" w:rsidRDefault="00160A67">
      <w:pPr>
        <w:jc w:val="both"/>
        <w:rPr>
          <w:rFonts w:ascii="Arial" w:eastAsia="黑体" w:hAnsi="Arial" w:cs="Arial"/>
        </w:rPr>
      </w:pPr>
    </w:p>
    <w:p w14:paraId="2479E0D6" w14:textId="77777777" w:rsidR="00160A67" w:rsidRDefault="00000000">
      <w:pPr>
        <w:pStyle w:val="31"/>
        <w:keepNext/>
        <w:numPr>
          <w:ilvl w:val="2"/>
          <w:numId w:val="36"/>
        </w:numPr>
        <w:ind w:firstLine="482"/>
        <w:rPr>
          <w:rFonts w:ascii="Times New Roman" w:eastAsia="宋体" w:hAnsi="Times New Roman" w:cs="Times New Roman"/>
        </w:rPr>
      </w:pPr>
      <w:bookmarkStart w:id="641" w:name="_Toc144227477"/>
      <w:bookmarkStart w:id="642" w:name="_Toc7159"/>
      <w:r>
        <w:rPr>
          <w:rFonts w:ascii="Times New Roman" w:eastAsia="宋体" w:hAnsi="Times New Roman" w:cs="Times New Roman"/>
        </w:rPr>
        <w:t>无形资产使用权</w:t>
      </w:r>
      <w:bookmarkEnd w:id="641"/>
      <w:r>
        <w:rPr>
          <w:rFonts w:ascii="Times New Roman" w:eastAsia="宋体" w:hAnsi="Times New Roman" w:cs="Times New Roman"/>
        </w:rPr>
        <w:t>关联交易</w:t>
      </w:r>
      <w:bookmarkEnd w:id="642"/>
    </w:p>
    <w:p w14:paraId="72B32C8F" w14:textId="77777777" w:rsidR="00160A67" w:rsidRDefault="00160A67">
      <w:pPr>
        <w:keepNext/>
        <w:rPr>
          <w:rFonts w:ascii="Arial" w:eastAsia="黑体" w:hAnsi="Arial" w:cs="Arial"/>
        </w:rPr>
      </w:pPr>
    </w:p>
    <w:p w14:paraId="5EC15A57"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【参考</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有形资产所有权关联交易</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的方式进行披露】</w:t>
      </w:r>
    </w:p>
    <w:p w14:paraId="3AB3A721" w14:textId="77777777" w:rsidR="00160A67" w:rsidRDefault="00000000">
      <w:pPr>
        <w:pStyle w:val="31"/>
        <w:keepNext/>
        <w:numPr>
          <w:ilvl w:val="2"/>
          <w:numId w:val="36"/>
        </w:numPr>
        <w:ind w:firstLine="482"/>
        <w:rPr>
          <w:rFonts w:ascii="Times New Roman" w:eastAsia="宋体" w:hAnsi="Times New Roman" w:cs="Times New Roman"/>
        </w:rPr>
      </w:pPr>
      <w:bookmarkStart w:id="643" w:name="_Toc6678"/>
      <w:bookmarkStart w:id="644" w:name="_Toc144227478"/>
      <w:r>
        <w:rPr>
          <w:rFonts w:ascii="Times New Roman" w:eastAsia="宋体" w:hAnsi="Times New Roman" w:cs="Times New Roman"/>
        </w:rPr>
        <w:t>关联劳务交易</w:t>
      </w:r>
      <w:bookmarkEnd w:id="643"/>
      <w:bookmarkEnd w:id="644"/>
    </w:p>
    <w:p w14:paraId="191F6991" w14:textId="77777777" w:rsidR="00160A67" w:rsidRDefault="00160A67">
      <w:pPr>
        <w:jc w:val="both"/>
        <w:rPr>
          <w:rFonts w:ascii="Arial" w:eastAsia="黑体" w:hAnsi="Arial" w:cs="Arial"/>
        </w:rPr>
      </w:pPr>
    </w:p>
    <w:p w14:paraId="6521AB94" w14:textId="2AC74B12"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del w:id="645"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646"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的</w:t>
      </w:r>
      <w:r>
        <w:rPr>
          <w:rStyle w:val="aff9"/>
          <w:rFonts w:ascii="Times New Roman" w:eastAsia="宋体" w:hAnsi="Times New Roman" w:cs="Times New Roman" w:hint="eastAsia"/>
          <w:color w:val="auto"/>
        </w:rPr>
        <w:t>关联劳务</w:t>
      </w:r>
      <w:r>
        <w:rPr>
          <w:rStyle w:val="aff9"/>
          <w:rFonts w:ascii="Times New Roman" w:eastAsia="宋体" w:hAnsi="Times New Roman" w:cs="Times New Roman"/>
          <w:color w:val="auto"/>
        </w:rPr>
        <w:t>交易如下图所示：</w:t>
      </w:r>
    </w:p>
    <w:p w14:paraId="57C026AE" w14:textId="77777777" w:rsidR="00160A67" w:rsidRDefault="00160A67">
      <w:pPr>
        <w:ind w:firstLineChars="200" w:firstLine="480"/>
        <w:rPr>
          <w:rFonts w:ascii="Arial" w:eastAsia="黑体" w:hAnsi="Arial" w:cs="Arial"/>
        </w:rPr>
      </w:pPr>
    </w:p>
    <w:p w14:paraId="0198B9DB" w14:textId="3A97C516" w:rsidR="00160A67" w:rsidRDefault="00000000">
      <w:pPr>
        <w:pStyle w:val="ac"/>
        <w:spacing w:beforeLines="50" w:before="120" w:line="360" w:lineRule="auto"/>
        <w:ind w:firstLine="482"/>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图</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5</w:t>
      </w:r>
      <w:r>
        <w:rPr>
          <w:rFonts w:ascii="Times New Roman" w:eastAsia="宋体" w:hAnsi="Times New Roman" w:cs="Times New Roman"/>
        </w:rPr>
        <w:fldChar w:fldCharType="end"/>
      </w:r>
      <w:r>
        <w:rPr>
          <w:rFonts w:ascii="Times New Roman" w:eastAsia="宋体" w:hAnsi="Times New Roman" w:cs="Times New Roman"/>
        </w:rPr>
        <w:t>：</w:t>
      </w:r>
      <w:del w:id="647" w:author="Tian Su" w:date="2024-12-30T11:34:00Z" w16du:dateUtc="2024-12-30T03:34:00Z">
        <w:r w:rsidDel="00FE6E4A">
          <w:rPr>
            <w:rFonts w:ascii="Times New Roman" w:eastAsia="宋体" w:hAnsi="Times New Roman" w:cs="Times New Roman"/>
          </w:rPr>
          <w:delText>ABC</w:delText>
        </w:r>
        <w:r w:rsidDel="00FE6E4A">
          <w:rPr>
            <w:rFonts w:ascii="Times New Roman" w:eastAsia="宋体" w:hAnsi="Times New Roman" w:cs="Times New Roman"/>
          </w:rPr>
          <w:delText>公司</w:delText>
        </w:r>
      </w:del>
      <w:ins w:id="648" w:author="Tian Su" w:date="2024-12-30T11:34:00Z" w16du:dateUtc="2024-12-30T03:34:00Z">
        <w:r w:rsidR="00FE6E4A">
          <w:rPr>
            <w:rFonts w:ascii="Times New Roman" w:eastAsia="宋体" w:hAnsi="Times New Roman" w:cs="Times New Roman"/>
          </w:rPr>
          <w:t>【清单模板</w:t>
        </w:r>
        <w:r w:rsidR="00FE6E4A">
          <w:rPr>
            <w:rFonts w:ascii="Times New Roman" w:eastAsia="宋体" w:hAnsi="Times New Roman" w:cs="Times New Roman"/>
          </w:rPr>
          <w:t>-</w:t>
        </w:r>
        <w:r w:rsidR="00FE6E4A">
          <w:rPr>
            <w:rFonts w:ascii="Times New Roman" w:eastAsia="宋体" w:hAnsi="Times New Roman" w:cs="Times New Roman"/>
          </w:rPr>
          <w:t>数据表</w:t>
        </w:r>
        <w:r w:rsidR="00FE6E4A">
          <w:rPr>
            <w:rFonts w:ascii="Times New Roman" w:eastAsia="宋体" w:hAnsi="Times New Roman" w:cs="Times New Roman"/>
          </w:rPr>
          <w:t>B5</w:t>
        </w:r>
        <w:r w:rsidR="00FE6E4A">
          <w:rPr>
            <w:rFonts w:ascii="Times New Roman" w:eastAsia="宋体" w:hAnsi="Times New Roman" w:cs="Times New Roman"/>
          </w:rPr>
          <w:t>】</w:t>
        </w:r>
      </w:ins>
      <w:r>
        <w:rPr>
          <w:rFonts w:ascii="Times New Roman" w:eastAsia="宋体" w:hAnsi="Times New Roman" w:cs="Times New Roman"/>
        </w:rPr>
        <w:t>关联劳务交易流程图</w:t>
      </w:r>
    </w:p>
    <w:p w14:paraId="5B1EB576" w14:textId="77777777" w:rsidR="00160A67" w:rsidRDefault="00160A67">
      <w:pPr>
        <w:pStyle w:val="aff8"/>
        <w:widowControl w:val="0"/>
        <w:rPr>
          <w:rFonts w:ascii="Arial" w:eastAsia="黑体" w:hAnsi="Arial" w:cs="Arial"/>
          <w:color w:val="06A2E0" w:themeColor="accent1"/>
        </w:rPr>
      </w:pPr>
    </w:p>
    <w:p w14:paraId="442464D5" w14:textId="77777777" w:rsidR="00160A67" w:rsidRDefault="00000000">
      <w:pPr>
        <w:widowControl w:val="0"/>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【以流程图形式列明具体劳务的开展方式】</w:t>
      </w:r>
    </w:p>
    <w:p w14:paraId="433D1313" w14:textId="77777777" w:rsidR="00160A67" w:rsidRDefault="00160A67">
      <w:pPr>
        <w:jc w:val="both"/>
        <w:rPr>
          <w:rFonts w:ascii="Arial" w:eastAsia="黑体" w:hAnsi="Arial" w:cs="Arial"/>
        </w:rPr>
      </w:pPr>
    </w:p>
    <w:p w14:paraId="1911959F" w14:textId="77777777" w:rsidR="00160A67" w:rsidRDefault="00000000">
      <w:pPr>
        <w:pStyle w:val="311"/>
        <w:numPr>
          <w:ilvl w:val="3"/>
          <w:numId w:val="36"/>
        </w:numPr>
        <w:ind w:firstLine="482"/>
        <w:jc w:val="both"/>
        <w:rPr>
          <w:rFonts w:ascii="Times New Roman" w:eastAsia="宋体" w:hAnsi="Times New Roman" w:cs="Times New Roman"/>
        </w:rPr>
      </w:pPr>
      <w:r>
        <w:rPr>
          <w:rFonts w:ascii="Times New Roman" w:eastAsia="宋体" w:hAnsi="Times New Roman" w:cs="Times New Roman"/>
        </w:rPr>
        <w:t>提供关联劳务</w:t>
      </w:r>
    </w:p>
    <w:p w14:paraId="52A5C6CF" w14:textId="77777777" w:rsidR="00160A67" w:rsidRDefault="00160A67">
      <w:pPr>
        <w:jc w:val="both"/>
        <w:rPr>
          <w:rFonts w:ascii="Arial" w:eastAsia="黑体" w:hAnsi="Arial" w:cs="Arial"/>
        </w:rPr>
      </w:pPr>
    </w:p>
    <w:p w14:paraId="3CC8C911" w14:textId="37819D68" w:rsidR="00160A67" w:rsidRDefault="00000000">
      <w:pPr>
        <w:keepNext/>
        <w:ind w:firstLine="482"/>
        <w:rPr>
          <w:rFonts w:ascii="Times New Roman" w:eastAsia="宋体" w:hAnsi="Times New Roman" w:cs="Times New Roman"/>
          <w:b/>
          <w:u w:val="single"/>
        </w:rPr>
      </w:pPr>
      <w:del w:id="649" w:author="Tian Su" w:date="2024-12-30T11:30:00Z" w16du:dateUtc="2024-12-30T03:30:00Z">
        <w:r w:rsidDel="00FE6E4A">
          <w:rPr>
            <w:rFonts w:ascii="Times New Roman" w:eastAsia="宋体" w:hAnsi="Times New Roman" w:cs="Times New Roman"/>
            <w:b/>
            <w:color w:val="FF0000"/>
            <w:u w:val="single"/>
          </w:rPr>
          <w:lastRenderedPageBreak/>
          <w:delText>20XX</w:delText>
        </w:r>
      </w:del>
      <w:ins w:id="650" w:author="Tian Su" w:date="2024-12-30T11:30:00Z" w16du:dateUtc="2024-12-30T03:30:00Z">
        <w:r w:rsidR="00FE6E4A">
          <w:rPr>
            <w:rFonts w:ascii="Times New Roman" w:eastAsia="宋体" w:hAnsi="Times New Roman" w:cs="Times New Roman"/>
            <w:b/>
            <w:color w:val="FF0000"/>
            <w:u w:val="single"/>
          </w:rPr>
          <w:t>【清单模板</w:t>
        </w:r>
        <w:r w:rsidR="00FE6E4A">
          <w:rPr>
            <w:rFonts w:ascii="Times New Roman" w:eastAsia="宋体" w:hAnsi="Times New Roman" w:cs="Times New Roman"/>
            <w:b/>
            <w:color w:val="FF0000"/>
            <w:u w:val="single"/>
          </w:rPr>
          <w:t>-</w:t>
        </w:r>
        <w:r w:rsidR="00FE6E4A">
          <w:rPr>
            <w:rFonts w:ascii="Times New Roman" w:eastAsia="宋体" w:hAnsi="Times New Roman" w:cs="Times New Roman"/>
            <w:b/>
            <w:color w:val="FF0000"/>
            <w:u w:val="single"/>
          </w:rPr>
          <w:t>数据表</w:t>
        </w:r>
        <w:r w:rsidR="00FE6E4A">
          <w:rPr>
            <w:rFonts w:ascii="Times New Roman" w:eastAsia="宋体" w:hAnsi="Times New Roman" w:cs="Times New Roman"/>
            <w:b/>
            <w:color w:val="FF0000"/>
            <w:u w:val="single"/>
          </w:rPr>
          <w:t>B2</w:t>
        </w:r>
        <w:r w:rsidR="00FE6E4A">
          <w:rPr>
            <w:rFonts w:ascii="Times New Roman" w:eastAsia="宋体" w:hAnsi="Times New Roman" w:cs="Times New Roman"/>
            <w:b/>
            <w:color w:val="FF0000"/>
            <w:u w:val="single"/>
          </w:rPr>
          <w:t>】</w:t>
        </w:r>
      </w:ins>
      <w:r>
        <w:rPr>
          <w:rFonts w:ascii="Times New Roman" w:eastAsia="宋体" w:hAnsi="Times New Roman" w:cs="Times New Roman"/>
          <w:b/>
          <w:u w:val="single"/>
        </w:rPr>
        <w:t>年度的交易额</w:t>
      </w:r>
    </w:p>
    <w:p w14:paraId="7DD67128" w14:textId="77777777" w:rsidR="00160A67" w:rsidRDefault="00160A67">
      <w:pPr>
        <w:jc w:val="both"/>
        <w:rPr>
          <w:rFonts w:ascii="Arial" w:eastAsia="黑体" w:hAnsi="Arial" w:cs="Arial"/>
        </w:rPr>
      </w:pPr>
    </w:p>
    <w:p w14:paraId="26BFFF86" w14:textId="77777777" w:rsidR="00160A67" w:rsidRDefault="00000000">
      <w:pPr>
        <w:pStyle w:val="ac"/>
        <w:spacing w:beforeLines="50" w:before="120" w:line="360" w:lineRule="auto"/>
        <w:ind w:firstLine="482"/>
        <w:jc w:val="center"/>
        <w:rPr>
          <w:rFonts w:ascii="Times New Roman" w:eastAsia="宋体" w:hAnsi="Times New Roman" w:cs="Times New Roman"/>
        </w:rPr>
      </w:pPr>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14</w:t>
      </w:r>
      <w:r>
        <w:rPr>
          <w:rFonts w:ascii="Times New Roman" w:eastAsia="宋体" w:hAnsi="Times New Roman" w:cs="Times New Roman"/>
        </w:rPr>
        <w:fldChar w:fldCharType="end"/>
      </w:r>
      <w:r>
        <w:rPr>
          <w:rFonts w:ascii="Times New Roman" w:eastAsia="宋体" w:hAnsi="Times New Roman" w:cs="Times New Roman"/>
        </w:rPr>
        <w:t>：提供关联劳务</w:t>
      </w:r>
      <w:r>
        <w:rPr>
          <w:rStyle w:val="aff2"/>
          <w:rFonts w:ascii="Times New Roman" w:eastAsia="黑体" w:hAnsi="Times New Roman" w:cs="Times New Roman"/>
        </w:rPr>
        <w:footnoteReference w:id="19"/>
      </w:r>
    </w:p>
    <w:p w14:paraId="2EBA720D" w14:textId="77777777" w:rsidR="00160A67" w:rsidRDefault="00160A67">
      <w:pPr>
        <w:keepNext/>
        <w:rPr>
          <w:rFonts w:ascii="Arial" w:eastAsia="黑体" w:hAnsi="Arial" w:cs="Arial"/>
        </w:rPr>
      </w:pPr>
    </w:p>
    <w:p w14:paraId="41B6234E" w14:textId="77777777" w:rsidR="00160A67" w:rsidRDefault="00000000">
      <w:pPr>
        <w:keepNext/>
        <w:ind w:firstLine="400"/>
        <w:jc w:val="right"/>
        <w:rPr>
          <w:rFonts w:ascii="Arial" w:eastAsia="黑体" w:hAnsi="Arial" w:cs="Arial"/>
          <w:sz w:val="20"/>
        </w:rPr>
      </w:pPr>
      <w:r>
        <w:rPr>
          <w:rFonts w:ascii="宋体" w:eastAsia="宋体" w:hAnsi="宋体" w:cs="宋体" w:hint="eastAsia"/>
          <w:sz w:val="20"/>
        </w:rPr>
        <w:fldChar w:fldCharType="begin"/>
      </w:r>
      <w:r>
        <w:rPr>
          <w:rFonts w:ascii="宋体" w:eastAsia="宋体" w:hAnsi="宋体" w:cs="宋体" w:hint="eastAsia"/>
          <w:sz w:val="20"/>
        </w:rPr>
        <w:instrText xml:space="preserve"> REF 货币 \h  \* MERGEFORMAT </w:instrText>
      </w:r>
      <w:r>
        <w:rPr>
          <w:rFonts w:ascii="宋体" w:eastAsia="宋体" w:hAnsi="宋体" w:cs="宋体" w:hint="eastAsia"/>
          <w:sz w:val="20"/>
        </w:rPr>
      </w:r>
      <w:r>
        <w:rPr>
          <w:rFonts w:ascii="宋体" w:eastAsia="宋体" w:hAnsi="宋体" w:cs="宋体" w:hint="eastAsia"/>
          <w:sz w:val="20"/>
        </w:rPr>
        <w:fldChar w:fldCharType="separate"/>
      </w:r>
      <w:r>
        <w:rPr>
          <w:rFonts w:ascii="宋体" w:eastAsia="宋体" w:hAnsi="宋体" w:cs="宋体" w:hint="eastAsia"/>
          <w:sz w:val="20"/>
        </w:rPr>
        <w:t>货币：人民币元</w:t>
      </w:r>
      <w:r>
        <w:rPr>
          <w:rFonts w:ascii="宋体" w:eastAsia="宋体" w:hAnsi="宋体" w:cs="宋体" w:hint="eastAsia"/>
          <w:sz w:val="20"/>
        </w:rPr>
        <w:fldChar w:fldCharType="end"/>
      </w:r>
    </w:p>
    <w:tbl>
      <w:tblPr>
        <w:tblStyle w:val="afe"/>
        <w:tblW w:w="5000" w:type="pct"/>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875"/>
        <w:gridCol w:w="3571"/>
        <w:gridCol w:w="1527"/>
        <w:gridCol w:w="1527"/>
        <w:gridCol w:w="1527"/>
      </w:tblGrid>
      <w:tr w:rsidR="00160A67" w14:paraId="75FC7DFA" w14:textId="77777777">
        <w:trPr>
          <w:trHeight w:val="432"/>
          <w:tblHeader/>
        </w:trPr>
        <w:tc>
          <w:tcPr>
            <w:tcW w:w="484" w:type="pct"/>
            <w:tcBorders>
              <w:tl2br w:val="nil"/>
              <w:tr2bl w:val="nil"/>
            </w:tcBorders>
            <w:shd w:val="clear" w:color="auto" w:fill="06A2E0" w:themeFill="accent1"/>
            <w:vAlign w:val="center"/>
          </w:tcPr>
          <w:p w14:paraId="0375453A" w14:textId="77777777" w:rsidR="00160A67" w:rsidRDefault="00000000">
            <w:pPr>
              <w:ind w:firstLine="402"/>
              <w:jc w:val="center"/>
              <w:rPr>
                <w:rFonts w:ascii="Times New Roman" w:eastAsia="宋体" w:hAnsi="Times New Roman" w:cs="Times New Roman"/>
                <w:b/>
                <w:bCs/>
                <w:color w:val="FFFFFF" w:themeColor="background1"/>
                <w:sz w:val="20"/>
              </w:rPr>
            </w:pPr>
            <w:commentRangeStart w:id="651"/>
            <w:r>
              <w:rPr>
                <w:rFonts w:ascii="Times New Roman" w:eastAsia="宋体" w:hAnsi="Times New Roman" w:cs="Times New Roman"/>
                <w:b/>
                <w:bCs/>
                <w:color w:val="FFFFFF" w:themeColor="background1"/>
                <w:sz w:val="20"/>
              </w:rPr>
              <w:t>境内</w:t>
            </w:r>
            <w:r>
              <w:rPr>
                <w:rFonts w:ascii="Times New Roman" w:eastAsia="宋体" w:hAnsi="Times New Roman" w:cs="Times New Roman"/>
                <w:b/>
                <w:bCs/>
                <w:color w:val="FFFFFF" w:themeColor="background1"/>
                <w:sz w:val="20"/>
              </w:rPr>
              <w:t>/</w:t>
            </w:r>
          </w:p>
          <w:p w14:paraId="44ED6609"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境外</w:t>
            </w:r>
          </w:p>
        </w:tc>
        <w:tc>
          <w:tcPr>
            <w:tcW w:w="1978" w:type="pct"/>
            <w:tcBorders>
              <w:tl2br w:val="nil"/>
              <w:tr2bl w:val="nil"/>
            </w:tcBorders>
            <w:shd w:val="clear" w:color="auto" w:fill="06A2E0" w:themeFill="accent1"/>
            <w:vAlign w:val="center"/>
          </w:tcPr>
          <w:p w14:paraId="6270484D"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关联方</w:t>
            </w:r>
          </w:p>
        </w:tc>
        <w:tc>
          <w:tcPr>
            <w:tcW w:w="846" w:type="pct"/>
            <w:tcBorders>
              <w:tl2br w:val="nil"/>
              <w:tr2bl w:val="nil"/>
            </w:tcBorders>
            <w:shd w:val="clear" w:color="auto" w:fill="06A2E0" w:themeFill="accent1"/>
            <w:vAlign w:val="center"/>
          </w:tcPr>
          <w:p w14:paraId="0892946F"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劳务内容</w:t>
            </w:r>
          </w:p>
        </w:tc>
        <w:tc>
          <w:tcPr>
            <w:tcW w:w="846" w:type="pct"/>
            <w:tcBorders>
              <w:tl2br w:val="nil"/>
              <w:tr2bl w:val="nil"/>
            </w:tcBorders>
            <w:shd w:val="clear" w:color="auto" w:fill="06A2E0" w:themeFill="accent1"/>
            <w:vAlign w:val="center"/>
          </w:tcPr>
          <w:p w14:paraId="7A550D5C"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金额</w:t>
            </w:r>
          </w:p>
        </w:tc>
        <w:tc>
          <w:tcPr>
            <w:tcW w:w="846" w:type="pct"/>
            <w:tcBorders>
              <w:tl2br w:val="nil"/>
              <w:tr2bl w:val="nil"/>
            </w:tcBorders>
            <w:shd w:val="clear" w:color="auto" w:fill="06A2E0" w:themeFill="accent1"/>
            <w:vAlign w:val="center"/>
          </w:tcPr>
          <w:p w14:paraId="2BEE749D"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结算货币</w:t>
            </w:r>
          </w:p>
        </w:tc>
      </w:tr>
      <w:tr w:rsidR="00160A67" w14:paraId="3AEAF2DA" w14:textId="77777777">
        <w:trPr>
          <w:trHeight w:val="432"/>
        </w:trPr>
        <w:tc>
          <w:tcPr>
            <w:tcW w:w="484" w:type="pct"/>
            <w:vMerge w:val="restart"/>
            <w:tcBorders>
              <w:tl2br w:val="nil"/>
              <w:tr2bl w:val="nil"/>
            </w:tcBorders>
            <w:shd w:val="clear" w:color="auto" w:fill="F2F2F2" w:themeFill="background1" w:themeFillShade="F2"/>
            <w:vAlign w:val="center"/>
          </w:tcPr>
          <w:p w14:paraId="7279E2F1"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境外</w:t>
            </w:r>
          </w:p>
        </w:tc>
        <w:tc>
          <w:tcPr>
            <w:tcW w:w="1978" w:type="pct"/>
            <w:tcBorders>
              <w:tl2br w:val="nil"/>
              <w:tr2bl w:val="nil"/>
            </w:tcBorders>
            <w:shd w:val="clear" w:color="auto" w:fill="F2F2F2" w:themeFill="background1" w:themeFillShade="F2"/>
            <w:vAlign w:val="center"/>
          </w:tcPr>
          <w:p w14:paraId="490432F5" w14:textId="77777777" w:rsidR="00160A67" w:rsidRDefault="00000000">
            <w:pPr>
              <w:ind w:firstLine="400"/>
              <w:rPr>
                <w:rFonts w:ascii="Times New Roman" w:eastAsia="宋体" w:hAnsi="Times New Roman" w:cs="Times New Roman"/>
                <w:color w:val="FF0000"/>
                <w:sz w:val="20"/>
              </w:rPr>
            </w:pPr>
            <w:r>
              <w:rPr>
                <w:rFonts w:ascii="Times New Roman" w:eastAsia="宋体" w:hAnsi="Times New Roman" w:cs="Times New Roman"/>
                <w:color w:val="FF0000"/>
                <w:sz w:val="20"/>
              </w:rPr>
              <w:t>关联方</w:t>
            </w:r>
            <w:r>
              <w:rPr>
                <w:rFonts w:ascii="Times New Roman" w:eastAsia="宋体" w:hAnsi="Times New Roman" w:cs="Times New Roman"/>
                <w:color w:val="FF0000"/>
                <w:sz w:val="20"/>
              </w:rPr>
              <w:t>1</w:t>
            </w:r>
          </w:p>
        </w:tc>
        <w:tc>
          <w:tcPr>
            <w:tcW w:w="846" w:type="pct"/>
            <w:tcBorders>
              <w:tl2br w:val="nil"/>
              <w:tr2bl w:val="nil"/>
            </w:tcBorders>
            <w:shd w:val="clear" w:color="auto" w:fill="F2F2F2" w:themeFill="background1" w:themeFillShade="F2"/>
            <w:vAlign w:val="center"/>
          </w:tcPr>
          <w:p w14:paraId="4123C123"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13B53748"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2A167749" w14:textId="77777777" w:rsidR="00160A67" w:rsidRDefault="00160A67">
            <w:pPr>
              <w:ind w:firstLine="400"/>
              <w:jc w:val="center"/>
              <w:rPr>
                <w:rFonts w:ascii="Times New Roman" w:eastAsia="宋体" w:hAnsi="Times New Roman" w:cs="Times New Roman"/>
                <w:sz w:val="20"/>
              </w:rPr>
            </w:pPr>
          </w:p>
        </w:tc>
      </w:tr>
      <w:tr w:rsidR="00160A67" w14:paraId="3AA12444" w14:textId="77777777">
        <w:trPr>
          <w:trHeight w:val="432"/>
        </w:trPr>
        <w:tc>
          <w:tcPr>
            <w:tcW w:w="484" w:type="pct"/>
            <w:vMerge/>
            <w:tcBorders>
              <w:tl2br w:val="nil"/>
              <w:tr2bl w:val="nil"/>
            </w:tcBorders>
            <w:shd w:val="clear" w:color="auto" w:fill="F2F2F2" w:themeFill="background1" w:themeFillShade="F2"/>
            <w:vAlign w:val="center"/>
          </w:tcPr>
          <w:p w14:paraId="62736C09" w14:textId="77777777" w:rsidR="00160A67" w:rsidRDefault="00160A67">
            <w:pPr>
              <w:ind w:firstLine="400"/>
              <w:jc w:val="center"/>
              <w:rPr>
                <w:rFonts w:ascii="Times New Roman" w:eastAsia="宋体" w:hAnsi="Times New Roman" w:cs="Times New Roman"/>
                <w:sz w:val="20"/>
              </w:rPr>
            </w:pPr>
          </w:p>
        </w:tc>
        <w:tc>
          <w:tcPr>
            <w:tcW w:w="1978" w:type="pct"/>
            <w:tcBorders>
              <w:tl2br w:val="nil"/>
              <w:tr2bl w:val="nil"/>
            </w:tcBorders>
            <w:shd w:val="clear" w:color="auto" w:fill="F2F2F2" w:themeFill="background1" w:themeFillShade="F2"/>
            <w:vAlign w:val="center"/>
          </w:tcPr>
          <w:p w14:paraId="0104831E" w14:textId="77777777" w:rsidR="00160A67" w:rsidRDefault="00000000">
            <w:pPr>
              <w:ind w:firstLine="400"/>
              <w:rPr>
                <w:rFonts w:ascii="Times New Roman" w:eastAsia="宋体" w:hAnsi="Times New Roman" w:cs="Times New Roman"/>
                <w:color w:val="FF0000"/>
                <w:sz w:val="20"/>
              </w:rPr>
            </w:pPr>
            <w:r>
              <w:rPr>
                <w:rFonts w:ascii="Times New Roman" w:eastAsia="宋体" w:hAnsi="Times New Roman" w:cs="Times New Roman"/>
                <w:color w:val="FF0000"/>
                <w:sz w:val="20"/>
              </w:rPr>
              <w:t>关联方</w:t>
            </w:r>
            <w:r>
              <w:rPr>
                <w:rFonts w:ascii="Times New Roman" w:eastAsia="宋体" w:hAnsi="Times New Roman" w:cs="Times New Roman"/>
                <w:color w:val="FF0000"/>
                <w:sz w:val="20"/>
              </w:rPr>
              <w:t>2</w:t>
            </w:r>
          </w:p>
        </w:tc>
        <w:tc>
          <w:tcPr>
            <w:tcW w:w="846" w:type="pct"/>
            <w:tcBorders>
              <w:tl2br w:val="nil"/>
              <w:tr2bl w:val="nil"/>
            </w:tcBorders>
            <w:shd w:val="clear" w:color="auto" w:fill="F2F2F2" w:themeFill="background1" w:themeFillShade="F2"/>
            <w:vAlign w:val="center"/>
          </w:tcPr>
          <w:p w14:paraId="2526D451"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5DABE6AA"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26BCF8CA" w14:textId="77777777" w:rsidR="00160A67" w:rsidRDefault="00160A67">
            <w:pPr>
              <w:ind w:firstLine="400"/>
              <w:jc w:val="center"/>
              <w:rPr>
                <w:rFonts w:ascii="Times New Roman" w:eastAsia="宋体" w:hAnsi="Times New Roman" w:cs="Times New Roman"/>
                <w:sz w:val="20"/>
              </w:rPr>
            </w:pPr>
          </w:p>
        </w:tc>
      </w:tr>
      <w:tr w:rsidR="00160A67" w14:paraId="5B8AD5BC" w14:textId="77777777">
        <w:trPr>
          <w:trHeight w:val="432"/>
        </w:trPr>
        <w:tc>
          <w:tcPr>
            <w:tcW w:w="484" w:type="pct"/>
            <w:vMerge/>
            <w:tcBorders>
              <w:tl2br w:val="nil"/>
              <w:tr2bl w:val="nil"/>
            </w:tcBorders>
            <w:shd w:val="clear" w:color="auto" w:fill="F2F2F2" w:themeFill="background1" w:themeFillShade="F2"/>
            <w:vAlign w:val="center"/>
          </w:tcPr>
          <w:p w14:paraId="52F91819" w14:textId="77777777" w:rsidR="00160A67" w:rsidRDefault="00160A67">
            <w:pPr>
              <w:ind w:firstLine="400"/>
              <w:jc w:val="center"/>
              <w:rPr>
                <w:rFonts w:ascii="Times New Roman" w:eastAsia="宋体" w:hAnsi="Times New Roman" w:cs="Times New Roman"/>
                <w:sz w:val="20"/>
              </w:rPr>
            </w:pPr>
          </w:p>
        </w:tc>
        <w:tc>
          <w:tcPr>
            <w:tcW w:w="1978" w:type="pct"/>
            <w:tcBorders>
              <w:tl2br w:val="nil"/>
              <w:tr2bl w:val="nil"/>
            </w:tcBorders>
            <w:shd w:val="clear" w:color="auto" w:fill="F2F2F2" w:themeFill="background1" w:themeFillShade="F2"/>
            <w:vAlign w:val="center"/>
          </w:tcPr>
          <w:p w14:paraId="391E574A" w14:textId="77777777" w:rsidR="00160A67" w:rsidRDefault="00000000">
            <w:pPr>
              <w:ind w:firstLine="400"/>
              <w:rPr>
                <w:rFonts w:ascii="Times New Roman" w:eastAsia="宋体" w:hAnsi="Times New Roman" w:cs="Times New Roman"/>
                <w:color w:val="FF0000"/>
                <w:sz w:val="20"/>
              </w:rPr>
            </w:pPr>
            <w:r>
              <w:rPr>
                <w:rFonts w:ascii="Times New Roman" w:eastAsia="宋体" w:hAnsi="Times New Roman" w:cs="Times New Roman"/>
                <w:color w:val="FF0000"/>
                <w:sz w:val="20"/>
              </w:rPr>
              <w:t>……</w:t>
            </w:r>
          </w:p>
        </w:tc>
        <w:tc>
          <w:tcPr>
            <w:tcW w:w="846" w:type="pct"/>
            <w:tcBorders>
              <w:tl2br w:val="nil"/>
              <w:tr2bl w:val="nil"/>
            </w:tcBorders>
            <w:shd w:val="clear" w:color="auto" w:fill="F2F2F2" w:themeFill="background1" w:themeFillShade="F2"/>
            <w:vAlign w:val="center"/>
          </w:tcPr>
          <w:p w14:paraId="5C07946A"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29D57AE1"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7DD7D171" w14:textId="77777777" w:rsidR="00160A67" w:rsidRDefault="00160A67">
            <w:pPr>
              <w:ind w:firstLine="400"/>
              <w:jc w:val="center"/>
              <w:rPr>
                <w:rFonts w:ascii="Times New Roman" w:eastAsia="宋体" w:hAnsi="Times New Roman" w:cs="Times New Roman"/>
                <w:sz w:val="20"/>
              </w:rPr>
            </w:pPr>
          </w:p>
        </w:tc>
      </w:tr>
      <w:tr w:rsidR="00160A67" w14:paraId="5BA7AD8F" w14:textId="77777777">
        <w:trPr>
          <w:trHeight w:val="432"/>
        </w:trPr>
        <w:tc>
          <w:tcPr>
            <w:tcW w:w="484" w:type="pct"/>
            <w:vMerge/>
            <w:tcBorders>
              <w:tl2br w:val="nil"/>
              <w:tr2bl w:val="nil"/>
            </w:tcBorders>
            <w:shd w:val="clear" w:color="auto" w:fill="F2F2F2" w:themeFill="background1" w:themeFillShade="F2"/>
            <w:vAlign w:val="center"/>
          </w:tcPr>
          <w:p w14:paraId="78366689" w14:textId="77777777" w:rsidR="00160A67" w:rsidRDefault="00160A67">
            <w:pPr>
              <w:ind w:firstLine="400"/>
              <w:jc w:val="center"/>
              <w:rPr>
                <w:rFonts w:ascii="Times New Roman" w:eastAsia="宋体" w:hAnsi="Times New Roman" w:cs="Times New Roman"/>
                <w:sz w:val="20"/>
              </w:rPr>
            </w:pPr>
          </w:p>
        </w:tc>
        <w:tc>
          <w:tcPr>
            <w:tcW w:w="1978" w:type="pct"/>
            <w:tcBorders>
              <w:tl2br w:val="nil"/>
              <w:tr2bl w:val="nil"/>
            </w:tcBorders>
            <w:shd w:val="clear" w:color="auto" w:fill="F2F2F2" w:themeFill="background1" w:themeFillShade="F2"/>
            <w:vAlign w:val="center"/>
          </w:tcPr>
          <w:p w14:paraId="5A087C6C" w14:textId="77777777" w:rsidR="00160A67" w:rsidRDefault="00000000">
            <w:pPr>
              <w:ind w:firstLine="400"/>
              <w:rPr>
                <w:rFonts w:ascii="Times New Roman" w:eastAsia="宋体" w:hAnsi="Times New Roman" w:cs="Times New Roman"/>
                <w:sz w:val="20"/>
              </w:rPr>
            </w:pPr>
            <w:r>
              <w:rPr>
                <w:rFonts w:ascii="Times New Roman" w:eastAsia="宋体" w:hAnsi="Times New Roman" w:cs="Times New Roman"/>
                <w:sz w:val="20"/>
              </w:rPr>
              <w:t>小计</w:t>
            </w:r>
          </w:p>
        </w:tc>
        <w:tc>
          <w:tcPr>
            <w:tcW w:w="846" w:type="pct"/>
            <w:tcBorders>
              <w:tl2br w:val="nil"/>
              <w:tr2bl w:val="nil"/>
            </w:tcBorders>
            <w:shd w:val="clear" w:color="auto" w:fill="F2F2F2" w:themeFill="background1" w:themeFillShade="F2"/>
            <w:vAlign w:val="center"/>
          </w:tcPr>
          <w:p w14:paraId="129A0F62"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3B4CD567"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0DA3B01B" w14:textId="77777777" w:rsidR="00160A67" w:rsidRDefault="00160A67">
            <w:pPr>
              <w:ind w:firstLine="400"/>
              <w:jc w:val="center"/>
              <w:rPr>
                <w:rFonts w:ascii="Times New Roman" w:eastAsia="宋体" w:hAnsi="Times New Roman" w:cs="Times New Roman"/>
                <w:sz w:val="20"/>
              </w:rPr>
            </w:pPr>
          </w:p>
        </w:tc>
      </w:tr>
      <w:tr w:rsidR="00160A67" w14:paraId="0BAE32D3" w14:textId="77777777">
        <w:trPr>
          <w:trHeight w:val="432"/>
        </w:trPr>
        <w:tc>
          <w:tcPr>
            <w:tcW w:w="484" w:type="pct"/>
            <w:vMerge w:val="restart"/>
            <w:tcBorders>
              <w:tl2br w:val="nil"/>
              <w:tr2bl w:val="nil"/>
            </w:tcBorders>
            <w:shd w:val="clear" w:color="auto" w:fill="F2F2F2" w:themeFill="background1" w:themeFillShade="F2"/>
            <w:vAlign w:val="center"/>
          </w:tcPr>
          <w:p w14:paraId="4ABA382A"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境内</w:t>
            </w:r>
          </w:p>
        </w:tc>
        <w:tc>
          <w:tcPr>
            <w:tcW w:w="1978" w:type="pct"/>
            <w:tcBorders>
              <w:tl2br w:val="nil"/>
              <w:tr2bl w:val="nil"/>
            </w:tcBorders>
            <w:shd w:val="clear" w:color="auto" w:fill="F2F2F2" w:themeFill="background1" w:themeFillShade="F2"/>
            <w:vAlign w:val="center"/>
          </w:tcPr>
          <w:p w14:paraId="65098EB4" w14:textId="77777777" w:rsidR="00160A67" w:rsidRDefault="00000000">
            <w:pPr>
              <w:ind w:firstLine="400"/>
              <w:rPr>
                <w:rFonts w:ascii="Times New Roman" w:eastAsia="宋体" w:hAnsi="Times New Roman" w:cs="Times New Roman"/>
                <w:color w:val="FF0000"/>
                <w:sz w:val="20"/>
              </w:rPr>
            </w:pPr>
            <w:r>
              <w:rPr>
                <w:rFonts w:ascii="Times New Roman" w:eastAsia="宋体" w:hAnsi="Times New Roman" w:cs="Times New Roman"/>
                <w:color w:val="FF0000"/>
                <w:sz w:val="20"/>
              </w:rPr>
              <w:t>关联方</w:t>
            </w:r>
            <w:r>
              <w:rPr>
                <w:rFonts w:ascii="Times New Roman" w:eastAsia="宋体" w:hAnsi="Times New Roman" w:cs="Times New Roman"/>
                <w:color w:val="FF0000"/>
                <w:sz w:val="20"/>
              </w:rPr>
              <w:t>1</w:t>
            </w:r>
          </w:p>
        </w:tc>
        <w:tc>
          <w:tcPr>
            <w:tcW w:w="846" w:type="pct"/>
            <w:tcBorders>
              <w:tl2br w:val="nil"/>
              <w:tr2bl w:val="nil"/>
            </w:tcBorders>
            <w:shd w:val="clear" w:color="auto" w:fill="F2F2F2" w:themeFill="background1" w:themeFillShade="F2"/>
            <w:vAlign w:val="center"/>
          </w:tcPr>
          <w:p w14:paraId="3AB47B5D"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38ED6ECF"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07C0D4BE" w14:textId="77777777" w:rsidR="00160A67" w:rsidRDefault="00160A67">
            <w:pPr>
              <w:ind w:firstLine="400"/>
              <w:jc w:val="center"/>
              <w:rPr>
                <w:rFonts w:ascii="Times New Roman" w:eastAsia="宋体" w:hAnsi="Times New Roman" w:cs="Times New Roman"/>
                <w:sz w:val="20"/>
              </w:rPr>
            </w:pPr>
          </w:p>
        </w:tc>
      </w:tr>
      <w:tr w:rsidR="00160A67" w14:paraId="71410988" w14:textId="77777777">
        <w:trPr>
          <w:trHeight w:val="432"/>
        </w:trPr>
        <w:tc>
          <w:tcPr>
            <w:tcW w:w="484" w:type="pct"/>
            <w:vMerge/>
            <w:tcBorders>
              <w:tl2br w:val="nil"/>
              <w:tr2bl w:val="nil"/>
            </w:tcBorders>
            <w:shd w:val="clear" w:color="auto" w:fill="F2F2F2" w:themeFill="background1" w:themeFillShade="F2"/>
            <w:vAlign w:val="center"/>
          </w:tcPr>
          <w:p w14:paraId="34E08C2A" w14:textId="77777777" w:rsidR="00160A67" w:rsidRDefault="00160A67">
            <w:pPr>
              <w:ind w:firstLine="400"/>
              <w:jc w:val="center"/>
              <w:rPr>
                <w:rFonts w:ascii="Times New Roman" w:eastAsia="宋体" w:hAnsi="Times New Roman" w:cs="Times New Roman"/>
                <w:sz w:val="20"/>
              </w:rPr>
            </w:pPr>
          </w:p>
        </w:tc>
        <w:tc>
          <w:tcPr>
            <w:tcW w:w="1978" w:type="pct"/>
            <w:tcBorders>
              <w:tl2br w:val="nil"/>
              <w:tr2bl w:val="nil"/>
            </w:tcBorders>
            <w:shd w:val="clear" w:color="auto" w:fill="F2F2F2" w:themeFill="background1" w:themeFillShade="F2"/>
            <w:vAlign w:val="center"/>
          </w:tcPr>
          <w:p w14:paraId="256DF3FD" w14:textId="77777777" w:rsidR="00160A67" w:rsidRDefault="00000000">
            <w:pPr>
              <w:ind w:firstLine="400"/>
              <w:rPr>
                <w:rFonts w:ascii="Times New Roman" w:eastAsia="宋体" w:hAnsi="Times New Roman" w:cs="Times New Roman"/>
                <w:color w:val="FF0000"/>
                <w:sz w:val="20"/>
              </w:rPr>
            </w:pPr>
            <w:r>
              <w:rPr>
                <w:rFonts w:ascii="Times New Roman" w:eastAsia="宋体" w:hAnsi="Times New Roman" w:cs="Times New Roman"/>
                <w:color w:val="FF0000"/>
                <w:sz w:val="20"/>
              </w:rPr>
              <w:t>关联方</w:t>
            </w:r>
            <w:r>
              <w:rPr>
                <w:rFonts w:ascii="Times New Roman" w:eastAsia="宋体" w:hAnsi="Times New Roman" w:cs="Times New Roman"/>
                <w:color w:val="FF0000"/>
                <w:sz w:val="20"/>
              </w:rPr>
              <w:t>2</w:t>
            </w:r>
          </w:p>
        </w:tc>
        <w:tc>
          <w:tcPr>
            <w:tcW w:w="846" w:type="pct"/>
            <w:tcBorders>
              <w:tl2br w:val="nil"/>
              <w:tr2bl w:val="nil"/>
            </w:tcBorders>
            <w:shd w:val="clear" w:color="auto" w:fill="F2F2F2" w:themeFill="background1" w:themeFillShade="F2"/>
            <w:vAlign w:val="center"/>
          </w:tcPr>
          <w:p w14:paraId="0635E464"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5C877BA3"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549EF59A" w14:textId="77777777" w:rsidR="00160A67" w:rsidRDefault="00160A67">
            <w:pPr>
              <w:ind w:firstLine="400"/>
              <w:jc w:val="center"/>
              <w:rPr>
                <w:rFonts w:ascii="Times New Roman" w:eastAsia="宋体" w:hAnsi="Times New Roman" w:cs="Times New Roman"/>
                <w:sz w:val="20"/>
              </w:rPr>
            </w:pPr>
          </w:p>
        </w:tc>
      </w:tr>
      <w:tr w:rsidR="00160A67" w14:paraId="622B7862" w14:textId="77777777">
        <w:trPr>
          <w:trHeight w:val="432"/>
        </w:trPr>
        <w:tc>
          <w:tcPr>
            <w:tcW w:w="484" w:type="pct"/>
            <w:vMerge/>
            <w:tcBorders>
              <w:tl2br w:val="nil"/>
              <w:tr2bl w:val="nil"/>
            </w:tcBorders>
            <w:shd w:val="clear" w:color="auto" w:fill="F2F2F2" w:themeFill="background1" w:themeFillShade="F2"/>
            <w:vAlign w:val="center"/>
          </w:tcPr>
          <w:p w14:paraId="67179885" w14:textId="77777777" w:rsidR="00160A67" w:rsidRDefault="00160A67">
            <w:pPr>
              <w:ind w:firstLine="400"/>
              <w:jc w:val="center"/>
              <w:rPr>
                <w:rFonts w:ascii="Times New Roman" w:eastAsia="宋体" w:hAnsi="Times New Roman" w:cs="Times New Roman"/>
                <w:sz w:val="20"/>
              </w:rPr>
            </w:pPr>
          </w:p>
        </w:tc>
        <w:tc>
          <w:tcPr>
            <w:tcW w:w="1978" w:type="pct"/>
            <w:tcBorders>
              <w:tl2br w:val="nil"/>
              <w:tr2bl w:val="nil"/>
            </w:tcBorders>
            <w:shd w:val="clear" w:color="auto" w:fill="F2F2F2" w:themeFill="background1" w:themeFillShade="F2"/>
            <w:vAlign w:val="center"/>
          </w:tcPr>
          <w:p w14:paraId="0F4318BC" w14:textId="77777777" w:rsidR="00160A67" w:rsidRDefault="00000000">
            <w:pPr>
              <w:ind w:firstLine="400"/>
              <w:rPr>
                <w:rFonts w:ascii="Times New Roman" w:eastAsia="宋体" w:hAnsi="Times New Roman" w:cs="Times New Roman"/>
                <w:color w:val="FF0000"/>
                <w:sz w:val="20"/>
              </w:rPr>
            </w:pPr>
            <w:r>
              <w:rPr>
                <w:rFonts w:ascii="Times New Roman" w:eastAsia="宋体" w:hAnsi="Times New Roman" w:cs="Times New Roman"/>
                <w:color w:val="FF0000"/>
                <w:sz w:val="20"/>
              </w:rPr>
              <w:t>……</w:t>
            </w:r>
          </w:p>
        </w:tc>
        <w:tc>
          <w:tcPr>
            <w:tcW w:w="846" w:type="pct"/>
            <w:tcBorders>
              <w:tl2br w:val="nil"/>
              <w:tr2bl w:val="nil"/>
            </w:tcBorders>
            <w:shd w:val="clear" w:color="auto" w:fill="F2F2F2" w:themeFill="background1" w:themeFillShade="F2"/>
            <w:vAlign w:val="center"/>
          </w:tcPr>
          <w:p w14:paraId="1C18A5C9"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789CE06A"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355A3EE4" w14:textId="77777777" w:rsidR="00160A67" w:rsidRDefault="00160A67">
            <w:pPr>
              <w:ind w:firstLine="400"/>
              <w:jc w:val="center"/>
              <w:rPr>
                <w:rFonts w:ascii="Times New Roman" w:eastAsia="宋体" w:hAnsi="Times New Roman" w:cs="Times New Roman"/>
                <w:sz w:val="20"/>
              </w:rPr>
            </w:pPr>
          </w:p>
        </w:tc>
      </w:tr>
      <w:tr w:rsidR="00160A67" w14:paraId="21D13D21" w14:textId="77777777">
        <w:trPr>
          <w:trHeight w:val="432"/>
        </w:trPr>
        <w:tc>
          <w:tcPr>
            <w:tcW w:w="484" w:type="pct"/>
            <w:vMerge/>
            <w:tcBorders>
              <w:tl2br w:val="nil"/>
              <w:tr2bl w:val="nil"/>
            </w:tcBorders>
            <w:shd w:val="clear" w:color="auto" w:fill="F2F2F2" w:themeFill="background1" w:themeFillShade="F2"/>
            <w:vAlign w:val="center"/>
          </w:tcPr>
          <w:p w14:paraId="38B63359" w14:textId="77777777" w:rsidR="00160A67" w:rsidRDefault="00160A67">
            <w:pPr>
              <w:ind w:firstLine="400"/>
              <w:jc w:val="center"/>
              <w:rPr>
                <w:rFonts w:ascii="Times New Roman" w:eastAsia="宋体" w:hAnsi="Times New Roman" w:cs="Times New Roman"/>
                <w:sz w:val="20"/>
              </w:rPr>
            </w:pPr>
          </w:p>
        </w:tc>
        <w:tc>
          <w:tcPr>
            <w:tcW w:w="1978" w:type="pct"/>
            <w:tcBorders>
              <w:tl2br w:val="nil"/>
              <w:tr2bl w:val="nil"/>
            </w:tcBorders>
            <w:shd w:val="clear" w:color="auto" w:fill="F2F2F2" w:themeFill="background1" w:themeFillShade="F2"/>
            <w:vAlign w:val="center"/>
          </w:tcPr>
          <w:p w14:paraId="40DCBED0" w14:textId="77777777" w:rsidR="00160A67" w:rsidRDefault="00000000">
            <w:pPr>
              <w:ind w:firstLine="400"/>
              <w:rPr>
                <w:rFonts w:ascii="Times New Roman" w:eastAsia="宋体" w:hAnsi="Times New Roman" w:cs="Times New Roman"/>
                <w:sz w:val="20"/>
              </w:rPr>
            </w:pPr>
            <w:r>
              <w:rPr>
                <w:rFonts w:ascii="Times New Roman" w:eastAsia="宋体" w:hAnsi="Times New Roman" w:cs="Times New Roman"/>
                <w:sz w:val="20"/>
              </w:rPr>
              <w:t>小计</w:t>
            </w:r>
          </w:p>
        </w:tc>
        <w:tc>
          <w:tcPr>
            <w:tcW w:w="846" w:type="pct"/>
            <w:tcBorders>
              <w:tl2br w:val="nil"/>
              <w:tr2bl w:val="nil"/>
            </w:tcBorders>
            <w:shd w:val="clear" w:color="auto" w:fill="F2F2F2" w:themeFill="background1" w:themeFillShade="F2"/>
            <w:vAlign w:val="center"/>
          </w:tcPr>
          <w:p w14:paraId="6F911776"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2C3E0B45"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63432437" w14:textId="77777777" w:rsidR="00160A67" w:rsidRDefault="00160A67">
            <w:pPr>
              <w:ind w:firstLine="400"/>
              <w:jc w:val="center"/>
              <w:rPr>
                <w:rFonts w:ascii="Times New Roman" w:eastAsia="宋体" w:hAnsi="Times New Roman" w:cs="Times New Roman"/>
                <w:sz w:val="20"/>
              </w:rPr>
            </w:pPr>
          </w:p>
        </w:tc>
      </w:tr>
      <w:tr w:rsidR="00160A67" w14:paraId="18AE5383" w14:textId="77777777">
        <w:trPr>
          <w:trHeight w:val="432"/>
        </w:trPr>
        <w:tc>
          <w:tcPr>
            <w:tcW w:w="484" w:type="pct"/>
            <w:tcBorders>
              <w:tl2br w:val="nil"/>
              <w:tr2bl w:val="nil"/>
            </w:tcBorders>
            <w:shd w:val="clear" w:color="auto" w:fill="F2F2F2" w:themeFill="background1" w:themeFillShade="F2"/>
            <w:vAlign w:val="center"/>
          </w:tcPr>
          <w:p w14:paraId="7322EB15" w14:textId="77777777" w:rsidR="00160A67" w:rsidRDefault="00000000">
            <w:pPr>
              <w:ind w:firstLine="402"/>
              <w:jc w:val="center"/>
              <w:rPr>
                <w:rFonts w:ascii="Times New Roman" w:eastAsia="宋体" w:hAnsi="Times New Roman" w:cs="Times New Roman"/>
                <w:b/>
                <w:sz w:val="20"/>
              </w:rPr>
            </w:pPr>
            <w:r>
              <w:rPr>
                <w:rFonts w:ascii="Times New Roman" w:eastAsia="宋体" w:hAnsi="Times New Roman" w:cs="Times New Roman"/>
                <w:b/>
                <w:sz w:val="20"/>
              </w:rPr>
              <w:t>合计</w:t>
            </w:r>
          </w:p>
        </w:tc>
        <w:tc>
          <w:tcPr>
            <w:tcW w:w="1978" w:type="pct"/>
            <w:tcBorders>
              <w:tl2br w:val="nil"/>
              <w:tr2bl w:val="nil"/>
            </w:tcBorders>
            <w:shd w:val="clear" w:color="auto" w:fill="F2F2F2" w:themeFill="background1" w:themeFillShade="F2"/>
            <w:vAlign w:val="center"/>
          </w:tcPr>
          <w:p w14:paraId="1DA18B81" w14:textId="77777777" w:rsidR="00160A67" w:rsidRDefault="00160A67">
            <w:pPr>
              <w:ind w:firstLine="400"/>
              <w:rPr>
                <w:rFonts w:ascii="Times New Roman" w:eastAsia="宋体" w:hAnsi="Times New Roman" w:cs="Times New Roman"/>
                <w:sz w:val="20"/>
              </w:rPr>
            </w:pPr>
          </w:p>
        </w:tc>
        <w:commentRangeEnd w:id="651"/>
        <w:tc>
          <w:tcPr>
            <w:tcW w:w="846" w:type="pct"/>
            <w:tcBorders>
              <w:tl2br w:val="nil"/>
              <w:tr2bl w:val="nil"/>
            </w:tcBorders>
            <w:shd w:val="clear" w:color="auto" w:fill="F2F2F2" w:themeFill="background1" w:themeFillShade="F2"/>
            <w:vAlign w:val="center"/>
          </w:tcPr>
          <w:p w14:paraId="5971858A" w14:textId="77777777" w:rsidR="00160A67" w:rsidRDefault="00E12ECB">
            <w:pPr>
              <w:ind w:firstLine="400"/>
              <w:jc w:val="right"/>
              <w:rPr>
                <w:rFonts w:ascii="Times New Roman" w:eastAsia="宋体" w:hAnsi="Times New Roman" w:cs="Times New Roman"/>
                <w:sz w:val="20"/>
              </w:rPr>
            </w:pPr>
            <w:r>
              <w:rPr>
                <w:rStyle w:val="aff1"/>
              </w:rPr>
              <w:commentReference w:id="651"/>
            </w:r>
          </w:p>
        </w:tc>
        <w:tc>
          <w:tcPr>
            <w:tcW w:w="846" w:type="pct"/>
            <w:tcBorders>
              <w:tl2br w:val="nil"/>
              <w:tr2bl w:val="nil"/>
            </w:tcBorders>
            <w:shd w:val="clear" w:color="auto" w:fill="F2F2F2" w:themeFill="background1" w:themeFillShade="F2"/>
            <w:vAlign w:val="center"/>
          </w:tcPr>
          <w:p w14:paraId="731CE961" w14:textId="77777777" w:rsidR="00160A67" w:rsidRDefault="00160A67">
            <w:pPr>
              <w:ind w:firstLine="400"/>
              <w:jc w:val="right"/>
              <w:rPr>
                <w:rFonts w:ascii="Times New Roman" w:eastAsia="宋体" w:hAnsi="Times New Roman" w:cs="Times New Roman"/>
                <w:sz w:val="20"/>
              </w:rPr>
            </w:pPr>
          </w:p>
        </w:tc>
        <w:tc>
          <w:tcPr>
            <w:tcW w:w="846" w:type="pct"/>
            <w:tcBorders>
              <w:tl2br w:val="nil"/>
              <w:tr2bl w:val="nil"/>
            </w:tcBorders>
            <w:shd w:val="clear" w:color="auto" w:fill="F2F2F2" w:themeFill="background1" w:themeFillShade="F2"/>
            <w:vAlign w:val="center"/>
          </w:tcPr>
          <w:p w14:paraId="37321DCF" w14:textId="77777777" w:rsidR="00160A67" w:rsidRDefault="00160A67">
            <w:pPr>
              <w:ind w:firstLine="400"/>
              <w:jc w:val="center"/>
              <w:rPr>
                <w:rFonts w:ascii="Times New Roman" w:eastAsia="宋体" w:hAnsi="Times New Roman" w:cs="Times New Roman"/>
                <w:sz w:val="20"/>
              </w:rPr>
            </w:pPr>
          </w:p>
        </w:tc>
      </w:tr>
    </w:tbl>
    <w:p w14:paraId="72C67CBD" w14:textId="77777777" w:rsidR="00160A67" w:rsidRDefault="00160A67">
      <w:pPr>
        <w:jc w:val="both"/>
        <w:rPr>
          <w:rFonts w:ascii="Arial" w:eastAsia="黑体" w:hAnsi="Arial" w:cs="Arial"/>
        </w:rPr>
      </w:pPr>
    </w:p>
    <w:p w14:paraId="43AC48AF" w14:textId="77777777" w:rsidR="00160A67" w:rsidRDefault="00000000">
      <w:pPr>
        <w:keepNext/>
        <w:ind w:firstLine="482"/>
        <w:rPr>
          <w:rFonts w:ascii="Times New Roman" w:eastAsia="宋体" w:hAnsi="Times New Roman" w:cs="Times New Roman"/>
          <w:b/>
          <w:u w:val="single"/>
        </w:rPr>
      </w:pPr>
      <w:r>
        <w:rPr>
          <w:rFonts w:ascii="Times New Roman" w:eastAsia="宋体" w:hAnsi="Times New Roman" w:cs="Times New Roman"/>
          <w:b/>
          <w:u w:val="single"/>
        </w:rPr>
        <w:t>关联劳务概况</w:t>
      </w:r>
    </w:p>
    <w:p w14:paraId="436D3C50" w14:textId="77777777" w:rsidR="00160A67" w:rsidRDefault="00000000">
      <w:pPr>
        <w:numPr>
          <w:ilvl w:val="255"/>
          <w:numId w:val="0"/>
        </w:numPr>
        <w:spacing w:beforeLines="50" w:before="120" w:line="360" w:lineRule="auto"/>
        <w:ind w:leftChars="200" w:left="480"/>
        <w:jc w:val="both"/>
        <w:rPr>
          <w:rStyle w:val="aff9"/>
          <w:rFonts w:ascii="Times New Roman" w:eastAsia="宋体" w:hAnsi="Times New Roman" w:cs="Times New Roman"/>
          <w:b/>
          <w:color w:val="FF0000"/>
          <w:highlight w:val="yellow"/>
          <w:u w:val="single"/>
        </w:rPr>
      </w:pPr>
      <w:r>
        <w:rPr>
          <w:rStyle w:val="aff9"/>
          <w:rFonts w:ascii="Times New Roman" w:eastAsia="宋体" w:hAnsi="Times New Roman" w:cs="Times New Roman" w:hint="eastAsia"/>
          <w:color w:val="FF0000"/>
        </w:rPr>
        <w:t>（</w:t>
      </w:r>
      <w:r>
        <w:rPr>
          <w:rStyle w:val="aff9"/>
          <w:rFonts w:ascii="Times New Roman" w:eastAsia="宋体" w:hAnsi="Times New Roman" w:cs="Times New Roman" w:hint="eastAsia"/>
          <w:color w:val="FF0000"/>
        </w:rPr>
        <w:t>1</w:t>
      </w:r>
      <w:r>
        <w:rPr>
          <w:rStyle w:val="aff9"/>
          <w:rFonts w:ascii="Times New Roman" w:eastAsia="宋体" w:hAnsi="Times New Roman" w:cs="Times New Roman" w:hint="eastAsia"/>
          <w:color w:val="FF0000"/>
        </w:rPr>
        <w:t>）</w:t>
      </w:r>
      <w:r>
        <w:rPr>
          <w:rStyle w:val="aff9"/>
          <w:rFonts w:ascii="Times New Roman" w:eastAsia="宋体" w:hAnsi="Times New Roman" w:cs="Times New Roman"/>
          <w:b/>
          <w:color w:val="FF0000"/>
          <w:u w:val="single"/>
        </w:rPr>
        <w:t>市场营销服务</w:t>
      </w:r>
      <w:r>
        <w:rPr>
          <w:rStyle w:val="aff9"/>
          <w:rFonts w:ascii="Times New Roman" w:eastAsia="宋体" w:hAnsi="Times New Roman" w:cs="Times New Roman"/>
          <w:color w:val="FF0000"/>
        </w:rPr>
        <w:t>【按服务类型逐一披露说明】</w:t>
      </w:r>
    </w:p>
    <w:p w14:paraId="50AFA1A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交易主体的特点：</w:t>
      </w:r>
    </w:p>
    <w:p w14:paraId="7CD86BC9"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劳务的提供方和接受方分别是【</w:t>
      </w:r>
      <w:r>
        <w:rPr>
          <w:rFonts w:ascii="Times New Roman" w:eastAsia="宋体" w:hAnsi="Times New Roman" w:cs="Times New Roman"/>
          <w:color w:val="FF0000"/>
        </w:rPr>
        <w:t>…</w:t>
      </w:r>
      <w:r>
        <w:rPr>
          <w:rFonts w:ascii="Times New Roman" w:eastAsia="宋体" w:hAnsi="Times New Roman" w:cs="Times New Roman"/>
          <w:color w:val="FF0000"/>
        </w:rPr>
        <w:t>】；</w:t>
      </w:r>
    </w:p>
    <w:p w14:paraId="15ABF71B"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具体劳务内容为【</w:t>
      </w:r>
      <w:r>
        <w:rPr>
          <w:rFonts w:ascii="Times New Roman" w:eastAsia="宋体" w:hAnsi="Times New Roman" w:cs="Times New Roman"/>
          <w:color w:val="FF0000"/>
        </w:rPr>
        <w:t>…</w:t>
      </w:r>
      <w:r>
        <w:rPr>
          <w:rFonts w:ascii="Times New Roman" w:eastAsia="宋体" w:hAnsi="Times New Roman" w:cs="Times New Roman"/>
          <w:color w:val="FF0000"/>
        </w:rPr>
        <w:t>】，特性为【</w:t>
      </w:r>
      <w:r>
        <w:rPr>
          <w:rFonts w:ascii="Times New Roman" w:eastAsia="宋体" w:hAnsi="Times New Roman" w:cs="Times New Roman"/>
          <w:color w:val="FF0000"/>
        </w:rPr>
        <w:t>…</w:t>
      </w:r>
      <w:r>
        <w:rPr>
          <w:rFonts w:ascii="Times New Roman" w:eastAsia="宋体" w:hAnsi="Times New Roman" w:cs="Times New Roman"/>
          <w:color w:val="FF0000"/>
        </w:rPr>
        <w:t>】；</w:t>
      </w:r>
    </w:p>
    <w:p w14:paraId="01338EAB"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劳务提供方的功能与风险：【</w:t>
      </w:r>
      <w:r>
        <w:rPr>
          <w:rFonts w:ascii="Times New Roman" w:eastAsia="宋体" w:hAnsi="Times New Roman" w:cs="Times New Roman"/>
          <w:color w:val="FF0000"/>
        </w:rPr>
        <w:t>…</w:t>
      </w:r>
      <w:r>
        <w:rPr>
          <w:rFonts w:ascii="Times New Roman" w:eastAsia="宋体" w:hAnsi="Times New Roman" w:cs="Times New Roman"/>
          <w:color w:val="FF0000"/>
        </w:rPr>
        <w:t>】</w:t>
      </w:r>
    </w:p>
    <w:p w14:paraId="31F4F104" w14:textId="77777777" w:rsidR="00160A67" w:rsidRDefault="00000000">
      <w:pPr>
        <w:keepNext/>
        <w:ind w:firstLine="482"/>
        <w:rPr>
          <w:rFonts w:ascii="Times New Roman" w:eastAsia="宋体" w:hAnsi="Times New Roman" w:cs="Times New Roman"/>
          <w:b/>
          <w:u w:val="single"/>
        </w:rPr>
      </w:pPr>
      <w:r>
        <w:rPr>
          <w:rFonts w:ascii="Times New Roman" w:eastAsia="宋体" w:hAnsi="Times New Roman" w:cs="Times New Roman"/>
          <w:b/>
          <w:u w:val="single"/>
        </w:rPr>
        <w:t>关联劳务定价原则：</w:t>
      </w:r>
    </w:p>
    <w:p w14:paraId="1CCEF774"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【说明关联劳务定价原则，如为成本加成需列明具体加成比例，不能简单笼络以</w:t>
      </w:r>
      <w:r>
        <w:rPr>
          <w:rFonts w:ascii="Times New Roman" w:eastAsia="宋体" w:hAnsi="Times New Roman" w:cs="Times New Roman"/>
          <w:color w:val="FF0000"/>
        </w:rPr>
        <w:t>“</w:t>
      </w:r>
      <w:r>
        <w:rPr>
          <w:rFonts w:ascii="Times New Roman" w:eastAsia="宋体" w:hAnsi="Times New Roman" w:cs="Times New Roman"/>
          <w:color w:val="FF0000"/>
        </w:rPr>
        <w:t>成本加成一定比例</w:t>
      </w:r>
      <w:r>
        <w:rPr>
          <w:rFonts w:ascii="Times New Roman" w:eastAsia="宋体" w:hAnsi="Times New Roman" w:cs="Times New Roman"/>
          <w:color w:val="FF0000"/>
        </w:rPr>
        <w:t>”</w:t>
      </w:r>
      <w:r>
        <w:rPr>
          <w:rFonts w:ascii="Times New Roman" w:eastAsia="宋体" w:hAnsi="Times New Roman" w:cs="Times New Roman"/>
          <w:color w:val="FF0000"/>
        </w:rPr>
        <w:t>进行概括。】</w:t>
      </w:r>
    </w:p>
    <w:p w14:paraId="4AF7E9AE"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Style w:val="aff9"/>
          <w:rFonts w:ascii="Times New Roman" w:eastAsia="宋体" w:hAnsi="Times New Roman" w:cs="Times New Roman"/>
          <w:color w:val="auto"/>
        </w:rPr>
        <w:t>劳务合同的具体条款：</w:t>
      </w:r>
    </w:p>
    <w:p w14:paraId="23CC93D0" w14:textId="77777777"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FF0000"/>
        </w:rPr>
      </w:pPr>
      <w:r>
        <w:rPr>
          <w:rFonts w:ascii="Times New Roman" w:eastAsia="宋体" w:hAnsi="Times New Roman" w:cs="Times New Roman"/>
          <w:color w:val="FF0000"/>
        </w:rPr>
        <w:lastRenderedPageBreak/>
        <w:t>【结合具体劳务合同，对劳务特性、技术要求、专业水准、承担责任、付款条件和方式、直接和间接成本等进行披露。】</w:t>
      </w:r>
    </w:p>
    <w:p w14:paraId="7A4F5B6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对劳务接受方的受益情况：</w:t>
      </w:r>
    </w:p>
    <w:p w14:paraId="5171FA72" w14:textId="77777777"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FF0000"/>
        </w:rPr>
      </w:pPr>
      <w:r>
        <w:rPr>
          <w:rFonts w:ascii="Times New Roman" w:eastAsia="宋体" w:hAnsi="Times New Roman" w:cs="Times New Roman"/>
          <w:color w:val="FF0000"/>
        </w:rPr>
        <w:t>【重点分析劳务发生后各方的受益情况，如何体现该劳务为劳务接受方带来的直接或间接经济利益。】</w:t>
      </w:r>
    </w:p>
    <w:p w14:paraId="1CA1CFA4" w14:textId="77777777" w:rsidR="00160A67" w:rsidRDefault="00160A67">
      <w:pPr>
        <w:jc w:val="both"/>
        <w:rPr>
          <w:rFonts w:ascii="Arial" w:eastAsia="黑体" w:hAnsi="Arial" w:cs="Arial"/>
        </w:rPr>
      </w:pPr>
    </w:p>
    <w:p w14:paraId="06A79375" w14:textId="77777777" w:rsidR="00160A67" w:rsidRDefault="00000000">
      <w:pPr>
        <w:keepNext/>
        <w:ind w:firstLine="482"/>
        <w:rPr>
          <w:rFonts w:ascii="Times New Roman" w:eastAsia="宋体" w:hAnsi="Times New Roman" w:cs="Times New Roman"/>
          <w:b/>
          <w:u w:val="single"/>
        </w:rPr>
      </w:pPr>
      <w:r>
        <w:rPr>
          <w:rFonts w:ascii="Times New Roman" w:eastAsia="宋体" w:hAnsi="Times New Roman" w:cs="Times New Roman"/>
          <w:b/>
          <w:u w:val="single"/>
        </w:rPr>
        <w:t>劳务成本费用归集方式</w:t>
      </w:r>
    </w:p>
    <w:p w14:paraId="65D0B0EA" w14:textId="77777777" w:rsidR="00160A67" w:rsidRDefault="00160A67">
      <w:pPr>
        <w:keepNext/>
        <w:rPr>
          <w:rStyle w:val="aff9"/>
          <w:rFonts w:ascii="Arial" w:eastAsia="黑体" w:hAnsi="Arial" w:cs="Arial"/>
          <w:color w:val="000000" w:themeColor="text1"/>
          <w:u w:val="single"/>
        </w:rPr>
      </w:pPr>
    </w:p>
    <w:p w14:paraId="121FF0C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在确定</w:t>
      </w:r>
      <w:r>
        <w:rPr>
          <w:rStyle w:val="aff9"/>
          <w:rFonts w:ascii="Times New Roman" w:eastAsia="宋体" w:hAnsi="Times New Roman" w:cs="Times New Roman"/>
          <w:color w:val="FF0000"/>
        </w:rPr>
        <w:t>【具体服务】</w:t>
      </w:r>
      <w:r>
        <w:rPr>
          <w:rStyle w:val="aff9"/>
          <w:rFonts w:ascii="Times New Roman" w:eastAsia="宋体" w:hAnsi="Times New Roman" w:cs="Times New Roman"/>
          <w:color w:val="auto"/>
        </w:rPr>
        <w:t>费用时，劳务提供者根据其会计准则归集相应的服务成本费用</w:t>
      </w:r>
      <w:r>
        <w:rPr>
          <w:rStyle w:val="aff9"/>
          <w:rFonts w:ascii="Times New Roman" w:eastAsia="宋体" w:hAnsi="Times New Roman" w:cs="Times New Roman"/>
          <w:color w:val="FF0000"/>
        </w:rPr>
        <w:t>【加上所涉及的间接费用】</w:t>
      </w:r>
      <w:r>
        <w:rPr>
          <w:rStyle w:val="aff9"/>
          <w:rFonts w:ascii="Times New Roman" w:eastAsia="宋体" w:hAnsi="Times New Roman" w:cs="Times New Roman"/>
          <w:color w:val="auto"/>
        </w:rPr>
        <w:t>。</w:t>
      </w:r>
    </w:p>
    <w:p w14:paraId="6E65C29C"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【劳务或相应的费用是在多个劳务接受者之间的进行分配时，请使用以下语句：】</w:t>
      </w:r>
    </w:p>
    <w:p w14:paraId="50E7C837"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在确定所有劳务</w:t>
      </w:r>
      <w:r>
        <w:rPr>
          <w:rStyle w:val="aff9"/>
          <w:rFonts w:ascii="Times New Roman" w:eastAsia="宋体" w:hAnsi="Times New Roman" w:cs="Times New Roman"/>
          <w:color w:val="FF0000"/>
        </w:rPr>
        <w:t>【或针对特定服务】</w:t>
      </w:r>
      <w:r>
        <w:rPr>
          <w:rStyle w:val="aff9"/>
          <w:rFonts w:ascii="Times New Roman" w:eastAsia="宋体" w:hAnsi="Times New Roman" w:cs="Times New Roman"/>
          <w:color w:val="auto"/>
        </w:rPr>
        <w:t>的费用时，劳务提供者要确定各个劳务接受者所需被分配到的成本费用</w:t>
      </w:r>
      <w:r>
        <w:rPr>
          <w:rStyle w:val="aff9"/>
          <w:rFonts w:ascii="Times New Roman" w:eastAsia="宋体" w:hAnsi="Times New Roman" w:cs="Times New Roman"/>
          <w:color w:val="FF0000"/>
        </w:rPr>
        <w:t>【具体方法：例如</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确定相关直接成本费用并添加间接成本费用</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此处有必要对各个特定劳务的分配方法进行单独解释说明】</w:t>
      </w:r>
      <w:r>
        <w:rPr>
          <w:rStyle w:val="aff9"/>
          <w:rFonts w:ascii="Times New Roman" w:eastAsia="宋体" w:hAnsi="Times New Roman" w:cs="Times New Roman"/>
          <w:color w:val="auto"/>
        </w:rPr>
        <w:t>。在所有情况下，股东服务并不包括在成本费用池中。</w:t>
      </w:r>
    </w:p>
    <w:p w14:paraId="66F8D566"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然后，根据与各个劳务接受者所获得的受益作为分配方法将各个特定服务的总成本费用分配给相应的劳务接受方。下表列示了各类劳务的相关信息。</w:t>
      </w:r>
    </w:p>
    <w:p w14:paraId="731F87B6" w14:textId="77777777" w:rsidR="00160A67" w:rsidRDefault="00000000">
      <w:pPr>
        <w:pStyle w:val="ac"/>
        <w:spacing w:beforeLines="50" w:before="120" w:line="360" w:lineRule="auto"/>
        <w:ind w:firstLine="482"/>
        <w:jc w:val="center"/>
        <w:rPr>
          <w:rFonts w:ascii="Times New Roman" w:eastAsia="宋体" w:hAnsi="Times New Roman" w:cs="Times New Roman"/>
        </w:rPr>
      </w:pPr>
      <w:bookmarkStart w:id="652" w:name="_Toc143535407"/>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15</w:t>
      </w:r>
      <w:r>
        <w:rPr>
          <w:rFonts w:ascii="Times New Roman" w:eastAsia="宋体" w:hAnsi="Times New Roman" w:cs="Times New Roman"/>
        </w:rPr>
        <w:fldChar w:fldCharType="end"/>
      </w:r>
      <w:r>
        <w:rPr>
          <w:rFonts w:ascii="Times New Roman" w:eastAsia="宋体" w:hAnsi="Times New Roman" w:cs="Times New Roman"/>
        </w:rPr>
        <w:t>：劳务成本费用归集</w:t>
      </w:r>
      <w:r>
        <w:rPr>
          <w:rStyle w:val="aff2"/>
          <w:rFonts w:ascii="Times New Roman" w:eastAsia="黑体" w:hAnsi="Times New Roman" w:cs="Times New Roman"/>
        </w:rPr>
        <w:footnoteReference w:id="20"/>
      </w:r>
      <w:bookmarkEnd w:id="652"/>
    </w:p>
    <w:p w14:paraId="1BA65345" w14:textId="77777777" w:rsidR="00160A67" w:rsidRDefault="00000000">
      <w:pPr>
        <w:keepNext/>
        <w:ind w:firstLine="400"/>
        <w:jc w:val="right"/>
        <w:rPr>
          <w:rFonts w:ascii="宋体" w:eastAsia="宋体" w:hAnsi="宋体" w:cs="宋体" w:hint="eastAsia"/>
          <w:sz w:val="20"/>
        </w:rPr>
      </w:pPr>
      <w:r>
        <w:rPr>
          <w:rFonts w:ascii="宋体" w:eastAsia="宋体" w:hAnsi="宋体" w:cs="宋体" w:hint="eastAsia"/>
          <w:sz w:val="20"/>
        </w:rPr>
        <w:fldChar w:fldCharType="begin"/>
      </w:r>
      <w:r>
        <w:rPr>
          <w:rFonts w:ascii="宋体" w:eastAsia="宋体" w:hAnsi="宋体" w:cs="宋体" w:hint="eastAsia"/>
          <w:sz w:val="20"/>
        </w:rPr>
        <w:instrText xml:space="preserve"> REF 货币 \h  \* MERGEFORMAT </w:instrText>
      </w:r>
      <w:r>
        <w:rPr>
          <w:rFonts w:ascii="宋体" w:eastAsia="宋体" w:hAnsi="宋体" w:cs="宋体" w:hint="eastAsia"/>
          <w:sz w:val="20"/>
        </w:rPr>
      </w:r>
      <w:r>
        <w:rPr>
          <w:rFonts w:ascii="宋体" w:eastAsia="宋体" w:hAnsi="宋体" w:cs="宋体" w:hint="eastAsia"/>
          <w:sz w:val="20"/>
        </w:rPr>
        <w:fldChar w:fldCharType="separate"/>
      </w:r>
      <w:r>
        <w:rPr>
          <w:rFonts w:ascii="宋体" w:eastAsia="宋体" w:hAnsi="宋体" w:cs="宋体" w:hint="eastAsia"/>
          <w:sz w:val="20"/>
        </w:rPr>
        <w:t>货币：人民币元</w:t>
      </w:r>
      <w:r>
        <w:rPr>
          <w:rFonts w:ascii="宋体" w:eastAsia="宋体" w:hAnsi="宋体" w:cs="宋体" w:hint="eastAsia"/>
          <w:sz w:val="20"/>
        </w:rPr>
        <w:fldChar w:fldCharType="end"/>
      </w:r>
    </w:p>
    <w:tbl>
      <w:tblPr>
        <w:tblStyle w:val="afe"/>
        <w:tblW w:w="5000" w:type="pct"/>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2631"/>
        <w:gridCol w:w="2078"/>
        <w:gridCol w:w="1805"/>
        <w:gridCol w:w="2513"/>
      </w:tblGrid>
      <w:tr w:rsidR="00160A67" w14:paraId="61451FEA" w14:textId="77777777">
        <w:trPr>
          <w:trHeight w:val="432"/>
          <w:tblHeader/>
        </w:trPr>
        <w:tc>
          <w:tcPr>
            <w:tcW w:w="1457" w:type="pct"/>
            <w:tcBorders>
              <w:tl2br w:val="nil"/>
              <w:tr2bl w:val="nil"/>
            </w:tcBorders>
            <w:shd w:val="clear" w:color="auto" w:fill="06A2E0" w:themeFill="accent1"/>
            <w:vAlign w:val="center"/>
          </w:tcPr>
          <w:p w14:paraId="56D5452C" w14:textId="77777777" w:rsidR="00160A67" w:rsidRDefault="00000000">
            <w:pPr>
              <w:ind w:firstLine="402"/>
              <w:jc w:val="center"/>
              <w:rPr>
                <w:rFonts w:ascii="Times New Roman" w:eastAsia="宋体" w:hAnsi="Times New Roman" w:cs="Times New Roman"/>
                <w:b/>
                <w:bCs/>
                <w:color w:val="FFFFFF" w:themeColor="background1"/>
                <w:sz w:val="20"/>
              </w:rPr>
            </w:pPr>
            <w:commentRangeStart w:id="653"/>
            <w:r>
              <w:rPr>
                <w:rFonts w:ascii="Times New Roman" w:eastAsia="宋体" w:hAnsi="Times New Roman" w:cs="Times New Roman"/>
                <w:b/>
                <w:bCs/>
                <w:color w:val="FFFFFF" w:themeColor="background1"/>
                <w:sz w:val="20"/>
              </w:rPr>
              <w:t>劳务内容</w:t>
            </w:r>
          </w:p>
        </w:tc>
        <w:tc>
          <w:tcPr>
            <w:tcW w:w="1151" w:type="pct"/>
            <w:tcBorders>
              <w:tl2br w:val="nil"/>
              <w:tr2bl w:val="nil"/>
            </w:tcBorders>
            <w:shd w:val="clear" w:color="auto" w:fill="06A2E0" w:themeFill="accent1"/>
            <w:vAlign w:val="center"/>
          </w:tcPr>
          <w:p w14:paraId="4ECB9149"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分配方法</w:t>
            </w:r>
          </w:p>
        </w:tc>
        <w:tc>
          <w:tcPr>
            <w:tcW w:w="1000" w:type="pct"/>
            <w:tcBorders>
              <w:tl2br w:val="nil"/>
              <w:tr2bl w:val="nil"/>
            </w:tcBorders>
            <w:shd w:val="clear" w:color="auto" w:fill="06A2E0" w:themeFill="accent1"/>
            <w:vAlign w:val="center"/>
          </w:tcPr>
          <w:p w14:paraId="7291715D"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总成本费用</w:t>
            </w:r>
          </w:p>
        </w:tc>
        <w:tc>
          <w:tcPr>
            <w:tcW w:w="1392" w:type="pct"/>
            <w:tcBorders>
              <w:tl2br w:val="nil"/>
              <w:tr2bl w:val="nil"/>
            </w:tcBorders>
            <w:shd w:val="clear" w:color="auto" w:fill="06A2E0" w:themeFill="accent1"/>
            <w:vAlign w:val="center"/>
          </w:tcPr>
          <w:p w14:paraId="50B6E070" w14:textId="6B70A4C5" w:rsidR="00160A67" w:rsidRDefault="00000000">
            <w:pPr>
              <w:ind w:firstLine="402"/>
              <w:jc w:val="center"/>
              <w:rPr>
                <w:rFonts w:ascii="Times New Roman" w:eastAsia="宋体" w:hAnsi="Times New Roman" w:cs="Times New Roman"/>
                <w:b/>
                <w:bCs/>
                <w:color w:val="FF0000"/>
                <w:sz w:val="20"/>
                <w:szCs w:val="20"/>
              </w:rPr>
            </w:pPr>
            <w:del w:id="654" w:author="Tian Su" w:date="2024-12-30T11:34:00Z" w16du:dateUtc="2024-12-30T03:34:00Z">
              <w:r w:rsidDel="00FE6E4A">
                <w:rPr>
                  <w:rFonts w:ascii="Times New Roman" w:eastAsia="宋体" w:hAnsi="Times New Roman" w:cs="Times New Roman"/>
                  <w:b/>
                  <w:bCs/>
                  <w:color w:val="FF0000"/>
                  <w:sz w:val="20"/>
                  <w:szCs w:val="20"/>
                </w:rPr>
                <w:delText>ABC</w:delText>
              </w:r>
              <w:r w:rsidDel="00FE6E4A">
                <w:rPr>
                  <w:rFonts w:ascii="Times New Roman" w:eastAsia="宋体" w:hAnsi="Times New Roman" w:cs="Times New Roman"/>
                  <w:b/>
                  <w:bCs/>
                  <w:color w:val="FF0000"/>
                  <w:sz w:val="20"/>
                  <w:szCs w:val="20"/>
                </w:rPr>
                <w:delText>公司</w:delText>
              </w:r>
            </w:del>
            <w:ins w:id="655" w:author="Tian Su" w:date="2024-12-30T11:34:00Z" w16du:dateUtc="2024-12-30T03:34:00Z">
              <w:r w:rsidR="00FE6E4A">
                <w:rPr>
                  <w:rFonts w:ascii="Times New Roman" w:eastAsia="宋体" w:hAnsi="Times New Roman" w:cs="Times New Roman"/>
                  <w:b/>
                  <w:bCs/>
                  <w:color w:val="FF0000"/>
                  <w:sz w:val="20"/>
                  <w:szCs w:val="20"/>
                </w:rPr>
                <w:t>【清单模板</w:t>
              </w:r>
              <w:r w:rsidR="00FE6E4A">
                <w:rPr>
                  <w:rFonts w:ascii="Times New Roman" w:eastAsia="宋体" w:hAnsi="Times New Roman" w:cs="Times New Roman"/>
                  <w:b/>
                  <w:bCs/>
                  <w:color w:val="FF0000"/>
                  <w:sz w:val="20"/>
                  <w:szCs w:val="20"/>
                </w:rPr>
                <w:t>-</w:t>
              </w:r>
              <w:r w:rsidR="00FE6E4A">
                <w:rPr>
                  <w:rFonts w:ascii="Times New Roman" w:eastAsia="宋体" w:hAnsi="Times New Roman" w:cs="Times New Roman"/>
                  <w:b/>
                  <w:bCs/>
                  <w:color w:val="FF0000"/>
                  <w:sz w:val="20"/>
                  <w:szCs w:val="20"/>
                </w:rPr>
                <w:t>数据表</w:t>
              </w:r>
              <w:r w:rsidR="00FE6E4A">
                <w:rPr>
                  <w:rFonts w:ascii="Times New Roman" w:eastAsia="宋体" w:hAnsi="Times New Roman" w:cs="Times New Roman"/>
                  <w:b/>
                  <w:bCs/>
                  <w:color w:val="FF0000"/>
                  <w:sz w:val="20"/>
                  <w:szCs w:val="20"/>
                </w:rPr>
                <w:t>B5</w:t>
              </w:r>
              <w:r w:rsidR="00FE6E4A">
                <w:rPr>
                  <w:rFonts w:ascii="Times New Roman" w:eastAsia="宋体" w:hAnsi="Times New Roman" w:cs="Times New Roman"/>
                  <w:b/>
                  <w:bCs/>
                  <w:color w:val="FF0000"/>
                  <w:sz w:val="20"/>
                  <w:szCs w:val="20"/>
                </w:rPr>
                <w:t>】</w:t>
              </w:r>
            </w:ins>
          </w:p>
          <w:p w14:paraId="12CD1902"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所需承担的比例</w:t>
            </w:r>
          </w:p>
        </w:tc>
      </w:tr>
      <w:tr w:rsidR="00160A67" w14:paraId="345A25EB" w14:textId="77777777">
        <w:trPr>
          <w:trHeight w:val="432"/>
        </w:trPr>
        <w:tc>
          <w:tcPr>
            <w:tcW w:w="1457" w:type="pct"/>
            <w:tcBorders>
              <w:tl2br w:val="nil"/>
              <w:tr2bl w:val="nil"/>
            </w:tcBorders>
            <w:shd w:val="clear" w:color="auto" w:fill="F2F2F2" w:themeFill="background1" w:themeFillShade="F2"/>
            <w:vAlign w:val="center"/>
          </w:tcPr>
          <w:p w14:paraId="33E64B12" w14:textId="77777777" w:rsidR="00160A67" w:rsidRDefault="00000000">
            <w:pPr>
              <w:ind w:firstLine="400"/>
              <w:jc w:val="center"/>
              <w:rPr>
                <w:rFonts w:ascii="Times New Roman" w:eastAsia="宋体" w:hAnsi="Times New Roman" w:cs="Times New Roman"/>
                <w:color w:val="FF0000"/>
                <w:sz w:val="20"/>
              </w:rPr>
            </w:pPr>
            <w:r>
              <w:rPr>
                <w:rFonts w:ascii="Times New Roman" w:eastAsia="宋体" w:hAnsi="Times New Roman" w:cs="Times New Roman"/>
                <w:color w:val="FF0000"/>
                <w:sz w:val="20"/>
              </w:rPr>
              <w:t>市场营销服务</w:t>
            </w:r>
          </w:p>
        </w:tc>
        <w:tc>
          <w:tcPr>
            <w:tcW w:w="1151" w:type="pct"/>
            <w:tcBorders>
              <w:tl2br w:val="nil"/>
              <w:tr2bl w:val="nil"/>
            </w:tcBorders>
            <w:shd w:val="clear" w:color="auto" w:fill="F2F2F2" w:themeFill="background1" w:themeFillShade="F2"/>
            <w:vAlign w:val="center"/>
          </w:tcPr>
          <w:p w14:paraId="24DABD12" w14:textId="77777777" w:rsidR="00160A67" w:rsidRDefault="00000000">
            <w:pPr>
              <w:ind w:firstLine="400"/>
              <w:jc w:val="center"/>
              <w:rPr>
                <w:rFonts w:ascii="Times New Roman" w:eastAsia="宋体" w:hAnsi="Times New Roman" w:cs="Times New Roman"/>
                <w:color w:val="FF0000"/>
                <w:sz w:val="20"/>
              </w:rPr>
            </w:pPr>
            <w:r>
              <w:rPr>
                <w:rFonts w:ascii="Times New Roman" w:eastAsia="宋体" w:hAnsi="Times New Roman" w:cs="Times New Roman"/>
                <w:color w:val="FF0000"/>
                <w:sz w:val="20"/>
              </w:rPr>
              <w:t>销售额</w:t>
            </w:r>
          </w:p>
        </w:tc>
        <w:tc>
          <w:tcPr>
            <w:tcW w:w="1000" w:type="pct"/>
            <w:tcBorders>
              <w:tl2br w:val="nil"/>
              <w:tr2bl w:val="nil"/>
            </w:tcBorders>
            <w:shd w:val="clear" w:color="auto" w:fill="F2F2F2" w:themeFill="background1" w:themeFillShade="F2"/>
            <w:vAlign w:val="center"/>
          </w:tcPr>
          <w:p w14:paraId="7694129C" w14:textId="77777777" w:rsidR="00160A67" w:rsidRDefault="00000000">
            <w:pPr>
              <w:ind w:firstLine="400"/>
              <w:jc w:val="center"/>
              <w:rPr>
                <w:rFonts w:ascii="Times New Roman" w:eastAsia="宋体" w:hAnsi="Times New Roman" w:cs="Times New Roman"/>
                <w:color w:val="FF0000"/>
                <w:sz w:val="20"/>
              </w:rPr>
            </w:pPr>
            <w:proofErr w:type="gramStart"/>
            <w:r>
              <w:rPr>
                <w:rFonts w:ascii="Times New Roman" w:eastAsia="宋体" w:hAnsi="Times New Roman" w:cs="Times New Roman"/>
                <w:color w:val="FF0000"/>
                <w:sz w:val="20"/>
              </w:rPr>
              <w:t>XX,XXX</w:t>
            </w:r>
            <w:proofErr w:type="gramEnd"/>
          </w:p>
        </w:tc>
        <w:tc>
          <w:tcPr>
            <w:tcW w:w="1392" w:type="pct"/>
            <w:tcBorders>
              <w:tl2br w:val="nil"/>
              <w:tr2bl w:val="nil"/>
            </w:tcBorders>
            <w:shd w:val="clear" w:color="auto" w:fill="F2F2F2" w:themeFill="background1" w:themeFillShade="F2"/>
            <w:vAlign w:val="center"/>
          </w:tcPr>
          <w:p w14:paraId="299AD7EB" w14:textId="77777777" w:rsidR="00160A67" w:rsidRDefault="00000000">
            <w:pPr>
              <w:ind w:firstLine="400"/>
              <w:jc w:val="center"/>
              <w:rPr>
                <w:rFonts w:ascii="Times New Roman" w:eastAsia="宋体" w:hAnsi="Times New Roman" w:cs="Times New Roman"/>
                <w:color w:val="FF0000"/>
                <w:sz w:val="20"/>
              </w:rPr>
            </w:pPr>
            <w:r>
              <w:rPr>
                <w:rFonts w:ascii="Times New Roman" w:eastAsia="宋体" w:hAnsi="Times New Roman" w:cs="Times New Roman"/>
                <w:color w:val="FF0000"/>
                <w:sz w:val="20"/>
              </w:rPr>
              <w:t>XX%</w:t>
            </w:r>
          </w:p>
        </w:tc>
      </w:tr>
      <w:tr w:rsidR="00160A67" w14:paraId="102C6312" w14:textId="77777777">
        <w:trPr>
          <w:trHeight w:val="432"/>
        </w:trPr>
        <w:tc>
          <w:tcPr>
            <w:tcW w:w="1457" w:type="pct"/>
            <w:tcBorders>
              <w:tl2br w:val="nil"/>
              <w:tr2bl w:val="nil"/>
            </w:tcBorders>
            <w:shd w:val="clear" w:color="auto" w:fill="F2F2F2" w:themeFill="background1" w:themeFillShade="F2"/>
            <w:vAlign w:val="center"/>
          </w:tcPr>
          <w:p w14:paraId="016D7028" w14:textId="77777777" w:rsidR="00160A67" w:rsidRDefault="00000000">
            <w:pPr>
              <w:ind w:firstLine="400"/>
              <w:jc w:val="center"/>
              <w:rPr>
                <w:rFonts w:ascii="Times New Roman" w:eastAsia="宋体" w:hAnsi="Times New Roman" w:cs="Times New Roman"/>
                <w:color w:val="FF0000"/>
                <w:sz w:val="20"/>
              </w:rPr>
            </w:pPr>
            <w:r>
              <w:rPr>
                <w:rFonts w:ascii="Times New Roman" w:eastAsia="宋体" w:hAnsi="Times New Roman" w:cs="Times New Roman"/>
                <w:color w:val="FF0000"/>
                <w:sz w:val="20"/>
              </w:rPr>
              <w:t>行政支持服务</w:t>
            </w:r>
          </w:p>
        </w:tc>
        <w:tc>
          <w:tcPr>
            <w:tcW w:w="1151" w:type="pct"/>
            <w:tcBorders>
              <w:tl2br w:val="nil"/>
              <w:tr2bl w:val="nil"/>
            </w:tcBorders>
            <w:shd w:val="clear" w:color="auto" w:fill="F2F2F2" w:themeFill="background1" w:themeFillShade="F2"/>
            <w:vAlign w:val="center"/>
          </w:tcPr>
          <w:p w14:paraId="5E746274" w14:textId="77777777" w:rsidR="00160A67" w:rsidRDefault="00000000">
            <w:pPr>
              <w:ind w:firstLine="400"/>
              <w:jc w:val="center"/>
              <w:rPr>
                <w:rFonts w:ascii="Times New Roman" w:eastAsia="宋体" w:hAnsi="Times New Roman" w:cs="Times New Roman"/>
                <w:color w:val="FF0000"/>
                <w:sz w:val="20"/>
              </w:rPr>
            </w:pPr>
            <w:r>
              <w:rPr>
                <w:rFonts w:ascii="Times New Roman" w:eastAsia="宋体" w:hAnsi="Times New Roman" w:cs="Times New Roman"/>
                <w:color w:val="FF0000"/>
                <w:sz w:val="20"/>
              </w:rPr>
              <w:t>销售额</w:t>
            </w:r>
          </w:p>
        </w:tc>
        <w:tc>
          <w:tcPr>
            <w:tcW w:w="1000" w:type="pct"/>
            <w:tcBorders>
              <w:tl2br w:val="nil"/>
              <w:tr2bl w:val="nil"/>
            </w:tcBorders>
            <w:shd w:val="clear" w:color="auto" w:fill="F2F2F2" w:themeFill="background1" w:themeFillShade="F2"/>
            <w:vAlign w:val="center"/>
          </w:tcPr>
          <w:p w14:paraId="31F1F7A0" w14:textId="77777777" w:rsidR="00160A67" w:rsidRDefault="00000000">
            <w:pPr>
              <w:ind w:firstLine="400"/>
              <w:jc w:val="center"/>
              <w:rPr>
                <w:rFonts w:ascii="Times New Roman" w:eastAsia="宋体" w:hAnsi="Times New Roman" w:cs="Times New Roman"/>
                <w:color w:val="FF0000"/>
                <w:sz w:val="20"/>
              </w:rPr>
            </w:pPr>
            <w:proofErr w:type="gramStart"/>
            <w:r>
              <w:rPr>
                <w:rFonts w:ascii="Times New Roman" w:eastAsia="宋体" w:hAnsi="Times New Roman" w:cs="Times New Roman"/>
                <w:color w:val="FF0000"/>
                <w:sz w:val="20"/>
              </w:rPr>
              <w:t>XX,XXX</w:t>
            </w:r>
            <w:proofErr w:type="gramEnd"/>
          </w:p>
        </w:tc>
        <w:tc>
          <w:tcPr>
            <w:tcW w:w="1392" w:type="pct"/>
            <w:tcBorders>
              <w:tl2br w:val="nil"/>
              <w:tr2bl w:val="nil"/>
            </w:tcBorders>
            <w:shd w:val="clear" w:color="auto" w:fill="F2F2F2" w:themeFill="background1" w:themeFillShade="F2"/>
            <w:vAlign w:val="center"/>
          </w:tcPr>
          <w:p w14:paraId="2AB58141" w14:textId="77777777" w:rsidR="00160A67" w:rsidRDefault="00000000">
            <w:pPr>
              <w:ind w:firstLine="400"/>
              <w:jc w:val="center"/>
              <w:rPr>
                <w:rFonts w:ascii="Times New Roman" w:eastAsia="宋体" w:hAnsi="Times New Roman" w:cs="Times New Roman"/>
                <w:color w:val="FF0000"/>
                <w:sz w:val="20"/>
              </w:rPr>
            </w:pPr>
            <w:r>
              <w:rPr>
                <w:rFonts w:ascii="Times New Roman" w:eastAsia="宋体" w:hAnsi="Times New Roman" w:cs="Times New Roman"/>
                <w:color w:val="FF0000"/>
                <w:sz w:val="20"/>
              </w:rPr>
              <w:t>XX%</w:t>
            </w:r>
          </w:p>
        </w:tc>
      </w:tr>
      <w:tr w:rsidR="00160A67" w14:paraId="7A345219" w14:textId="77777777">
        <w:trPr>
          <w:trHeight w:val="432"/>
        </w:trPr>
        <w:tc>
          <w:tcPr>
            <w:tcW w:w="1457" w:type="pct"/>
            <w:tcBorders>
              <w:tl2br w:val="nil"/>
              <w:tr2bl w:val="nil"/>
            </w:tcBorders>
            <w:shd w:val="clear" w:color="auto" w:fill="F2F2F2" w:themeFill="background1" w:themeFillShade="F2"/>
            <w:vAlign w:val="center"/>
          </w:tcPr>
          <w:p w14:paraId="11E175D2" w14:textId="77777777" w:rsidR="00160A67" w:rsidRDefault="00000000">
            <w:pPr>
              <w:ind w:firstLine="400"/>
              <w:jc w:val="center"/>
              <w:rPr>
                <w:rFonts w:ascii="Times New Roman" w:eastAsia="宋体" w:hAnsi="Times New Roman" w:cs="Times New Roman"/>
                <w:color w:val="FF0000"/>
                <w:sz w:val="20"/>
              </w:rPr>
            </w:pPr>
            <w:r>
              <w:rPr>
                <w:rFonts w:ascii="Times New Roman" w:eastAsia="宋体" w:hAnsi="Times New Roman" w:cs="Times New Roman"/>
                <w:color w:val="FF0000"/>
                <w:sz w:val="20"/>
              </w:rPr>
              <w:t>信息技术服务</w:t>
            </w:r>
          </w:p>
        </w:tc>
        <w:tc>
          <w:tcPr>
            <w:tcW w:w="1151" w:type="pct"/>
            <w:tcBorders>
              <w:tl2br w:val="nil"/>
              <w:tr2bl w:val="nil"/>
            </w:tcBorders>
            <w:shd w:val="clear" w:color="auto" w:fill="F2F2F2" w:themeFill="background1" w:themeFillShade="F2"/>
            <w:vAlign w:val="center"/>
          </w:tcPr>
          <w:p w14:paraId="1171A952" w14:textId="77777777" w:rsidR="00160A67" w:rsidRDefault="00000000">
            <w:pPr>
              <w:ind w:firstLine="400"/>
              <w:jc w:val="center"/>
              <w:rPr>
                <w:rFonts w:ascii="Times New Roman" w:eastAsia="宋体" w:hAnsi="Times New Roman" w:cs="Times New Roman"/>
                <w:color w:val="FF0000"/>
                <w:sz w:val="20"/>
              </w:rPr>
            </w:pPr>
            <w:r>
              <w:rPr>
                <w:rFonts w:ascii="Times New Roman" w:eastAsia="宋体" w:hAnsi="Times New Roman" w:cs="Times New Roman"/>
                <w:color w:val="FF0000"/>
                <w:sz w:val="20"/>
              </w:rPr>
              <w:t>人数</w:t>
            </w:r>
          </w:p>
        </w:tc>
        <w:tc>
          <w:tcPr>
            <w:tcW w:w="1000" w:type="pct"/>
            <w:tcBorders>
              <w:tl2br w:val="nil"/>
              <w:tr2bl w:val="nil"/>
            </w:tcBorders>
            <w:shd w:val="clear" w:color="auto" w:fill="F2F2F2" w:themeFill="background1" w:themeFillShade="F2"/>
            <w:vAlign w:val="center"/>
          </w:tcPr>
          <w:p w14:paraId="507972D3" w14:textId="77777777" w:rsidR="00160A67" w:rsidRDefault="00000000">
            <w:pPr>
              <w:ind w:firstLine="400"/>
              <w:jc w:val="center"/>
              <w:rPr>
                <w:rFonts w:ascii="Times New Roman" w:eastAsia="宋体" w:hAnsi="Times New Roman" w:cs="Times New Roman"/>
                <w:color w:val="FF0000"/>
                <w:sz w:val="20"/>
              </w:rPr>
            </w:pPr>
            <w:proofErr w:type="gramStart"/>
            <w:r>
              <w:rPr>
                <w:rFonts w:ascii="Times New Roman" w:eastAsia="宋体" w:hAnsi="Times New Roman" w:cs="Times New Roman"/>
                <w:color w:val="FF0000"/>
                <w:sz w:val="20"/>
              </w:rPr>
              <w:t>XX,XXX</w:t>
            </w:r>
            <w:proofErr w:type="gramEnd"/>
          </w:p>
        </w:tc>
        <w:tc>
          <w:tcPr>
            <w:tcW w:w="1392" w:type="pct"/>
            <w:tcBorders>
              <w:tl2br w:val="nil"/>
              <w:tr2bl w:val="nil"/>
            </w:tcBorders>
            <w:shd w:val="clear" w:color="auto" w:fill="F2F2F2" w:themeFill="background1" w:themeFillShade="F2"/>
            <w:vAlign w:val="center"/>
          </w:tcPr>
          <w:p w14:paraId="5E36DFCB" w14:textId="77777777" w:rsidR="00160A67" w:rsidRDefault="00000000">
            <w:pPr>
              <w:ind w:firstLine="400"/>
              <w:jc w:val="center"/>
              <w:rPr>
                <w:rFonts w:ascii="Times New Roman" w:eastAsia="宋体" w:hAnsi="Times New Roman" w:cs="Times New Roman"/>
                <w:color w:val="FF0000"/>
                <w:sz w:val="20"/>
              </w:rPr>
            </w:pPr>
            <w:r>
              <w:rPr>
                <w:rFonts w:ascii="Times New Roman" w:eastAsia="宋体" w:hAnsi="Times New Roman" w:cs="Times New Roman"/>
                <w:color w:val="FF0000"/>
                <w:sz w:val="20"/>
              </w:rPr>
              <w:t>XX%</w:t>
            </w:r>
          </w:p>
        </w:tc>
      </w:tr>
      <w:tr w:rsidR="00160A67" w14:paraId="3F0CD131" w14:textId="77777777">
        <w:trPr>
          <w:trHeight w:val="432"/>
        </w:trPr>
        <w:tc>
          <w:tcPr>
            <w:tcW w:w="1457" w:type="pct"/>
            <w:tcBorders>
              <w:tl2br w:val="nil"/>
              <w:tr2bl w:val="nil"/>
            </w:tcBorders>
            <w:shd w:val="clear" w:color="auto" w:fill="F2F2F2" w:themeFill="background1" w:themeFillShade="F2"/>
            <w:vAlign w:val="center"/>
          </w:tcPr>
          <w:p w14:paraId="443E83BD" w14:textId="77777777" w:rsidR="00160A67" w:rsidRDefault="00160A67">
            <w:pPr>
              <w:ind w:firstLine="400"/>
              <w:rPr>
                <w:rFonts w:ascii="Times New Roman" w:eastAsia="宋体" w:hAnsi="Times New Roman" w:cs="Times New Roman"/>
                <w:sz w:val="20"/>
              </w:rPr>
            </w:pPr>
          </w:p>
        </w:tc>
        <w:commentRangeEnd w:id="653"/>
        <w:tc>
          <w:tcPr>
            <w:tcW w:w="1151" w:type="pct"/>
            <w:tcBorders>
              <w:tl2br w:val="nil"/>
              <w:tr2bl w:val="nil"/>
            </w:tcBorders>
            <w:shd w:val="clear" w:color="auto" w:fill="F2F2F2" w:themeFill="background1" w:themeFillShade="F2"/>
            <w:vAlign w:val="center"/>
          </w:tcPr>
          <w:p w14:paraId="2D50D0D6" w14:textId="77777777" w:rsidR="00160A67" w:rsidRDefault="00114F38">
            <w:pPr>
              <w:ind w:firstLine="400"/>
              <w:rPr>
                <w:rFonts w:ascii="Times New Roman" w:eastAsia="宋体" w:hAnsi="Times New Roman" w:cs="Times New Roman"/>
                <w:sz w:val="20"/>
              </w:rPr>
            </w:pPr>
            <w:r>
              <w:rPr>
                <w:rStyle w:val="aff1"/>
              </w:rPr>
              <w:commentReference w:id="653"/>
            </w:r>
          </w:p>
        </w:tc>
        <w:tc>
          <w:tcPr>
            <w:tcW w:w="1000" w:type="pct"/>
            <w:tcBorders>
              <w:tl2br w:val="nil"/>
              <w:tr2bl w:val="nil"/>
            </w:tcBorders>
            <w:shd w:val="clear" w:color="auto" w:fill="F2F2F2" w:themeFill="background1" w:themeFillShade="F2"/>
            <w:vAlign w:val="center"/>
          </w:tcPr>
          <w:p w14:paraId="10688028" w14:textId="0A82AE49" w:rsidR="00160A67" w:rsidRDefault="00160A67">
            <w:pPr>
              <w:ind w:firstLine="400"/>
              <w:jc w:val="right"/>
              <w:rPr>
                <w:rFonts w:ascii="Times New Roman" w:eastAsia="宋体" w:hAnsi="Times New Roman" w:cs="Times New Roman" w:hint="eastAsia"/>
                <w:sz w:val="20"/>
              </w:rPr>
            </w:pPr>
          </w:p>
        </w:tc>
        <w:tc>
          <w:tcPr>
            <w:tcW w:w="1392" w:type="pct"/>
            <w:tcBorders>
              <w:tl2br w:val="nil"/>
              <w:tr2bl w:val="nil"/>
            </w:tcBorders>
            <w:shd w:val="clear" w:color="auto" w:fill="F2F2F2" w:themeFill="background1" w:themeFillShade="F2"/>
            <w:vAlign w:val="center"/>
          </w:tcPr>
          <w:p w14:paraId="14092CEA" w14:textId="77777777" w:rsidR="00160A67" w:rsidRDefault="00160A67">
            <w:pPr>
              <w:ind w:firstLine="400"/>
              <w:jc w:val="right"/>
              <w:rPr>
                <w:rFonts w:ascii="Times New Roman" w:eastAsia="宋体" w:hAnsi="Times New Roman" w:cs="Times New Roman"/>
                <w:sz w:val="20"/>
              </w:rPr>
            </w:pPr>
          </w:p>
        </w:tc>
      </w:tr>
    </w:tbl>
    <w:p w14:paraId="69C229E0" w14:textId="77777777" w:rsidR="00160A67" w:rsidRDefault="00160A67">
      <w:pPr>
        <w:rPr>
          <w:rFonts w:ascii="Arial" w:eastAsia="黑体" w:hAnsi="Arial" w:cs="Arial"/>
        </w:rPr>
      </w:pPr>
    </w:p>
    <w:p w14:paraId="58CD77DA" w14:textId="77777777" w:rsidR="00160A67" w:rsidRDefault="00000000">
      <w:pPr>
        <w:keepNext/>
        <w:ind w:firstLine="482"/>
        <w:rPr>
          <w:rFonts w:ascii="Times New Roman" w:eastAsia="宋体" w:hAnsi="Times New Roman" w:cs="Times New Roman"/>
          <w:b/>
          <w:u w:val="single"/>
        </w:rPr>
      </w:pPr>
      <w:bookmarkStart w:id="656" w:name="_Toc139363087"/>
      <w:bookmarkStart w:id="657" w:name="_Toc139363012"/>
      <w:r>
        <w:rPr>
          <w:rFonts w:ascii="Times New Roman" w:eastAsia="宋体" w:hAnsi="Times New Roman" w:cs="Times New Roman"/>
          <w:b/>
          <w:u w:val="single"/>
        </w:rPr>
        <w:lastRenderedPageBreak/>
        <w:t>关联劳务交易与非关联劳务交易的异同</w:t>
      </w:r>
      <w:bookmarkEnd w:id="656"/>
      <w:bookmarkEnd w:id="657"/>
    </w:p>
    <w:p w14:paraId="5D7BBB3D" w14:textId="77777777" w:rsidR="00160A67" w:rsidRDefault="00160A67">
      <w:pPr>
        <w:keepNext/>
        <w:jc w:val="both"/>
        <w:rPr>
          <w:rFonts w:ascii="Arial" w:eastAsia="黑体" w:hAnsi="Arial" w:cs="Arial"/>
        </w:rPr>
      </w:pPr>
    </w:p>
    <w:p w14:paraId="6ECAF337" w14:textId="5B6E1A38"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del w:id="65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65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不存在与非关联方有任何相同或类似的劳务交易。</w:t>
      </w:r>
    </w:p>
    <w:p w14:paraId="7AE17FEF"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【企业及其所属企业集团与非关联方存在相同或类似的劳务交易的，应详细说明关联劳务和非关联劳务在定价原则和交易结果上的异同。】</w:t>
      </w:r>
    </w:p>
    <w:p w14:paraId="37F5F6E0" w14:textId="77777777" w:rsidR="00160A67" w:rsidRDefault="00160A67">
      <w:pPr>
        <w:rPr>
          <w:rFonts w:eastAsiaTheme="minorEastAsia"/>
        </w:rPr>
      </w:pPr>
    </w:p>
    <w:p w14:paraId="720CBD5F" w14:textId="77777777" w:rsidR="00160A67" w:rsidRDefault="00000000">
      <w:pPr>
        <w:pStyle w:val="311"/>
        <w:numPr>
          <w:ilvl w:val="3"/>
          <w:numId w:val="36"/>
        </w:numPr>
        <w:ind w:firstLine="482"/>
        <w:rPr>
          <w:rFonts w:ascii="Times New Roman" w:eastAsia="宋体" w:hAnsi="Times New Roman" w:cs="Times New Roman"/>
        </w:rPr>
      </w:pPr>
      <w:r>
        <w:rPr>
          <w:rFonts w:ascii="Times New Roman" w:eastAsia="宋体" w:hAnsi="Times New Roman" w:cs="Times New Roman"/>
        </w:rPr>
        <w:t>接受劳务支出</w:t>
      </w:r>
    </w:p>
    <w:p w14:paraId="6DC9E915" w14:textId="77777777" w:rsidR="00160A67" w:rsidRDefault="00160A67">
      <w:pPr>
        <w:keepNext/>
        <w:rPr>
          <w:rFonts w:ascii="Arial" w:eastAsia="黑体" w:hAnsi="Arial" w:cs="Arial"/>
        </w:rPr>
      </w:pPr>
    </w:p>
    <w:p w14:paraId="75FFC954"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【与</w:t>
      </w:r>
      <w:r>
        <w:rPr>
          <w:rStyle w:val="aff9"/>
          <w:rFonts w:ascii="Times New Roman" w:eastAsia="宋体" w:hAnsi="Times New Roman" w:cs="Times New Roman"/>
          <w:color w:val="FF0000"/>
        </w:rPr>
        <w:t>5.1.5.1</w:t>
      </w:r>
      <w:r>
        <w:rPr>
          <w:rStyle w:val="aff9"/>
          <w:rFonts w:ascii="Times New Roman" w:eastAsia="宋体" w:hAnsi="Times New Roman" w:cs="Times New Roman"/>
          <w:color w:val="FF0000"/>
        </w:rPr>
        <w:t>节的结构一致】</w:t>
      </w:r>
    </w:p>
    <w:p w14:paraId="70DBA1B6" w14:textId="77777777" w:rsidR="00160A67" w:rsidRDefault="00160A67">
      <w:pPr>
        <w:rPr>
          <w:rFonts w:ascii="Arial" w:hAnsi="Arial" w:cs="Arial"/>
        </w:rPr>
      </w:pPr>
    </w:p>
    <w:p w14:paraId="34D7A93F" w14:textId="77777777" w:rsidR="00160A67" w:rsidRDefault="00000000">
      <w:pPr>
        <w:pStyle w:val="31"/>
        <w:keepNext/>
        <w:numPr>
          <w:ilvl w:val="2"/>
          <w:numId w:val="36"/>
        </w:numPr>
        <w:ind w:firstLine="482"/>
        <w:rPr>
          <w:rFonts w:ascii="Times New Roman" w:eastAsia="宋体" w:hAnsi="Times New Roman" w:cs="Times New Roman"/>
        </w:rPr>
      </w:pPr>
      <w:bookmarkStart w:id="660" w:name="_Toc144227479"/>
      <w:bookmarkStart w:id="661" w:name="_Toc9598"/>
      <w:r>
        <w:rPr>
          <w:rFonts w:ascii="Times New Roman" w:eastAsia="宋体" w:hAnsi="Times New Roman" w:cs="Times New Roman"/>
        </w:rPr>
        <w:t>资金融通交易</w:t>
      </w:r>
      <w:bookmarkEnd w:id="660"/>
      <w:bookmarkEnd w:id="661"/>
    </w:p>
    <w:p w14:paraId="50849F8A" w14:textId="77777777" w:rsidR="00160A67" w:rsidRDefault="00160A67">
      <w:pPr>
        <w:keepNext/>
        <w:ind w:firstLineChars="200" w:firstLine="480"/>
        <w:rPr>
          <w:rFonts w:ascii="Arial" w:eastAsia="黑体" w:hAnsi="Arial" w:cs="Arial"/>
        </w:rPr>
      </w:pPr>
    </w:p>
    <w:p w14:paraId="0AE9602E" w14:textId="29F0AB8A" w:rsidR="00160A67" w:rsidRDefault="00000000">
      <w:pPr>
        <w:spacing w:beforeLines="50" w:before="120" w:line="360" w:lineRule="auto"/>
        <w:ind w:firstLineChars="200" w:firstLine="480"/>
        <w:rPr>
          <w:rStyle w:val="aff9"/>
          <w:rFonts w:ascii="Times New Roman" w:eastAsia="宋体" w:hAnsi="Times New Roman" w:cs="Times New Roman"/>
          <w:color w:val="FF0000"/>
        </w:rPr>
      </w:pPr>
      <w:del w:id="662" w:author="Tian Su" w:date="2024-12-30T11:30:00Z" w16du:dateUtc="2024-12-30T03:30:00Z">
        <w:r w:rsidDel="00FE6E4A">
          <w:rPr>
            <w:rStyle w:val="aff9"/>
            <w:rFonts w:ascii="Times New Roman" w:eastAsia="宋体" w:hAnsi="Times New Roman" w:cs="Times New Roman"/>
            <w:color w:val="FF0000"/>
          </w:rPr>
          <w:delText>20XX</w:delText>
        </w:r>
      </w:del>
      <w:ins w:id="663"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年度</w:t>
      </w:r>
      <w:r>
        <w:rPr>
          <w:rStyle w:val="aff9"/>
          <w:rFonts w:ascii="Times New Roman" w:eastAsia="宋体" w:hAnsi="Times New Roman" w:cs="Times New Roman"/>
          <w:color w:val="FF0000"/>
        </w:rPr>
        <w:t>，【关联方名称】</w:t>
      </w:r>
      <w:r>
        <w:rPr>
          <w:rStyle w:val="aff9"/>
          <w:rFonts w:ascii="Times New Roman" w:eastAsia="宋体" w:hAnsi="Times New Roman" w:cs="Times New Roman" w:hint="eastAsia"/>
          <w:color w:val="auto"/>
        </w:rPr>
        <w:t>与</w:t>
      </w:r>
      <w:del w:id="66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66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hint="eastAsia"/>
          <w:color w:val="auto"/>
        </w:rPr>
        <w:t>进行了如下资金融通交易：</w:t>
      </w:r>
    </w:p>
    <w:p w14:paraId="361B7F88" w14:textId="77777777"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FF0000"/>
        </w:rPr>
      </w:pPr>
      <w:r>
        <w:rPr>
          <w:rFonts w:ascii="Times New Roman" w:eastAsia="宋体" w:hAnsi="Times New Roman" w:cs="Times New Roman"/>
          <w:color w:val="FF0000"/>
        </w:rPr>
        <w:t>委托贷款：【进一步描述借款日、币种、期限、利率等条款信息】</w:t>
      </w:r>
    </w:p>
    <w:p w14:paraId="57F84E6F" w14:textId="77777777"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FF0000"/>
        </w:rPr>
      </w:pPr>
      <w:r>
        <w:rPr>
          <w:rFonts w:ascii="Times New Roman" w:eastAsia="宋体" w:hAnsi="Times New Roman" w:cs="Times New Roman"/>
          <w:color w:val="FF0000"/>
        </w:rPr>
        <w:t>资金池：【进一步描述牵头方、参与方、币种、期限、利率等条款信息】</w:t>
      </w:r>
    </w:p>
    <w:p w14:paraId="6BE5E3D8" w14:textId="16B43105" w:rsidR="00160A67" w:rsidRDefault="00000000">
      <w:pPr>
        <w:spacing w:beforeLines="50" w:before="120" w:line="360" w:lineRule="auto"/>
        <w:ind w:firstLineChars="200" w:firstLine="480"/>
        <w:rPr>
          <w:rStyle w:val="aff9"/>
          <w:rFonts w:ascii="Times New Roman" w:eastAsia="宋体" w:hAnsi="Times New Roman" w:cs="Times New Roman"/>
          <w:color w:val="auto"/>
        </w:rPr>
      </w:pPr>
      <w:r>
        <w:rPr>
          <w:rStyle w:val="aff9"/>
          <w:rFonts w:ascii="Times New Roman" w:eastAsia="宋体" w:hAnsi="Times New Roman" w:cs="Times New Roman"/>
          <w:color w:val="auto"/>
        </w:rPr>
        <w:t>下表显示了在</w:t>
      </w:r>
      <w:del w:id="666" w:author="Tian Su" w:date="2024-12-30T11:30:00Z" w16du:dateUtc="2024-12-30T03:30:00Z">
        <w:r w:rsidDel="00FE6E4A">
          <w:rPr>
            <w:rStyle w:val="aff9"/>
            <w:rFonts w:ascii="Times New Roman" w:eastAsia="宋体" w:hAnsi="Times New Roman" w:cs="Times New Roman"/>
            <w:color w:val="FF0000"/>
          </w:rPr>
          <w:delText>20XX</w:delText>
        </w:r>
      </w:del>
      <w:ins w:id="667"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年度计提支付给关联方的利息</w:t>
      </w:r>
      <w:r>
        <w:rPr>
          <w:rStyle w:val="aff9"/>
          <w:rFonts w:ascii="Times New Roman" w:eastAsia="宋体" w:hAnsi="Times New Roman" w:cs="Times New Roman" w:hint="eastAsia"/>
          <w:color w:val="auto"/>
        </w:rPr>
        <w:t>或取得的利息收入。</w:t>
      </w:r>
    </w:p>
    <w:p w14:paraId="6D62C868" w14:textId="77777777" w:rsidR="00160A67" w:rsidRDefault="00160A67">
      <w:pPr>
        <w:rPr>
          <w:rFonts w:ascii="Arial" w:eastAsia="黑体" w:hAnsi="Arial" w:cs="Arial"/>
        </w:rPr>
      </w:pPr>
    </w:p>
    <w:p w14:paraId="01AF3033" w14:textId="77777777" w:rsidR="00160A67" w:rsidRDefault="00000000">
      <w:pPr>
        <w:pStyle w:val="ac"/>
        <w:spacing w:beforeLines="50" w:before="120" w:line="360" w:lineRule="auto"/>
        <w:ind w:firstLine="482"/>
        <w:jc w:val="center"/>
        <w:rPr>
          <w:rFonts w:ascii="Times New Roman" w:eastAsia="宋体" w:hAnsi="Times New Roman" w:cs="Times New Roman"/>
        </w:rPr>
      </w:pPr>
      <w:bookmarkStart w:id="668" w:name="_Toc143535409"/>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16</w:t>
      </w:r>
      <w:r>
        <w:rPr>
          <w:rFonts w:ascii="Times New Roman" w:eastAsia="宋体" w:hAnsi="Times New Roman" w:cs="Times New Roman"/>
        </w:rPr>
        <w:fldChar w:fldCharType="end"/>
      </w:r>
      <w:r>
        <w:rPr>
          <w:rFonts w:ascii="Times New Roman" w:eastAsia="宋体" w:hAnsi="Times New Roman" w:cs="Times New Roman"/>
        </w:rPr>
        <w:t>：关联资金融通交易利息</w:t>
      </w:r>
      <w:r>
        <w:rPr>
          <w:rFonts w:ascii="Times New Roman" w:eastAsia="宋体" w:hAnsi="Times New Roman" w:cs="Times New Roman"/>
        </w:rPr>
        <w:t>{</w:t>
      </w:r>
      <w:r>
        <w:rPr>
          <w:rFonts w:ascii="Times New Roman" w:eastAsia="宋体" w:hAnsi="Times New Roman" w:cs="Times New Roman"/>
        </w:rPr>
        <w:t>收入</w:t>
      </w:r>
      <w:r>
        <w:rPr>
          <w:rFonts w:ascii="Times New Roman" w:eastAsia="宋体" w:hAnsi="Times New Roman" w:cs="Times New Roman"/>
        </w:rPr>
        <w:t>/</w:t>
      </w:r>
      <w:r>
        <w:rPr>
          <w:rFonts w:ascii="Times New Roman" w:eastAsia="宋体" w:hAnsi="Times New Roman" w:cs="Times New Roman"/>
        </w:rPr>
        <w:t>费用</w:t>
      </w:r>
      <w:r>
        <w:rPr>
          <w:rFonts w:ascii="Times New Roman" w:eastAsia="宋体" w:hAnsi="Times New Roman" w:cs="Times New Roman"/>
        </w:rPr>
        <w:t>}</w:t>
      </w:r>
      <w:r>
        <w:rPr>
          <w:rStyle w:val="aff2"/>
          <w:rFonts w:ascii="Times New Roman" w:eastAsia="华文楷体" w:hAnsi="Times New Roman" w:cs="Times New Roman"/>
        </w:rPr>
        <w:footnoteReference w:id="21"/>
      </w:r>
      <w:bookmarkEnd w:id="668"/>
    </w:p>
    <w:p w14:paraId="38D8D617" w14:textId="77777777" w:rsidR="00160A67" w:rsidRDefault="00160A67">
      <w:pPr>
        <w:rPr>
          <w:rFonts w:eastAsiaTheme="minorEastAsia"/>
        </w:rPr>
      </w:pPr>
    </w:p>
    <w:p w14:paraId="719A07B9" w14:textId="77777777" w:rsidR="00160A67" w:rsidRDefault="00000000">
      <w:pPr>
        <w:keepNext/>
        <w:ind w:rightChars="-18" w:right="-43" w:firstLine="400"/>
        <w:jc w:val="right"/>
        <w:rPr>
          <w:rFonts w:ascii="Arial" w:eastAsia="黑体" w:hAnsi="Arial" w:cs="Arial"/>
          <w:sz w:val="20"/>
        </w:rPr>
      </w:pPr>
      <w:r>
        <w:rPr>
          <w:rFonts w:ascii="宋体" w:eastAsia="宋体" w:hAnsi="宋体" w:cs="宋体" w:hint="eastAsia"/>
          <w:sz w:val="20"/>
        </w:rPr>
        <w:fldChar w:fldCharType="begin"/>
      </w:r>
      <w:r>
        <w:rPr>
          <w:rFonts w:ascii="宋体" w:eastAsia="宋体" w:hAnsi="宋体" w:cs="宋体" w:hint="eastAsia"/>
          <w:sz w:val="20"/>
        </w:rPr>
        <w:instrText xml:space="preserve"> REF 货币 \h  \* MERGEFORMAT </w:instrText>
      </w:r>
      <w:r>
        <w:rPr>
          <w:rFonts w:ascii="宋体" w:eastAsia="宋体" w:hAnsi="宋体" w:cs="宋体" w:hint="eastAsia"/>
          <w:sz w:val="20"/>
        </w:rPr>
      </w:r>
      <w:r>
        <w:rPr>
          <w:rFonts w:ascii="宋体" w:eastAsia="宋体" w:hAnsi="宋体" w:cs="宋体" w:hint="eastAsia"/>
          <w:sz w:val="20"/>
        </w:rPr>
        <w:fldChar w:fldCharType="separate"/>
      </w:r>
      <w:r>
        <w:rPr>
          <w:rFonts w:ascii="宋体" w:eastAsia="宋体" w:hAnsi="宋体" w:cs="宋体" w:hint="eastAsia"/>
          <w:sz w:val="20"/>
        </w:rPr>
        <w:t>货币：人民币元</w:t>
      </w:r>
      <w:r>
        <w:rPr>
          <w:rFonts w:ascii="宋体" w:eastAsia="宋体" w:hAnsi="宋体" w:cs="宋体" w:hint="eastAsia"/>
          <w:sz w:val="20"/>
        </w:rPr>
        <w:fldChar w:fldCharType="end"/>
      </w:r>
    </w:p>
    <w:tbl>
      <w:tblPr>
        <w:tblStyle w:val="afe"/>
        <w:tblW w:w="4927" w:type="pct"/>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5204"/>
        <w:gridCol w:w="3691"/>
      </w:tblGrid>
      <w:tr w:rsidR="00160A67" w14:paraId="76F72451" w14:textId="77777777">
        <w:trPr>
          <w:trHeight w:val="432"/>
          <w:tblHeader/>
        </w:trPr>
        <w:tc>
          <w:tcPr>
            <w:tcW w:w="2925" w:type="pct"/>
            <w:tcBorders>
              <w:tl2br w:val="nil"/>
              <w:tr2bl w:val="nil"/>
            </w:tcBorders>
            <w:shd w:val="clear" w:color="auto" w:fill="06A2E0" w:themeFill="accent1"/>
            <w:vAlign w:val="center"/>
          </w:tcPr>
          <w:p w14:paraId="3D272D1B" w14:textId="77777777" w:rsidR="00160A67" w:rsidRDefault="00000000">
            <w:pPr>
              <w:ind w:firstLine="402"/>
              <w:jc w:val="center"/>
              <w:rPr>
                <w:rFonts w:ascii="Times New Roman" w:eastAsia="宋体" w:hAnsi="Times New Roman" w:cs="Times New Roman"/>
                <w:b/>
                <w:bCs/>
                <w:color w:val="FFFFFF" w:themeColor="background1"/>
                <w:sz w:val="20"/>
              </w:rPr>
            </w:pPr>
            <w:commentRangeStart w:id="669"/>
            <w:r>
              <w:rPr>
                <w:rFonts w:ascii="Times New Roman" w:eastAsia="宋体" w:hAnsi="Times New Roman" w:cs="Times New Roman"/>
                <w:b/>
                <w:bCs/>
                <w:color w:val="FFFFFF" w:themeColor="background1"/>
                <w:sz w:val="20"/>
              </w:rPr>
              <w:t>关联方</w:t>
            </w:r>
          </w:p>
        </w:tc>
        <w:tc>
          <w:tcPr>
            <w:tcW w:w="2075" w:type="pct"/>
            <w:tcBorders>
              <w:tl2br w:val="nil"/>
              <w:tr2bl w:val="nil"/>
            </w:tcBorders>
            <w:shd w:val="clear" w:color="auto" w:fill="06A2E0" w:themeFill="accent1"/>
            <w:vAlign w:val="center"/>
          </w:tcPr>
          <w:p w14:paraId="22FA4A0A"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金额</w:t>
            </w:r>
          </w:p>
        </w:tc>
      </w:tr>
      <w:tr w:rsidR="00160A67" w14:paraId="0518FE2F" w14:textId="77777777">
        <w:trPr>
          <w:trHeight w:val="432"/>
        </w:trPr>
        <w:tc>
          <w:tcPr>
            <w:tcW w:w="2925" w:type="pct"/>
            <w:tcBorders>
              <w:tl2br w:val="nil"/>
              <w:tr2bl w:val="nil"/>
            </w:tcBorders>
            <w:shd w:val="clear" w:color="auto" w:fill="F2F2F2" w:themeFill="background1" w:themeFillShade="F2"/>
            <w:vAlign w:val="center"/>
          </w:tcPr>
          <w:p w14:paraId="02392A98" w14:textId="77777777" w:rsidR="00160A67" w:rsidRDefault="00160A67">
            <w:pPr>
              <w:ind w:firstLine="400"/>
              <w:jc w:val="center"/>
              <w:rPr>
                <w:rFonts w:ascii="Times New Roman" w:eastAsia="宋体" w:hAnsi="Times New Roman" w:cs="Times New Roman"/>
                <w:sz w:val="20"/>
              </w:rPr>
            </w:pPr>
          </w:p>
        </w:tc>
        <w:tc>
          <w:tcPr>
            <w:tcW w:w="2075" w:type="pct"/>
            <w:tcBorders>
              <w:tl2br w:val="nil"/>
              <w:tr2bl w:val="nil"/>
            </w:tcBorders>
            <w:shd w:val="clear" w:color="auto" w:fill="F2F2F2" w:themeFill="background1" w:themeFillShade="F2"/>
            <w:vAlign w:val="center"/>
          </w:tcPr>
          <w:p w14:paraId="6623C3BC" w14:textId="77777777" w:rsidR="00160A67" w:rsidRDefault="00160A67">
            <w:pPr>
              <w:ind w:firstLine="400"/>
              <w:jc w:val="right"/>
              <w:rPr>
                <w:rFonts w:ascii="Times New Roman" w:eastAsia="宋体" w:hAnsi="Times New Roman" w:cs="Times New Roman"/>
                <w:sz w:val="20"/>
              </w:rPr>
            </w:pPr>
          </w:p>
        </w:tc>
      </w:tr>
      <w:tr w:rsidR="00160A67" w14:paraId="312D0B23" w14:textId="77777777">
        <w:trPr>
          <w:trHeight w:val="432"/>
        </w:trPr>
        <w:tc>
          <w:tcPr>
            <w:tcW w:w="2925" w:type="pct"/>
            <w:tcBorders>
              <w:tl2br w:val="nil"/>
              <w:tr2bl w:val="nil"/>
            </w:tcBorders>
            <w:shd w:val="clear" w:color="auto" w:fill="F2F2F2" w:themeFill="background1" w:themeFillShade="F2"/>
            <w:vAlign w:val="center"/>
          </w:tcPr>
          <w:p w14:paraId="2ADC175C" w14:textId="77777777" w:rsidR="00160A67" w:rsidRDefault="00160A67">
            <w:pPr>
              <w:ind w:firstLine="400"/>
              <w:jc w:val="center"/>
              <w:rPr>
                <w:rFonts w:ascii="Times New Roman" w:eastAsia="宋体" w:hAnsi="Times New Roman" w:cs="Times New Roman"/>
                <w:sz w:val="20"/>
              </w:rPr>
            </w:pPr>
          </w:p>
        </w:tc>
        <w:tc>
          <w:tcPr>
            <w:tcW w:w="2075" w:type="pct"/>
            <w:tcBorders>
              <w:tl2br w:val="nil"/>
              <w:tr2bl w:val="nil"/>
            </w:tcBorders>
            <w:shd w:val="clear" w:color="auto" w:fill="F2F2F2" w:themeFill="background1" w:themeFillShade="F2"/>
            <w:vAlign w:val="center"/>
          </w:tcPr>
          <w:p w14:paraId="5878E66F" w14:textId="77777777" w:rsidR="00160A67" w:rsidRDefault="00160A67">
            <w:pPr>
              <w:ind w:firstLine="400"/>
              <w:jc w:val="right"/>
              <w:rPr>
                <w:rFonts w:ascii="Times New Roman" w:eastAsia="宋体" w:hAnsi="Times New Roman" w:cs="Times New Roman"/>
                <w:sz w:val="20"/>
              </w:rPr>
            </w:pPr>
          </w:p>
        </w:tc>
      </w:tr>
      <w:tr w:rsidR="00160A67" w14:paraId="7F7D510E" w14:textId="77777777">
        <w:trPr>
          <w:trHeight w:val="432"/>
        </w:trPr>
        <w:tc>
          <w:tcPr>
            <w:tcW w:w="2925" w:type="pct"/>
            <w:tcBorders>
              <w:tl2br w:val="nil"/>
              <w:tr2bl w:val="nil"/>
            </w:tcBorders>
            <w:shd w:val="clear" w:color="auto" w:fill="F2F2F2" w:themeFill="background1" w:themeFillShade="F2"/>
            <w:vAlign w:val="center"/>
          </w:tcPr>
          <w:p w14:paraId="28111D40" w14:textId="2BB0758E" w:rsidR="00160A67" w:rsidRDefault="00000000">
            <w:pPr>
              <w:ind w:firstLine="402"/>
              <w:jc w:val="center"/>
              <w:rPr>
                <w:rFonts w:ascii="Times New Roman" w:eastAsia="宋体" w:hAnsi="Times New Roman" w:cs="Times New Roman" w:hint="eastAsia"/>
                <w:b/>
                <w:sz w:val="20"/>
              </w:rPr>
            </w:pPr>
            <w:r>
              <w:rPr>
                <w:rFonts w:ascii="Times New Roman" w:eastAsia="宋体" w:hAnsi="Times New Roman" w:cs="Times New Roman"/>
                <w:b/>
                <w:sz w:val="20"/>
              </w:rPr>
              <w:t>合计</w:t>
            </w:r>
            <w:commentRangeEnd w:id="669"/>
            <w:r w:rsidR="00114F38">
              <w:rPr>
                <w:rStyle w:val="aff1"/>
              </w:rPr>
              <w:commentReference w:id="669"/>
            </w:r>
          </w:p>
        </w:tc>
        <w:tc>
          <w:tcPr>
            <w:tcW w:w="2075" w:type="pct"/>
            <w:tcBorders>
              <w:tl2br w:val="nil"/>
              <w:tr2bl w:val="nil"/>
            </w:tcBorders>
            <w:shd w:val="clear" w:color="auto" w:fill="F2F2F2" w:themeFill="background1" w:themeFillShade="F2"/>
            <w:vAlign w:val="center"/>
          </w:tcPr>
          <w:p w14:paraId="339BEA6E" w14:textId="77777777" w:rsidR="00160A67" w:rsidRDefault="00160A67">
            <w:pPr>
              <w:ind w:firstLine="400"/>
              <w:jc w:val="right"/>
              <w:rPr>
                <w:rFonts w:ascii="Times New Roman" w:eastAsia="宋体" w:hAnsi="Times New Roman" w:cs="Times New Roman"/>
                <w:sz w:val="20"/>
              </w:rPr>
            </w:pPr>
          </w:p>
        </w:tc>
      </w:tr>
    </w:tbl>
    <w:p w14:paraId="059B70CA" w14:textId="77777777" w:rsidR="00160A67" w:rsidRDefault="00160A67">
      <w:pPr>
        <w:jc w:val="both"/>
        <w:rPr>
          <w:rFonts w:ascii="Arial" w:eastAsia="黑体" w:hAnsi="Arial" w:cs="Arial"/>
          <w:color w:val="06A2E0" w:themeColor="accent1"/>
          <w:highlight w:val="yellow"/>
        </w:rPr>
      </w:pPr>
    </w:p>
    <w:p w14:paraId="37429BAC"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hint="eastAsia"/>
          <w:color w:val="FF0000"/>
        </w:rPr>
        <w:t>【可在此章节对关联利率定价的合理性进行高阶分析，或于附录五进一步分析】</w:t>
      </w:r>
    </w:p>
    <w:p w14:paraId="115AE85C" w14:textId="77777777" w:rsidR="00160A67" w:rsidRDefault="00000000">
      <w:pPr>
        <w:rPr>
          <w:rFonts w:ascii="Arial" w:eastAsia="黑体" w:hAnsi="Arial" w:cs="Arial"/>
        </w:rPr>
      </w:pPr>
      <w:r>
        <w:rPr>
          <w:rFonts w:ascii="Arial" w:eastAsia="黑体" w:hAnsi="Arial" w:cs="Arial"/>
        </w:rPr>
        <w:br w:type="page"/>
      </w:r>
    </w:p>
    <w:p w14:paraId="6790C0D9" w14:textId="77777777" w:rsidR="00160A67" w:rsidRDefault="00000000">
      <w:pPr>
        <w:pStyle w:val="13"/>
        <w:numPr>
          <w:ilvl w:val="1"/>
          <w:numId w:val="30"/>
        </w:numPr>
        <w:jc w:val="both"/>
        <w:outlineLvl w:val="1"/>
        <w:rPr>
          <w:rFonts w:ascii="Times New Roman" w:hAnsi="Times New Roman" w:cs="Times New Roman"/>
          <w:sz w:val="30"/>
          <w:szCs w:val="30"/>
        </w:rPr>
      </w:pPr>
      <w:bookmarkStart w:id="670" w:name="_Toc8551"/>
      <w:bookmarkStart w:id="671" w:name="_Toc139363005"/>
      <w:bookmarkStart w:id="672" w:name="_Toc139363080"/>
      <w:bookmarkStart w:id="673" w:name="_Toc144227480"/>
      <w:bookmarkStart w:id="674" w:name="_Toc30663"/>
      <w:bookmarkStart w:id="675" w:name="_Toc19168"/>
      <w:r>
        <w:rPr>
          <w:rFonts w:ascii="Times New Roman" w:hAnsi="Times New Roman" w:cs="Times New Roman" w:hint="eastAsia"/>
          <w:sz w:val="30"/>
          <w:szCs w:val="30"/>
        </w:rPr>
        <w:lastRenderedPageBreak/>
        <w:t>关联股权转让</w:t>
      </w:r>
      <w:bookmarkEnd w:id="670"/>
      <w:bookmarkEnd w:id="671"/>
      <w:bookmarkEnd w:id="672"/>
      <w:bookmarkEnd w:id="673"/>
      <w:bookmarkEnd w:id="674"/>
      <w:bookmarkEnd w:id="675"/>
    </w:p>
    <w:p w14:paraId="37434436"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第三款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关联交易：</w:t>
      </w:r>
      <w:r>
        <w:rPr>
          <w:rStyle w:val="aff9"/>
          <w:rFonts w:ascii="Times New Roman" w:eastAsia="宋体" w:hAnsi="Times New Roman" w:cs="Times New Roman"/>
          <w:color w:val="FF0000"/>
        </w:rPr>
        <w:t>4.</w:t>
      </w:r>
      <w:r>
        <w:rPr>
          <w:rStyle w:val="aff9"/>
          <w:rFonts w:ascii="Times New Roman" w:eastAsia="宋体" w:hAnsi="Times New Roman" w:cs="Times New Roman"/>
          <w:color w:val="FF0000"/>
        </w:rPr>
        <w:t>关联股权转让</w:t>
      </w:r>
    </w:p>
    <w:p w14:paraId="2A9C9D5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1</w:t>
      </w:r>
      <w:r>
        <w:rPr>
          <w:rStyle w:val="aff9"/>
          <w:rFonts w:ascii="Times New Roman" w:eastAsia="宋体" w:hAnsi="Times New Roman" w:cs="Times New Roman"/>
          <w:color w:val="FF0000"/>
        </w:rPr>
        <w:t>）股权转让概况，包括转让背景、参与方、时间、价格、支付方式，以及影响股权转让的其他因素。</w:t>
      </w:r>
    </w:p>
    <w:p w14:paraId="554DD92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2</w:t>
      </w:r>
      <w:r>
        <w:rPr>
          <w:rStyle w:val="aff9"/>
          <w:rFonts w:ascii="Times New Roman" w:eastAsia="宋体" w:hAnsi="Times New Roman" w:cs="Times New Roman"/>
          <w:color w:val="FF0000"/>
        </w:rPr>
        <w:t>）股权转让标的</w:t>
      </w:r>
      <w:proofErr w:type="gramStart"/>
      <w:r>
        <w:rPr>
          <w:rStyle w:val="aff9"/>
          <w:rFonts w:ascii="Times New Roman" w:eastAsia="宋体" w:hAnsi="Times New Roman" w:cs="Times New Roman"/>
          <w:color w:val="FF0000"/>
        </w:rPr>
        <w:t>的</w:t>
      </w:r>
      <w:proofErr w:type="gramEnd"/>
      <w:r>
        <w:rPr>
          <w:rStyle w:val="aff9"/>
          <w:rFonts w:ascii="Times New Roman" w:eastAsia="宋体" w:hAnsi="Times New Roman" w:cs="Times New Roman"/>
          <w:color w:val="FF0000"/>
        </w:rPr>
        <w:t>相关信息，包括股权转让标的所在地，出让方获取该股权的时间、方式和成本，股权转让收益等信息。</w:t>
      </w:r>
    </w:p>
    <w:p w14:paraId="26902A8C"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3</w:t>
      </w:r>
      <w:r>
        <w:rPr>
          <w:rStyle w:val="aff9"/>
          <w:rFonts w:ascii="Times New Roman" w:eastAsia="宋体" w:hAnsi="Times New Roman" w:cs="Times New Roman"/>
          <w:color w:val="FF0000"/>
        </w:rPr>
        <w:t>）尽职调查报告或者资产评估报告等与股权转让相关的其他信息。】</w:t>
      </w:r>
    </w:p>
    <w:p w14:paraId="03BD08FE" w14:textId="10F194C4" w:rsidR="00160A67" w:rsidRDefault="00000000">
      <w:pPr>
        <w:spacing w:beforeLines="50" w:before="120" w:line="360" w:lineRule="auto"/>
        <w:ind w:firstLineChars="200" w:firstLine="480"/>
        <w:rPr>
          <w:rStyle w:val="aff9"/>
          <w:rFonts w:ascii="Times New Roman" w:eastAsia="宋体" w:hAnsi="Times New Roman" w:cs="Times New Roman"/>
          <w:color w:val="auto"/>
        </w:rPr>
      </w:pPr>
      <w:del w:id="67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67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不存在任何境内外关联或非关联股权转让。</w:t>
      </w:r>
    </w:p>
    <w:p w14:paraId="060E9A5F"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【否则，使用以下段落：】</w:t>
      </w:r>
    </w:p>
    <w:p w14:paraId="7944D46C" w14:textId="77777777" w:rsidR="00160A67" w:rsidRDefault="00000000">
      <w:pPr>
        <w:pStyle w:val="31"/>
        <w:keepNext/>
        <w:numPr>
          <w:ilvl w:val="2"/>
          <w:numId w:val="30"/>
        </w:numPr>
        <w:jc w:val="both"/>
        <w:rPr>
          <w:rFonts w:ascii="Times New Roman" w:eastAsia="宋体" w:hAnsi="Times New Roman" w:cs="Times New Roman"/>
        </w:rPr>
      </w:pPr>
      <w:bookmarkStart w:id="678" w:name="_Toc144227481"/>
      <w:bookmarkStart w:id="679" w:name="_Toc139363081"/>
      <w:bookmarkStart w:id="680" w:name="_Toc139363006"/>
      <w:bookmarkStart w:id="681" w:name="_Toc1274"/>
      <w:r>
        <w:rPr>
          <w:rFonts w:ascii="Times New Roman" w:eastAsia="宋体" w:hAnsi="Times New Roman" w:cs="Times New Roman" w:hint="eastAsia"/>
        </w:rPr>
        <w:t xml:space="preserve"> </w:t>
      </w:r>
      <w:r>
        <w:rPr>
          <w:rFonts w:ascii="Times New Roman" w:eastAsia="宋体" w:hAnsi="Times New Roman" w:cs="Times New Roman"/>
        </w:rPr>
        <w:t>股权转让概况</w:t>
      </w:r>
      <w:bookmarkEnd w:id="678"/>
      <w:bookmarkEnd w:id="679"/>
      <w:bookmarkEnd w:id="680"/>
      <w:bookmarkEnd w:id="681"/>
    </w:p>
    <w:p w14:paraId="60962FF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【提供关联股权转让概况，包括转让背景、参与方、时间、价格、支付方式以及影响股权转让的其他因素。】</w:t>
      </w:r>
    </w:p>
    <w:p w14:paraId="7CBBE761" w14:textId="77777777" w:rsidR="00160A67" w:rsidRDefault="00000000">
      <w:pPr>
        <w:pStyle w:val="34"/>
        <w:keepNext/>
        <w:numPr>
          <w:ilvl w:val="2"/>
          <w:numId w:val="30"/>
        </w:numPr>
        <w:jc w:val="both"/>
        <w:rPr>
          <w:rFonts w:ascii="Times New Roman" w:eastAsia="宋体" w:hAnsi="Times New Roman" w:cs="Times New Roman"/>
        </w:rPr>
      </w:pPr>
      <w:bookmarkStart w:id="682" w:name="_Toc139363007"/>
      <w:bookmarkStart w:id="683" w:name="_Toc32584"/>
      <w:bookmarkStart w:id="684" w:name="_Toc139363082"/>
      <w:bookmarkStart w:id="685" w:name="_Toc144227482"/>
      <w:r>
        <w:rPr>
          <w:rFonts w:ascii="Times New Roman" w:eastAsia="宋体" w:hAnsi="Times New Roman" w:cs="Times New Roman" w:hint="eastAsia"/>
        </w:rPr>
        <w:t xml:space="preserve"> </w:t>
      </w:r>
      <w:r>
        <w:rPr>
          <w:rFonts w:ascii="Times New Roman" w:eastAsia="宋体" w:hAnsi="Times New Roman" w:cs="Times New Roman"/>
        </w:rPr>
        <w:t>股权转让标的</w:t>
      </w:r>
      <w:proofErr w:type="gramStart"/>
      <w:r>
        <w:rPr>
          <w:rFonts w:ascii="Times New Roman" w:eastAsia="宋体" w:hAnsi="Times New Roman" w:cs="Times New Roman"/>
        </w:rPr>
        <w:t>的</w:t>
      </w:r>
      <w:proofErr w:type="gramEnd"/>
      <w:r>
        <w:rPr>
          <w:rFonts w:ascii="Times New Roman" w:eastAsia="宋体" w:hAnsi="Times New Roman" w:cs="Times New Roman"/>
        </w:rPr>
        <w:t>相关信息</w:t>
      </w:r>
      <w:bookmarkEnd w:id="682"/>
      <w:bookmarkEnd w:id="683"/>
      <w:bookmarkEnd w:id="684"/>
      <w:bookmarkEnd w:id="685"/>
    </w:p>
    <w:p w14:paraId="4FA878B6"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【股权转让标的的相关信息，包括股权转让标的所在地、出让方获取该股权的时间、方式和成本，股权转让收益等信息。】</w:t>
      </w:r>
    </w:p>
    <w:p w14:paraId="0D2BBD5B" w14:textId="77777777" w:rsidR="00160A67" w:rsidRDefault="00000000">
      <w:pPr>
        <w:pStyle w:val="34"/>
        <w:keepNext/>
        <w:numPr>
          <w:ilvl w:val="2"/>
          <w:numId w:val="30"/>
        </w:numPr>
        <w:jc w:val="both"/>
        <w:rPr>
          <w:rFonts w:ascii="Times New Roman" w:eastAsia="宋体" w:hAnsi="Times New Roman" w:cs="Times New Roman"/>
        </w:rPr>
      </w:pPr>
      <w:bookmarkStart w:id="686" w:name="_Toc144227483"/>
      <w:bookmarkStart w:id="687" w:name="_Toc139363083"/>
      <w:bookmarkStart w:id="688" w:name="_Toc139363008"/>
      <w:bookmarkStart w:id="689" w:name="_Toc24699"/>
      <w:r>
        <w:rPr>
          <w:rFonts w:ascii="Times New Roman" w:eastAsia="宋体" w:hAnsi="Times New Roman" w:cs="Times New Roman" w:hint="eastAsia"/>
        </w:rPr>
        <w:t xml:space="preserve"> </w:t>
      </w:r>
      <w:r>
        <w:rPr>
          <w:rFonts w:ascii="Times New Roman" w:eastAsia="宋体" w:hAnsi="Times New Roman" w:cs="Times New Roman"/>
        </w:rPr>
        <w:t>尽职调查报告或者资产评估报告</w:t>
      </w:r>
      <w:bookmarkEnd w:id="686"/>
      <w:bookmarkEnd w:id="687"/>
      <w:bookmarkEnd w:id="688"/>
      <w:bookmarkEnd w:id="689"/>
    </w:p>
    <w:p w14:paraId="620BFA5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【提供股权转让标的的尽职调查报告或者资产评估报告的副本（如适用），详细信息参照附件。】</w:t>
      </w:r>
    </w:p>
    <w:p w14:paraId="0090A55E" w14:textId="77777777" w:rsidR="00160A67" w:rsidRDefault="00160A67">
      <w:pPr>
        <w:rPr>
          <w:rFonts w:ascii="Arial" w:eastAsia="黑体" w:hAnsi="Arial" w:cs="Arial"/>
        </w:rPr>
      </w:pPr>
    </w:p>
    <w:p w14:paraId="4824C9FC" w14:textId="77777777" w:rsidR="00160A67" w:rsidRDefault="00000000">
      <w:pPr>
        <w:rPr>
          <w:rFonts w:ascii="Arial" w:eastAsia="黑体" w:hAnsi="Arial" w:cs="Arial"/>
        </w:rPr>
      </w:pPr>
      <w:r>
        <w:rPr>
          <w:rFonts w:ascii="Arial" w:eastAsia="黑体" w:hAnsi="Arial" w:cs="Arial"/>
        </w:rPr>
        <w:br w:type="page"/>
      </w:r>
    </w:p>
    <w:p w14:paraId="4665A349" w14:textId="77777777" w:rsidR="00160A67" w:rsidRDefault="00000000">
      <w:pPr>
        <w:pStyle w:val="13"/>
        <w:numPr>
          <w:ilvl w:val="1"/>
          <w:numId w:val="30"/>
        </w:numPr>
        <w:jc w:val="both"/>
        <w:outlineLvl w:val="1"/>
        <w:rPr>
          <w:rFonts w:ascii="Times New Roman" w:hAnsi="Times New Roman" w:cs="Times New Roman"/>
          <w:sz w:val="30"/>
          <w:szCs w:val="30"/>
        </w:rPr>
      </w:pPr>
      <w:bookmarkStart w:id="690" w:name="_Toc139363088"/>
      <w:bookmarkStart w:id="691" w:name="_Toc144227484"/>
      <w:bookmarkStart w:id="692" w:name="_Toc5096"/>
      <w:bookmarkStart w:id="693" w:name="_Toc30133"/>
      <w:bookmarkStart w:id="694" w:name="_Toc139363013"/>
      <w:bookmarkStart w:id="695" w:name="_Toc20217"/>
      <w:r>
        <w:rPr>
          <w:rFonts w:ascii="Times New Roman" w:hAnsi="Times New Roman" w:cs="Times New Roman" w:hint="eastAsia"/>
          <w:sz w:val="30"/>
          <w:szCs w:val="30"/>
        </w:rPr>
        <w:lastRenderedPageBreak/>
        <w:t>现有的单边和双边</w:t>
      </w:r>
      <w:r>
        <w:rPr>
          <w:rFonts w:ascii="Times New Roman" w:hAnsi="Times New Roman" w:cs="Times New Roman" w:hint="eastAsia"/>
          <w:sz w:val="30"/>
          <w:szCs w:val="30"/>
        </w:rPr>
        <w:t>/</w:t>
      </w:r>
      <w:r>
        <w:rPr>
          <w:rFonts w:ascii="Times New Roman" w:hAnsi="Times New Roman" w:cs="Times New Roman" w:hint="eastAsia"/>
          <w:sz w:val="30"/>
          <w:szCs w:val="30"/>
        </w:rPr>
        <w:t>多边预约定价安排和其他税收裁定</w:t>
      </w:r>
      <w:bookmarkEnd w:id="690"/>
      <w:bookmarkEnd w:id="691"/>
      <w:bookmarkEnd w:id="692"/>
      <w:bookmarkEnd w:id="693"/>
      <w:bookmarkEnd w:id="694"/>
      <w:bookmarkEnd w:id="695"/>
    </w:p>
    <w:p w14:paraId="44360B8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第三款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关联交易：</w:t>
      </w:r>
      <w:r>
        <w:rPr>
          <w:rStyle w:val="aff9"/>
          <w:rFonts w:ascii="Times New Roman" w:eastAsia="宋体" w:hAnsi="Times New Roman" w:cs="Times New Roman"/>
          <w:color w:val="FF0000"/>
        </w:rPr>
        <w:t>6.</w:t>
      </w:r>
      <w:r>
        <w:rPr>
          <w:rStyle w:val="aff9"/>
          <w:rFonts w:ascii="Times New Roman" w:eastAsia="宋体" w:hAnsi="Times New Roman" w:cs="Times New Roman"/>
          <w:color w:val="FF0000"/>
        </w:rPr>
        <w:t>与企业关联交易直接相关的，中国以外其他税收管辖区税务主管当局签订的预约定价安排和</w:t>
      </w:r>
      <w:proofErr w:type="gramStart"/>
      <w:r>
        <w:rPr>
          <w:rStyle w:val="aff9"/>
          <w:rFonts w:ascii="Times New Roman" w:eastAsia="宋体" w:hAnsi="Times New Roman" w:cs="Times New Roman"/>
          <w:color w:val="FF0000"/>
        </w:rPr>
        <w:t>作出</w:t>
      </w:r>
      <w:proofErr w:type="gramEnd"/>
      <w:r>
        <w:rPr>
          <w:rStyle w:val="aff9"/>
          <w:rFonts w:ascii="Times New Roman" w:eastAsia="宋体" w:hAnsi="Times New Roman" w:cs="Times New Roman"/>
          <w:color w:val="FF0000"/>
        </w:rPr>
        <w:t>的其他税收裁定。】</w:t>
      </w:r>
    </w:p>
    <w:p w14:paraId="6865E681" w14:textId="1EE4EF8F" w:rsidR="00160A67" w:rsidRDefault="00000000">
      <w:pPr>
        <w:spacing w:beforeLines="50" w:before="120" w:line="360" w:lineRule="auto"/>
        <w:ind w:firstLineChars="200" w:firstLine="480"/>
        <w:rPr>
          <w:rStyle w:val="aff9"/>
          <w:rFonts w:ascii="Times New Roman" w:eastAsia="宋体" w:hAnsi="Times New Roman" w:cs="Times New Roman"/>
          <w:color w:val="auto"/>
        </w:rPr>
      </w:pPr>
      <w:r>
        <w:rPr>
          <w:rStyle w:val="aff9"/>
          <w:rFonts w:ascii="Times New Roman" w:eastAsia="宋体" w:hAnsi="Times New Roman" w:cs="Times New Roman"/>
          <w:color w:val="auto"/>
        </w:rPr>
        <w:t>集团内的任何成员未签署任何与</w:t>
      </w:r>
      <w:del w:id="69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69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的关联交易直接相关的单边和双边</w:t>
      </w:r>
      <w:r>
        <w:rPr>
          <w:rStyle w:val="aff9"/>
          <w:rFonts w:ascii="Times New Roman" w:eastAsia="宋体" w:hAnsi="Times New Roman" w:cs="Times New Roman"/>
          <w:color w:val="auto"/>
        </w:rPr>
        <w:t>/</w:t>
      </w:r>
      <w:r>
        <w:rPr>
          <w:rStyle w:val="aff9"/>
          <w:rFonts w:ascii="Times New Roman" w:eastAsia="宋体" w:hAnsi="Times New Roman" w:cs="Times New Roman"/>
          <w:color w:val="auto"/>
        </w:rPr>
        <w:t>多边预约定价安排和其他税收裁定。</w:t>
      </w:r>
    </w:p>
    <w:p w14:paraId="2848CB3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【如果有任何</w:t>
      </w:r>
      <w:r>
        <w:rPr>
          <w:rStyle w:val="aff9"/>
          <w:rFonts w:ascii="Times New Roman" w:eastAsia="宋体" w:hAnsi="Times New Roman" w:cs="Times New Roman"/>
          <w:color w:val="FF0000"/>
        </w:rPr>
        <w:t>APA/BAPA</w:t>
      </w:r>
      <w:r>
        <w:rPr>
          <w:rStyle w:val="aff9"/>
          <w:rFonts w:ascii="Times New Roman" w:eastAsia="宋体" w:hAnsi="Times New Roman" w:cs="Times New Roman"/>
          <w:color w:val="FF0000"/>
        </w:rPr>
        <w:t>相关裁定，请修改并概述裁定信息。】</w:t>
      </w:r>
    </w:p>
    <w:p w14:paraId="0BA9BDFA" w14:textId="77777777" w:rsidR="00160A67" w:rsidRDefault="00160A67">
      <w:pPr>
        <w:rPr>
          <w:rFonts w:ascii="Arial" w:eastAsia="黑体" w:hAnsi="Arial" w:cs="Arial"/>
        </w:rPr>
      </w:pPr>
    </w:p>
    <w:p w14:paraId="09E9D8FF" w14:textId="77777777" w:rsidR="00160A67" w:rsidRDefault="00000000">
      <w:pPr>
        <w:rPr>
          <w:rFonts w:ascii="Arial" w:eastAsia="黑体" w:hAnsi="Arial" w:cs="Arial"/>
        </w:rPr>
      </w:pPr>
      <w:r>
        <w:rPr>
          <w:rFonts w:ascii="Arial" w:eastAsia="黑体" w:hAnsi="Arial" w:cs="Arial"/>
        </w:rPr>
        <w:br w:type="page"/>
      </w:r>
    </w:p>
    <w:p w14:paraId="6B365273" w14:textId="77777777" w:rsidR="00160A67" w:rsidRDefault="00000000">
      <w:pPr>
        <w:pStyle w:val="13"/>
        <w:numPr>
          <w:ilvl w:val="1"/>
          <w:numId w:val="30"/>
        </w:numPr>
        <w:jc w:val="both"/>
        <w:outlineLvl w:val="1"/>
        <w:rPr>
          <w:rFonts w:ascii="Times New Roman" w:hAnsi="Times New Roman" w:cs="Times New Roman"/>
          <w:sz w:val="30"/>
          <w:szCs w:val="30"/>
        </w:rPr>
      </w:pPr>
      <w:bookmarkStart w:id="698" w:name="_Toc139362995"/>
      <w:bookmarkStart w:id="699" w:name="_Toc139363070"/>
      <w:bookmarkStart w:id="700" w:name="_Toc1516"/>
      <w:bookmarkStart w:id="701" w:name="_Toc144227485"/>
      <w:bookmarkStart w:id="702" w:name="_Toc20249"/>
      <w:bookmarkStart w:id="703" w:name="_Toc26117"/>
      <w:r>
        <w:rPr>
          <w:rFonts w:ascii="Times New Roman" w:hAnsi="Times New Roman" w:cs="Times New Roman" w:hint="eastAsia"/>
          <w:sz w:val="30"/>
          <w:szCs w:val="30"/>
        </w:rPr>
        <w:lastRenderedPageBreak/>
        <w:t>关联与非关联交易</w:t>
      </w:r>
      <w:bookmarkEnd w:id="698"/>
      <w:bookmarkEnd w:id="699"/>
      <w:r>
        <w:rPr>
          <w:rFonts w:ascii="Times New Roman" w:hAnsi="Times New Roman" w:cs="Times New Roman" w:hint="eastAsia"/>
          <w:sz w:val="30"/>
          <w:szCs w:val="30"/>
        </w:rPr>
        <w:t>对比</w:t>
      </w:r>
      <w:bookmarkEnd w:id="700"/>
      <w:bookmarkEnd w:id="701"/>
      <w:bookmarkEnd w:id="702"/>
      <w:bookmarkEnd w:id="703"/>
    </w:p>
    <w:p w14:paraId="1E05FF3D" w14:textId="77777777" w:rsidR="00160A67" w:rsidRDefault="00160A67">
      <w:pPr>
        <w:rPr>
          <w:rFonts w:ascii="Arial" w:eastAsia="黑体" w:hAnsi="Arial" w:cs="Arial"/>
        </w:rPr>
      </w:pPr>
    </w:p>
    <w:p w14:paraId="671D8B91" w14:textId="77777777" w:rsidR="00160A67" w:rsidRDefault="00000000">
      <w:pPr>
        <w:keepNext/>
        <w:ind w:firstLine="482"/>
        <w:rPr>
          <w:rFonts w:ascii="Times New Roman" w:eastAsia="宋体" w:hAnsi="Times New Roman" w:cs="Times New Roman"/>
          <w:b/>
          <w:u w:val="single"/>
        </w:rPr>
      </w:pPr>
      <w:r>
        <w:rPr>
          <w:rFonts w:ascii="Times New Roman" w:eastAsia="宋体" w:hAnsi="Times New Roman" w:cs="Times New Roman"/>
          <w:b/>
          <w:u w:val="single"/>
        </w:rPr>
        <w:t>第三方交易与被验证交易的比较</w:t>
      </w:r>
    </w:p>
    <w:p w14:paraId="738033A8" w14:textId="77777777" w:rsidR="00160A67" w:rsidRDefault="00160A67">
      <w:pPr>
        <w:keepNext/>
        <w:rPr>
          <w:rFonts w:ascii="Arial" w:eastAsia="黑体" w:hAnsi="Arial" w:cs="Arial"/>
        </w:rPr>
      </w:pPr>
    </w:p>
    <w:p w14:paraId="184AA926"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一般来说，关于被验证交易是否存在第三方交易，存在四种可能的不同情况（例如，制造商向关联方和非关联方分销商进行销售；分销商从关联方和非关联方供应商处进行采购）。第一种情况，不存在此类交易。第二种情况，存在第三方交易，但是为转让定价分析之目的而未进行数据拆分（例如，因为第三方交易金额相对较小或是相互紧密联系的）。第三种情况，存在第三方交易并且可以进行数据拆分，但是与关联交易不可比（例如，第三方交易部分为</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企业家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分部，而被测试方为</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常规型</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分部）。第四种情况，存在第三方交易、可以进行数据拆分且可用作可比交易（例如，用于再销售价格法或成本加成法的分析）。下面给出前三种情况下的替代性文字表述和相关指导。因为该模板是为使用交易净利润法的情况所设计的，因此未涵盖第四种情况。】</w:t>
      </w:r>
    </w:p>
    <w:p w14:paraId="0347C6B0"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【情况</w:t>
      </w:r>
      <w:r>
        <w:rPr>
          <w:rStyle w:val="aff9"/>
          <w:rFonts w:ascii="Times New Roman" w:eastAsia="宋体" w:hAnsi="Times New Roman" w:cs="Times New Roman"/>
          <w:color w:val="FF0000"/>
        </w:rPr>
        <w:t>1</w:t>
      </w:r>
      <w:r>
        <w:rPr>
          <w:rStyle w:val="aff9"/>
          <w:rFonts w:ascii="Times New Roman" w:eastAsia="宋体" w:hAnsi="Times New Roman" w:cs="Times New Roman"/>
          <w:color w:val="FF0000"/>
        </w:rPr>
        <w:t>：如果不存在相关的第三方交易，请使用以下语言】</w:t>
      </w:r>
    </w:p>
    <w:p w14:paraId="739E0408" w14:textId="4FC6F7F2"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【制造商：】</w:t>
      </w:r>
      <w:bookmarkStart w:id="704" w:name="_Hlk163652194"/>
      <w:del w:id="705"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bookmarkEnd w:id="704"/>
      <w:ins w:id="706"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不向任何第三</w:t>
      </w:r>
      <w:proofErr w:type="gramStart"/>
      <w:r>
        <w:rPr>
          <w:rStyle w:val="aff9"/>
          <w:rFonts w:ascii="Times New Roman" w:eastAsia="宋体" w:hAnsi="Times New Roman" w:cs="Times New Roman"/>
          <w:color w:val="auto"/>
        </w:rPr>
        <w:t>方销售</w:t>
      </w:r>
      <w:proofErr w:type="gramEnd"/>
      <w:r>
        <w:rPr>
          <w:rStyle w:val="aff9"/>
          <w:rFonts w:ascii="Times New Roman" w:eastAsia="宋体" w:hAnsi="Times New Roman" w:cs="Times New Roman"/>
          <w:color w:val="auto"/>
        </w:rPr>
        <w:t>其制造的产品。</w:t>
      </w:r>
    </w:p>
    <w:p w14:paraId="100DACA9" w14:textId="62CF603F" w:rsidR="00160A67" w:rsidRDefault="00000000">
      <w:pPr>
        <w:spacing w:beforeLines="50" w:before="120" w:line="360" w:lineRule="auto"/>
        <w:ind w:firstLineChars="200" w:firstLine="480"/>
        <w:rPr>
          <w:rStyle w:val="aff9"/>
          <w:rFonts w:ascii="Times New Roman" w:eastAsia="宋体" w:hAnsi="Times New Roman" w:cs="Times New Roman"/>
          <w:color w:val="auto"/>
        </w:rPr>
      </w:pPr>
      <w:r>
        <w:rPr>
          <w:rStyle w:val="aff9"/>
          <w:rFonts w:ascii="Times New Roman" w:eastAsia="宋体" w:hAnsi="Times New Roman" w:cs="Times New Roman"/>
          <w:color w:val="FF0000"/>
        </w:rPr>
        <w:t>【分销商：】</w:t>
      </w:r>
      <w:del w:id="707"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708"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不从第三</w:t>
      </w:r>
      <w:proofErr w:type="gramStart"/>
      <w:r>
        <w:rPr>
          <w:rStyle w:val="aff9"/>
          <w:rFonts w:ascii="Times New Roman" w:eastAsia="宋体" w:hAnsi="Times New Roman" w:cs="Times New Roman"/>
          <w:color w:val="auto"/>
        </w:rPr>
        <w:t>方供应</w:t>
      </w:r>
      <w:proofErr w:type="gramEnd"/>
      <w:r>
        <w:rPr>
          <w:rStyle w:val="aff9"/>
          <w:rFonts w:ascii="Times New Roman" w:eastAsia="宋体" w:hAnsi="Times New Roman" w:cs="Times New Roman"/>
          <w:color w:val="auto"/>
        </w:rPr>
        <w:t>商采购其所分销的任何产品。</w:t>
      </w:r>
    </w:p>
    <w:p w14:paraId="77A57C46" w14:textId="48AC3D28"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【服务提供商：】</w:t>
      </w:r>
      <w:del w:id="709"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710"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不向任何第三方提供服务。</w:t>
      </w:r>
    </w:p>
    <w:p w14:paraId="229D8211"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【情况</w:t>
      </w:r>
      <w:r>
        <w:rPr>
          <w:rStyle w:val="aff9"/>
          <w:rFonts w:ascii="Times New Roman" w:eastAsia="宋体" w:hAnsi="Times New Roman" w:cs="Times New Roman"/>
          <w:color w:val="FF0000"/>
        </w:rPr>
        <w:t>2</w:t>
      </w:r>
      <w:r>
        <w:rPr>
          <w:rStyle w:val="aff9"/>
          <w:rFonts w:ascii="Times New Roman" w:eastAsia="宋体" w:hAnsi="Times New Roman" w:cs="Times New Roman"/>
          <w:color w:val="FF0000"/>
        </w:rPr>
        <w:t>：存在第三方交易，但无法拆分分部数据用于交易净利润法分析】</w:t>
      </w:r>
    </w:p>
    <w:p w14:paraId="0F938ABD" w14:textId="12B3136E"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【制造商：】</w:t>
      </w:r>
      <w:r>
        <w:rPr>
          <w:rStyle w:val="aff9"/>
          <w:rFonts w:ascii="Times New Roman" w:eastAsia="宋体" w:hAnsi="Times New Roman" w:cs="Times New Roman"/>
          <w:color w:val="auto"/>
        </w:rPr>
        <w:t>除被验证交易外，</w:t>
      </w:r>
      <w:del w:id="711"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712"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还将其生产的产品出售给第三方。</w:t>
      </w:r>
      <w:r>
        <w:rPr>
          <w:rStyle w:val="aff9"/>
          <w:rFonts w:ascii="Times New Roman" w:eastAsia="宋体" w:hAnsi="Times New Roman" w:cs="Times New Roman"/>
          <w:color w:val="auto"/>
        </w:rPr>
        <w:t>+</w:t>
      </w:r>
      <w:r>
        <w:rPr>
          <w:rStyle w:val="aff9"/>
          <w:rFonts w:ascii="Times New Roman" w:eastAsia="宋体" w:hAnsi="Times New Roman" w:cs="Times New Roman"/>
          <w:color w:val="FF0000"/>
        </w:rPr>
        <w:t>【简要描述这些交易】。</w:t>
      </w:r>
    </w:p>
    <w:p w14:paraId="2A3E2FDB" w14:textId="7AFD2C03"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【经销商：】</w:t>
      </w:r>
      <w:r>
        <w:rPr>
          <w:rStyle w:val="aff9"/>
          <w:rFonts w:ascii="Times New Roman" w:eastAsia="宋体" w:hAnsi="Times New Roman" w:cs="Times New Roman"/>
          <w:color w:val="auto"/>
        </w:rPr>
        <w:t>除了被验证交易外，</w:t>
      </w:r>
      <w:del w:id="713"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714"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还从第三</w:t>
      </w:r>
      <w:proofErr w:type="gramStart"/>
      <w:r>
        <w:rPr>
          <w:rStyle w:val="aff9"/>
          <w:rFonts w:ascii="Times New Roman" w:eastAsia="宋体" w:hAnsi="Times New Roman" w:cs="Times New Roman"/>
          <w:color w:val="auto"/>
        </w:rPr>
        <w:t>方供应</w:t>
      </w:r>
      <w:proofErr w:type="gramEnd"/>
      <w:r>
        <w:rPr>
          <w:rStyle w:val="aff9"/>
          <w:rFonts w:ascii="Times New Roman" w:eastAsia="宋体" w:hAnsi="Times New Roman" w:cs="Times New Roman"/>
          <w:color w:val="auto"/>
        </w:rPr>
        <w:t>商处采购部分产品用于分销。</w:t>
      </w:r>
      <w:r>
        <w:rPr>
          <w:rStyle w:val="aff9"/>
          <w:rFonts w:ascii="Times New Roman" w:eastAsia="宋体" w:hAnsi="Times New Roman" w:cs="Times New Roman"/>
          <w:color w:val="FF0000"/>
        </w:rPr>
        <w:t>【简要描述这些交易】。</w:t>
      </w:r>
    </w:p>
    <w:p w14:paraId="2EBEAB11" w14:textId="5D8E731D" w:rsidR="00160A67" w:rsidRDefault="00000000">
      <w:pPr>
        <w:spacing w:beforeLines="50" w:before="120" w:line="360" w:lineRule="auto"/>
        <w:ind w:firstLineChars="200" w:firstLine="480"/>
        <w:rPr>
          <w:rStyle w:val="aff9"/>
          <w:rFonts w:ascii="Times New Roman" w:eastAsia="宋体" w:hAnsi="Times New Roman" w:cs="Times New Roman"/>
          <w:color w:val="auto"/>
        </w:rPr>
      </w:pPr>
      <w:del w:id="715"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716"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按照</w:t>
      </w:r>
      <w:r>
        <w:rPr>
          <w:rStyle w:val="aff9"/>
          <w:rFonts w:ascii="Times New Roman" w:eastAsia="宋体" w:hAnsi="Times New Roman" w:cs="Times New Roman"/>
          <w:color w:val="auto"/>
        </w:rPr>
        <w:t>42</w:t>
      </w:r>
      <w:r>
        <w:rPr>
          <w:rStyle w:val="aff9"/>
          <w:rFonts w:ascii="Times New Roman" w:eastAsia="宋体" w:hAnsi="Times New Roman" w:cs="Times New Roman"/>
          <w:color w:val="auto"/>
        </w:rPr>
        <w:t>号公告的要求，将财务数据根据关联交易和第三方交易进行拆分。具体拆分数据详见</w:t>
      </w:r>
      <w:r>
        <w:rPr>
          <w:rStyle w:val="aff9"/>
          <w:rFonts w:ascii="Times New Roman" w:eastAsia="宋体" w:hAnsi="Times New Roman" w:cs="Times New Roman" w:hint="eastAsia"/>
          <w:color w:val="auto"/>
        </w:rPr>
        <w:t>附录二</w:t>
      </w:r>
      <w:r>
        <w:rPr>
          <w:rStyle w:val="aff9"/>
          <w:rFonts w:ascii="Times New Roman" w:eastAsia="宋体" w:hAnsi="Times New Roman" w:cs="Times New Roman"/>
          <w:color w:val="auto"/>
        </w:rPr>
        <w:t>《企业年度关联交易财务状况分析表》。</w:t>
      </w:r>
    </w:p>
    <w:p w14:paraId="63B58217" w14:textId="77777777" w:rsidR="00160A67" w:rsidRDefault="00160A67">
      <w:pPr>
        <w:spacing w:beforeLines="50" w:before="120" w:line="360" w:lineRule="auto"/>
        <w:ind w:firstLineChars="200" w:firstLine="480"/>
        <w:rPr>
          <w:rStyle w:val="aff9"/>
          <w:rFonts w:ascii="Times New Roman" w:eastAsia="宋体" w:hAnsi="Times New Roman" w:cs="Times New Roman"/>
          <w:color w:val="auto"/>
        </w:rPr>
      </w:pPr>
    </w:p>
    <w:p w14:paraId="454CA12B" w14:textId="6AD625EC" w:rsidR="00160A67" w:rsidRDefault="00000000">
      <w:pPr>
        <w:spacing w:beforeLines="50" w:before="120" w:line="360" w:lineRule="auto"/>
        <w:ind w:firstLineChars="200" w:firstLine="480"/>
        <w:rPr>
          <w:rStyle w:val="aff9"/>
          <w:rFonts w:ascii="Times New Roman" w:eastAsia="宋体" w:hAnsi="Times New Roman" w:cs="Times New Roman"/>
          <w:color w:val="auto"/>
        </w:rPr>
      </w:pPr>
      <w:del w:id="717" w:author="Tian Su" w:date="2024-12-30T11:34:00Z" w16du:dateUtc="2024-12-30T03:34:00Z">
        <w:r w:rsidDel="00FE6E4A">
          <w:rPr>
            <w:rStyle w:val="aff9"/>
            <w:rFonts w:ascii="Times New Roman" w:eastAsia="宋体" w:hAnsi="Times New Roman" w:cs="Times New Roman"/>
            <w:color w:val="FF0000"/>
          </w:rPr>
          <w:lastRenderedPageBreak/>
          <w:delText>ABC</w:delText>
        </w:r>
        <w:r w:rsidDel="00FE6E4A">
          <w:rPr>
            <w:rStyle w:val="aff9"/>
            <w:rFonts w:ascii="Times New Roman" w:eastAsia="宋体" w:hAnsi="Times New Roman" w:cs="Times New Roman"/>
            <w:color w:val="FF0000"/>
          </w:rPr>
          <w:delText>公司</w:delText>
        </w:r>
      </w:del>
      <w:ins w:id="718"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原则上根据实际情况在不同的交易类型中归集、划分成本和费用，对于不能按照实际情况划分的成本和费用，</w:t>
      </w:r>
      <w:del w:id="719"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720"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按照</w:t>
      </w:r>
      <w:r>
        <w:rPr>
          <w:rStyle w:val="aff9"/>
          <w:rFonts w:ascii="Times New Roman" w:eastAsia="宋体" w:hAnsi="Times New Roman" w:cs="Times New Roman"/>
          <w:color w:val="FF0000"/>
        </w:rPr>
        <w:t>收入比例【根据实际情况更改】</w:t>
      </w:r>
      <w:r>
        <w:rPr>
          <w:rStyle w:val="aff9"/>
          <w:rFonts w:ascii="Times New Roman" w:eastAsia="宋体" w:hAnsi="Times New Roman" w:cs="Times New Roman"/>
          <w:color w:val="auto"/>
        </w:rPr>
        <w:t>进行划分。</w:t>
      </w:r>
    </w:p>
    <w:p w14:paraId="27CFCF48" w14:textId="77777777" w:rsidR="00160A67" w:rsidRDefault="00000000">
      <w:pPr>
        <w:spacing w:beforeLines="50" w:before="120" w:line="360" w:lineRule="auto"/>
        <w:ind w:firstLineChars="200" w:firstLine="480"/>
        <w:rPr>
          <w:rStyle w:val="aff9"/>
          <w:rFonts w:ascii="Times New Roman" w:eastAsia="宋体" w:hAnsi="Times New Roman" w:cs="Times New Roman"/>
          <w:color w:val="auto"/>
        </w:rPr>
      </w:pPr>
      <w:r>
        <w:rPr>
          <w:rStyle w:val="aff9"/>
          <w:rFonts w:ascii="Times New Roman" w:eastAsia="宋体" w:hAnsi="Times New Roman" w:cs="Times New Roman"/>
          <w:color w:val="auto"/>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p>
    <w:p w14:paraId="6A4FBCC5"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【需涵盖所有关联交易，哪些进行分析，哪些不进行单独分析、或不分析，相应原因需列明。】【插入有关合并分析的理由的讨论。相关注意事项可能包括：】</w:t>
      </w:r>
    </w:p>
    <w:p w14:paraId="1009B393" w14:textId="77777777" w:rsidR="00160A67" w:rsidRDefault="00160A67">
      <w:pPr>
        <w:rPr>
          <w:rFonts w:ascii="Arial" w:eastAsia="黑体" w:hAnsi="Arial" w:cs="Arial"/>
          <w:color w:val="06A2E0" w:themeColor="accent1"/>
        </w:rPr>
      </w:pPr>
    </w:p>
    <w:p w14:paraId="5F3AD85B" w14:textId="77777777"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FF0000"/>
        </w:rPr>
      </w:pPr>
      <w:r>
        <w:rPr>
          <w:rFonts w:ascii="Times New Roman" w:eastAsia="宋体" w:hAnsi="Times New Roman" w:cs="Times New Roman"/>
          <w:color w:val="FF0000"/>
        </w:rPr>
        <w:t>第三方交易量远小于关联交易量；</w:t>
      </w:r>
    </w:p>
    <w:p w14:paraId="6F8AFF9C" w14:textId="77777777"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FF0000"/>
        </w:rPr>
      </w:pPr>
      <w:r>
        <w:rPr>
          <w:rFonts w:ascii="Times New Roman" w:eastAsia="宋体" w:hAnsi="Times New Roman" w:cs="Times New Roman"/>
          <w:color w:val="FF0000"/>
        </w:rPr>
        <w:t>生产商由于产能过剩才进行第三方交易；</w:t>
      </w:r>
    </w:p>
    <w:p w14:paraId="427CFABC" w14:textId="77777777"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FF0000"/>
        </w:rPr>
      </w:pPr>
      <w:r>
        <w:rPr>
          <w:rFonts w:ascii="Times New Roman" w:eastAsia="宋体" w:hAnsi="Times New Roman" w:cs="Times New Roman"/>
          <w:color w:val="FF0000"/>
        </w:rPr>
        <w:t>第三方交易涉及与本集团产品互补和辅助的产品的销售（例如，第三</w:t>
      </w:r>
      <w:proofErr w:type="gramStart"/>
      <w:r>
        <w:rPr>
          <w:rFonts w:ascii="Times New Roman" w:eastAsia="宋体" w:hAnsi="Times New Roman" w:cs="Times New Roman"/>
          <w:color w:val="FF0000"/>
        </w:rPr>
        <w:t>方销售</w:t>
      </w:r>
      <w:proofErr w:type="gramEnd"/>
      <w:r>
        <w:rPr>
          <w:rFonts w:ascii="Times New Roman" w:eastAsia="宋体" w:hAnsi="Times New Roman" w:cs="Times New Roman"/>
          <w:color w:val="FF0000"/>
        </w:rPr>
        <w:t>的产品为</w:t>
      </w:r>
      <w:r>
        <w:rPr>
          <w:rFonts w:ascii="Times New Roman" w:eastAsia="宋体" w:hAnsi="Times New Roman" w:cs="Times New Roman"/>
          <w:color w:val="FF0000"/>
        </w:rPr>
        <w:t>“</w:t>
      </w:r>
      <w:r>
        <w:rPr>
          <w:rFonts w:ascii="Times New Roman" w:eastAsia="宋体" w:hAnsi="Times New Roman" w:cs="Times New Roman"/>
          <w:color w:val="FF0000"/>
        </w:rPr>
        <w:t>亏本产品</w:t>
      </w:r>
      <w:r>
        <w:rPr>
          <w:rFonts w:ascii="Times New Roman" w:eastAsia="宋体" w:hAnsi="Times New Roman" w:cs="Times New Roman"/>
          <w:color w:val="FF0000"/>
        </w:rPr>
        <w:t>”</w:t>
      </w:r>
      <w:r>
        <w:rPr>
          <w:rFonts w:ascii="Times New Roman" w:eastAsia="宋体" w:hAnsi="Times New Roman" w:cs="Times New Roman"/>
          <w:color w:val="FF0000"/>
        </w:rPr>
        <w:t>）；</w:t>
      </w:r>
    </w:p>
    <w:p w14:paraId="4FABC9E6" w14:textId="77777777"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FF0000"/>
        </w:rPr>
      </w:pPr>
      <w:r>
        <w:rPr>
          <w:rFonts w:ascii="Times New Roman" w:eastAsia="宋体" w:hAnsi="Times New Roman" w:cs="Times New Roman"/>
          <w:color w:val="FF0000"/>
        </w:rPr>
        <w:t>第三方交易和关联交易高度整合，涉及相同的人员和设备，因此两者之间的费用拆分是极度随意且不可靠的。</w:t>
      </w:r>
    </w:p>
    <w:p w14:paraId="0C6D60F6" w14:textId="77777777" w:rsidR="00160A67" w:rsidRDefault="00160A67">
      <w:pPr>
        <w:ind w:firstLineChars="200" w:firstLine="480"/>
        <w:jc w:val="both"/>
        <w:rPr>
          <w:rFonts w:ascii="Arial" w:eastAsia="黑体" w:hAnsi="Arial" w:cs="Arial"/>
          <w:iCs/>
          <w:color w:val="06A2E0" w:themeColor="accent1"/>
        </w:rPr>
      </w:pPr>
    </w:p>
    <w:p w14:paraId="5B2D8021" w14:textId="3479CE30"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示例：报告期间，</w:t>
      </w:r>
      <w:del w:id="721"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22"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的主要关联交易是从关联方采购和销售货物，由于关联采购与第三</w:t>
      </w:r>
      <w:proofErr w:type="gramStart"/>
      <w:r>
        <w:rPr>
          <w:rStyle w:val="aff9"/>
          <w:rFonts w:ascii="Times New Roman" w:eastAsia="宋体" w:hAnsi="Times New Roman" w:cs="Times New Roman"/>
          <w:color w:val="FF0000"/>
        </w:rPr>
        <w:t>方销售</w:t>
      </w:r>
      <w:proofErr w:type="gramEnd"/>
      <w:r>
        <w:rPr>
          <w:rStyle w:val="aff9"/>
          <w:rFonts w:ascii="Times New Roman" w:eastAsia="宋体" w:hAnsi="Times New Roman" w:cs="Times New Roman"/>
          <w:color w:val="FF0000"/>
        </w:rPr>
        <w:t>同样紧密相关，因此全部销售相关的财务数据均与关联交易相关。此外，考虑到关联劳务的金额较小，关联劳务收入仅占总收入的</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，关联劳务支出仅占总成本的</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，且已反映到成本费用中，本报告将不对其进行单独测试分析，而是将其与销售关联交易合并进行整体财务数据进行分析。</w:t>
      </w:r>
    </w:p>
    <w:p w14:paraId="7B9945C1"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【情况</w:t>
      </w:r>
      <w:r>
        <w:rPr>
          <w:rStyle w:val="aff9"/>
          <w:rFonts w:ascii="Times New Roman" w:eastAsia="宋体" w:hAnsi="Times New Roman" w:cs="Times New Roman"/>
          <w:color w:val="FF0000"/>
        </w:rPr>
        <w:t>3</w:t>
      </w:r>
      <w:r>
        <w:rPr>
          <w:rStyle w:val="aff9"/>
          <w:rFonts w:ascii="Times New Roman" w:eastAsia="宋体" w:hAnsi="Times New Roman" w:cs="Times New Roman"/>
          <w:color w:val="FF0000"/>
        </w:rPr>
        <w:t>：存在第三方交易，且可以与关联交易的数据进行拆分，但是与关联交易不可比：】</w:t>
      </w:r>
    </w:p>
    <w:p w14:paraId="4216002A" w14:textId="3FE7E03A"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【制造商：】</w:t>
      </w:r>
      <w:r>
        <w:rPr>
          <w:rStyle w:val="aff9"/>
          <w:rFonts w:ascii="Times New Roman" w:eastAsia="宋体" w:hAnsi="Times New Roman" w:cs="Times New Roman"/>
          <w:color w:val="000000" w:themeColor="text1"/>
        </w:rPr>
        <w:t>除被验证交易外，</w:t>
      </w:r>
      <w:del w:id="723"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724"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000000" w:themeColor="text1"/>
        </w:rPr>
        <w:t>还生产用于第三</w:t>
      </w:r>
      <w:proofErr w:type="gramStart"/>
      <w:r>
        <w:rPr>
          <w:rStyle w:val="aff9"/>
          <w:rFonts w:ascii="Times New Roman" w:eastAsia="宋体" w:hAnsi="Times New Roman" w:cs="Times New Roman"/>
          <w:color w:val="000000" w:themeColor="text1"/>
        </w:rPr>
        <w:t>方销售</w:t>
      </w:r>
      <w:proofErr w:type="gramEnd"/>
      <w:r>
        <w:rPr>
          <w:rStyle w:val="aff9"/>
          <w:rFonts w:ascii="Times New Roman" w:eastAsia="宋体" w:hAnsi="Times New Roman" w:cs="Times New Roman"/>
          <w:color w:val="000000" w:themeColor="text1"/>
        </w:rPr>
        <w:t>的产品。</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【简要描述这些交易】。</w:t>
      </w:r>
    </w:p>
    <w:p w14:paraId="61111942" w14:textId="77777777" w:rsidR="00160A67" w:rsidRDefault="00160A67">
      <w:pPr>
        <w:jc w:val="both"/>
        <w:rPr>
          <w:rFonts w:ascii="Arial" w:eastAsia="黑体" w:hAnsi="Arial" w:cs="Arial"/>
        </w:rPr>
      </w:pPr>
    </w:p>
    <w:p w14:paraId="6802D62F" w14:textId="3D91F44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lastRenderedPageBreak/>
        <w:t>【经销商：】</w:t>
      </w:r>
      <w:r>
        <w:rPr>
          <w:rStyle w:val="aff9"/>
          <w:rFonts w:ascii="Times New Roman" w:eastAsia="宋体" w:hAnsi="Times New Roman" w:cs="Times New Roman"/>
          <w:color w:val="000000" w:themeColor="text1"/>
        </w:rPr>
        <w:t>除被验证交易外，</w:t>
      </w:r>
      <w:del w:id="725"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726"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000000" w:themeColor="text1"/>
        </w:rPr>
        <w:t>还分销采购自第三</w:t>
      </w:r>
      <w:proofErr w:type="gramStart"/>
      <w:r>
        <w:rPr>
          <w:rStyle w:val="aff9"/>
          <w:rFonts w:ascii="Times New Roman" w:eastAsia="宋体" w:hAnsi="Times New Roman" w:cs="Times New Roman"/>
          <w:color w:val="000000" w:themeColor="text1"/>
        </w:rPr>
        <w:t>方供应</w:t>
      </w:r>
      <w:proofErr w:type="gramEnd"/>
      <w:r>
        <w:rPr>
          <w:rStyle w:val="aff9"/>
          <w:rFonts w:ascii="Times New Roman" w:eastAsia="宋体" w:hAnsi="Times New Roman" w:cs="Times New Roman"/>
          <w:color w:val="000000" w:themeColor="text1"/>
        </w:rPr>
        <w:t>商的产品。</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【简要描述这些交易】。</w:t>
      </w:r>
    </w:p>
    <w:p w14:paraId="4FDFC7C7" w14:textId="33423605" w:rsidR="00160A67" w:rsidRDefault="00000000">
      <w:pPr>
        <w:spacing w:beforeLines="50" w:before="120" w:line="360" w:lineRule="auto"/>
        <w:ind w:firstLineChars="200" w:firstLine="480"/>
        <w:jc w:val="both"/>
        <w:rPr>
          <w:rStyle w:val="aff9"/>
          <w:rFonts w:ascii="Times New Roman" w:eastAsia="宋体" w:hAnsi="Times New Roman" w:cs="Times New Roman"/>
          <w:color w:val="000000" w:themeColor="text1"/>
        </w:rPr>
      </w:pPr>
      <w:r>
        <w:rPr>
          <w:rStyle w:val="aff9"/>
          <w:rFonts w:ascii="Times New Roman" w:eastAsia="宋体" w:hAnsi="Times New Roman" w:cs="Times New Roman"/>
          <w:color w:val="000000" w:themeColor="text1"/>
        </w:rPr>
        <w:t>下面我们将</w:t>
      </w:r>
      <w:del w:id="727"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728"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000000" w:themeColor="text1"/>
        </w:rPr>
        <w:t>的财务数据在关联交易和第三方交易之间进行拆分。第三方交易与关联交易截然不同，因为</w:t>
      </w:r>
      <w:del w:id="729"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730"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000000" w:themeColor="text1"/>
        </w:rPr>
        <w:t>在第三方交易中承担更重大的风险</w:t>
      </w:r>
      <w:r>
        <w:rPr>
          <w:rStyle w:val="aff9"/>
          <w:rFonts w:ascii="Times New Roman" w:eastAsia="宋体" w:hAnsi="Times New Roman" w:cs="Times New Roman"/>
          <w:color w:val="FF0000"/>
        </w:rPr>
        <w:t>【并拥有某些无形资产】</w:t>
      </w:r>
      <w:r>
        <w:rPr>
          <w:rStyle w:val="aff9"/>
          <w:rFonts w:ascii="Times New Roman" w:eastAsia="宋体" w:hAnsi="Times New Roman" w:cs="Times New Roman"/>
          <w:color w:val="000000" w:themeColor="text1"/>
        </w:rPr>
        <w:t>。因此，</w:t>
      </w:r>
      <w:del w:id="731" w:author="Tian Su" w:date="2024-12-30T11:34:00Z" w16du:dateUtc="2024-12-30T03:34:00Z">
        <w:r w:rsidDel="00FE6E4A">
          <w:rPr>
            <w:rStyle w:val="aff9"/>
            <w:rFonts w:ascii="Times New Roman" w:eastAsia="宋体" w:hAnsi="Times New Roman" w:cs="Times New Roman"/>
            <w:color w:val="000000" w:themeColor="text1"/>
          </w:rPr>
          <w:delText>ABC</w:delText>
        </w:r>
        <w:r w:rsidDel="00FE6E4A">
          <w:rPr>
            <w:rStyle w:val="aff9"/>
            <w:rFonts w:ascii="Times New Roman" w:eastAsia="宋体" w:hAnsi="Times New Roman" w:cs="Times New Roman"/>
            <w:color w:val="000000" w:themeColor="text1"/>
          </w:rPr>
          <w:delText>公司</w:delText>
        </w:r>
      </w:del>
      <w:ins w:id="732" w:author="Tian Su" w:date="2024-12-30T11:34:00Z" w16du:dateUtc="2024-12-30T03:34:00Z">
        <w:r w:rsidR="00FE6E4A">
          <w:rPr>
            <w:rStyle w:val="aff9"/>
            <w:rFonts w:ascii="Times New Roman" w:eastAsia="宋体" w:hAnsi="Times New Roman" w:cs="Times New Roman"/>
            <w:color w:val="000000" w:themeColor="text1"/>
          </w:rPr>
          <w:t>【清单模板</w:t>
        </w:r>
        <w:r w:rsidR="00FE6E4A">
          <w:rPr>
            <w:rStyle w:val="aff9"/>
            <w:rFonts w:ascii="Times New Roman" w:eastAsia="宋体" w:hAnsi="Times New Roman" w:cs="Times New Roman"/>
            <w:color w:val="000000" w:themeColor="text1"/>
          </w:rPr>
          <w:t>-</w:t>
        </w:r>
        <w:r w:rsidR="00FE6E4A">
          <w:rPr>
            <w:rStyle w:val="aff9"/>
            <w:rFonts w:ascii="Times New Roman" w:eastAsia="宋体" w:hAnsi="Times New Roman" w:cs="Times New Roman"/>
            <w:color w:val="000000" w:themeColor="text1"/>
          </w:rPr>
          <w:t>数据表</w:t>
        </w:r>
        <w:r w:rsidR="00FE6E4A">
          <w:rPr>
            <w:rStyle w:val="aff9"/>
            <w:rFonts w:ascii="Times New Roman" w:eastAsia="宋体" w:hAnsi="Times New Roman" w:cs="Times New Roman"/>
            <w:color w:val="000000" w:themeColor="text1"/>
          </w:rPr>
          <w:t>B5</w:t>
        </w:r>
        <w:r w:rsidR="00FE6E4A">
          <w:rPr>
            <w:rStyle w:val="aff9"/>
            <w:rFonts w:ascii="Times New Roman" w:eastAsia="宋体" w:hAnsi="Times New Roman" w:cs="Times New Roman"/>
            <w:color w:val="000000" w:themeColor="text1"/>
          </w:rPr>
          <w:t>】</w:t>
        </w:r>
      </w:ins>
      <w:r>
        <w:rPr>
          <w:rStyle w:val="aff9"/>
          <w:rFonts w:ascii="Times New Roman" w:eastAsia="宋体" w:hAnsi="Times New Roman" w:cs="Times New Roman"/>
          <w:color w:val="000000" w:themeColor="text1"/>
        </w:rPr>
        <w:t>在第三方交易与关联交易中的定位显然不同。换言之，</w:t>
      </w:r>
      <w:del w:id="733" w:author="Tian Su" w:date="2024-12-30T11:34:00Z" w16du:dateUtc="2024-12-30T03:34:00Z">
        <w:r w:rsidDel="00FE6E4A">
          <w:rPr>
            <w:rStyle w:val="aff9"/>
            <w:rFonts w:ascii="Times New Roman" w:eastAsia="宋体" w:hAnsi="Times New Roman" w:cs="Times New Roman"/>
            <w:color w:val="000000" w:themeColor="text1"/>
          </w:rPr>
          <w:delText>ABC</w:delText>
        </w:r>
        <w:r w:rsidDel="00FE6E4A">
          <w:rPr>
            <w:rStyle w:val="aff9"/>
            <w:rFonts w:ascii="Times New Roman" w:eastAsia="宋体" w:hAnsi="Times New Roman" w:cs="Times New Roman"/>
            <w:color w:val="000000" w:themeColor="text1"/>
          </w:rPr>
          <w:delText>公司</w:delText>
        </w:r>
      </w:del>
      <w:ins w:id="734" w:author="Tian Su" w:date="2024-12-30T11:34:00Z" w16du:dateUtc="2024-12-30T03:34:00Z">
        <w:r w:rsidR="00FE6E4A">
          <w:rPr>
            <w:rStyle w:val="aff9"/>
            <w:rFonts w:ascii="Times New Roman" w:eastAsia="宋体" w:hAnsi="Times New Roman" w:cs="Times New Roman"/>
            <w:color w:val="000000" w:themeColor="text1"/>
          </w:rPr>
          <w:t>【清单模板</w:t>
        </w:r>
        <w:r w:rsidR="00FE6E4A">
          <w:rPr>
            <w:rStyle w:val="aff9"/>
            <w:rFonts w:ascii="Times New Roman" w:eastAsia="宋体" w:hAnsi="Times New Roman" w:cs="Times New Roman"/>
            <w:color w:val="000000" w:themeColor="text1"/>
          </w:rPr>
          <w:t>-</w:t>
        </w:r>
        <w:r w:rsidR="00FE6E4A">
          <w:rPr>
            <w:rStyle w:val="aff9"/>
            <w:rFonts w:ascii="Times New Roman" w:eastAsia="宋体" w:hAnsi="Times New Roman" w:cs="Times New Roman"/>
            <w:color w:val="000000" w:themeColor="text1"/>
          </w:rPr>
          <w:t>数据表</w:t>
        </w:r>
        <w:r w:rsidR="00FE6E4A">
          <w:rPr>
            <w:rStyle w:val="aff9"/>
            <w:rFonts w:ascii="Times New Roman" w:eastAsia="宋体" w:hAnsi="Times New Roman" w:cs="Times New Roman"/>
            <w:color w:val="000000" w:themeColor="text1"/>
          </w:rPr>
          <w:t>B5</w:t>
        </w:r>
        <w:r w:rsidR="00FE6E4A">
          <w:rPr>
            <w:rStyle w:val="aff9"/>
            <w:rFonts w:ascii="Times New Roman" w:eastAsia="宋体" w:hAnsi="Times New Roman" w:cs="Times New Roman"/>
            <w:color w:val="000000" w:themeColor="text1"/>
          </w:rPr>
          <w:t>】</w:t>
        </w:r>
      </w:ins>
      <w:r>
        <w:rPr>
          <w:rStyle w:val="aff9"/>
          <w:rFonts w:ascii="Times New Roman" w:eastAsia="宋体" w:hAnsi="Times New Roman" w:cs="Times New Roman"/>
          <w:color w:val="000000" w:themeColor="text1"/>
        </w:rPr>
        <w:t>在第三方交易中具有更多的企业家功能。因此，为了下文第</w:t>
      </w:r>
      <w:r>
        <w:rPr>
          <w:rStyle w:val="aff9"/>
          <w:rFonts w:ascii="Times New Roman" w:eastAsia="宋体" w:hAnsi="Times New Roman" w:cs="Times New Roman" w:hint="eastAsia"/>
          <w:color w:val="000000" w:themeColor="text1"/>
        </w:rPr>
        <w:t>8</w:t>
      </w:r>
      <w:r>
        <w:rPr>
          <w:rStyle w:val="aff9"/>
          <w:rFonts w:ascii="Times New Roman" w:eastAsia="宋体" w:hAnsi="Times New Roman" w:cs="Times New Roman"/>
          <w:color w:val="000000" w:themeColor="text1"/>
        </w:rPr>
        <w:t>章节的转让定价方法的选择和使用，我们使用</w:t>
      </w:r>
      <w:del w:id="735"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736"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000000" w:themeColor="text1"/>
        </w:rPr>
        <w:t>涉及关联交易的分部财务数据。然而，第三方交易被视为与关联交易不可比，因此第三方财务结果并未用于转让定价分析。</w:t>
      </w:r>
    </w:p>
    <w:p w14:paraId="56FFFD0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【以下是适用于情况</w:t>
      </w:r>
      <w:r>
        <w:rPr>
          <w:rStyle w:val="aff9"/>
          <w:rFonts w:ascii="Times New Roman" w:eastAsia="宋体" w:hAnsi="Times New Roman" w:cs="Times New Roman"/>
          <w:color w:val="FF0000"/>
        </w:rPr>
        <w:t>3</w:t>
      </w:r>
      <w:r>
        <w:rPr>
          <w:rStyle w:val="aff9"/>
          <w:rFonts w:ascii="Times New Roman" w:eastAsia="宋体" w:hAnsi="Times New Roman" w:cs="Times New Roman"/>
          <w:color w:val="FF0000"/>
        </w:rPr>
        <w:t>的示例文字表达。】</w:t>
      </w:r>
    </w:p>
    <w:p w14:paraId="359BBACF" w14:textId="0E8934DC"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737"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38"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的产品分为半成品和产成品。对于半成品，少量</w:t>
      </w:r>
      <w:r>
        <w:rPr>
          <w:rStyle w:val="aff9"/>
          <w:rFonts w:ascii="Times New Roman" w:eastAsia="宋体" w:hAnsi="Times New Roman" w:cs="Times New Roman"/>
          <w:color w:val="FF0000"/>
        </w:rPr>
        <w:t>A</w:t>
      </w:r>
      <w:r>
        <w:rPr>
          <w:rStyle w:val="aff9"/>
          <w:rFonts w:ascii="Times New Roman" w:eastAsia="宋体" w:hAnsi="Times New Roman" w:cs="Times New Roman"/>
          <w:color w:val="FF0000"/>
        </w:rPr>
        <w:t>产品在境内市场销售；对于产成品，少量的</w:t>
      </w:r>
      <w:r>
        <w:rPr>
          <w:rStyle w:val="aff9"/>
          <w:rFonts w:ascii="Times New Roman" w:eastAsia="宋体" w:hAnsi="Times New Roman" w:cs="Times New Roman"/>
          <w:color w:val="FF0000"/>
        </w:rPr>
        <w:t>B1</w:t>
      </w:r>
      <w:r>
        <w:rPr>
          <w:rStyle w:val="aff9"/>
          <w:rFonts w:ascii="Times New Roman" w:eastAsia="宋体" w:hAnsi="Times New Roman" w:cs="Times New Roman"/>
          <w:color w:val="FF0000"/>
        </w:rPr>
        <w:t>产品在境内市场销售。由此，</w:t>
      </w:r>
      <w:del w:id="739"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40"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承担与此境内销售的最终责任，如与境内客户谈判业务、为在境内市场销售的产品设定质量标准以及承担产品责任风险。</w:t>
      </w:r>
      <w:del w:id="741"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42"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的关联方不参与在境内市场销售的产品的定价谈判；因此，关联方不承担与此相关的任何风险。从而境内销售业务被视为第三方交易。</w:t>
      </w:r>
    </w:p>
    <w:p w14:paraId="325A5DEF" w14:textId="047C2D51"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对于被验证交易，</w:t>
      </w:r>
      <w:del w:id="743"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44"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生产并销售</w:t>
      </w:r>
      <w:r>
        <w:rPr>
          <w:rStyle w:val="aff9"/>
          <w:rFonts w:ascii="Times New Roman" w:eastAsia="宋体" w:hAnsi="Times New Roman" w:cs="Times New Roman"/>
          <w:color w:val="FF0000"/>
        </w:rPr>
        <w:t>B2</w:t>
      </w:r>
      <w:r>
        <w:rPr>
          <w:rStyle w:val="aff9"/>
          <w:rFonts w:ascii="Times New Roman" w:eastAsia="宋体" w:hAnsi="Times New Roman" w:cs="Times New Roman"/>
          <w:color w:val="FF0000"/>
        </w:rPr>
        <w:t>产品至境外市场。对于</w:t>
      </w:r>
      <w:del w:id="745"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46"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在境外销售的产品，</w:t>
      </w:r>
      <w:del w:id="747"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48"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与其境外关联方签订了分销协议，并为其生产的产品预先从关联方收讫款项。</w:t>
      </w:r>
      <w:del w:id="749"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50"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根据销售订单采购生产所需的材料，并将产成品直接交付给第三方客户。</w:t>
      </w:r>
    </w:p>
    <w:p w14:paraId="4FD25F48" w14:textId="6DA90AC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被验证交易与第三方交易存在不同。在第三方交易中，</w:t>
      </w:r>
      <w:del w:id="751"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52"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参与合同的签订、价格谈判、质量标准设定等，承担任何相关风险。另一方面，</w:t>
      </w:r>
      <w:del w:id="753"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54"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的关联公司则在被验证交易中发挥重要的作用，例如开拓市场、寻找新客户、与</w:t>
      </w:r>
      <w:del w:id="755"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56"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签订合同以及就销售予境外客户的产品向</w:t>
      </w:r>
      <w:del w:id="757"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58"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预先付款。</w:t>
      </w:r>
    </w:p>
    <w:p w14:paraId="549E359B"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【请在情况</w:t>
      </w:r>
      <w:r>
        <w:rPr>
          <w:rStyle w:val="aff9"/>
          <w:rFonts w:ascii="Times New Roman" w:eastAsia="宋体" w:hAnsi="Times New Roman" w:cs="Times New Roman"/>
          <w:color w:val="FF0000"/>
        </w:rPr>
        <w:t>2</w:t>
      </w:r>
      <w:r>
        <w:rPr>
          <w:rStyle w:val="aff9"/>
          <w:rFonts w:ascii="Times New Roman" w:eastAsia="宋体" w:hAnsi="Times New Roman" w:cs="Times New Roman"/>
          <w:color w:val="FF0000"/>
        </w:rPr>
        <w:t>或</w:t>
      </w:r>
      <w:r>
        <w:rPr>
          <w:rStyle w:val="aff9"/>
          <w:rFonts w:ascii="Times New Roman" w:eastAsia="宋体" w:hAnsi="Times New Roman" w:cs="Times New Roman"/>
          <w:color w:val="FF0000"/>
        </w:rPr>
        <w:t>3</w:t>
      </w:r>
      <w:r>
        <w:rPr>
          <w:rStyle w:val="aff9"/>
          <w:rFonts w:ascii="Times New Roman" w:eastAsia="宋体" w:hAnsi="Times New Roman" w:cs="Times New Roman"/>
          <w:color w:val="FF0000"/>
        </w:rPr>
        <w:t>中使用以下内容；请在情况</w:t>
      </w:r>
      <w:r>
        <w:rPr>
          <w:rStyle w:val="aff9"/>
          <w:rFonts w:ascii="Times New Roman" w:eastAsia="宋体" w:hAnsi="Times New Roman" w:cs="Times New Roman"/>
          <w:color w:val="FF0000"/>
        </w:rPr>
        <w:t>1</w:t>
      </w:r>
      <w:r>
        <w:rPr>
          <w:rStyle w:val="aff9"/>
          <w:rFonts w:ascii="Times New Roman" w:eastAsia="宋体" w:hAnsi="Times New Roman" w:cs="Times New Roman"/>
          <w:color w:val="FF0000"/>
        </w:rPr>
        <w:t>中予以删除（无相关第三方交易）】</w:t>
      </w:r>
    </w:p>
    <w:p w14:paraId="547B5D17" w14:textId="77777777" w:rsidR="00160A67" w:rsidRDefault="00160A67">
      <w:pPr>
        <w:jc w:val="both"/>
        <w:rPr>
          <w:rFonts w:ascii="Arial" w:eastAsia="黑体" w:hAnsi="Arial" w:cs="Arial"/>
        </w:rPr>
      </w:pPr>
    </w:p>
    <w:p w14:paraId="1BAF16C5" w14:textId="77777777" w:rsidR="00160A67" w:rsidRDefault="00000000">
      <w:pPr>
        <w:keepNext/>
        <w:ind w:firstLine="482"/>
        <w:rPr>
          <w:rFonts w:ascii="Times New Roman" w:eastAsia="宋体" w:hAnsi="Times New Roman" w:cs="Times New Roman"/>
          <w:b/>
          <w:u w:val="single"/>
        </w:rPr>
      </w:pPr>
      <w:r>
        <w:rPr>
          <w:rFonts w:ascii="Times New Roman" w:eastAsia="宋体" w:hAnsi="Times New Roman" w:cs="Times New Roman"/>
          <w:b/>
          <w:u w:val="single"/>
        </w:rPr>
        <w:lastRenderedPageBreak/>
        <w:t>第三方交易和被验证交易的拆分数据</w:t>
      </w:r>
    </w:p>
    <w:p w14:paraId="27094E1F" w14:textId="77777777" w:rsidR="00160A67" w:rsidRDefault="00160A67">
      <w:pPr>
        <w:keepNext/>
        <w:jc w:val="both"/>
        <w:rPr>
          <w:rFonts w:ascii="Arial" w:eastAsia="黑体" w:hAnsi="Arial" w:cs="Arial"/>
        </w:rPr>
      </w:pPr>
    </w:p>
    <w:p w14:paraId="2B06CAD6"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000000" w:themeColor="text1"/>
        </w:rPr>
      </w:pPr>
      <w:r>
        <w:rPr>
          <w:rStyle w:val="aff9"/>
          <w:rFonts w:ascii="Times New Roman" w:eastAsia="宋体" w:hAnsi="Times New Roman" w:cs="Times New Roman"/>
          <w:color w:val="000000" w:themeColor="text1"/>
        </w:rPr>
        <w:t>下表为第三方交易和关联交易的拆分财务数据。</w:t>
      </w:r>
      <w:r>
        <w:rPr>
          <w:rStyle w:val="aff9"/>
          <w:rFonts w:ascii="Times New Roman" w:eastAsia="宋体" w:hAnsi="Times New Roman" w:cs="Times New Roman"/>
          <w:color w:val="FF0000"/>
        </w:rPr>
        <w:t>【对于制造商：】</w:t>
      </w:r>
      <w:r>
        <w:rPr>
          <w:rStyle w:val="aff9"/>
          <w:rFonts w:ascii="Times New Roman" w:eastAsia="宋体" w:hAnsi="Times New Roman" w:cs="Times New Roman"/>
          <w:color w:val="000000" w:themeColor="text1"/>
        </w:rPr>
        <w:t>具体而言，第三方交易收入是向第三方客户销售产品的收入，而关联交易收入是向关联</w:t>
      </w:r>
      <w:proofErr w:type="gramStart"/>
      <w:r>
        <w:rPr>
          <w:rStyle w:val="aff9"/>
          <w:rFonts w:ascii="Times New Roman" w:eastAsia="宋体" w:hAnsi="Times New Roman" w:cs="Times New Roman"/>
          <w:color w:val="000000" w:themeColor="text1"/>
        </w:rPr>
        <w:t>方销售</w:t>
      </w:r>
      <w:proofErr w:type="gramEnd"/>
      <w:r>
        <w:rPr>
          <w:rStyle w:val="aff9"/>
          <w:rFonts w:ascii="Times New Roman" w:eastAsia="宋体" w:hAnsi="Times New Roman" w:cs="Times New Roman"/>
          <w:color w:val="000000" w:themeColor="text1"/>
        </w:rPr>
        <w:t>产品的收入。</w:t>
      </w:r>
      <w:r>
        <w:rPr>
          <w:rStyle w:val="aff9"/>
          <w:rFonts w:ascii="Times New Roman" w:eastAsia="宋体" w:hAnsi="Times New Roman" w:cs="Times New Roman"/>
          <w:color w:val="FF0000"/>
        </w:rPr>
        <w:t>【对于分销商：】</w:t>
      </w:r>
      <w:r>
        <w:rPr>
          <w:rStyle w:val="aff9"/>
          <w:rFonts w:ascii="Times New Roman" w:eastAsia="宋体" w:hAnsi="Times New Roman" w:cs="Times New Roman"/>
          <w:color w:val="000000" w:themeColor="text1"/>
        </w:rPr>
        <w:t>具体而言，第三方交易分部的主营业务成本反映了从第三方采购产品的成本；而在关联交易分部中的主营业务成本反映了从关联方采购产品的成本。</w:t>
      </w:r>
    </w:p>
    <w:p w14:paraId="3EA049D6"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【在情况</w:t>
      </w:r>
      <w:r>
        <w:rPr>
          <w:rStyle w:val="aff9"/>
          <w:rFonts w:ascii="Times New Roman" w:eastAsia="宋体" w:hAnsi="Times New Roman" w:cs="Times New Roman"/>
          <w:color w:val="FF0000"/>
        </w:rPr>
        <w:t>3</w:t>
      </w:r>
      <w:r>
        <w:rPr>
          <w:rStyle w:val="aff9"/>
          <w:rFonts w:ascii="Times New Roman" w:eastAsia="宋体" w:hAnsi="Times New Roman" w:cs="Times New Roman"/>
          <w:color w:val="FF0000"/>
        </w:rPr>
        <w:t>下，相关利润率水平需要与内容提要以及</w:t>
      </w:r>
      <w:r>
        <w:rPr>
          <w:rStyle w:val="aff9"/>
          <w:rFonts w:ascii="Times New Roman" w:eastAsia="宋体" w:hAnsi="Times New Roman" w:cs="Times New Roman"/>
          <w:color w:val="FF0000"/>
        </w:rPr>
        <w:t>5.6</w:t>
      </w:r>
      <w:r>
        <w:rPr>
          <w:rStyle w:val="aff9"/>
          <w:rFonts w:ascii="Times New Roman" w:eastAsia="宋体" w:hAnsi="Times New Roman" w:cs="Times New Roman"/>
          <w:color w:val="FF0000"/>
        </w:rPr>
        <w:t>中的利润率水平一致。】</w:t>
      </w:r>
    </w:p>
    <w:p w14:paraId="263D654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【增加各类费用在两个分部之间的分摊方法（例如，直接分摊、按销售额分摊、根据其他基准进行分摊等）】</w:t>
      </w:r>
    </w:p>
    <w:p w14:paraId="1C62C955" w14:textId="77777777" w:rsidR="00160A67" w:rsidRDefault="00000000">
      <w:pPr>
        <w:pStyle w:val="ac"/>
        <w:spacing w:beforeLines="50" w:before="120" w:line="360" w:lineRule="auto"/>
        <w:ind w:firstLine="482"/>
        <w:jc w:val="center"/>
        <w:rPr>
          <w:rFonts w:ascii="Times New Roman" w:eastAsia="宋体" w:hAnsi="Times New Roman" w:cs="Times New Roman"/>
        </w:rPr>
      </w:pPr>
      <w:bookmarkStart w:id="759" w:name="_Toc143535410"/>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17</w:t>
      </w:r>
      <w:r>
        <w:rPr>
          <w:rFonts w:ascii="Times New Roman" w:eastAsia="宋体" w:hAnsi="Times New Roman" w:cs="Times New Roman"/>
        </w:rPr>
        <w:fldChar w:fldCharType="end"/>
      </w:r>
      <w:r>
        <w:rPr>
          <w:rFonts w:ascii="Times New Roman" w:eastAsia="宋体" w:hAnsi="Times New Roman" w:cs="Times New Roman"/>
        </w:rPr>
        <w:t>：第三方交易和被验证交易的财务数据</w:t>
      </w:r>
      <w:r>
        <w:rPr>
          <w:rStyle w:val="aff2"/>
          <w:rFonts w:ascii="Times New Roman" w:eastAsia="黑体" w:hAnsi="Times New Roman" w:cs="Times New Roman"/>
        </w:rPr>
        <w:footnoteReference w:id="22"/>
      </w:r>
      <w:bookmarkEnd w:id="759"/>
    </w:p>
    <w:p w14:paraId="14D27D60" w14:textId="77777777" w:rsidR="00160A67" w:rsidRDefault="00160A67">
      <w:pPr>
        <w:rPr>
          <w:rFonts w:eastAsiaTheme="minorEastAsia"/>
        </w:rPr>
      </w:pPr>
    </w:p>
    <w:p w14:paraId="6A2087E4" w14:textId="77777777" w:rsidR="00160A67" w:rsidRDefault="00000000">
      <w:pPr>
        <w:ind w:firstLine="400"/>
        <w:jc w:val="right"/>
        <w:rPr>
          <w:rFonts w:ascii="宋体" w:eastAsia="宋体" w:hAnsi="宋体" w:cs="宋体" w:hint="eastAsia"/>
          <w:sz w:val="20"/>
        </w:rPr>
      </w:pPr>
      <w:r>
        <w:rPr>
          <w:rFonts w:ascii="宋体" w:eastAsia="宋体" w:hAnsi="宋体" w:cs="宋体" w:hint="eastAsia"/>
          <w:sz w:val="20"/>
        </w:rPr>
        <w:fldChar w:fldCharType="begin"/>
      </w:r>
      <w:r>
        <w:rPr>
          <w:rFonts w:ascii="宋体" w:eastAsia="宋体" w:hAnsi="宋体" w:cs="宋体" w:hint="eastAsia"/>
          <w:sz w:val="20"/>
        </w:rPr>
        <w:instrText xml:space="preserve"> REF 货币 \h  \* MERGEFORMAT </w:instrText>
      </w:r>
      <w:r>
        <w:rPr>
          <w:rFonts w:ascii="宋体" w:eastAsia="宋体" w:hAnsi="宋体" w:cs="宋体" w:hint="eastAsia"/>
          <w:sz w:val="20"/>
        </w:rPr>
      </w:r>
      <w:r>
        <w:rPr>
          <w:rFonts w:ascii="宋体" w:eastAsia="宋体" w:hAnsi="宋体" w:cs="宋体" w:hint="eastAsia"/>
          <w:sz w:val="20"/>
        </w:rPr>
        <w:fldChar w:fldCharType="separate"/>
      </w:r>
      <w:r>
        <w:rPr>
          <w:rFonts w:ascii="宋体" w:eastAsia="宋体" w:hAnsi="宋体" w:cs="宋体" w:hint="eastAsia"/>
          <w:sz w:val="20"/>
        </w:rPr>
        <w:t>货币：人民币元</w:t>
      </w:r>
      <w:r>
        <w:rPr>
          <w:rFonts w:ascii="宋体" w:eastAsia="宋体" w:hAnsi="宋体" w:cs="宋体" w:hint="eastAsia"/>
          <w:sz w:val="20"/>
        </w:rPr>
        <w:fldChar w:fldCharType="end"/>
      </w:r>
    </w:p>
    <w:tbl>
      <w:tblPr>
        <w:tblStyle w:val="afe"/>
        <w:tblW w:w="5000" w:type="pct"/>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2762"/>
        <w:gridCol w:w="2089"/>
        <w:gridCol w:w="2089"/>
        <w:gridCol w:w="2087"/>
      </w:tblGrid>
      <w:tr w:rsidR="00160A67" w14:paraId="0FF428B4" w14:textId="77777777">
        <w:trPr>
          <w:trHeight w:val="432"/>
          <w:tblHeader/>
        </w:trPr>
        <w:tc>
          <w:tcPr>
            <w:tcW w:w="1530" w:type="pct"/>
            <w:tcBorders>
              <w:tl2br w:val="nil"/>
              <w:tr2bl w:val="nil"/>
            </w:tcBorders>
            <w:shd w:val="clear" w:color="auto" w:fill="06A2E0" w:themeFill="accent1"/>
            <w:vAlign w:val="center"/>
          </w:tcPr>
          <w:p w14:paraId="7D0A229F"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项目</w:t>
            </w:r>
          </w:p>
        </w:tc>
        <w:tc>
          <w:tcPr>
            <w:tcW w:w="1157" w:type="pct"/>
            <w:tcBorders>
              <w:tl2br w:val="nil"/>
              <w:tr2bl w:val="nil"/>
            </w:tcBorders>
            <w:shd w:val="clear" w:color="auto" w:fill="06A2E0" w:themeFill="accent1"/>
            <w:vAlign w:val="center"/>
          </w:tcPr>
          <w:p w14:paraId="08DF2414" w14:textId="77777777" w:rsidR="00160A67" w:rsidRDefault="00000000">
            <w:pPr>
              <w:snapToGrid w:val="0"/>
              <w:spacing w:before="120" w:line="276" w:lineRule="auto"/>
              <w:ind w:firstLine="402"/>
              <w:jc w:val="center"/>
              <w:rPr>
                <w:rFonts w:ascii="Times New Roman" w:eastAsia="宋体" w:hAnsi="Times New Roman" w:cs="Times New Roman"/>
                <w:b/>
                <w:bCs/>
                <w:color w:val="FFFFFF" w:themeColor="background1"/>
                <w:sz w:val="20"/>
                <w:szCs w:val="22"/>
              </w:rPr>
            </w:pPr>
            <w:r>
              <w:rPr>
                <w:rFonts w:ascii="Times New Roman" w:eastAsia="宋体" w:hAnsi="Times New Roman" w:cs="Times New Roman"/>
                <w:b/>
                <w:bCs/>
                <w:color w:val="FFFFFF" w:themeColor="background1"/>
                <w:sz w:val="20"/>
                <w:szCs w:val="22"/>
              </w:rPr>
              <w:t>第三方交易</w:t>
            </w:r>
          </w:p>
        </w:tc>
        <w:tc>
          <w:tcPr>
            <w:tcW w:w="1157" w:type="pct"/>
            <w:tcBorders>
              <w:tl2br w:val="nil"/>
              <w:tr2bl w:val="nil"/>
            </w:tcBorders>
            <w:shd w:val="clear" w:color="auto" w:fill="06A2E0" w:themeFill="accent1"/>
            <w:vAlign w:val="center"/>
          </w:tcPr>
          <w:p w14:paraId="7377BF8C" w14:textId="77777777" w:rsidR="00160A67" w:rsidRDefault="00000000">
            <w:pPr>
              <w:snapToGrid w:val="0"/>
              <w:spacing w:before="120" w:line="276" w:lineRule="auto"/>
              <w:ind w:firstLine="402"/>
              <w:jc w:val="center"/>
              <w:rPr>
                <w:rFonts w:ascii="Times New Roman" w:eastAsia="宋体" w:hAnsi="Times New Roman" w:cs="Times New Roman"/>
                <w:b/>
                <w:bCs/>
                <w:color w:val="FFFFFF" w:themeColor="background1"/>
                <w:sz w:val="20"/>
                <w:szCs w:val="22"/>
              </w:rPr>
            </w:pPr>
            <w:r>
              <w:rPr>
                <w:rFonts w:ascii="Times New Roman" w:eastAsia="宋体" w:hAnsi="Times New Roman" w:cs="Times New Roman"/>
                <w:b/>
                <w:bCs/>
                <w:color w:val="FFFFFF" w:themeColor="background1"/>
                <w:sz w:val="20"/>
                <w:szCs w:val="22"/>
              </w:rPr>
              <w:t>被验证交易</w:t>
            </w:r>
          </w:p>
        </w:tc>
        <w:tc>
          <w:tcPr>
            <w:tcW w:w="1156" w:type="pct"/>
            <w:tcBorders>
              <w:tl2br w:val="nil"/>
              <w:tr2bl w:val="nil"/>
            </w:tcBorders>
            <w:shd w:val="clear" w:color="auto" w:fill="06A2E0" w:themeFill="accent1"/>
            <w:vAlign w:val="center"/>
          </w:tcPr>
          <w:p w14:paraId="53FC451C" w14:textId="77777777" w:rsidR="00160A67" w:rsidRDefault="00000000">
            <w:pPr>
              <w:snapToGrid w:val="0"/>
              <w:spacing w:before="120" w:line="276" w:lineRule="auto"/>
              <w:ind w:firstLine="402"/>
              <w:jc w:val="center"/>
              <w:rPr>
                <w:rFonts w:ascii="Times New Roman" w:eastAsia="宋体" w:hAnsi="Times New Roman" w:cs="Times New Roman"/>
                <w:b/>
                <w:bCs/>
                <w:color w:val="FFFFFF" w:themeColor="background1"/>
                <w:sz w:val="20"/>
                <w:szCs w:val="22"/>
              </w:rPr>
            </w:pPr>
            <w:r>
              <w:rPr>
                <w:rFonts w:ascii="Times New Roman" w:eastAsia="宋体" w:hAnsi="Times New Roman" w:cs="Times New Roman"/>
                <w:b/>
                <w:bCs/>
                <w:color w:val="FFFFFF" w:themeColor="background1"/>
                <w:sz w:val="20"/>
                <w:szCs w:val="22"/>
              </w:rPr>
              <w:t>合计</w:t>
            </w:r>
          </w:p>
        </w:tc>
      </w:tr>
      <w:tr w:rsidR="00160A67" w14:paraId="0103CA44" w14:textId="77777777">
        <w:trPr>
          <w:trHeight w:val="432"/>
        </w:trPr>
        <w:tc>
          <w:tcPr>
            <w:tcW w:w="1530" w:type="pct"/>
            <w:tcBorders>
              <w:tl2br w:val="nil"/>
              <w:tr2bl w:val="nil"/>
            </w:tcBorders>
            <w:shd w:val="clear" w:color="auto" w:fill="F2F2F2" w:themeFill="background1" w:themeFillShade="F2"/>
            <w:vAlign w:val="center"/>
          </w:tcPr>
          <w:p w14:paraId="24CA3997" w14:textId="77777777" w:rsidR="00160A67" w:rsidRDefault="00000000">
            <w:pPr>
              <w:snapToGrid w:val="0"/>
              <w:ind w:firstLine="400"/>
              <w:jc w:val="center"/>
              <w:rPr>
                <w:rFonts w:ascii="Times New Roman" w:eastAsia="宋体" w:hAnsi="Times New Roman" w:cs="Times New Roman"/>
                <w:sz w:val="20"/>
                <w:szCs w:val="22"/>
              </w:rPr>
            </w:pPr>
            <w:r>
              <w:rPr>
                <w:rFonts w:ascii="Times New Roman" w:eastAsia="宋体" w:hAnsi="Times New Roman" w:cs="Times New Roman"/>
                <w:sz w:val="20"/>
                <w:szCs w:val="22"/>
              </w:rPr>
              <w:t>营业收入</w:t>
            </w:r>
          </w:p>
        </w:tc>
        <w:tc>
          <w:tcPr>
            <w:tcW w:w="1157" w:type="pct"/>
            <w:tcBorders>
              <w:tl2br w:val="nil"/>
              <w:tr2bl w:val="nil"/>
            </w:tcBorders>
            <w:shd w:val="clear" w:color="auto" w:fill="F2F2F2" w:themeFill="background1" w:themeFillShade="F2"/>
            <w:vAlign w:val="center"/>
          </w:tcPr>
          <w:p w14:paraId="7D10122B" w14:textId="77777777" w:rsidR="00160A67" w:rsidRDefault="00160A67">
            <w:pPr>
              <w:ind w:firstLine="400"/>
              <w:jc w:val="center"/>
              <w:rPr>
                <w:rFonts w:ascii="Times New Roman" w:eastAsia="宋体" w:hAnsi="Times New Roman" w:cs="Times New Roman"/>
                <w:sz w:val="20"/>
              </w:rPr>
            </w:pPr>
          </w:p>
        </w:tc>
        <w:tc>
          <w:tcPr>
            <w:tcW w:w="1157" w:type="pct"/>
            <w:tcBorders>
              <w:tl2br w:val="nil"/>
              <w:tr2bl w:val="nil"/>
            </w:tcBorders>
            <w:shd w:val="clear" w:color="auto" w:fill="F2F2F2" w:themeFill="background1" w:themeFillShade="F2"/>
            <w:vAlign w:val="center"/>
          </w:tcPr>
          <w:p w14:paraId="6C96044A" w14:textId="77777777" w:rsidR="00160A67" w:rsidRDefault="00160A67">
            <w:pPr>
              <w:ind w:firstLine="400"/>
              <w:jc w:val="center"/>
              <w:rPr>
                <w:rFonts w:ascii="Times New Roman" w:eastAsia="宋体" w:hAnsi="Times New Roman" w:cs="Times New Roman"/>
                <w:sz w:val="20"/>
              </w:rPr>
            </w:pPr>
          </w:p>
        </w:tc>
        <w:tc>
          <w:tcPr>
            <w:tcW w:w="1156" w:type="pct"/>
            <w:tcBorders>
              <w:tl2br w:val="nil"/>
              <w:tr2bl w:val="nil"/>
            </w:tcBorders>
            <w:shd w:val="clear" w:color="auto" w:fill="F2F2F2" w:themeFill="background1" w:themeFillShade="F2"/>
            <w:vAlign w:val="center"/>
          </w:tcPr>
          <w:p w14:paraId="522F70B6" w14:textId="77777777" w:rsidR="00160A67" w:rsidRDefault="00160A67">
            <w:pPr>
              <w:ind w:firstLine="400"/>
              <w:jc w:val="center"/>
              <w:rPr>
                <w:rFonts w:ascii="Times New Roman" w:eastAsia="宋体" w:hAnsi="Times New Roman" w:cs="Times New Roman"/>
                <w:sz w:val="20"/>
              </w:rPr>
            </w:pPr>
          </w:p>
        </w:tc>
      </w:tr>
      <w:tr w:rsidR="00160A67" w14:paraId="48FE0830" w14:textId="77777777">
        <w:trPr>
          <w:trHeight w:val="432"/>
        </w:trPr>
        <w:tc>
          <w:tcPr>
            <w:tcW w:w="1530" w:type="pct"/>
            <w:tcBorders>
              <w:tl2br w:val="nil"/>
              <w:tr2bl w:val="nil"/>
            </w:tcBorders>
            <w:shd w:val="clear" w:color="auto" w:fill="F2F2F2" w:themeFill="background1" w:themeFillShade="F2"/>
            <w:vAlign w:val="center"/>
          </w:tcPr>
          <w:p w14:paraId="09734582" w14:textId="77777777" w:rsidR="00160A67" w:rsidRDefault="00000000">
            <w:pPr>
              <w:snapToGrid w:val="0"/>
              <w:ind w:firstLine="400"/>
              <w:jc w:val="center"/>
              <w:rPr>
                <w:rFonts w:ascii="Times New Roman" w:eastAsia="宋体" w:hAnsi="Times New Roman" w:cs="Times New Roman"/>
                <w:sz w:val="20"/>
                <w:szCs w:val="22"/>
              </w:rPr>
            </w:pPr>
            <w:r>
              <w:rPr>
                <w:rFonts w:ascii="Times New Roman" w:eastAsia="宋体" w:hAnsi="Times New Roman" w:cs="Times New Roman"/>
                <w:sz w:val="20"/>
                <w:szCs w:val="22"/>
              </w:rPr>
              <w:t>营业成本</w:t>
            </w:r>
          </w:p>
        </w:tc>
        <w:tc>
          <w:tcPr>
            <w:tcW w:w="1157" w:type="pct"/>
            <w:tcBorders>
              <w:tl2br w:val="nil"/>
              <w:tr2bl w:val="nil"/>
            </w:tcBorders>
            <w:shd w:val="clear" w:color="auto" w:fill="F2F2F2" w:themeFill="background1" w:themeFillShade="F2"/>
            <w:vAlign w:val="center"/>
          </w:tcPr>
          <w:p w14:paraId="263E458D" w14:textId="77777777" w:rsidR="00160A67" w:rsidRDefault="00160A67">
            <w:pPr>
              <w:ind w:firstLine="400"/>
              <w:jc w:val="center"/>
              <w:rPr>
                <w:rFonts w:ascii="Times New Roman" w:eastAsia="宋体" w:hAnsi="Times New Roman" w:cs="Times New Roman"/>
                <w:sz w:val="20"/>
              </w:rPr>
            </w:pPr>
          </w:p>
        </w:tc>
        <w:tc>
          <w:tcPr>
            <w:tcW w:w="1157" w:type="pct"/>
            <w:tcBorders>
              <w:tl2br w:val="nil"/>
              <w:tr2bl w:val="nil"/>
            </w:tcBorders>
            <w:shd w:val="clear" w:color="auto" w:fill="F2F2F2" w:themeFill="background1" w:themeFillShade="F2"/>
            <w:vAlign w:val="center"/>
          </w:tcPr>
          <w:p w14:paraId="3DFEEF7A" w14:textId="77777777" w:rsidR="00160A67" w:rsidRDefault="00160A67">
            <w:pPr>
              <w:ind w:firstLine="400"/>
              <w:jc w:val="center"/>
              <w:rPr>
                <w:rFonts w:ascii="Times New Roman" w:eastAsia="宋体" w:hAnsi="Times New Roman" w:cs="Times New Roman"/>
                <w:sz w:val="20"/>
              </w:rPr>
            </w:pPr>
          </w:p>
        </w:tc>
        <w:tc>
          <w:tcPr>
            <w:tcW w:w="1156" w:type="pct"/>
            <w:tcBorders>
              <w:tl2br w:val="nil"/>
              <w:tr2bl w:val="nil"/>
            </w:tcBorders>
            <w:shd w:val="clear" w:color="auto" w:fill="F2F2F2" w:themeFill="background1" w:themeFillShade="F2"/>
            <w:vAlign w:val="center"/>
          </w:tcPr>
          <w:p w14:paraId="7835F4D2" w14:textId="77777777" w:rsidR="00160A67" w:rsidRDefault="00160A67">
            <w:pPr>
              <w:ind w:firstLine="400"/>
              <w:jc w:val="center"/>
              <w:rPr>
                <w:rFonts w:ascii="Times New Roman" w:eastAsia="宋体" w:hAnsi="Times New Roman" w:cs="Times New Roman"/>
                <w:sz w:val="20"/>
              </w:rPr>
            </w:pPr>
          </w:p>
        </w:tc>
      </w:tr>
      <w:tr w:rsidR="00160A67" w14:paraId="44EC0A02" w14:textId="77777777">
        <w:trPr>
          <w:trHeight w:val="432"/>
        </w:trPr>
        <w:tc>
          <w:tcPr>
            <w:tcW w:w="1530" w:type="pct"/>
            <w:tcBorders>
              <w:tl2br w:val="nil"/>
              <w:tr2bl w:val="nil"/>
            </w:tcBorders>
            <w:shd w:val="clear" w:color="auto" w:fill="F2F2F2" w:themeFill="background1" w:themeFillShade="F2"/>
            <w:vAlign w:val="center"/>
          </w:tcPr>
          <w:p w14:paraId="548CE27E" w14:textId="77777777" w:rsidR="00160A67" w:rsidRDefault="00000000">
            <w:pPr>
              <w:snapToGrid w:val="0"/>
              <w:ind w:firstLine="400"/>
              <w:jc w:val="center"/>
              <w:rPr>
                <w:rFonts w:ascii="Times New Roman" w:eastAsia="宋体" w:hAnsi="Times New Roman" w:cs="Times New Roman"/>
                <w:sz w:val="20"/>
                <w:szCs w:val="22"/>
              </w:rPr>
            </w:pPr>
            <w:r>
              <w:rPr>
                <w:rFonts w:ascii="Times New Roman" w:eastAsia="宋体" w:hAnsi="Times New Roman" w:cs="Times New Roman"/>
                <w:sz w:val="20"/>
                <w:szCs w:val="22"/>
              </w:rPr>
              <w:t>税金及附加</w:t>
            </w:r>
          </w:p>
        </w:tc>
        <w:tc>
          <w:tcPr>
            <w:tcW w:w="1157" w:type="pct"/>
            <w:tcBorders>
              <w:tl2br w:val="nil"/>
              <w:tr2bl w:val="nil"/>
            </w:tcBorders>
            <w:shd w:val="clear" w:color="auto" w:fill="F2F2F2" w:themeFill="background1" w:themeFillShade="F2"/>
            <w:vAlign w:val="center"/>
          </w:tcPr>
          <w:p w14:paraId="3BD9D96F" w14:textId="77777777" w:rsidR="00160A67" w:rsidRDefault="00160A67">
            <w:pPr>
              <w:ind w:firstLine="400"/>
              <w:jc w:val="center"/>
              <w:rPr>
                <w:rFonts w:ascii="Times New Roman" w:eastAsia="宋体" w:hAnsi="Times New Roman" w:cs="Times New Roman"/>
                <w:sz w:val="20"/>
              </w:rPr>
            </w:pPr>
          </w:p>
        </w:tc>
        <w:tc>
          <w:tcPr>
            <w:tcW w:w="1157" w:type="pct"/>
            <w:tcBorders>
              <w:tl2br w:val="nil"/>
              <w:tr2bl w:val="nil"/>
            </w:tcBorders>
            <w:shd w:val="clear" w:color="auto" w:fill="F2F2F2" w:themeFill="background1" w:themeFillShade="F2"/>
            <w:vAlign w:val="center"/>
          </w:tcPr>
          <w:p w14:paraId="2F77531D" w14:textId="77777777" w:rsidR="00160A67" w:rsidRDefault="00160A67">
            <w:pPr>
              <w:ind w:firstLine="400"/>
              <w:jc w:val="center"/>
              <w:rPr>
                <w:rFonts w:ascii="Times New Roman" w:eastAsia="宋体" w:hAnsi="Times New Roman" w:cs="Times New Roman"/>
                <w:sz w:val="20"/>
              </w:rPr>
            </w:pPr>
          </w:p>
        </w:tc>
        <w:tc>
          <w:tcPr>
            <w:tcW w:w="1156" w:type="pct"/>
            <w:tcBorders>
              <w:tl2br w:val="nil"/>
              <w:tr2bl w:val="nil"/>
            </w:tcBorders>
            <w:shd w:val="clear" w:color="auto" w:fill="F2F2F2" w:themeFill="background1" w:themeFillShade="F2"/>
            <w:vAlign w:val="center"/>
          </w:tcPr>
          <w:p w14:paraId="0FBC4692" w14:textId="77777777" w:rsidR="00160A67" w:rsidRDefault="00160A67">
            <w:pPr>
              <w:ind w:firstLine="400"/>
              <w:jc w:val="center"/>
              <w:rPr>
                <w:rFonts w:ascii="Times New Roman" w:eastAsia="宋体" w:hAnsi="Times New Roman" w:cs="Times New Roman"/>
                <w:sz w:val="20"/>
              </w:rPr>
            </w:pPr>
          </w:p>
        </w:tc>
      </w:tr>
      <w:tr w:rsidR="00160A67" w14:paraId="7F5D5BD9" w14:textId="77777777">
        <w:trPr>
          <w:trHeight w:val="432"/>
        </w:trPr>
        <w:tc>
          <w:tcPr>
            <w:tcW w:w="1530" w:type="pct"/>
            <w:tcBorders>
              <w:tl2br w:val="nil"/>
              <w:tr2bl w:val="nil"/>
            </w:tcBorders>
            <w:shd w:val="clear" w:color="auto" w:fill="F2F2F2" w:themeFill="background1" w:themeFillShade="F2"/>
            <w:vAlign w:val="center"/>
          </w:tcPr>
          <w:p w14:paraId="2E48C6B2" w14:textId="77777777" w:rsidR="00160A67" w:rsidRDefault="00000000">
            <w:pPr>
              <w:snapToGrid w:val="0"/>
              <w:ind w:firstLine="400"/>
              <w:jc w:val="center"/>
              <w:rPr>
                <w:rFonts w:ascii="Times New Roman" w:eastAsia="宋体" w:hAnsi="Times New Roman" w:cs="Times New Roman"/>
                <w:sz w:val="20"/>
                <w:szCs w:val="22"/>
              </w:rPr>
            </w:pPr>
            <w:r>
              <w:rPr>
                <w:rFonts w:ascii="Times New Roman" w:eastAsia="宋体" w:hAnsi="Times New Roman" w:cs="Times New Roman"/>
                <w:sz w:val="20"/>
                <w:szCs w:val="22"/>
              </w:rPr>
              <w:t>毛利率</w:t>
            </w:r>
          </w:p>
        </w:tc>
        <w:tc>
          <w:tcPr>
            <w:tcW w:w="1157" w:type="pct"/>
            <w:tcBorders>
              <w:tl2br w:val="nil"/>
              <w:tr2bl w:val="nil"/>
            </w:tcBorders>
            <w:shd w:val="clear" w:color="auto" w:fill="F2F2F2" w:themeFill="background1" w:themeFillShade="F2"/>
            <w:vAlign w:val="center"/>
          </w:tcPr>
          <w:p w14:paraId="38FB5795" w14:textId="77777777" w:rsidR="00160A67" w:rsidRDefault="00160A67">
            <w:pPr>
              <w:ind w:firstLine="400"/>
              <w:jc w:val="center"/>
              <w:rPr>
                <w:rFonts w:ascii="Times New Roman" w:eastAsia="宋体" w:hAnsi="Times New Roman" w:cs="Times New Roman"/>
                <w:sz w:val="20"/>
              </w:rPr>
            </w:pPr>
          </w:p>
        </w:tc>
        <w:tc>
          <w:tcPr>
            <w:tcW w:w="1157" w:type="pct"/>
            <w:tcBorders>
              <w:tl2br w:val="nil"/>
              <w:tr2bl w:val="nil"/>
            </w:tcBorders>
            <w:shd w:val="clear" w:color="auto" w:fill="F2F2F2" w:themeFill="background1" w:themeFillShade="F2"/>
            <w:vAlign w:val="center"/>
          </w:tcPr>
          <w:p w14:paraId="1D5BBC75" w14:textId="77777777" w:rsidR="00160A67" w:rsidRDefault="00160A67">
            <w:pPr>
              <w:ind w:firstLine="400"/>
              <w:jc w:val="center"/>
              <w:rPr>
                <w:rFonts w:ascii="Times New Roman" w:eastAsia="宋体" w:hAnsi="Times New Roman" w:cs="Times New Roman"/>
                <w:sz w:val="20"/>
              </w:rPr>
            </w:pPr>
          </w:p>
        </w:tc>
        <w:tc>
          <w:tcPr>
            <w:tcW w:w="1156" w:type="pct"/>
            <w:tcBorders>
              <w:tl2br w:val="nil"/>
              <w:tr2bl w:val="nil"/>
            </w:tcBorders>
            <w:shd w:val="clear" w:color="auto" w:fill="F2F2F2" w:themeFill="background1" w:themeFillShade="F2"/>
            <w:vAlign w:val="center"/>
          </w:tcPr>
          <w:p w14:paraId="6359995C" w14:textId="77777777" w:rsidR="00160A67" w:rsidRDefault="00160A67">
            <w:pPr>
              <w:ind w:firstLine="400"/>
              <w:jc w:val="center"/>
              <w:rPr>
                <w:rFonts w:ascii="Times New Roman" w:eastAsia="宋体" w:hAnsi="Times New Roman" w:cs="Times New Roman"/>
                <w:sz w:val="20"/>
              </w:rPr>
            </w:pPr>
          </w:p>
        </w:tc>
      </w:tr>
      <w:tr w:rsidR="00160A67" w14:paraId="558EB3CB" w14:textId="77777777">
        <w:trPr>
          <w:trHeight w:val="432"/>
        </w:trPr>
        <w:tc>
          <w:tcPr>
            <w:tcW w:w="1530" w:type="pct"/>
            <w:tcBorders>
              <w:tl2br w:val="nil"/>
              <w:tr2bl w:val="nil"/>
            </w:tcBorders>
            <w:shd w:val="clear" w:color="auto" w:fill="F2F2F2" w:themeFill="background1" w:themeFillShade="F2"/>
            <w:vAlign w:val="center"/>
          </w:tcPr>
          <w:p w14:paraId="3B999695" w14:textId="77777777" w:rsidR="00160A67" w:rsidRDefault="00000000">
            <w:pPr>
              <w:snapToGrid w:val="0"/>
              <w:ind w:firstLine="400"/>
              <w:jc w:val="center"/>
              <w:rPr>
                <w:rFonts w:ascii="Times New Roman" w:eastAsia="宋体" w:hAnsi="Times New Roman" w:cs="Times New Roman"/>
                <w:sz w:val="20"/>
                <w:szCs w:val="22"/>
              </w:rPr>
            </w:pPr>
            <w:r>
              <w:rPr>
                <w:rFonts w:ascii="Times New Roman" w:eastAsia="宋体" w:hAnsi="Times New Roman" w:cs="Times New Roman"/>
                <w:sz w:val="20"/>
                <w:szCs w:val="22"/>
              </w:rPr>
              <w:t>销售费用</w:t>
            </w:r>
          </w:p>
        </w:tc>
        <w:tc>
          <w:tcPr>
            <w:tcW w:w="1157" w:type="pct"/>
            <w:tcBorders>
              <w:tl2br w:val="nil"/>
              <w:tr2bl w:val="nil"/>
            </w:tcBorders>
            <w:shd w:val="clear" w:color="auto" w:fill="F2F2F2" w:themeFill="background1" w:themeFillShade="F2"/>
            <w:vAlign w:val="center"/>
          </w:tcPr>
          <w:p w14:paraId="0E32AA9F" w14:textId="77777777" w:rsidR="00160A67" w:rsidRDefault="00160A67">
            <w:pPr>
              <w:ind w:firstLine="400"/>
              <w:jc w:val="center"/>
              <w:rPr>
                <w:rFonts w:ascii="Times New Roman" w:eastAsia="宋体" w:hAnsi="Times New Roman" w:cs="Times New Roman"/>
                <w:sz w:val="20"/>
              </w:rPr>
            </w:pPr>
          </w:p>
        </w:tc>
        <w:tc>
          <w:tcPr>
            <w:tcW w:w="1157" w:type="pct"/>
            <w:tcBorders>
              <w:tl2br w:val="nil"/>
              <w:tr2bl w:val="nil"/>
            </w:tcBorders>
            <w:shd w:val="clear" w:color="auto" w:fill="F2F2F2" w:themeFill="background1" w:themeFillShade="F2"/>
            <w:vAlign w:val="center"/>
          </w:tcPr>
          <w:p w14:paraId="48C85D18" w14:textId="77777777" w:rsidR="00160A67" w:rsidRDefault="00160A67">
            <w:pPr>
              <w:ind w:firstLine="400"/>
              <w:jc w:val="center"/>
              <w:rPr>
                <w:rFonts w:ascii="Times New Roman" w:eastAsia="宋体" w:hAnsi="Times New Roman" w:cs="Times New Roman"/>
                <w:sz w:val="20"/>
              </w:rPr>
            </w:pPr>
          </w:p>
        </w:tc>
        <w:tc>
          <w:tcPr>
            <w:tcW w:w="1156" w:type="pct"/>
            <w:tcBorders>
              <w:tl2br w:val="nil"/>
              <w:tr2bl w:val="nil"/>
            </w:tcBorders>
            <w:shd w:val="clear" w:color="auto" w:fill="F2F2F2" w:themeFill="background1" w:themeFillShade="F2"/>
            <w:vAlign w:val="center"/>
          </w:tcPr>
          <w:p w14:paraId="49A8388F" w14:textId="77777777" w:rsidR="00160A67" w:rsidRDefault="00160A67">
            <w:pPr>
              <w:ind w:firstLine="400"/>
              <w:jc w:val="center"/>
              <w:rPr>
                <w:rFonts w:ascii="Times New Roman" w:eastAsia="宋体" w:hAnsi="Times New Roman" w:cs="Times New Roman"/>
                <w:sz w:val="20"/>
              </w:rPr>
            </w:pPr>
          </w:p>
        </w:tc>
      </w:tr>
      <w:tr w:rsidR="00160A67" w14:paraId="37B4E2E7" w14:textId="77777777">
        <w:trPr>
          <w:trHeight w:val="432"/>
        </w:trPr>
        <w:tc>
          <w:tcPr>
            <w:tcW w:w="1530" w:type="pct"/>
            <w:tcBorders>
              <w:tl2br w:val="nil"/>
              <w:tr2bl w:val="nil"/>
            </w:tcBorders>
            <w:shd w:val="clear" w:color="auto" w:fill="F2F2F2" w:themeFill="background1" w:themeFillShade="F2"/>
            <w:vAlign w:val="center"/>
          </w:tcPr>
          <w:p w14:paraId="5E945786" w14:textId="77777777" w:rsidR="00160A67" w:rsidRDefault="00000000">
            <w:pPr>
              <w:snapToGrid w:val="0"/>
              <w:ind w:firstLine="400"/>
              <w:jc w:val="center"/>
              <w:rPr>
                <w:rFonts w:ascii="Times New Roman" w:eastAsia="宋体" w:hAnsi="Times New Roman" w:cs="Times New Roman"/>
                <w:sz w:val="20"/>
                <w:szCs w:val="22"/>
              </w:rPr>
            </w:pPr>
            <w:r>
              <w:rPr>
                <w:rFonts w:ascii="Times New Roman" w:eastAsia="宋体" w:hAnsi="Times New Roman" w:cs="Times New Roman"/>
                <w:sz w:val="20"/>
                <w:szCs w:val="22"/>
              </w:rPr>
              <w:t>管理费用</w:t>
            </w:r>
          </w:p>
        </w:tc>
        <w:tc>
          <w:tcPr>
            <w:tcW w:w="1157" w:type="pct"/>
            <w:tcBorders>
              <w:tl2br w:val="nil"/>
              <w:tr2bl w:val="nil"/>
            </w:tcBorders>
            <w:shd w:val="clear" w:color="auto" w:fill="F2F2F2" w:themeFill="background1" w:themeFillShade="F2"/>
            <w:vAlign w:val="center"/>
          </w:tcPr>
          <w:p w14:paraId="7BEE9547" w14:textId="77777777" w:rsidR="00160A67" w:rsidRDefault="00160A67">
            <w:pPr>
              <w:ind w:firstLine="400"/>
              <w:jc w:val="center"/>
              <w:rPr>
                <w:rFonts w:ascii="Times New Roman" w:eastAsia="宋体" w:hAnsi="Times New Roman" w:cs="Times New Roman"/>
                <w:sz w:val="20"/>
              </w:rPr>
            </w:pPr>
          </w:p>
        </w:tc>
        <w:tc>
          <w:tcPr>
            <w:tcW w:w="1157" w:type="pct"/>
            <w:tcBorders>
              <w:tl2br w:val="nil"/>
              <w:tr2bl w:val="nil"/>
            </w:tcBorders>
            <w:shd w:val="clear" w:color="auto" w:fill="F2F2F2" w:themeFill="background1" w:themeFillShade="F2"/>
            <w:vAlign w:val="center"/>
          </w:tcPr>
          <w:p w14:paraId="0AE1D0B0" w14:textId="77777777" w:rsidR="00160A67" w:rsidRDefault="00160A67">
            <w:pPr>
              <w:ind w:firstLine="400"/>
              <w:jc w:val="center"/>
              <w:rPr>
                <w:rFonts w:ascii="Times New Roman" w:eastAsia="宋体" w:hAnsi="Times New Roman" w:cs="Times New Roman"/>
                <w:sz w:val="20"/>
              </w:rPr>
            </w:pPr>
          </w:p>
        </w:tc>
        <w:tc>
          <w:tcPr>
            <w:tcW w:w="1156" w:type="pct"/>
            <w:tcBorders>
              <w:tl2br w:val="nil"/>
              <w:tr2bl w:val="nil"/>
            </w:tcBorders>
            <w:shd w:val="clear" w:color="auto" w:fill="F2F2F2" w:themeFill="background1" w:themeFillShade="F2"/>
            <w:vAlign w:val="center"/>
          </w:tcPr>
          <w:p w14:paraId="140FA836" w14:textId="77777777" w:rsidR="00160A67" w:rsidRDefault="00160A67">
            <w:pPr>
              <w:ind w:firstLine="400"/>
              <w:jc w:val="center"/>
              <w:rPr>
                <w:rFonts w:ascii="Times New Roman" w:eastAsia="宋体" w:hAnsi="Times New Roman" w:cs="Times New Roman"/>
                <w:sz w:val="20"/>
              </w:rPr>
            </w:pPr>
          </w:p>
        </w:tc>
      </w:tr>
      <w:tr w:rsidR="00160A67" w14:paraId="7965075A" w14:textId="77777777">
        <w:trPr>
          <w:trHeight w:val="432"/>
        </w:trPr>
        <w:tc>
          <w:tcPr>
            <w:tcW w:w="1530" w:type="pct"/>
            <w:tcBorders>
              <w:tl2br w:val="nil"/>
              <w:tr2bl w:val="nil"/>
            </w:tcBorders>
            <w:shd w:val="clear" w:color="auto" w:fill="F2F2F2" w:themeFill="background1" w:themeFillShade="F2"/>
            <w:vAlign w:val="center"/>
          </w:tcPr>
          <w:p w14:paraId="3171961B" w14:textId="77777777" w:rsidR="00160A67" w:rsidRDefault="00000000">
            <w:pPr>
              <w:snapToGrid w:val="0"/>
              <w:ind w:firstLine="400"/>
              <w:jc w:val="center"/>
              <w:rPr>
                <w:rFonts w:ascii="Times New Roman" w:eastAsia="宋体" w:hAnsi="Times New Roman" w:cs="Times New Roman"/>
                <w:sz w:val="20"/>
                <w:szCs w:val="22"/>
              </w:rPr>
            </w:pPr>
            <w:r>
              <w:rPr>
                <w:rFonts w:ascii="Times New Roman" w:eastAsia="宋体" w:hAnsi="Times New Roman" w:cs="Times New Roman"/>
                <w:sz w:val="20"/>
                <w:szCs w:val="22"/>
              </w:rPr>
              <w:t>研发费用</w:t>
            </w:r>
          </w:p>
        </w:tc>
        <w:tc>
          <w:tcPr>
            <w:tcW w:w="1157" w:type="pct"/>
            <w:tcBorders>
              <w:tl2br w:val="nil"/>
              <w:tr2bl w:val="nil"/>
            </w:tcBorders>
            <w:shd w:val="clear" w:color="auto" w:fill="F2F2F2" w:themeFill="background1" w:themeFillShade="F2"/>
            <w:vAlign w:val="center"/>
          </w:tcPr>
          <w:p w14:paraId="6D9849A5" w14:textId="77777777" w:rsidR="00160A67" w:rsidRDefault="00160A67">
            <w:pPr>
              <w:ind w:firstLine="400"/>
              <w:jc w:val="center"/>
              <w:rPr>
                <w:rFonts w:ascii="Times New Roman" w:eastAsia="宋体" w:hAnsi="Times New Roman" w:cs="Times New Roman"/>
                <w:sz w:val="20"/>
              </w:rPr>
            </w:pPr>
          </w:p>
        </w:tc>
        <w:tc>
          <w:tcPr>
            <w:tcW w:w="1157" w:type="pct"/>
            <w:tcBorders>
              <w:tl2br w:val="nil"/>
              <w:tr2bl w:val="nil"/>
            </w:tcBorders>
            <w:shd w:val="clear" w:color="auto" w:fill="F2F2F2" w:themeFill="background1" w:themeFillShade="F2"/>
            <w:vAlign w:val="center"/>
          </w:tcPr>
          <w:p w14:paraId="064E35DB" w14:textId="77777777" w:rsidR="00160A67" w:rsidRDefault="00160A67">
            <w:pPr>
              <w:ind w:firstLine="400"/>
              <w:jc w:val="center"/>
              <w:rPr>
                <w:rFonts w:ascii="Times New Roman" w:eastAsia="宋体" w:hAnsi="Times New Roman" w:cs="Times New Roman"/>
                <w:sz w:val="20"/>
              </w:rPr>
            </w:pPr>
          </w:p>
        </w:tc>
        <w:tc>
          <w:tcPr>
            <w:tcW w:w="1156" w:type="pct"/>
            <w:tcBorders>
              <w:tl2br w:val="nil"/>
              <w:tr2bl w:val="nil"/>
            </w:tcBorders>
            <w:shd w:val="clear" w:color="auto" w:fill="F2F2F2" w:themeFill="background1" w:themeFillShade="F2"/>
            <w:vAlign w:val="center"/>
          </w:tcPr>
          <w:p w14:paraId="0174D03B" w14:textId="77777777" w:rsidR="00160A67" w:rsidRDefault="00160A67">
            <w:pPr>
              <w:ind w:firstLine="400"/>
              <w:jc w:val="center"/>
              <w:rPr>
                <w:rFonts w:ascii="Times New Roman" w:eastAsia="宋体" w:hAnsi="Times New Roman" w:cs="Times New Roman"/>
                <w:sz w:val="20"/>
              </w:rPr>
            </w:pPr>
          </w:p>
        </w:tc>
      </w:tr>
      <w:tr w:rsidR="00160A67" w14:paraId="220F1361" w14:textId="77777777">
        <w:trPr>
          <w:trHeight w:val="432"/>
        </w:trPr>
        <w:tc>
          <w:tcPr>
            <w:tcW w:w="1530" w:type="pct"/>
            <w:tcBorders>
              <w:tl2br w:val="nil"/>
              <w:tr2bl w:val="nil"/>
            </w:tcBorders>
            <w:shd w:val="clear" w:color="auto" w:fill="F2F2F2" w:themeFill="background1" w:themeFillShade="F2"/>
            <w:vAlign w:val="center"/>
          </w:tcPr>
          <w:p w14:paraId="33D7F013" w14:textId="77777777" w:rsidR="00160A67" w:rsidRDefault="00000000">
            <w:pPr>
              <w:snapToGrid w:val="0"/>
              <w:ind w:firstLine="400"/>
              <w:jc w:val="center"/>
              <w:rPr>
                <w:rFonts w:ascii="Times New Roman" w:eastAsia="宋体" w:hAnsi="Times New Roman" w:cs="Times New Roman"/>
                <w:sz w:val="20"/>
                <w:szCs w:val="22"/>
              </w:rPr>
            </w:pPr>
            <w:r>
              <w:rPr>
                <w:rFonts w:ascii="Times New Roman" w:eastAsia="宋体" w:hAnsi="Times New Roman" w:cs="Times New Roman"/>
                <w:sz w:val="20"/>
                <w:szCs w:val="22"/>
              </w:rPr>
              <w:t>营业利润</w:t>
            </w:r>
          </w:p>
        </w:tc>
        <w:tc>
          <w:tcPr>
            <w:tcW w:w="1157" w:type="pct"/>
            <w:tcBorders>
              <w:tl2br w:val="nil"/>
              <w:tr2bl w:val="nil"/>
            </w:tcBorders>
            <w:shd w:val="clear" w:color="auto" w:fill="F2F2F2" w:themeFill="background1" w:themeFillShade="F2"/>
            <w:vAlign w:val="center"/>
          </w:tcPr>
          <w:p w14:paraId="7E21C8F6" w14:textId="77777777" w:rsidR="00160A67" w:rsidRDefault="00160A67">
            <w:pPr>
              <w:ind w:firstLine="400"/>
              <w:jc w:val="center"/>
              <w:rPr>
                <w:rFonts w:ascii="Times New Roman" w:eastAsia="宋体" w:hAnsi="Times New Roman" w:cs="Times New Roman"/>
                <w:sz w:val="20"/>
              </w:rPr>
            </w:pPr>
          </w:p>
        </w:tc>
        <w:tc>
          <w:tcPr>
            <w:tcW w:w="1157" w:type="pct"/>
            <w:tcBorders>
              <w:tl2br w:val="nil"/>
              <w:tr2bl w:val="nil"/>
            </w:tcBorders>
            <w:shd w:val="clear" w:color="auto" w:fill="F2F2F2" w:themeFill="background1" w:themeFillShade="F2"/>
            <w:vAlign w:val="center"/>
          </w:tcPr>
          <w:p w14:paraId="7127912E" w14:textId="77777777" w:rsidR="00160A67" w:rsidRDefault="00160A67">
            <w:pPr>
              <w:ind w:firstLine="400"/>
              <w:jc w:val="center"/>
              <w:rPr>
                <w:rFonts w:ascii="Times New Roman" w:eastAsia="宋体" w:hAnsi="Times New Roman" w:cs="Times New Roman"/>
                <w:sz w:val="20"/>
              </w:rPr>
            </w:pPr>
          </w:p>
        </w:tc>
        <w:tc>
          <w:tcPr>
            <w:tcW w:w="1156" w:type="pct"/>
            <w:tcBorders>
              <w:tl2br w:val="nil"/>
              <w:tr2bl w:val="nil"/>
            </w:tcBorders>
            <w:shd w:val="clear" w:color="auto" w:fill="F2F2F2" w:themeFill="background1" w:themeFillShade="F2"/>
            <w:vAlign w:val="center"/>
          </w:tcPr>
          <w:p w14:paraId="15F98FD1" w14:textId="77777777" w:rsidR="00160A67" w:rsidRDefault="00160A67">
            <w:pPr>
              <w:ind w:firstLine="400"/>
              <w:jc w:val="center"/>
              <w:rPr>
                <w:rFonts w:ascii="Times New Roman" w:eastAsia="宋体" w:hAnsi="Times New Roman" w:cs="Times New Roman"/>
                <w:sz w:val="20"/>
              </w:rPr>
            </w:pPr>
          </w:p>
        </w:tc>
      </w:tr>
      <w:tr w:rsidR="00160A67" w14:paraId="3073A6AE" w14:textId="77777777">
        <w:trPr>
          <w:trHeight w:val="432"/>
        </w:trPr>
        <w:tc>
          <w:tcPr>
            <w:tcW w:w="1530" w:type="pct"/>
            <w:tcBorders>
              <w:tl2br w:val="nil"/>
              <w:tr2bl w:val="nil"/>
            </w:tcBorders>
            <w:shd w:val="clear" w:color="auto" w:fill="F2F2F2" w:themeFill="background1" w:themeFillShade="F2"/>
            <w:vAlign w:val="center"/>
          </w:tcPr>
          <w:p w14:paraId="37672A89" w14:textId="77777777" w:rsidR="00160A67" w:rsidRDefault="00000000">
            <w:pPr>
              <w:snapToGrid w:val="0"/>
              <w:ind w:firstLine="400"/>
              <w:jc w:val="center"/>
              <w:rPr>
                <w:rFonts w:ascii="Times New Roman" w:eastAsia="宋体" w:hAnsi="Times New Roman" w:cs="Times New Roman"/>
                <w:sz w:val="20"/>
                <w:szCs w:val="22"/>
              </w:rPr>
            </w:pPr>
            <w:r>
              <w:rPr>
                <w:rFonts w:ascii="Times New Roman" w:eastAsia="宋体" w:hAnsi="Times New Roman" w:cs="Times New Roman"/>
                <w:sz w:val="20"/>
                <w:szCs w:val="22"/>
              </w:rPr>
              <w:t>营业利润率</w:t>
            </w:r>
          </w:p>
        </w:tc>
        <w:tc>
          <w:tcPr>
            <w:tcW w:w="1157" w:type="pct"/>
            <w:tcBorders>
              <w:tl2br w:val="nil"/>
              <w:tr2bl w:val="nil"/>
            </w:tcBorders>
            <w:shd w:val="clear" w:color="auto" w:fill="F2F2F2" w:themeFill="background1" w:themeFillShade="F2"/>
            <w:vAlign w:val="center"/>
          </w:tcPr>
          <w:p w14:paraId="0BD78963" w14:textId="77777777" w:rsidR="00160A67" w:rsidRDefault="00160A67">
            <w:pPr>
              <w:ind w:firstLine="400"/>
              <w:jc w:val="center"/>
              <w:rPr>
                <w:rFonts w:ascii="Times New Roman" w:eastAsia="宋体" w:hAnsi="Times New Roman" w:cs="Times New Roman"/>
                <w:sz w:val="20"/>
              </w:rPr>
            </w:pPr>
          </w:p>
        </w:tc>
        <w:tc>
          <w:tcPr>
            <w:tcW w:w="1157" w:type="pct"/>
            <w:tcBorders>
              <w:tl2br w:val="nil"/>
              <w:tr2bl w:val="nil"/>
            </w:tcBorders>
            <w:shd w:val="clear" w:color="auto" w:fill="F2F2F2" w:themeFill="background1" w:themeFillShade="F2"/>
            <w:vAlign w:val="center"/>
          </w:tcPr>
          <w:p w14:paraId="66BE569B" w14:textId="77777777" w:rsidR="00160A67" w:rsidRDefault="00160A67">
            <w:pPr>
              <w:ind w:firstLine="400"/>
              <w:jc w:val="center"/>
              <w:rPr>
                <w:rFonts w:ascii="Times New Roman" w:eastAsia="宋体" w:hAnsi="Times New Roman" w:cs="Times New Roman"/>
                <w:sz w:val="20"/>
              </w:rPr>
            </w:pPr>
          </w:p>
        </w:tc>
        <w:tc>
          <w:tcPr>
            <w:tcW w:w="1156" w:type="pct"/>
            <w:tcBorders>
              <w:tl2br w:val="nil"/>
              <w:tr2bl w:val="nil"/>
            </w:tcBorders>
            <w:shd w:val="clear" w:color="auto" w:fill="F2F2F2" w:themeFill="background1" w:themeFillShade="F2"/>
            <w:vAlign w:val="center"/>
          </w:tcPr>
          <w:p w14:paraId="2F0D68A1" w14:textId="77777777" w:rsidR="00160A67" w:rsidRDefault="00160A67">
            <w:pPr>
              <w:ind w:firstLine="400"/>
              <w:jc w:val="center"/>
              <w:rPr>
                <w:rFonts w:ascii="Times New Roman" w:eastAsia="宋体" w:hAnsi="Times New Roman" w:cs="Times New Roman"/>
                <w:sz w:val="20"/>
              </w:rPr>
            </w:pPr>
          </w:p>
        </w:tc>
      </w:tr>
      <w:tr w:rsidR="00160A67" w14:paraId="48EE1C4B" w14:textId="77777777">
        <w:trPr>
          <w:trHeight w:val="432"/>
        </w:trPr>
        <w:tc>
          <w:tcPr>
            <w:tcW w:w="1530" w:type="pct"/>
            <w:tcBorders>
              <w:tl2br w:val="nil"/>
              <w:tr2bl w:val="nil"/>
            </w:tcBorders>
            <w:shd w:val="clear" w:color="auto" w:fill="F2F2F2" w:themeFill="background1" w:themeFillShade="F2"/>
            <w:vAlign w:val="center"/>
          </w:tcPr>
          <w:p w14:paraId="5FCE31E8" w14:textId="77777777" w:rsidR="00160A67" w:rsidRDefault="00000000">
            <w:pPr>
              <w:snapToGrid w:val="0"/>
              <w:ind w:firstLine="400"/>
              <w:jc w:val="center"/>
              <w:rPr>
                <w:rFonts w:ascii="Times New Roman" w:eastAsia="宋体" w:hAnsi="Times New Roman" w:cs="Times New Roman"/>
                <w:sz w:val="20"/>
                <w:szCs w:val="22"/>
              </w:rPr>
            </w:pPr>
            <w:r>
              <w:rPr>
                <w:rFonts w:ascii="Times New Roman" w:eastAsia="宋体" w:hAnsi="Times New Roman" w:cs="Times New Roman"/>
                <w:sz w:val="20"/>
                <w:szCs w:val="22"/>
              </w:rPr>
              <w:t>完全成本加成率</w:t>
            </w:r>
          </w:p>
        </w:tc>
        <w:tc>
          <w:tcPr>
            <w:tcW w:w="1157" w:type="pct"/>
            <w:tcBorders>
              <w:tl2br w:val="nil"/>
              <w:tr2bl w:val="nil"/>
            </w:tcBorders>
            <w:shd w:val="clear" w:color="auto" w:fill="F2F2F2" w:themeFill="background1" w:themeFillShade="F2"/>
            <w:vAlign w:val="center"/>
          </w:tcPr>
          <w:p w14:paraId="045D832D" w14:textId="77777777" w:rsidR="00160A67" w:rsidRDefault="00160A67">
            <w:pPr>
              <w:ind w:firstLine="400"/>
              <w:jc w:val="center"/>
              <w:rPr>
                <w:rFonts w:ascii="Times New Roman" w:eastAsia="宋体" w:hAnsi="Times New Roman" w:cs="Times New Roman"/>
                <w:sz w:val="20"/>
              </w:rPr>
            </w:pPr>
          </w:p>
        </w:tc>
        <w:tc>
          <w:tcPr>
            <w:tcW w:w="1157" w:type="pct"/>
            <w:tcBorders>
              <w:tl2br w:val="nil"/>
              <w:tr2bl w:val="nil"/>
            </w:tcBorders>
            <w:shd w:val="clear" w:color="auto" w:fill="F2F2F2" w:themeFill="background1" w:themeFillShade="F2"/>
            <w:vAlign w:val="center"/>
          </w:tcPr>
          <w:p w14:paraId="127E0C6C" w14:textId="77777777" w:rsidR="00160A67" w:rsidRDefault="00160A67">
            <w:pPr>
              <w:ind w:firstLine="400"/>
              <w:jc w:val="center"/>
              <w:rPr>
                <w:rFonts w:ascii="Times New Roman" w:eastAsia="宋体" w:hAnsi="Times New Roman" w:cs="Times New Roman"/>
                <w:sz w:val="20"/>
              </w:rPr>
            </w:pPr>
          </w:p>
        </w:tc>
        <w:tc>
          <w:tcPr>
            <w:tcW w:w="1156" w:type="pct"/>
            <w:tcBorders>
              <w:tl2br w:val="nil"/>
              <w:tr2bl w:val="nil"/>
            </w:tcBorders>
            <w:shd w:val="clear" w:color="auto" w:fill="F2F2F2" w:themeFill="background1" w:themeFillShade="F2"/>
            <w:vAlign w:val="center"/>
          </w:tcPr>
          <w:p w14:paraId="08AF521F" w14:textId="77777777" w:rsidR="00160A67" w:rsidRDefault="00160A67">
            <w:pPr>
              <w:ind w:firstLine="400"/>
              <w:jc w:val="center"/>
              <w:rPr>
                <w:rFonts w:ascii="Times New Roman" w:eastAsia="宋体" w:hAnsi="Times New Roman" w:cs="Times New Roman"/>
                <w:sz w:val="20"/>
              </w:rPr>
            </w:pPr>
          </w:p>
        </w:tc>
      </w:tr>
    </w:tbl>
    <w:p w14:paraId="71C04974" w14:textId="77777777" w:rsidR="00160A67" w:rsidRDefault="00160A67">
      <w:pPr>
        <w:pStyle w:val="aff8"/>
        <w:jc w:val="both"/>
        <w:rPr>
          <w:rFonts w:ascii="Arial" w:eastAsia="黑体" w:hAnsi="Arial" w:cs="Arial"/>
          <w:color w:val="06A2E0" w:themeColor="accent1"/>
        </w:rPr>
      </w:pPr>
    </w:p>
    <w:p w14:paraId="78CEC9AB"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【如果关联交易包括资金融通交易，请使用以下段落。如果没有任何资金融通交易，则请删除。资金融通交易的标准化报告语言在附录</w:t>
      </w:r>
      <w:r>
        <w:rPr>
          <w:rStyle w:val="aff9"/>
          <w:rFonts w:ascii="Times New Roman" w:eastAsia="宋体" w:hAnsi="Times New Roman" w:cs="Times New Roman" w:hint="eastAsia"/>
          <w:color w:val="FF0000"/>
        </w:rPr>
        <w:t>五</w:t>
      </w:r>
      <w:r>
        <w:rPr>
          <w:rStyle w:val="aff9"/>
          <w:rFonts w:ascii="Times New Roman" w:eastAsia="宋体" w:hAnsi="Times New Roman" w:cs="Times New Roman"/>
          <w:color w:val="FF0000"/>
        </w:rPr>
        <w:t>中。】</w:t>
      </w:r>
    </w:p>
    <w:p w14:paraId="301B9FE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lastRenderedPageBreak/>
        <w:t>报告的主体部分提供了经营活动中涉及的关联交易的分析。这些关联交易影响公司的经营性利润，而经营性利润正是我们分析的基础。由于关联方资金融通交易与核心业务经营无关，且资金融通费用在利润表中位于营业利润之后（即并不影响营业利润的计算），因此关联方资金融通交易将在附录</w:t>
      </w:r>
      <w:r>
        <w:rPr>
          <w:rStyle w:val="aff9"/>
          <w:rFonts w:ascii="Times New Roman" w:eastAsia="宋体" w:hAnsi="Times New Roman" w:cs="Times New Roman" w:hint="eastAsia"/>
          <w:color w:val="FF0000"/>
        </w:rPr>
        <w:t>五</w:t>
      </w:r>
      <w:r>
        <w:rPr>
          <w:rStyle w:val="aff9"/>
          <w:rFonts w:ascii="Times New Roman" w:eastAsia="宋体" w:hAnsi="Times New Roman" w:cs="Times New Roman"/>
          <w:color w:val="FF0000"/>
        </w:rPr>
        <w:t>中进行单独分析。</w:t>
      </w:r>
    </w:p>
    <w:p w14:paraId="2ED33C36" w14:textId="77777777" w:rsidR="00160A67" w:rsidRDefault="00160A67">
      <w:pPr>
        <w:ind w:firstLineChars="200" w:firstLine="480"/>
        <w:jc w:val="both"/>
        <w:rPr>
          <w:rFonts w:ascii="Arial" w:eastAsia="黑体" w:hAnsi="Arial" w:cs="Arial"/>
        </w:rPr>
      </w:pPr>
    </w:p>
    <w:p w14:paraId="78B9B9C8" w14:textId="77777777" w:rsidR="00160A67" w:rsidRDefault="00160A67">
      <w:pPr>
        <w:ind w:firstLineChars="200" w:firstLine="480"/>
        <w:jc w:val="both"/>
        <w:rPr>
          <w:rFonts w:ascii="Arial" w:eastAsia="黑体" w:hAnsi="Arial" w:cs="Arial"/>
        </w:rPr>
      </w:pPr>
    </w:p>
    <w:p w14:paraId="08192984" w14:textId="77777777" w:rsidR="00160A67" w:rsidRDefault="00160A67">
      <w:pPr>
        <w:rPr>
          <w:rFonts w:ascii="Arial" w:eastAsia="黑体" w:hAnsi="Arial" w:cs="Arial"/>
        </w:rPr>
        <w:sectPr w:rsidR="00160A67">
          <w:pgSz w:w="11907" w:h="16839"/>
          <w:pgMar w:top="1440" w:right="1440" w:bottom="1440" w:left="1440" w:header="576" w:footer="576" w:gutter="0"/>
          <w:cols w:space="708"/>
          <w:docGrid w:linePitch="360"/>
        </w:sectPr>
      </w:pPr>
    </w:p>
    <w:p w14:paraId="485A6A2B" w14:textId="77777777" w:rsidR="00160A67" w:rsidRDefault="00000000">
      <w:pPr>
        <w:pStyle w:val="a"/>
        <w:numPr>
          <w:ilvl w:val="0"/>
          <w:numId w:val="30"/>
        </w:numPr>
        <w:adjustRightInd w:val="0"/>
        <w:snapToGrid w:val="0"/>
        <w:spacing w:before="120" w:after="0"/>
        <w:ind w:left="0" w:firstLine="720"/>
        <w:jc w:val="left"/>
        <w:rPr>
          <w:rFonts w:ascii="Arial" w:eastAsia="黑体" w:hAnsi="Arial" w:cs="Arial"/>
          <w:color w:val="06A2E0" w:themeColor="accent1"/>
          <w:sz w:val="36"/>
          <w:szCs w:val="36"/>
        </w:rPr>
      </w:pPr>
      <w:bookmarkStart w:id="760" w:name="_Toc139363068"/>
      <w:bookmarkStart w:id="761" w:name="_Toc139362993"/>
      <w:bookmarkStart w:id="762" w:name="_Toc28605"/>
      <w:bookmarkStart w:id="763" w:name="_Toc144227486"/>
      <w:bookmarkStart w:id="764" w:name="_Toc8027"/>
      <w:bookmarkStart w:id="765" w:name="_Toc17400"/>
      <w:r>
        <w:rPr>
          <w:rFonts w:ascii="Arial" w:eastAsia="黑体" w:hAnsi="Arial" w:cs="Arial"/>
          <w:color w:val="06A2E0" w:themeColor="accent1"/>
          <w:sz w:val="36"/>
          <w:szCs w:val="36"/>
        </w:rPr>
        <w:lastRenderedPageBreak/>
        <w:t>功能风险</w:t>
      </w:r>
      <w:bookmarkEnd w:id="760"/>
      <w:bookmarkEnd w:id="761"/>
      <w:r>
        <w:rPr>
          <w:rFonts w:ascii="Arial" w:eastAsia="黑体" w:hAnsi="Arial" w:cs="Arial"/>
          <w:color w:val="06A2E0" w:themeColor="accent1"/>
          <w:sz w:val="36"/>
          <w:szCs w:val="36"/>
        </w:rPr>
        <w:t>分析</w:t>
      </w:r>
      <w:bookmarkEnd w:id="762"/>
      <w:bookmarkEnd w:id="763"/>
      <w:bookmarkEnd w:id="764"/>
      <w:bookmarkEnd w:id="765"/>
    </w:p>
    <w:p w14:paraId="4FA7DCD2" w14:textId="77777777" w:rsidR="00160A67" w:rsidRDefault="00160A67">
      <w:pPr>
        <w:keepNext/>
        <w:rPr>
          <w:rFonts w:ascii="Arial" w:eastAsia="黑体" w:hAnsi="Arial" w:cs="Arial"/>
        </w:rPr>
      </w:pPr>
    </w:p>
    <w:p w14:paraId="75CF3F06" w14:textId="090F6703"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基于功能分析来确定</w:t>
      </w:r>
      <w:del w:id="76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proofErr w:type="gramStart"/>
      <w:ins w:id="767" w:author="Tian Su" w:date="2024-12-30T11:34:00Z" w16du:dateUtc="2024-12-30T03:34:00Z">
        <w:r w:rsidR="00FE6E4A">
          <w:rPr>
            <w:rStyle w:val="aff9"/>
            <w:rFonts w:ascii="Times New Roman" w:eastAsia="宋体" w:hAnsi="Times New Roman" w:cs="Times New Roman"/>
            <w:color w:val="FF0000"/>
          </w:rPr>
          <w:t>【</w:t>
        </w:r>
        <w:proofErr w:type="gramEnd"/>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proofErr w:type="gramStart"/>
        <w:r w:rsidR="00FE6E4A">
          <w:rPr>
            <w:rStyle w:val="aff9"/>
            <w:rFonts w:ascii="Times New Roman" w:eastAsia="宋体" w:hAnsi="Times New Roman" w:cs="Times New Roman"/>
            <w:color w:val="FF0000"/>
          </w:rPr>
          <w:t>】</w:t>
        </w:r>
      </w:ins>
      <w:proofErr w:type="gramEnd"/>
      <w:r>
        <w:rPr>
          <w:rStyle w:val="aff9"/>
          <w:rFonts w:ascii="Times New Roman" w:eastAsia="宋体" w:hAnsi="Times New Roman" w:cs="Times New Roman"/>
          <w:color w:val="FF0000"/>
        </w:rPr>
        <w:t>的定位。这种定位将作为可比搜索和经济分析的基础，</w:t>
      </w:r>
      <w:proofErr w:type="gramStart"/>
      <w:r>
        <w:rPr>
          <w:rStyle w:val="aff9"/>
          <w:rFonts w:ascii="Times New Roman" w:eastAsia="宋体" w:hAnsi="Times New Roman" w:cs="Times New Roman"/>
          <w:color w:val="FF0000"/>
        </w:rPr>
        <w:t>请确保</w:t>
      </w:r>
      <w:proofErr w:type="gramEnd"/>
      <w:r>
        <w:rPr>
          <w:rStyle w:val="aff9"/>
          <w:rFonts w:ascii="Times New Roman" w:eastAsia="宋体" w:hAnsi="Times New Roman" w:cs="Times New Roman"/>
          <w:color w:val="FF0000"/>
        </w:rPr>
        <w:t>其一致性。例如，如果被测试方有所亏损，则不应将其定位为</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有限风险</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型实体。】</w:t>
      </w:r>
    </w:p>
    <w:p w14:paraId="2AB1C81C"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功能分析主要分析与关联交易有关的各个关联</w:t>
      </w:r>
      <w:proofErr w:type="gramStart"/>
      <w:r>
        <w:rPr>
          <w:rStyle w:val="aff9"/>
          <w:rFonts w:ascii="Times New Roman" w:eastAsia="宋体" w:hAnsi="Times New Roman" w:cs="Times New Roman"/>
          <w:color w:val="auto"/>
        </w:rPr>
        <w:t>方执行</w:t>
      </w:r>
      <w:proofErr w:type="gramEnd"/>
      <w:r>
        <w:rPr>
          <w:rStyle w:val="aff9"/>
          <w:rFonts w:ascii="Times New Roman" w:eastAsia="宋体" w:hAnsi="Times New Roman" w:cs="Times New Roman"/>
          <w:color w:val="auto"/>
        </w:rPr>
        <w:t>的功能、承担的风险和使用的资产。符合独立交易原则的利润取决于公司的功能、风险和资产状况。所以功能分析十分重要。</w:t>
      </w:r>
    </w:p>
    <w:p w14:paraId="0156A8A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就风险而言，功能和风险分析侧重于风险管理活动和控制风险活动。就无形资产而言，功能和风险分析侧重于无形资产的开发、价值提升、维护、保护、应用和推广。</w:t>
      </w:r>
    </w:p>
    <w:p w14:paraId="748FBC6B"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功能和风险分析部分所收集的信息，将被用来分析报告期间的以下问题：</w:t>
      </w:r>
    </w:p>
    <w:p w14:paraId="493C3AD9"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auto"/>
        </w:rPr>
      </w:pPr>
      <w:r>
        <w:rPr>
          <w:rFonts w:ascii="Times New Roman" w:eastAsia="宋体" w:hAnsi="Times New Roman" w:cs="Times New Roman"/>
          <w:color w:val="auto"/>
        </w:rPr>
        <w:t>企业及其关联</w:t>
      </w:r>
      <w:proofErr w:type="gramStart"/>
      <w:r>
        <w:rPr>
          <w:rFonts w:ascii="Times New Roman" w:eastAsia="宋体" w:hAnsi="Times New Roman" w:cs="Times New Roman"/>
          <w:color w:val="auto"/>
        </w:rPr>
        <w:t>方执行</w:t>
      </w:r>
      <w:proofErr w:type="gramEnd"/>
      <w:r>
        <w:rPr>
          <w:rFonts w:ascii="Times New Roman" w:eastAsia="宋体" w:hAnsi="Times New Roman" w:cs="Times New Roman"/>
          <w:color w:val="auto"/>
        </w:rPr>
        <w:t>的主要功能（包括种类和频繁程度）；</w:t>
      </w:r>
    </w:p>
    <w:p w14:paraId="26AA8474"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auto"/>
        </w:rPr>
      </w:pPr>
      <w:r>
        <w:rPr>
          <w:rFonts w:ascii="Times New Roman" w:eastAsia="宋体" w:hAnsi="Times New Roman" w:cs="Times New Roman"/>
          <w:color w:val="auto"/>
        </w:rPr>
        <w:t>企业及其关联方所承担的风险；</w:t>
      </w:r>
      <w:r>
        <w:rPr>
          <w:rFonts w:ascii="Times New Roman" w:eastAsia="宋体" w:hAnsi="Times New Roman" w:cs="Times New Roman"/>
          <w:color w:val="auto"/>
        </w:rPr>
        <w:t xml:space="preserve"> </w:t>
      </w:r>
    </w:p>
    <w:p w14:paraId="76A82603"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auto"/>
        </w:rPr>
      </w:pPr>
      <w:r>
        <w:rPr>
          <w:rFonts w:ascii="Times New Roman" w:eastAsia="宋体" w:hAnsi="Times New Roman" w:cs="Times New Roman"/>
          <w:color w:val="auto"/>
        </w:rPr>
        <w:t>企业及其关联方所使用的资产（包括有形资产和无形资产）。</w:t>
      </w:r>
    </w:p>
    <w:p w14:paraId="2BC7330F"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以下部分提供了可能可用的功能、风险和资产分析的例子。每本报告都需要特别处理以反映纳税人的实际情况：部分功能、风险和资产分析的例子并不适用，请根据实际情况调整；同时在需要时需要增加额外的功能、风险和资产分析。】</w:t>
      </w:r>
    </w:p>
    <w:p w14:paraId="13FE8491" w14:textId="77777777" w:rsidR="00160A67" w:rsidRDefault="00160A67">
      <w:pPr>
        <w:jc w:val="both"/>
        <w:rPr>
          <w:rFonts w:ascii="Arial" w:eastAsia="黑体" w:hAnsi="Arial" w:cs="Arial"/>
        </w:rPr>
      </w:pPr>
    </w:p>
    <w:p w14:paraId="26307868" w14:textId="2EEF952A" w:rsidR="00160A67" w:rsidRDefault="00000000">
      <w:pPr>
        <w:pStyle w:val="13"/>
        <w:numPr>
          <w:ilvl w:val="1"/>
          <w:numId w:val="30"/>
        </w:numPr>
        <w:jc w:val="both"/>
        <w:outlineLvl w:val="1"/>
        <w:rPr>
          <w:rFonts w:ascii="Times New Roman" w:hAnsi="Times New Roman" w:cs="Times New Roman"/>
          <w:sz w:val="30"/>
          <w:szCs w:val="30"/>
        </w:rPr>
      </w:pPr>
      <w:bookmarkStart w:id="768" w:name="_Toc5606"/>
      <w:bookmarkStart w:id="769" w:name="_Toc1150"/>
      <w:bookmarkStart w:id="770" w:name="_Toc6921"/>
      <w:bookmarkStart w:id="771" w:name="_Toc144227487"/>
      <w:del w:id="772" w:author="Tian Su" w:date="2024-12-30T11:34:00Z" w16du:dateUtc="2024-12-30T03:34:00Z">
        <w:r w:rsidDel="00FE6E4A">
          <w:rPr>
            <w:rFonts w:ascii="Times New Roman" w:hAnsi="Times New Roman" w:cs="Times New Roman" w:hint="eastAsia"/>
            <w:color w:val="FF0000"/>
            <w:sz w:val="30"/>
            <w:szCs w:val="30"/>
          </w:rPr>
          <w:delText>ABC</w:delText>
        </w:r>
        <w:r w:rsidDel="00FE6E4A">
          <w:rPr>
            <w:rFonts w:ascii="Times New Roman" w:hAnsi="Times New Roman" w:cs="Times New Roman" w:hint="eastAsia"/>
            <w:color w:val="FF0000"/>
            <w:sz w:val="30"/>
            <w:szCs w:val="30"/>
          </w:rPr>
          <w:delText>公司</w:delText>
        </w:r>
      </w:del>
      <w:ins w:id="773" w:author="Tian Su" w:date="2024-12-30T11:34:00Z" w16du:dateUtc="2024-12-30T03:34:00Z">
        <w:r w:rsidR="00FE6E4A">
          <w:rPr>
            <w:rFonts w:ascii="Times New Roman" w:hAnsi="Times New Roman" w:cs="Times New Roman" w:hint="eastAsia"/>
            <w:color w:val="FF0000"/>
            <w:sz w:val="30"/>
            <w:szCs w:val="30"/>
          </w:rPr>
          <w:t>【清单模板</w:t>
        </w:r>
        <w:r w:rsidR="00FE6E4A">
          <w:rPr>
            <w:rFonts w:ascii="Times New Roman" w:hAnsi="Times New Roman" w:cs="Times New Roman" w:hint="eastAsia"/>
            <w:color w:val="FF0000"/>
            <w:sz w:val="30"/>
            <w:szCs w:val="30"/>
          </w:rPr>
          <w:t>-</w:t>
        </w:r>
        <w:r w:rsidR="00FE6E4A">
          <w:rPr>
            <w:rFonts w:ascii="Times New Roman" w:hAnsi="Times New Roman" w:cs="Times New Roman" w:hint="eastAsia"/>
            <w:color w:val="FF0000"/>
            <w:sz w:val="30"/>
            <w:szCs w:val="30"/>
          </w:rPr>
          <w:t>数据表</w:t>
        </w:r>
        <w:r w:rsidR="00FE6E4A">
          <w:rPr>
            <w:rFonts w:ascii="Times New Roman" w:hAnsi="Times New Roman" w:cs="Times New Roman" w:hint="eastAsia"/>
            <w:color w:val="FF0000"/>
            <w:sz w:val="30"/>
            <w:szCs w:val="30"/>
          </w:rPr>
          <w:t>B5</w:t>
        </w:r>
        <w:r w:rsidR="00FE6E4A">
          <w:rPr>
            <w:rFonts w:ascii="Times New Roman" w:hAnsi="Times New Roman" w:cs="Times New Roman" w:hint="eastAsia"/>
            <w:color w:val="FF0000"/>
            <w:sz w:val="30"/>
            <w:szCs w:val="30"/>
          </w:rPr>
          <w:t>】</w:t>
        </w:r>
      </w:ins>
      <w:r>
        <w:rPr>
          <w:rFonts w:ascii="Times New Roman" w:hAnsi="Times New Roman" w:cs="Times New Roman" w:hint="eastAsia"/>
          <w:sz w:val="30"/>
          <w:szCs w:val="30"/>
        </w:rPr>
        <w:t>及其关联</w:t>
      </w:r>
      <w:proofErr w:type="gramStart"/>
      <w:r>
        <w:rPr>
          <w:rFonts w:ascii="Times New Roman" w:hAnsi="Times New Roman" w:cs="Times New Roman" w:hint="eastAsia"/>
          <w:sz w:val="30"/>
          <w:szCs w:val="30"/>
        </w:rPr>
        <w:t>方执行</w:t>
      </w:r>
      <w:proofErr w:type="gramEnd"/>
      <w:r>
        <w:rPr>
          <w:rFonts w:ascii="Times New Roman" w:hAnsi="Times New Roman" w:cs="Times New Roman" w:hint="eastAsia"/>
          <w:sz w:val="30"/>
          <w:szCs w:val="30"/>
        </w:rPr>
        <w:t>的功能</w:t>
      </w:r>
      <w:bookmarkEnd w:id="768"/>
      <w:bookmarkEnd w:id="769"/>
      <w:bookmarkEnd w:id="770"/>
      <w:bookmarkEnd w:id="771"/>
    </w:p>
    <w:p w14:paraId="2C87FD6E" w14:textId="77777777" w:rsidR="00160A67" w:rsidRDefault="00160A67">
      <w:pPr>
        <w:keepNext/>
        <w:jc w:val="both"/>
        <w:rPr>
          <w:rFonts w:ascii="Arial" w:eastAsia="黑体" w:hAnsi="Arial" w:cs="Arial"/>
        </w:rPr>
      </w:pPr>
    </w:p>
    <w:p w14:paraId="78124205" w14:textId="77777777" w:rsidR="00160A67" w:rsidRDefault="00000000">
      <w:pPr>
        <w:pStyle w:val="34"/>
        <w:keepNext/>
        <w:numPr>
          <w:ilvl w:val="2"/>
          <w:numId w:val="38"/>
        </w:numPr>
        <w:ind w:firstLine="482"/>
        <w:jc w:val="both"/>
        <w:rPr>
          <w:rFonts w:ascii="Times New Roman" w:eastAsia="宋体" w:hAnsi="Times New Roman" w:cs="Times New Roman"/>
        </w:rPr>
      </w:pPr>
      <w:bookmarkStart w:id="774" w:name="_Toc5393"/>
      <w:bookmarkStart w:id="775" w:name="_Toc144227488"/>
      <w:r>
        <w:rPr>
          <w:rFonts w:ascii="Times New Roman" w:eastAsia="宋体" w:hAnsi="Times New Roman" w:cs="Times New Roman"/>
        </w:rPr>
        <w:t>研发</w:t>
      </w:r>
      <w:bookmarkEnd w:id="774"/>
      <w:bookmarkEnd w:id="775"/>
    </w:p>
    <w:p w14:paraId="6F7BAA95" w14:textId="77777777" w:rsidR="00160A67" w:rsidRDefault="00160A67">
      <w:pPr>
        <w:keepNext/>
        <w:jc w:val="both"/>
        <w:rPr>
          <w:rFonts w:ascii="Arial" w:eastAsia="黑体" w:hAnsi="Arial" w:cs="Arial"/>
        </w:rPr>
      </w:pPr>
    </w:p>
    <w:p w14:paraId="764BFE34"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产品策略与设计</w:t>
      </w:r>
    </w:p>
    <w:p w14:paraId="5C63F644" w14:textId="77777777" w:rsidR="00160A67" w:rsidRDefault="00160A67">
      <w:pPr>
        <w:keepNext/>
        <w:jc w:val="both"/>
        <w:rPr>
          <w:rFonts w:ascii="Arial" w:eastAsia="黑体" w:hAnsi="Arial" w:cs="Arial"/>
        </w:rPr>
      </w:pPr>
    </w:p>
    <w:p w14:paraId="01EB85C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企业的产品策略包括：目标市场的确定，设计和生产满足市场需求的产品；选择生产相应产品所需的原材料和使用的生产流程。</w:t>
      </w:r>
    </w:p>
    <w:p w14:paraId="43777BBB"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59D2925F" w14:textId="136DECE1"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776" w:author="Tian Su" w:date="2024-12-30T11:34:00Z" w16du:dateUtc="2024-12-30T03:34:00Z">
        <w:r w:rsidDel="00FE6E4A">
          <w:rPr>
            <w:rStyle w:val="aff9"/>
            <w:rFonts w:ascii="Times New Roman" w:eastAsia="宋体" w:hAnsi="Times New Roman" w:cs="Times New Roman"/>
            <w:color w:val="FF0000"/>
          </w:rPr>
          <w:lastRenderedPageBreak/>
          <w:delText>ABC</w:delText>
        </w:r>
        <w:r w:rsidDel="00FE6E4A">
          <w:rPr>
            <w:rStyle w:val="aff9"/>
            <w:rFonts w:ascii="Times New Roman" w:eastAsia="宋体" w:hAnsi="Times New Roman" w:cs="Times New Roman" w:hint="eastAsia"/>
            <w:color w:val="FF0000"/>
          </w:rPr>
          <w:delText>公司</w:delText>
        </w:r>
      </w:del>
      <w:ins w:id="77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关联方负责新产品的产品战略和设计，其包括使用市场研究信息来完成市场需求的产品设计。产品战略和设计团队负责解释营销信息，确定目标市场分布，并确定目标市场所需要的产品特性，他们将决定如何对这些产品特性进行打包或者组装，以及识别生产产品所需的材料和生产工艺。</w:t>
      </w:r>
      <w:del w:id="77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7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仅限于在中国进行市场调研，并对其关联方就满足中国市场的产品及其产品特征提供咨询。</w:t>
      </w:r>
    </w:p>
    <w:p w14:paraId="7E462465" w14:textId="77777777" w:rsidR="00160A67" w:rsidRDefault="00160A67">
      <w:pPr>
        <w:jc w:val="both"/>
        <w:rPr>
          <w:rFonts w:ascii="Arial" w:eastAsia="黑体" w:hAnsi="Arial" w:cs="Arial"/>
        </w:rPr>
      </w:pPr>
    </w:p>
    <w:p w14:paraId="63EF2762"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研究开发</w:t>
      </w:r>
    </w:p>
    <w:p w14:paraId="68C6BBA2" w14:textId="77777777" w:rsidR="00160A67" w:rsidRDefault="00160A67">
      <w:pPr>
        <w:keepNext/>
        <w:jc w:val="both"/>
        <w:rPr>
          <w:rFonts w:ascii="Arial" w:eastAsia="黑体" w:hAnsi="Arial" w:cs="Arial"/>
        </w:rPr>
      </w:pPr>
    </w:p>
    <w:p w14:paraId="2B19184F" w14:textId="77777777" w:rsidR="00160A67" w:rsidRDefault="00000000">
      <w:pPr>
        <w:spacing w:beforeLines="50" w:before="120" w:line="360" w:lineRule="auto"/>
        <w:ind w:firstLineChars="200" w:firstLine="480"/>
        <w:jc w:val="both"/>
        <w:rPr>
          <w:rFonts w:ascii="Arial" w:eastAsia="黑体" w:hAnsi="Arial" w:cs="Arial"/>
          <w:color w:val="06A2E0" w:themeColor="accent1"/>
        </w:rPr>
      </w:pPr>
      <w:r>
        <w:rPr>
          <w:rStyle w:val="aff9"/>
          <w:rFonts w:ascii="Times New Roman" w:eastAsia="宋体" w:hAnsi="Times New Roman" w:cs="Times New Roman"/>
          <w:color w:val="auto"/>
        </w:rPr>
        <w:t>研发功能包括研发活动的决策与实施、新产品的开发、现有产品的改进升级、生产工艺的开发或改进等活动。</w:t>
      </w:r>
    </w:p>
    <w:p w14:paraId="7CC65C19"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60C81D45" w14:textId="54122256"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78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8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不承担任何的研发活动，与其生产相关的技术均由</w:t>
      </w:r>
      <w:del w:id="78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8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关联方提供。</w:t>
      </w:r>
      <w:del w:id="78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8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关联方负责新产品的开发和对</w:t>
      </w:r>
      <w:del w:id="78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8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现有的产品技术进行升级改造。</w:t>
      </w:r>
      <w:del w:id="78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8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主要负责根据境内市场条件和客户需求决定是否将相关新技术用于其生产过程中。</w:t>
      </w:r>
    </w:p>
    <w:p w14:paraId="7817D95F" w14:textId="77777777" w:rsidR="00160A67" w:rsidRDefault="00160A67">
      <w:pPr>
        <w:jc w:val="both"/>
        <w:rPr>
          <w:rFonts w:ascii="Arial" w:eastAsia="黑体" w:hAnsi="Arial" w:cs="Arial"/>
        </w:rPr>
      </w:pPr>
    </w:p>
    <w:p w14:paraId="45FB14A3" w14:textId="77777777" w:rsidR="00160A67" w:rsidRDefault="00000000">
      <w:pPr>
        <w:pStyle w:val="34"/>
        <w:keepNext/>
        <w:numPr>
          <w:ilvl w:val="2"/>
          <w:numId w:val="38"/>
        </w:numPr>
        <w:ind w:firstLine="482"/>
        <w:jc w:val="both"/>
        <w:rPr>
          <w:rFonts w:ascii="Times New Roman" w:eastAsia="宋体" w:hAnsi="Times New Roman" w:cs="Times New Roman"/>
        </w:rPr>
      </w:pPr>
      <w:bookmarkStart w:id="790" w:name="_Toc144227489"/>
      <w:bookmarkStart w:id="791" w:name="_Toc26239"/>
      <w:r>
        <w:rPr>
          <w:rFonts w:ascii="Times New Roman" w:eastAsia="宋体" w:hAnsi="Times New Roman" w:cs="Times New Roman"/>
        </w:rPr>
        <w:t>采购</w:t>
      </w:r>
      <w:bookmarkEnd w:id="790"/>
      <w:bookmarkEnd w:id="791"/>
    </w:p>
    <w:p w14:paraId="4C538642"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采购功能是指采购在生产或分销过程中所涉及的原材料、产成品和其他材料的活动。</w:t>
      </w:r>
    </w:p>
    <w:p w14:paraId="3B527209"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64ED97DD" w14:textId="0C0D0CEE"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在境内市场上，</w:t>
      </w:r>
      <w:del w:id="79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9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负责日常生产所需原材料的采购并进行质量控制。公司还需对新的供应商进行评估选择，并对现有供应商的进行评定和考核。与供应商进行价格和交易条款的谈判功能，以及对采购原材料的质量标准设定亦由</w:t>
      </w:r>
      <w:del w:id="79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9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承担。</w:t>
      </w:r>
    </w:p>
    <w:p w14:paraId="09E7D5E6" w14:textId="3557A19C"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79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9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从其关联方处购买专利零部件。</w:t>
      </w:r>
      <w:del w:id="79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79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每个季度需要向关联方提供其需求预测。关联方承担生产这些零部件的全部责任。</w:t>
      </w:r>
    </w:p>
    <w:p w14:paraId="1E059F84" w14:textId="77777777" w:rsidR="00160A67" w:rsidRDefault="00160A67">
      <w:pPr>
        <w:jc w:val="both"/>
        <w:rPr>
          <w:rFonts w:ascii="Arial" w:eastAsia="黑体" w:hAnsi="Arial" w:cs="Arial"/>
        </w:rPr>
      </w:pPr>
    </w:p>
    <w:p w14:paraId="58C53EF4" w14:textId="77777777" w:rsidR="00160A67" w:rsidRDefault="00000000">
      <w:pPr>
        <w:pStyle w:val="34"/>
        <w:keepNext/>
        <w:numPr>
          <w:ilvl w:val="2"/>
          <w:numId w:val="38"/>
        </w:numPr>
        <w:ind w:firstLine="482"/>
        <w:jc w:val="both"/>
        <w:rPr>
          <w:rFonts w:ascii="Times New Roman" w:eastAsia="宋体" w:hAnsi="Times New Roman" w:cs="Times New Roman"/>
        </w:rPr>
      </w:pPr>
      <w:bookmarkStart w:id="800" w:name="_Toc22960"/>
      <w:bookmarkStart w:id="801" w:name="_Toc144227490"/>
      <w:r>
        <w:rPr>
          <w:rFonts w:ascii="Times New Roman" w:eastAsia="宋体" w:hAnsi="Times New Roman" w:cs="Times New Roman"/>
        </w:rPr>
        <w:t>生产</w:t>
      </w:r>
      <w:bookmarkEnd w:id="800"/>
      <w:bookmarkEnd w:id="801"/>
    </w:p>
    <w:p w14:paraId="220CF2BB"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生产功能包括生产计划的制订、生产流程的控制和改进，以及产品的制造和装配等活动。</w:t>
      </w:r>
    </w:p>
    <w:p w14:paraId="65C8AC79"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设备采购</w:t>
      </w:r>
    </w:p>
    <w:p w14:paraId="5E8D952B" w14:textId="77777777" w:rsidR="00160A67" w:rsidRDefault="00160A67">
      <w:pPr>
        <w:keepNext/>
        <w:jc w:val="both"/>
        <w:rPr>
          <w:rFonts w:ascii="Arial" w:eastAsia="黑体" w:hAnsi="Arial" w:cs="Arial"/>
        </w:rPr>
      </w:pPr>
    </w:p>
    <w:p w14:paraId="78A06C1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设备购置功能指选购合适的生产设备以用于产品的生产、储存和运输等。</w:t>
      </w:r>
    </w:p>
    <w:p w14:paraId="3D5F5D3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0E86C226" w14:textId="469C4393"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设备购置功能指选购合适的生产设备以用于产品的生产、储存和运输等。</w:t>
      </w:r>
      <w:del w:id="80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0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根据其生产过程中的要求制订设备购置计划。然而，由于</w:t>
      </w:r>
      <w:del w:id="80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0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所使用的生产技术由</w:t>
      </w:r>
      <w:del w:id="80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0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关联方授权提供，因此</w:t>
      </w:r>
      <w:del w:id="80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0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需要在</w:t>
      </w:r>
      <w:del w:id="81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1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关联方的技术指导下最终完成机器设备的采购决策。</w:t>
      </w:r>
    </w:p>
    <w:p w14:paraId="62D2D8C3" w14:textId="73D92A3A"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此后，</w:t>
      </w:r>
      <w:del w:id="81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1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根据各供应商的报价和声誉挑选出合格的设备供应商，并从选定的设备供应商处采购设备。</w:t>
      </w:r>
      <w:proofErr w:type="gramStart"/>
      <w:r>
        <w:rPr>
          <w:rStyle w:val="aff9"/>
          <w:rFonts w:ascii="Times New Roman" w:eastAsia="宋体" w:hAnsi="Times New Roman" w:cs="Times New Roman"/>
          <w:color w:val="FF0000"/>
        </w:rPr>
        <w:t>若相关</w:t>
      </w:r>
      <w:proofErr w:type="gramEnd"/>
      <w:r>
        <w:rPr>
          <w:rStyle w:val="aff9"/>
          <w:rFonts w:ascii="Times New Roman" w:eastAsia="宋体" w:hAnsi="Times New Roman" w:cs="Times New Roman"/>
          <w:color w:val="FF0000"/>
        </w:rPr>
        <w:t>设备无法从境内市场购买到或者可以以更低的价格从关联方买到，公司会选择向关联方采购生产设备。</w:t>
      </w:r>
    </w:p>
    <w:p w14:paraId="4DD28A14" w14:textId="77777777" w:rsidR="00160A67" w:rsidRDefault="00160A67">
      <w:pPr>
        <w:jc w:val="both"/>
        <w:rPr>
          <w:rFonts w:ascii="Arial" w:eastAsia="黑体" w:hAnsi="Arial" w:cs="Arial"/>
        </w:rPr>
      </w:pPr>
    </w:p>
    <w:p w14:paraId="210807EB"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生产计划</w:t>
      </w:r>
    </w:p>
    <w:p w14:paraId="4C24965E" w14:textId="77777777" w:rsidR="00160A67" w:rsidRDefault="00160A67">
      <w:pPr>
        <w:keepNext/>
        <w:jc w:val="both"/>
        <w:rPr>
          <w:rFonts w:ascii="Arial" w:eastAsia="黑体" w:hAnsi="Arial" w:cs="Arial"/>
        </w:rPr>
      </w:pPr>
    </w:p>
    <w:p w14:paraId="32A95F61" w14:textId="77777777" w:rsidR="00160A67" w:rsidRDefault="00000000">
      <w:pPr>
        <w:spacing w:beforeLines="50" w:before="120" w:line="360" w:lineRule="auto"/>
        <w:ind w:firstLineChars="200" w:firstLine="480"/>
        <w:jc w:val="both"/>
        <w:rPr>
          <w:rFonts w:ascii="Arial" w:eastAsia="黑体" w:hAnsi="Arial" w:cs="Arial"/>
          <w:color w:val="06A2E0" w:themeColor="accent1"/>
        </w:rPr>
      </w:pPr>
      <w:r>
        <w:rPr>
          <w:rStyle w:val="aff9"/>
          <w:rFonts w:ascii="Times New Roman" w:eastAsia="宋体" w:hAnsi="Times New Roman" w:cs="Times New Roman"/>
          <w:color w:val="auto"/>
        </w:rPr>
        <w:t>生产计划和库存管理功能是指根据客户的交货要求（包括时间和数量要求）制订生产计划和材料采购计划的活动。</w:t>
      </w:r>
    </w:p>
    <w:p w14:paraId="26BCCDC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343008D7" w14:textId="27BA0ED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81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1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完全负责各种产品的产程管理，并确定各产品的生产数量。</w:t>
      </w:r>
      <w:del w:id="81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1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的关联方不参与此流程。所生产的产品组合由</w:t>
      </w:r>
      <w:del w:id="81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1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的生产团队经与其销售团队的磋商确定，生产团队也负责存货水平的管理。</w:t>
      </w:r>
    </w:p>
    <w:p w14:paraId="31CFF201" w14:textId="77777777" w:rsidR="00160A67" w:rsidRDefault="00160A67">
      <w:pPr>
        <w:jc w:val="both"/>
        <w:rPr>
          <w:rFonts w:ascii="Arial" w:eastAsia="黑体" w:hAnsi="Arial" w:cs="Arial"/>
        </w:rPr>
      </w:pPr>
    </w:p>
    <w:p w14:paraId="1183D84C"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lastRenderedPageBreak/>
        <w:t>产品制造和装配</w:t>
      </w:r>
    </w:p>
    <w:p w14:paraId="0A0D9D7A" w14:textId="77777777" w:rsidR="00160A67" w:rsidRDefault="00160A67">
      <w:pPr>
        <w:keepNext/>
        <w:jc w:val="both"/>
        <w:rPr>
          <w:rFonts w:ascii="Arial" w:eastAsia="黑体" w:hAnsi="Arial" w:cs="Arial"/>
        </w:rPr>
      </w:pPr>
    </w:p>
    <w:p w14:paraId="475EF7D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产品制造和装配功能是指制造商根据其客户的需求生产和组装相关的产品以供其客户进一步加工或直接对外销售。一般来说，是指使用相应的生产资料，包括人工和设备，将原材料以物理、化学或者生物的手段制造出产品的过程。</w:t>
      </w:r>
    </w:p>
    <w:p w14:paraId="21568E28"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10985DF7" w14:textId="29C668FE"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产品制造和装配功能是指销售给中国客户的产品的生产和装配。</w:t>
      </w:r>
      <w:del w:id="82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2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建立了将进口零部件和当地原材料加工成产成品的装配链。</w:t>
      </w:r>
      <w:del w:id="82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2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凭借其经验丰富的劳动力和高级设备生产</w:t>
      </w:r>
      <w:proofErr w:type="gramStart"/>
      <w:r>
        <w:rPr>
          <w:rStyle w:val="aff9"/>
          <w:rFonts w:ascii="Times New Roman" w:eastAsia="宋体" w:hAnsi="Times New Roman" w:cs="Times New Roman"/>
          <w:color w:val="FF0000"/>
        </w:rPr>
        <w:t>产</w:t>
      </w:r>
      <w:proofErr w:type="gramEnd"/>
      <w:r>
        <w:rPr>
          <w:rStyle w:val="aff9"/>
          <w:rFonts w:ascii="Times New Roman" w:eastAsia="宋体" w:hAnsi="Times New Roman" w:cs="Times New Roman"/>
          <w:color w:val="FF0000"/>
        </w:rPr>
        <w:t>成品。</w:t>
      </w:r>
    </w:p>
    <w:p w14:paraId="40598082" w14:textId="77777777" w:rsidR="00160A67" w:rsidRDefault="00160A67">
      <w:pPr>
        <w:jc w:val="both"/>
        <w:rPr>
          <w:rFonts w:ascii="Arial" w:eastAsia="黑体" w:hAnsi="Arial" w:cs="Arial"/>
        </w:rPr>
      </w:pPr>
    </w:p>
    <w:p w14:paraId="44A3C269"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包装和标签</w:t>
      </w:r>
    </w:p>
    <w:p w14:paraId="5965FF0C" w14:textId="77777777" w:rsidR="00160A67" w:rsidRDefault="00160A67">
      <w:pPr>
        <w:keepNext/>
        <w:jc w:val="both"/>
        <w:rPr>
          <w:rFonts w:ascii="Arial" w:eastAsia="黑体" w:hAnsi="Arial" w:cs="Arial"/>
        </w:rPr>
      </w:pPr>
    </w:p>
    <w:p w14:paraId="38F66572"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【提示：包装和标签功能是指决定产品的包装和标签形式并付诸实施的活动。在决定产品的包装和标签形式时通常要考虑到运货方及收货人所在地相关的法律、法规规定和其他因素。】</w:t>
      </w:r>
    </w:p>
    <w:p w14:paraId="5F9EAA7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64FD9DB2" w14:textId="3BB6B0FD"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82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2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负责原材料的采购和产品的生产，同时在符合集团规定的前提下负责产品包装和标签的设计和使用。</w:t>
      </w:r>
    </w:p>
    <w:p w14:paraId="70979E09" w14:textId="77777777" w:rsidR="00160A67" w:rsidRDefault="00160A67">
      <w:pPr>
        <w:jc w:val="both"/>
        <w:rPr>
          <w:rFonts w:ascii="Arial" w:eastAsia="黑体" w:hAnsi="Arial" w:cs="Arial"/>
        </w:rPr>
      </w:pPr>
    </w:p>
    <w:p w14:paraId="0396C073"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质量控制</w:t>
      </w:r>
    </w:p>
    <w:p w14:paraId="4961B4F3" w14:textId="77777777" w:rsidR="00160A67" w:rsidRDefault="00160A67">
      <w:pPr>
        <w:keepNext/>
        <w:jc w:val="both"/>
        <w:rPr>
          <w:rFonts w:ascii="Arial" w:eastAsia="黑体" w:hAnsi="Arial" w:cs="Arial"/>
        </w:rPr>
      </w:pPr>
    </w:p>
    <w:p w14:paraId="4467987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质量控制功能是指制订和实施产品质量标准的活动，来确保有质量问题的产品不会对外销售。这一流程包括对采购的原材料及辅助材料、在制品和产成品进行分析和检测等。质量控制活动的进行需要质量控制设备以及合格的质量检验员。</w:t>
      </w:r>
    </w:p>
    <w:p w14:paraId="55509399"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0F3B3F49" w14:textId="18489A49"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826" w:author="Tian Su" w:date="2024-12-30T11:34:00Z" w16du:dateUtc="2024-12-30T03:34:00Z">
        <w:r w:rsidDel="00FE6E4A">
          <w:rPr>
            <w:rStyle w:val="aff9"/>
            <w:rFonts w:ascii="Times New Roman" w:eastAsia="宋体" w:hAnsi="Times New Roman" w:cs="Times New Roman"/>
            <w:color w:val="FF0000"/>
          </w:rPr>
          <w:lastRenderedPageBreak/>
          <w:delText>ABC</w:delText>
        </w:r>
        <w:r w:rsidDel="00FE6E4A">
          <w:rPr>
            <w:rStyle w:val="aff9"/>
            <w:rFonts w:ascii="Times New Roman" w:eastAsia="宋体" w:hAnsi="Times New Roman" w:cs="Times New Roman" w:hint="eastAsia"/>
            <w:color w:val="FF0000"/>
          </w:rPr>
          <w:delText>公司</w:delText>
        </w:r>
      </w:del>
      <w:ins w:id="82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负责确保其生产的产品符合集团质量标准。</w:t>
      </w:r>
      <w:del w:id="82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2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在其各生产基地设立了各自的质检团队。</w:t>
      </w:r>
    </w:p>
    <w:p w14:paraId="6EF779CE" w14:textId="7F043A41" w:rsidR="00160A67" w:rsidRDefault="00000000">
      <w:pPr>
        <w:spacing w:beforeLines="50" w:before="120" w:line="360" w:lineRule="auto"/>
        <w:ind w:firstLineChars="200" w:firstLine="480"/>
        <w:rPr>
          <w:rFonts w:ascii="Arial" w:eastAsia="黑体" w:hAnsi="Arial" w:cs="Arial"/>
        </w:rPr>
      </w:pPr>
      <w:del w:id="83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3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的关联方负责对其提供给</w:t>
      </w:r>
      <w:del w:id="83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3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的零部件进行质量控制活动。如果</w:t>
      </w:r>
      <w:del w:id="83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3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发现零部件有问题，会将该残次品退给关联方进行换货。</w:t>
      </w:r>
    </w:p>
    <w:p w14:paraId="2708CD12" w14:textId="77777777" w:rsidR="00160A67" w:rsidRDefault="00160A67">
      <w:pPr>
        <w:rPr>
          <w:rFonts w:ascii="Arial" w:eastAsia="黑体" w:hAnsi="Arial" w:cs="Arial"/>
        </w:rPr>
      </w:pPr>
    </w:p>
    <w:p w14:paraId="17B0017C" w14:textId="77777777" w:rsidR="00160A67" w:rsidRDefault="00000000">
      <w:pPr>
        <w:pStyle w:val="34"/>
        <w:keepNext/>
        <w:numPr>
          <w:ilvl w:val="2"/>
          <w:numId w:val="38"/>
        </w:numPr>
        <w:ind w:firstLine="482"/>
        <w:jc w:val="both"/>
        <w:rPr>
          <w:rFonts w:ascii="Times New Roman" w:eastAsia="宋体" w:hAnsi="Times New Roman" w:cs="Times New Roman"/>
        </w:rPr>
      </w:pPr>
      <w:bookmarkStart w:id="836" w:name="_Toc144227491"/>
      <w:bookmarkStart w:id="837" w:name="_Toc14049"/>
      <w:r>
        <w:rPr>
          <w:rFonts w:ascii="Times New Roman" w:eastAsia="宋体" w:hAnsi="Times New Roman" w:cs="Times New Roman"/>
        </w:rPr>
        <w:t>库存管理及物流</w:t>
      </w:r>
      <w:bookmarkEnd w:id="836"/>
      <w:bookmarkEnd w:id="837"/>
    </w:p>
    <w:p w14:paraId="5635B2A2" w14:textId="77777777" w:rsidR="00160A67" w:rsidRDefault="00160A67">
      <w:pPr>
        <w:keepNext/>
        <w:rPr>
          <w:rFonts w:ascii="Arial" w:eastAsia="黑体" w:hAnsi="Arial" w:cs="Arial"/>
        </w:rPr>
      </w:pPr>
    </w:p>
    <w:p w14:paraId="6512E0B8"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库存管理</w:t>
      </w:r>
    </w:p>
    <w:p w14:paraId="2043D3F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库存管理功能是指对存货水平（包括原材料、半成品和产成品）进行管理和控制，以降低存货成本并提高生产经营效率的活动。</w:t>
      </w:r>
    </w:p>
    <w:p w14:paraId="6526FAB3"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236C94AC" w14:textId="6E789B16"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83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3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承担库存管理功能，具体包括对库存水平和供应情况进行控制和管理。</w:t>
      </w:r>
      <w:del w:id="84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4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在向供应商下达订单之后，通过物流公司提供的</w:t>
      </w:r>
      <w:r>
        <w:rPr>
          <w:rStyle w:val="aff9"/>
          <w:rFonts w:ascii="Times New Roman" w:eastAsia="宋体" w:hAnsi="Times New Roman" w:cs="Times New Roman"/>
          <w:color w:val="FF0000"/>
        </w:rPr>
        <w:t>SAP</w:t>
      </w:r>
      <w:r>
        <w:rPr>
          <w:rStyle w:val="aff9"/>
          <w:rFonts w:ascii="Times New Roman" w:eastAsia="宋体" w:hAnsi="Times New Roman" w:cs="Times New Roman"/>
          <w:color w:val="FF0000"/>
        </w:rPr>
        <w:t>电子系统，全程追踪货物的运行。</w:t>
      </w:r>
    </w:p>
    <w:p w14:paraId="179056B0"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物流</w:t>
      </w:r>
    </w:p>
    <w:p w14:paraId="175A6D5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功能分为与采购相关的物流功能和与销售相关的物流功能。与采购相关的物流功能是指对从供应商采购的原材料、在产品以及产成品进行管理的活动。与销售相关的物流功能是指对发往收货方的产成品进行管理和控制的活动。</w:t>
      </w:r>
    </w:p>
    <w:p w14:paraId="032250F2"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56880451" w14:textId="44BF5DA3"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境外供应商在向</w:t>
      </w:r>
      <w:del w:id="84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4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销售货物时，统一按照</w:t>
      </w:r>
      <w:r>
        <w:rPr>
          <w:rStyle w:val="aff9"/>
          <w:rFonts w:ascii="Times New Roman" w:eastAsia="宋体" w:hAnsi="Times New Roman" w:cs="Times New Roman"/>
          <w:color w:val="FF0000"/>
        </w:rPr>
        <w:t>FOB</w:t>
      </w:r>
      <w:r>
        <w:rPr>
          <w:rStyle w:val="aff9"/>
          <w:rFonts w:ascii="Times New Roman" w:eastAsia="宋体" w:hAnsi="Times New Roman" w:cs="Times New Roman"/>
          <w:color w:val="FF0000"/>
        </w:rPr>
        <w:t>的方式定价。这意味着</w:t>
      </w:r>
      <w:del w:id="84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4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需要承担货物装船后的运输费、保险费和关税等成本以及货物灭失的风险。</w:t>
      </w:r>
    </w:p>
    <w:p w14:paraId="3B1A7E4E" w14:textId="7C7808C8"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84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4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承担的物流功能包括：</w:t>
      </w:r>
    </w:p>
    <w:p w14:paraId="026C4FE1" w14:textId="77777777" w:rsidR="00160A67" w:rsidRDefault="00160A67">
      <w:pPr>
        <w:pStyle w:val="affa"/>
        <w:jc w:val="both"/>
        <w:rPr>
          <w:rFonts w:ascii="Arial" w:eastAsia="黑体" w:hAnsi="Arial" w:cs="Arial"/>
        </w:rPr>
      </w:pPr>
    </w:p>
    <w:p w14:paraId="1041208A"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协调将所采购的货物从国外运往中国；</w:t>
      </w:r>
    </w:p>
    <w:p w14:paraId="2D8A11A6"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lastRenderedPageBreak/>
        <w:t>进口货物的报关、通关工作；</w:t>
      </w:r>
    </w:p>
    <w:p w14:paraId="24D3CAAC"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负责将货物从卸货码头运输到仓库；</w:t>
      </w:r>
    </w:p>
    <w:p w14:paraId="6C12F941" w14:textId="23F5E74E"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负责将货物运至</w:t>
      </w:r>
      <w:del w:id="84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84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设在其他地区的仓库；</w:t>
      </w:r>
    </w:p>
    <w:p w14:paraId="2EF12B79"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负责将货物运至境内客户；</w:t>
      </w:r>
      <w:r>
        <w:rPr>
          <w:rFonts w:ascii="Times New Roman" w:eastAsia="宋体" w:hAnsi="Times New Roman" w:cs="Times New Roman"/>
          <w:color w:val="FF0000"/>
        </w:rPr>
        <w:t xml:space="preserve"> </w:t>
      </w:r>
    </w:p>
    <w:p w14:paraId="751D9A58"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协调运输公司或物流公司的工作</w:t>
      </w:r>
      <w:r>
        <w:rPr>
          <w:rFonts w:ascii="Times New Roman" w:eastAsia="宋体" w:hAnsi="Times New Roman" w:cs="Times New Roman"/>
          <w:color w:val="FF0000"/>
        </w:rPr>
        <w:t xml:space="preserve">; </w:t>
      </w:r>
      <w:r>
        <w:rPr>
          <w:rFonts w:ascii="Times New Roman" w:eastAsia="宋体" w:hAnsi="Times New Roman" w:cs="Times New Roman"/>
          <w:color w:val="FF0000"/>
        </w:rPr>
        <w:t>及</w:t>
      </w:r>
    </w:p>
    <w:p w14:paraId="0BB71690" w14:textId="77777777" w:rsidR="00160A67" w:rsidRDefault="00000000">
      <w:pPr>
        <w:pStyle w:val="aff8"/>
        <w:numPr>
          <w:ilvl w:val="0"/>
          <w:numId w:val="37"/>
        </w:numPr>
        <w:spacing w:beforeLines="50" w:before="120" w:line="360" w:lineRule="auto"/>
        <w:ind w:left="726" w:firstLine="480"/>
        <w:jc w:val="both"/>
        <w:rPr>
          <w:rFonts w:ascii="Arial" w:eastAsia="黑体" w:hAnsi="Arial" w:cs="Arial"/>
          <w:color w:val="06A2E0" w:themeColor="accent1"/>
        </w:rPr>
      </w:pPr>
      <w:r>
        <w:rPr>
          <w:rFonts w:ascii="Times New Roman" w:eastAsia="宋体" w:hAnsi="Times New Roman" w:cs="Times New Roman"/>
          <w:color w:val="FF0000"/>
        </w:rPr>
        <w:t>负责货物灭失的投保和理赔事宜。</w:t>
      </w:r>
      <w:r>
        <w:rPr>
          <w:rFonts w:ascii="Arial" w:eastAsia="黑体" w:hAnsi="Arial" w:cs="Arial"/>
          <w:color w:val="06A2E0" w:themeColor="accent1"/>
        </w:rPr>
        <w:t xml:space="preserve"> </w:t>
      </w:r>
    </w:p>
    <w:p w14:paraId="09E937B5" w14:textId="505E103E" w:rsidR="00160A67" w:rsidRDefault="00000000">
      <w:pPr>
        <w:spacing w:beforeLines="50" w:before="120" w:line="360" w:lineRule="auto"/>
        <w:ind w:firstLineChars="200" w:firstLine="480"/>
        <w:rPr>
          <w:rFonts w:ascii="Arial" w:eastAsia="黑体" w:hAnsi="Arial" w:cs="Arial"/>
        </w:rPr>
      </w:pPr>
      <w:del w:id="85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5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的采购部门负责联系和协调货物的进口事宜。货物到达中国口岸之后，</w:t>
      </w:r>
      <w:del w:id="85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5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委托中介机构检验相关货物并支付相应进口税款。货物运抵中国后，由</w:t>
      </w:r>
      <w:del w:id="85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5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委托的中介机构进行收货和检验，准备需要递送海关的文件并开展进口清关程序。清关之后，货物将运往</w:t>
      </w:r>
      <w:del w:id="85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5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指定的仓库。</w:t>
      </w:r>
    </w:p>
    <w:p w14:paraId="530AC05E" w14:textId="77777777" w:rsidR="00160A67" w:rsidRDefault="00160A67">
      <w:pPr>
        <w:jc w:val="both"/>
        <w:rPr>
          <w:rFonts w:ascii="Arial" w:eastAsia="黑体" w:hAnsi="Arial" w:cs="Arial"/>
        </w:rPr>
      </w:pPr>
    </w:p>
    <w:p w14:paraId="5E82B707" w14:textId="77777777" w:rsidR="00160A67" w:rsidRDefault="00000000">
      <w:pPr>
        <w:pStyle w:val="34"/>
        <w:keepNext/>
        <w:numPr>
          <w:ilvl w:val="2"/>
          <w:numId w:val="38"/>
        </w:numPr>
        <w:ind w:firstLine="482"/>
        <w:jc w:val="both"/>
        <w:rPr>
          <w:rFonts w:ascii="Times New Roman" w:eastAsia="宋体" w:hAnsi="Times New Roman" w:cs="Times New Roman"/>
        </w:rPr>
      </w:pPr>
      <w:bookmarkStart w:id="858" w:name="_Toc29556"/>
      <w:bookmarkStart w:id="859" w:name="_Toc144227492"/>
      <w:r>
        <w:rPr>
          <w:rFonts w:ascii="Times New Roman" w:eastAsia="宋体" w:hAnsi="Times New Roman" w:cs="Times New Roman"/>
        </w:rPr>
        <w:t>销售和营销</w:t>
      </w:r>
      <w:bookmarkEnd w:id="858"/>
      <w:bookmarkEnd w:id="859"/>
    </w:p>
    <w:p w14:paraId="57B4826D" w14:textId="77777777" w:rsidR="00160A67" w:rsidRDefault="00160A67">
      <w:pPr>
        <w:keepNext/>
        <w:jc w:val="both"/>
        <w:rPr>
          <w:rFonts w:ascii="Arial" w:eastAsia="黑体" w:hAnsi="Arial" w:cs="Arial"/>
        </w:rPr>
      </w:pPr>
    </w:p>
    <w:p w14:paraId="42FC653E"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市场营销</w:t>
      </w:r>
    </w:p>
    <w:p w14:paraId="67C4C699" w14:textId="77777777" w:rsidR="00160A67" w:rsidRDefault="00160A67">
      <w:pPr>
        <w:keepNext/>
        <w:jc w:val="both"/>
        <w:rPr>
          <w:rFonts w:ascii="Arial" w:eastAsia="黑体" w:hAnsi="Arial" w:cs="Arial"/>
        </w:rPr>
      </w:pPr>
    </w:p>
    <w:p w14:paraId="0303DBF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市场营销功能是指基于产品在目标市场的定位通过各种市场推广活动以吸引潜在用户的行为。</w:t>
      </w:r>
    </w:p>
    <w:p w14:paraId="46193F6F"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51A35679" w14:textId="09D85AFF"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86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6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自主进行当地市场营销策略的规划和执行。</w:t>
      </w:r>
      <w:del w:id="86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6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通过市场调研、制作产品宣传手册、了解市场需求、制订营销策略和营销预算以及开展产品展销会等开展市场营销活动。</w:t>
      </w:r>
      <w:del w:id="86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6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负责确定具体的在中国的营销方案（如电视、报纸、杂志、电影、印刷品、巡回演出等广告宣传方法）。</w:t>
      </w:r>
    </w:p>
    <w:p w14:paraId="023945F0" w14:textId="77777777" w:rsidR="00160A67" w:rsidRDefault="00160A67">
      <w:pPr>
        <w:jc w:val="both"/>
        <w:rPr>
          <w:rFonts w:ascii="Arial" w:eastAsia="黑体" w:hAnsi="Arial" w:cs="Arial"/>
        </w:rPr>
      </w:pPr>
    </w:p>
    <w:p w14:paraId="6A3CC3D4"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lastRenderedPageBreak/>
        <w:t>定价</w:t>
      </w:r>
    </w:p>
    <w:p w14:paraId="38318C56" w14:textId="77777777" w:rsidR="00160A67" w:rsidRDefault="00160A67">
      <w:pPr>
        <w:keepNext/>
        <w:jc w:val="both"/>
        <w:rPr>
          <w:rFonts w:ascii="Arial" w:eastAsia="黑体" w:hAnsi="Arial" w:cs="Arial"/>
        </w:rPr>
      </w:pPr>
    </w:p>
    <w:p w14:paraId="5FE1946F"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提示：产品定价方式有两种，即策略性定价和战术性定价。策略性定价的主要依据是中长期内单位产品边际贡献和预期销售总量的平衡点。战术性定价则主要是为了在短期内应对市场上某些特殊情况，比如为了配合产品的更新换代，或者应对激烈的市场竞争等。】</w:t>
      </w:r>
    </w:p>
    <w:p w14:paraId="6C08545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16979A25" w14:textId="4C27AE52"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86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6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负责制订其产品的销售价格。在当地市场上，影响其产品价格的因素主要有：</w:t>
      </w:r>
    </w:p>
    <w:p w14:paraId="51013483"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产品的利润（多种定价结构、回扣以及捆绑产品等）；</w:t>
      </w:r>
    </w:p>
    <w:p w14:paraId="364872D6"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销售量；</w:t>
      </w:r>
    </w:p>
    <w:p w14:paraId="146A4F24"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市场份额；</w:t>
      </w:r>
    </w:p>
    <w:p w14:paraId="4D6AD1EC"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市场规模和容量；</w:t>
      </w:r>
    </w:p>
    <w:p w14:paraId="16042D45"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战略分部、市场竞争程度和营销渠道；及</w:t>
      </w:r>
    </w:p>
    <w:p w14:paraId="39495E13" w14:textId="295756C8"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del w:id="86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86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负责制定提供给客户的回扣。</w:t>
      </w:r>
    </w:p>
    <w:p w14:paraId="4EAAC69C" w14:textId="77777777" w:rsidR="00160A67" w:rsidRDefault="00160A67">
      <w:pPr>
        <w:jc w:val="both"/>
        <w:rPr>
          <w:rFonts w:ascii="Arial" w:eastAsia="黑体" w:hAnsi="Arial" w:cs="Arial"/>
        </w:rPr>
      </w:pPr>
    </w:p>
    <w:p w14:paraId="089221FF"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销售</w:t>
      </w:r>
    </w:p>
    <w:p w14:paraId="692EE683" w14:textId="77777777" w:rsidR="00160A67" w:rsidRDefault="00160A67">
      <w:pPr>
        <w:keepNext/>
        <w:jc w:val="both"/>
        <w:rPr>
          <w:rFonts w:ascii="Arial" w:eastAsia="黑体" w:hAnsi="Arial" w:cs="Arial"/>
        </w:rPr>
      </w:pPr>
    </w:p>
    <w:p w14:paraId="474E163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销售功能是指与客户进行协商，签订合同并将产品卖给该客户的行为。</w:t>
      </w:r>
    </w:p>
    <w:p w14:paraId="19B81C8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472AE58B" w14:textId="6E411170" w:rsidR="00160A67" w:rsidRDefault="00000000">
      <w:pPr>
        <w:spacing w:beforeLines="50" w:before="120" w:line="360" w:lineRule="auto"/>
        <w:ind w:firstLineChars="200" w:firstLine="480"/>
        <w:rPr>
          <w:rFonts w:eastAsiaTheme="minorEastAsia"/>
        </w:rPr>
      </w:pPr>
      <w:del w:id="87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7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设有销售部门，主要负责新客户的开发及现有客户的管理和维护事宜。销售人员还需要就具体的销售数量和销售价格与客户进行沟通和协商。</w:t>
      </w:r>
      <w:del w:id="87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7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在各个年度都会针对不同客户制订当年的年度销售计划，从而协助生产规划和预算流程。</w:t>
      </w:r>
    </w:p>
    <w:p w14:paraId="53B4ED6C" w14:textId="26744A45"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874" w:author="Tian Su" w:date="2024-12-30T11:34:00Z" w16du:dateUtc="2024-12-30T03:34:00Z">
        <w:r w:rsidDel="00FE6E4A">
          <w:rPr>
            <w:rStyle w:val="aff9"/>
            <w:rFonts w:ascii="Times New Roman" w:eastAsia="宋体" w:hAnsi="Times New Roman" w:cs="Times New Roman"/>
            <w:color w:val="FF0000"/>
          </w:rPr>
          <w:lastRenderedPageBreak/>
          <w:delText>ABC</w:delText>
        </w:r>
        <w:r w:rsidDel="00FE6E4A">
          <w:rPr>
            <w:rStyle w:val="aff9"/>
            <w:rFonts w:ascii="Times New Roman" w:eastAsia="宋体" w:hAnsi="Times New Roman" w:cs="Times New Roman" w:hint="eastAsia"/>
            <w:color w:val="FF0000"/>
          </w:rPr>
          <w:delText>公司</w:delText>
        </w:r>
      </w:del>
      <w:ins w:id="87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境内的每个办公地点都配备销售人员来开展产品销售活动。销售人员的技能培训由</w:t>
      </w:r>
      <w:del w:id="87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7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负责。</w:t>
      </w:r>
    </w:p>
    <w:p w14:paraId="5F051F99" w14:textId="77777777" w:rsidR="00160A67" w:rsidRDefault="00160A67">
      <w:pPr>
        <w:jc w:val="both"/>
        <w:rPr>
          <w:rFonts w:ascii="Arial" w:eastAsia="黑体" w:hAnsi="Arial" w:cs="Arial"/>
        </w:rPr>
      </w:pPr>
    </w:p>
    <w:p w14:paraId="629A28D7"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分销</w:t>
      </w:r>
    </w:p>
    <w:p w14:paraId="4F1DAE66"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【提示：分销渠道的建立有助于公司更多的发现潜在客户并了解其需求，从而向其销售产品或提供服务。】</w:t>
      </w:r>
    </w:p>
    <w:p w14:paraId="40B86748"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7D5F0207" w14:textId="224AE6E2"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87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7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自行决定和选择其在境内的分销渠道。</w:t>
      </w:r>
      <w:del w:id="88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8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的产品绝大多数是通过第三方分销商或零售商销售给最终客户的。公司需要对不同的分销渠道进行协调和维护，从而通过分销渠道销售其生产的产品。</w:t>
      </w:r>
    </w:p>
    <w:p w14:paraId="40DDD4AF" w14:textId="77777777" w:rsidR="00160A67" w:rsidRDefault="00160A67">
      <w:pPr>
        <w:keepNext/>
        <w:ind w:firstLine="482"/>
        <w:jc w:val="both"/>
        <w:rPr>
          <w:rFonts w:ascii="Times New Roman" w:eastAsia="宋体" w:hAnsi="Times New Roman" w:cs="Times New Roman"/>
          <w:b/>
          <w:bCs/>
          <w:u w:val="single"/>
        </w:rPr>
      </w:pPr>
    </w:p>
    <w:p w14:paraId="19350715"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客户服务</w:t>
      </w:r>
    </w:p>
    <w:p w14:paraId="225D6B60" w14:textId="77777777" w:rsidR="00160A67" w:rsidRDefault="00160A67">
      <w:pPr>
        <w:keepNext/>
        <w:jc w:val="both"/>
        <w:rPr>
          <w:rFonts w:ascii="Arial" w:eastAsia="黑体" w:hAnsi="Arial" w:cs="Arial"/>
        </w:rPr>
      </w:pPr>
    </w:p>
    <w:p w14:paraId="74ED04EF"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客户服务包括向客户提供产品信息、引导客户挑选产品、指导客户进行产品的保养和维护，以及提供技术支持和产品售后服务等。</w:t>
      </w:r>
    </w:p>
    <w:p w14:paraId="43E33478"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【示例语言：请按实际情况叙述该功能由哪家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些公司来承担，并且（各自）如何承担】</w:t>
      </w:r>
    </w:p>
    <w:p w14:paraId="7E60ABF1" w14:textId="44557269"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88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8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承诺其产品有</w:t>
      </w:r>
      <w:r>
        <w:rPr>
          <w:rStyle w:val="aff9"/>
          <w:rFonts w:ascii="Times New Roman" w:eastAsia="宋体" w:hAnsi="Times New Roman" w:cs="Times New Roman"/>
          <w:color w:val="FF0000"/>
        </w:rPr>
        <w:t>12</w:t>
      </w:r>
      <w:r>
        <w:rPr>
          <w:rStyle w:val="aff9"/>
          <w:rFonts w:ascii="Times New Roman" w:eastAsia="宋体" w:hAnsi="Times New Roman" w:cs="Times New Roman"/>
          <w:color w:val="FF0000"/>
        </w:rPr>
        <w:t>个月的质保期。</w:t>
      </w:r>
      <w:del w:id="88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8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负责对其各种产品确定不同的质量保证条款，并承担由此造成的保修成本。此外，</w:t>
      </w:r>
      <w:del w:id="88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8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成立了专门的售后服务团队向客户提供产品的维修和保养服务。</w:t>
      </w:r>
      <w:del w:id="88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8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的关联方向</w:t>
      </w:r>
      <w:del w:id="89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9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提供支持，尤其是在关联方提供的零部件发生质量问题的时候。</w:t>
      </w:r>
    </w:p>
    <w:p w14:paraId="5DB14046" w14:textId="77777777" w:rsidR="00160A67" w:rsidRDefault="00160A67">
      <w:pPr>
        <w:jc w:val="both"/>
        <w:rPr>
          <w:rFonts w:ascii="Arial" w:eastAsia="黑体" w:hAnsi="Arial" w:cs="Arial"/>
        </w:rPr>
      </w:pPr>
    </w:p>
    <w:p w14:paraId="73FBA3DB" w14:textId="1D130096" w:rsidR="00160A67" w:rsidRDefault="00000000">
      <w:pPr>
        <w:pStyle w:val="13"/>
        <w:numPr>
          <w:ilvl w:val="1"/>
          <w:numId w:val="30"/>
        </w:numPr>
        <w:jc w:val="both"/>
        <w:outlineLvl w:val="1"/>
        <w:rPr>
          <w:rFonts w:ascii="Times New Roman" w:hAnsi="Times New Roman" w:cs="Times New Roman"/>
          <w:sz w:val="30"/>
          <w:szCs w:val="30"/>
        </w:rPr>
      </w:pPr>
      <w:bookmarkStart w:id="892" w:name="_Toc144227493"/>
      <w:bookmarkStart w:id="893" w:name="_Toc13177"/>
      <w:bookmarkStart w:id="894" w:name="_Toc19663"/>
      <w:bookmarkStart w:id="895" w:name="_Toc6138"/>
      <w:del w:id="896" w:author="Tian Su" w:date="2024-12-30T11:34:00Z" w16du:dateUtc="2024-12-30T03:34:00Z">
        <w:r w:rsidDel="00FE6E4A">
          <w:rPr>
            <w:rFonts w:ascii="Times New Roman" w:hAnsi="Times New Roman" w:cs="Times New Roman" w:hint="eastAsia"/>
            <w:color w:val="FF0000"/>
            <w:sz w:val="30"/>
            <w:szCs w:val="30"/>
          </w:rPr>
          <w:delText>ABC</w:delText>
        </w:r>
        <w:r w:rsidDel="00FE6E4A">
          <w:rPr>
            <w:rFonts w:ascii="Times New Roman" w:hAnsi="Times New Roman" w:cs="Times New Roman" w:hint="eastAsia"/>
            <w:color w:val="FF0000"/>
            <w:sz w:val="30"/>
            <w:szCs w:val="30"/>
          </w:rPr>
          <w:delText>公司</w:delText>
        </w:r>
      </w:del>
      <w:ins w:id="897" w:author="Tian Su" w:date="2024-12-30T11:34:00Z" w16du:dateUtc="2024-12-30T03:34:00Z">
        <w:r w:rsidR="00FE6E4A">
          <w:rPr>
            <w:rFonts w:ascii="Times New Roman" w:hAnsi="Times New Roman" w:cs="Times New Roman" w:hint="eastAsia"/>
            <w:color w:val="FF0000"/>
            <w:sz w:val="30"/>
            <w:szCs w:val="30"/>
          </w:rPr>
          <w:t>【清单模板</w:t>
        </w:r>
        <w:r w:rsidR="00FE6E4A">
          <w:rPr>
            <w:rFonts w:ascii="Times New Roman" w:hAnsi="Times New Roman" w:cs="Times New Roman" w:hint="eastAsia"/>
            <w:color w:val="FF0000"/>
            <w:sz w:val="30"/>
            <w:szCs w:val="30"/>
          </w:rPr>
          <w:t>-</w:t>
        </w:r>
        <w:r w:rsidR="00FE6E4A">
          <w:rPr>
            <w:rFonts w:ascii="Times New Roman" w:hAnsi="Times New Roman" w:cs="Times New Roman" w:hint="eastAsia"/>
            <w:color w:val="FF0000"/>
            <w:sz w:val="30"/>
            <w:szCs w:val="30"/>
          </w:rPr>
          <w:t>数据表</w:t>
        </w:r>
        <w:r w:rsidR="00FE6E4A">
          <w:rPr>
            <w:rFonts w:ascii="Times New Roman" w:hAnsi="Times New Roman" w:cs="Times New Roman" w:hint="eastAsia"/>
            <w:color w:val="FF0000"/>
            <w:sz w:val="30"/>
            <w:szCs w:val="30"/>
          </w:rPr>
          <w:t>B5</w:t>
        </w:r>
        <w:r w:rsidR="00FE6E4A">
          <w:rPr>
            <w:rFonts w:ascii="Times New Roman" w:hAnsi="Times New Roman" w:cs="Times New Roman" w:hint="eastAsia"/>
            <w:color w:val="FF0000"/>
            <w:sz w:val="30"/>
            <w:szCs w:val="30"/>
          </w:rPr>
          <w:t>】</w:t>
        </w:r>
      </w:ins>
      <w:r>
        <w:rPr>
          <w:rFonts w:ascii="Times New Roman" w:hAnsi="Times New Roman" w:cs="Times New Roman" w:hint="eastAsia"/>
          <w:sz w:val="30"/>
          <w:szCs w:val="30"/>
        </w:rPr>
        <w:t>及其关联方承担的风险</w:t>
      </w:r>
      <w:bookmarkEnd w:id="892"/>
      <w:bookmarkEnd w:id="893"/>
      <w:bookmarkEnd w:id="894"/>
      <w:bookmarkEnd w:id="895"/>
    </w:p>
    <w:p w14:paraId="17C9EE0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根据</w:t>
      </w:r>
      <w:r>
        <w:rPr>
          <w:rStyle w:val="aff9"/>
          <w:rFonts w:ascii="Times New Roman" w:eastAsia="宋体" w:hAnsi="Times New Roman" w:cs="Times New Roman"/>
          <w:color w:val="auto"/>
        </w:rPr>
        <w:t>OECD</w:t>
      </w:r>
      <w:r>
        <w:rPr>
          <w:rStyle w:val="aff9"/>
          <w:rFonts w:ascii="Times New Roman" w:eastAsia="宋体" w:hAnsi="Times New Roman" w:cs="Times New Roman"/>
          <w:color w:val="auto"/>
        </w:rPr>
        <w:t>指南，公司承担的风险应与其控制该风险的能力相匹配。也就是说，承担风险的公司必须承担关键风险管理功能，且具备足够的财务能力承担风险的后果。风险可以通过签订合约在合约方之间进行分摊，前提是风险分摊应该符合上述原则。</w:t>
      </w:r>
    </w:p>
    <w:p w14:paraId="38BCC0D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lastRenderedPageBreak/>
        <w:t>【请描述合约的风险分摊。风险分摊可以通过明确的方式（如通过担保条款）或通过隐晦的方式（如通过保证给予公司的成本或收入确定回报的转让定价条款）。简要说明这些条款是如何与各方执行的风险管理功能相匹配的。】</w:t>
      </w:r>
    </w:p>
    <w:p w14:paraId="3C3E79C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w:t>
      </w:r>
    </w:p>
    <w:p w14:paraId="43D1BACD" w14:textId="2D6700F2"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根据关联各方间的合同，</w:t>
      </w:r>
      <w:del w:id="89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89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的关联方保证其提供的专利零部件完全无残次产品，且无对任何第三方无形资产权益的侵权。</w:t>
      </w:r>
      <w:del w:id="90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0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的关联方承诺在有不良产品的情况下，愿意提供替换零部件，且愿意就零部件使用问题或对第三方的侵权索赔对</w:t>
      </w:r>
      <w:del w:id="90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0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进行赔偿。这种契约性风险分摊应被尊重，因为</w:t>
      </w:r>
      <w:del w:id="90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0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的关联</w:t>
      </w:r>
      <w:proofErr w:type="gramStart"/>
      <w:r>
        <w:rPr>
          <w:rStyle w:val="aff9"/>
          <w:rFonts w:ascii="Times New Roman" w:eastAsia="宋体" w:hAnsi="Times New Roman" w:cs="Times New Roman"/>
          <w:color w:val="FF0000"/>
        </w:rPr>
        <w:t>方执行</w:t>
      </w:r>
      <w:proofErr w:type="gramEnd"/>
      <w:r>
        <w:rPr>
          <w:rStyle w:val="aff9"/>
          <w:rFonts w:ascii="Times New Roman" w:eastAsia="宋体" w:hAnsi="Times New Roman" w:cs="Times New Roman"/>
          <w:color w:val="FF0000"/>
        </w:rPr>
        <w:t>与无形资产开发和保护相关的所有功能。</w:t>
      </w:r>
    </w:p>
    <w:p w14:paraId="5FF83492"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br w:type="page"/>
      </w:r>
    </w:p>
    <w:p w14:paraId="5005A6AC" w14:textId="2DF0241C"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lastRenderedPageBreak/>
        <w:t>由于合同未以任何方式保证</w:t>
      </w:r>
      <w:del w:id="90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0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可获得确定的利润，</w:t>
      </w:r>
      <w:del w:id="90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0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承担与其生产和销售活动成败相关的风险。由于</w:t>
      </w:r>
      <w:del w:id="91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1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负责制定关键风险管理决策，如确定产品组合和产量，所以该风险分摊是合理的。</w:t>
      </w:r>
    </w:p>
    <w:p w14:paraId="03D7E1F7" w14:textId="77777777" w:rsidR="00160A67" w:rsidRDefault="00160A67">
      <w:pPr>
        <w:jc w:val="both"/>
        <w:rPr>
          <w:rFonts w:ascii="Arial" w:eastAsia="黑体" w:hAnsi="Arial" w:cs="Arial"/>
        </w:rPr>
      </w:pPr>
    </w:p>
    <w:p w14:paraId="0C046D2B" w14:textId="77777777" w:rsidR="00160A67" w:rsidRDefault="00000000">
      <w:pPr>
        <w:pStyle w:val="34"/>
        <w:keepNext/>
        <w:numPr>
          <w:ilvl w:val="2"/>
          <w:numId w:val="39"/>
        </w:numPr>
        <w:ind w:firstLine="482"/>
        <w:jc w:val="both"/>
        <w:rPr>
          <w:rFonts w:ascii="Times New Roman" w:eastAsia="宋体" w:hAnsi="Times New Roman" w:cs="Times New Roman"/>
        </w:rPr>
      </w:pPr>
      <w:bookmarkStart w:id="912" w:name="_Toc22428"/>
      <w:bookmarkStart w:id="913" w:name="_Toc144227494"/>
      <w:r>
        <w:rPr>
          <w:rFonts w:ascii="Times New Roman" w:eastAsia="宋体" w:hAnsi="Times New Roman" w:cs="Times New Roman"/>
        </w:rPr>
        <w:t>研发风险</w:t>
      </w:r>
      <w:bookmarkEnd w:id="912"/>
      <w:bookmarkEnd w:id="913"/>
    </w:p>
    <w:p w14:paraId="20DCB316" w14:textId="77777777" w:rsidR="00160A67" w:rsidRDefault="00160A67">
      <w:pPr>
        <w:keepNext/>
        <w:jc w:val="both"/>
        <w:rPr>
          <w:rFonts w:ascii="Arial" w:eastAsia="黑体" w:hAnsi="Arial" w:cs="Arial"/>
        </w:rPr>
      </w:pPr>
    </w:p>
    <w:p w14:paraId="4DCF09C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iCs w:val="0"/>
          <w:color w:val="000000" w:themeColor="text1"/>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r>
        <w:rPr>
          <w:rStyle w:val="aff9"/>
          <w:rFonts w:ascii="Times New Roman" w:eastAsia="宋体" w:hAnsi="Times New Roman" w:cs="Times New Roman"/>
          <w:color w:val="FF0000"/>
        </w:rPr>
        <w:t>【企业研发的无形资产侵害其他企业产权或被其他企业侵害产权的情况下，会产生侵权风险。】</w:t>
      </w:r>
    </w:p>
    <w:p w14:paraId="1AB6759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【示例语言：请按实际情况分析该风险由哪家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w:t>
      </w:r>
    </w:p>
    <w:p w14:paraId="64C96C48" w14:textId="2E2CFB86"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91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1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不承担任何研发功能，且不拥有任何集团无形资产。因此，所有研发和侵权风险均归属至</w:t>
      </w:r>
      <w:del w:id="91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1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的关联方来承担，其中包括：</w:t>
      </w:r>
    </w:p>
    <w:p w14:paraId="1E4BE4DE"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研发失败导致研发费用的发生无法形成成功的新产品或原有产品的改进；</w:t>
      </w:r>
    </w:p>
    <w:p w14:paraId="6097E2E7"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由其他公司宣称集团侵犯其无形资产产权而导致发生诉讼费用和不利判决的风险；或</w:t>
      </w:r>
    </w:p>
    <w:p w14:paraId="3DE891FB" w14:textId="77777777" w:rsidR="00160A67" w:rsidRDefault="00000000">
      <w:pPr>
        <w:pStyle w:val="aff8"/>
        <w:numPr>
          <w:ilvl w:val="0"/>
          <w:numId w:val="37"/>
        </w:numPr>
        <w:spacing w:beforeLines="50" w:before="120" w:line="360" w:lineRule="auto"/>
        <w:ind w:left="726" w:firstLine="480"/>
        <w:jc w:val="both"/>
        <w:rPr>
          <w:rFonts w:ascii="Times New Roman" w:eastAsia="宋体" w:hAnsi="Times New Roman" w:cs="Times New Roman"/>
          <w:color w:val="FF0000"/>
        </w:rPr>
      </w:pPr>
      <w:r>
        <w:rPr>
          <w:rFonts w:ascii="Times New Roman" w:eastAsia="宋体" w:hAnsi="Times New Roman" w:cs="Times New Roman"/>
          <w:color w:val="FF0000"/>
        </w:rPr>
        <w:t>由其他公司宣称集团侵犯其无形资产产权而导致发生诉讼费用和潜在亏损的风险。</w:t>
      </w:r>
    </w:p>
    <w:p w14:paraId="1E3530C3" w14:textId="06AE68FD"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所有集团的无形资产均会体现在关联</w:t>
      </w:r>
      <w:proofErr w:type="gramStart"/>
      <w:r>
        <w:rPr>
          <w:rStyle w:val="aff9"/>
          <w:rFonts w:ascii="Times New Roman" w:eastAsia="宋体" w:hAnsi="Times New Roman" w:cs="Times New Roman"/>
          <w:color w:val="FF0000"/>
        </w:rPr>
        <w:t>方供应</w:t>
      </w:r>
      <w:proofErr w:type="gramEnd"/>
      <w:r>
        <w:rPr>
          <w:rStyle w:val="aff9"/>
          <w:rFonts w:ascii="Times New Roman" w:eastAsia="宋体" w:hAnsi="Times New Roman" w:cs="Times New Roman"/>
          <w:color w:val="FF0000"/>
        </w:rPr>
        <w:t>的零部件上（不支付特许权使用费的情况下）。</w:t>
      </w:r>
      <w:del w:id="91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1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在其生产运营中不使用任何专利技术。由于</w:t>
      </w:r>
      <w:del w:id="92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2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的关联方在合同条款中向</w:t>
      </w:r>
      <w:del w:id="92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2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提供合理担保和赔偿保证，因此实际上这些风险由关联方承担。</w:t>
      </w:r>
    </w:p>
    <w:p w14:paraId="799C75DD" w14:textId="77777777" w:rsidR="00160A67" w:rsidRDefault="00160A67">
      <w:pPr>
        <w:jc w:val="both"/>
        <w:rPr>
          <w:rFonts w:ascii="Arial" w:hAnsi="Arial" w:cs="Arial"/>
        </w:rPr>
      </w:pPr>
    </w:p>
    <w:p w14:paraId="02629500" w14:textId="77777777" w:rsidR="00160A67" w:rsidRDefault="00000000">
      <w:pPr>
        <w:pStyle w:val="34"/>
        <w:keepNext/>
        <w:numPr>
          <w:ilvl w:val="2"/>
          <w:numId w:val="39"/>
        </w:numPr>
        <w:ind w:firstLine="482"/>
        <w:jc w:val="both"/>
        <w:rPr>
          <w:rFonts w:ascii="Times New Roman" w:eastAsia="宋体" w:hAnsi="Times New Roman" w:cs="Times New Roman"/>
        </w:rPr>
      </w:pPr>
      <w:bookmarkStart w:id="924" w:name="_Toc144227495"/>
      <w:bookmarkStart w:id="925" w:name="_Toc7493"/>
      <w:r>
        <w:rPr>
          <w:rFonts w:ascii="Times New Roman" w:eastAsia="宋体" w:hAnsi="Times New Roman" w:cs="Times New Roman"/>
        </w:rPr>
        <w:t>生产风险</w:t>
      </w:r>
      <w:bookmarkEnd w:id="924"/>
      <w:bookmarkEnd w:id="925"/>
    </w:p>
    <w:p w14:paraId="1AFAE244" w14:textId="77777777" w:rsidR="00160A67" w:rsidRDefault="00160A67">
      <w:pPr>
        <w:keepNext/>
        <w:jc w:val="both"/>
        <w:rPr>
          <w:rFonts w:ascii="Arial" w:eastAsia="黑体" w:hAnsi="Arial" w:cs="Arial"/>
        </w:rPr>
      </w:pPr>
    </w:p>
    <w:p w14:paraId="25C70633"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生产风险是指当生产成本（例如，原材料成本、劳动力成本波动，产能利用率等）或是生产过程中因技术应用不当或者设备故障导致的生产停滞或者产品质量下降带来的相关风险。</w:t>
      </w:r>
    </w:p>
    <w:p w14:paraId="5F45A58C"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lastRenderedPageBreak/>
        <w:t>【示例语言：请按实际情况分析该风险由哪家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w:t>
      </w:r>
    </w:p>
    <w:p w14:paraId="0DECCF98" w14:textId="1A9B2C18"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92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2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负责与客户签订合同，并确定生产水平，因此其承担生产风险。</w:t>
      </w:r>
      <w:del w:id="92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2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也负责及时向关联方采购零部件以满足其产程要求。</w:t>
      </w:r>
    </w:p>
    <w:p w14:paraId="50E4A4A1"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产能风险</w:t>
      </w:r>
    </w:p>
    <w:p w14:paraId="6E8C86FB"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【提示：产能风险是指由于缺少订单、市场需求下降、价格过低等因素造成的企业投入的固定成本无法被全额补偿的风险。】</w:t>
      </w:r>
    </w:p>
    <w:p w14:paraId="20234ADD" w14:textId="77777777" w:rsidR="00160A67" w:rsidRDefault="00000000">
      <w:pPr>
        <w:spacing w:beforeLines="50" w:before="120" w:line="360" w:lineRule="auto"/>
        <w:ind w:firstLineChars="200" w:firstLine="480"/>
        <w:rPr>
          <w:rFonts w:ascii="Arial" w:eastAsia="黑体" w:hAnsi="Arial" w:cs="Arial"/>
          <w:color w:val="06A2E0" w:themeColor="accent1"/>
        </w:rPr>
      </w:pPr>
      <w:r>
        <w:rPr>
          <w:rStyle w:val="aff9"/>
          <w:rFonts w:ascii="Times New Roman" w:eastAsia="宋体" w:hAnsi="Times New Roman" w:cs="Times New Roman"/>
          <w:color w:val="FF0000"/>
        </w:rPr>
        <w:t>【示例语言：请按实际情况分析该风险由哪家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w:t>
      </w:r>
    </w:p>
    <w:p w14:paraId="04FBC78C" w14:textId="3CE7EE35"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有营销功能的情况：</w:t>
      </w:r>
      <w:del w:id="93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3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利用其营运资金购置固定资产，并在一定的期限内对这些资产进行折旧。由于</w:t>
      </w:r>
      <w:del w:id="93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3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负责境内市场的开发和销售功能，因此市场的波动可能导致公司无法实现足够的收入或产销量来弥补其固定资产的折旧费用。因此，</w:t>
      </w:r>
      <w:del w:id="93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3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承担产能利用不足的风险。</w:t>
      </w:r>
    </w:p>
    <w:p w14:paraId="4A22EF5F" w14:textId="7CEED3F9"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无营销功能的情况：</w:t>
      </w:r>
      <w:del w:id="93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3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作为生产企业为了能够持续经营，在生产活动中持有相应的固定成本。该固定成本无法顺应市场的短期需求变化而得以迅速进行相应的调整，比如说如果为了应对暂时性的需求减少而对生产设备进行处置，或者对熟练工人进行解雇的情况下，</w:t>
      </w:r>
      <w:del w:id="93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3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将无法应对市场恢复后的需求状况并因此错过商机，如果对生产设备进行重新采购那么则要投入更多的成本。因此，为了中长期的事业经营，</w:t>
      </w:r>
      <w:del w:id="94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4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承担产能利用不足的风险。</w:t>
      </w:r>
    </w:p>
    <w:p w14:paraId="3945DB1D" w14:textId="77777777" w:rsidR="00160A67" w:rsidRDefault="00160A67">
      <w:pPr>
        <w:jc w:val="both"/>
        <w:rPr>
          <w:rFonts w:ascii="Arial" w:eastAsia="黑体" w:hAnsi="Arial" w:cs="Arial"/>
        </w:rPr>
      </w:pPr>
    </w:p>
    <w:p w14:paraId="47F3CBF0" w14:textId="77777777" w:rsidR="00160A67" w:rsidRDefault="00000000">
      <w:pPr>
        <w:pStyle w:val="34"/>
        <w:keepNext/>
        <w:numPr>
          <w:ilvl w:val="2"/>
          <w:numId w:val="39"/>
        </w:numPr>
        <w:ind w:firstLine="482"/>
        <w:jc w:val="both"/>
        <w:rPr>
          <w:rFonts w:ascii="Times New Roman" w:eastAsia="宋体" w:hAnsi="Times New Roman" w:cs="Times New Roman"/>
        </w:rPr>
      </w:pPr>
      <w:bookmarkStart w:id="942" w:name="_Toc23049"/>
      <w:bookmarkStart w:id="943" w:name="_Toc144227496"/>
      <w:r>
        <w:rPr>
          <w:rFonts w:ascii="Times New Roman" w:eastAsia="宋体" w:hAnsi="Times New Roman" w:cs="Times New Roman"/>
        </w:rPr>
        <w:t>市场风险</w:t>
      </w:r>
      <w:bookmarkEnd w:id="942"/>
      <w:bookmarkEnd w:id="943"/>
    </w:p>
    <w:p w14:paraId="6EE39F4F" w14:textId="77777777" w:rsidR="00160A67" w:rsidRDefault="00160A67">
      <w:pPr>
        <w:keepNext/>
        <w:jc w:val="both"/>
        <w:rPr>
          <w:rFonts w:ascii="Arial" w:eastAsia="黑体" w:hAnsi="Arial" w:cs="Arial"/>
        </w:rPr>
      </w:pPr>
    </w:p>
    <w:p w14:paraId="2D6393D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市场风险主要由市场竞争、需求波动、销售不畅，或无法开发特定市场，无法向特定市场提供满足其需求的产品等因素造成。</w:t>
      </w:r>
    </w:p>
    <w:p w14:paraId="602B2F37"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【示例语言：请按实际情况分析该风险由哪家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w:t>
      </w:r>
    </w:p>
    <w:p w14:paraId="73BF2CD7" w14:textId="4761C521"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94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4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负责在中国市场进行业务拓展。如果境内市场规模发生收缩或者消费者的偏好发生变化，这可能会导致公司的销售下降。因此，</w:t>
      </w:r>
      <w:del w:id="94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4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承担主要的市场风险。</w:t>
      </w:r>
    </w:p>
    <w:p w14:paraId="08282879" w14:textId="3F7BC0CB"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lastRenderedPageBreak/>
        <w:t>另外，在</w:t>
      </w:r>
      <w:del w:id="94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4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销售下降的情况下，</w:t>
      </w:r>
      <w:del w:id="95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5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关联方也会因为</w:t>
      </w:r>
      <w:del w:id="95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5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缩减了对其的采购量，而间接上受到境内市场下滑的影响，因此</w:t>
      </w:r>
      <w:del w:id="95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5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关联方亦需承担少量的市场风险。</w:t>
      </w:r>
    </w:p>
    <w:p w14:paraId="07A560E2" w14:textId="77777777" w:rsidR="00160A67" w:rsidRDefault="00160A67">
      <w:pPr>
        <w:jc w:val="both"/>
        <w:rPr>
          <w:rFonts w:ascii="Arial" w:eastAsia="黑体" w:hAnsi="Arial" w:cs="Arial"/>
        </w:rPr>
      </w:pPr>
    </w:p>
    <w:p w14:paraId="6E82770B" w14:textId="77777777" w:rsidR="00160A67" w:rsidRDefault="00000000">
      <w:pPr>
        <w:pStyle w:val="34"/>
        <w:keepNext/>
        <w:numPr>
          <w:ilvl w:val="2"/>
          <w:numId w:val="39"/>
        </w:numPr>
        <w:ind w:firstLine="482"/>
        <w:rPr>
          <w:rFonts w:ascii="Times New Roman" w:eastAsia="宋体" w:hAnsi="Times New Roman" w:cs="Times New Roman"/>
        </w:rPr>
      </w:pPr>
      <w:bookmarkStart w:id="956" w:name="_Toc26670"/>
      <w:bookmarkStart w:id="957" w:name="_Toc144227497"/>
      <w:r>
        <w:rPr>
          <w:rFonts w:ascii="Times New Roman" w:eastAsia="宋体" w:hAnsi="Times New Roman" w:cs="Times New Roman"/>
        </w:rPr>
        <w:t>存货风险</w:t>
      </w:r>
      <w:bookmarkEnd w:id="956"/>
      <w:bookmarkEnd w:id="957"/>
    </w:p>
    <w:p w14:paraId="1E1DE300" w14:textId="77777777" w:rsidR="00160A67" w:rsidRDefault="00160A67">
      <w:pPr>
        <w:keepNext/>
        <w:rPr>
          <w:rFonts w:ascii="Arial" w:eastAsia="黑体" w:hAnsi="Arial" w:cs="Arial"/>
        </w:rPr>
      </w:pPr>
    </w:p>
    <w:p w14:paraId="7B9A302B"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存货风险指由于存货过多或过少而造成的损失，原材料、半成品或产成品的过时、无使用价值或毁损等因素所导致其售价无法弥补其生产成本而造成的损失。</w:t>
      </w:r>
    </w:p>
    <w:p w14:paraId="6536D229"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【示例语言：请按实际情况分析该风险由哪家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w:t>
      </w:r>
    </w:p>
    <w:p w14:paraId="03296882" w14:textId="2BBFD09C"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95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5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生产部门根据销售部门的销售预期和订单数量制订生产计划并组织安排生产活动；而采购部门则根据生产计划及库存水平决定原材料的采购数量。如果市场状况发生变化或者相应的销售预期未准确反映市场需求，公司将会承担因存货水平过高或过低而带来的风险。另外，在</w:t>
      </w:r>
      <w:del w:id="96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6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所处的行业，竞争十分激烈且频繁引进新产品，其产品可能会因过时而不被市场所接受。因此，</w:t>
      </w:r>
      <w:del w:id="96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6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承担存货风险。</w:t>
      </w:r>
    </w:p>
    <w:p w14:paraId="669AEF22" w14:textId="77777777" w:rsidR="00160A67" w:rsidRDefault="00160A67">
      <w:pPr>
        <w:jc w:val="both"/>
        <w:rPr>
          <w:rFonts w:ascii="Arial" w:eastAsia="黑体" w:hAnsi="Arial" w:cs="Arial"/>
        </w:rPr>
      </w:pPr>
    </w:p>
    <w:p w14:paraId="60D4D620" w14:textId="77777777" w:rsidR="00160A67" w:rsidRDefault="00000000">
      <w:pPr>
        <w:pStyle w:val="34"/>
        <w:keepNext/>
        <w:numPr>
          <w:ilvl w:val="2"/>
          <w:numId w:val="39"/>
        </w:numPr>
        <w:ind w:firstLine="482"/>
        <w:jc w:val="both"/>
        <w:rPr>
          <w:rFonts w:ascii="Times New Roman" w:eastAsia="宋体" w:hAnsi="Times New Roman" w:cs="Times New Roman"/>
        </w:rPr>
      </w:pPr>
      <w:bookmarkStart w:id="964" w:name="_Toc144227498"/>
      <w:bookmarkStart w:id="965" w:name="_Toc26461"/>
      <w:r>
        <w:rPr>
          <w:rFonts w:ascii="Times New Roman" w:eastAsia="宋体" w:hAnsi="Times New Roman" w:cs="Times New Roman"/>
        </w:rPr>
        <w:t>产品责任风险</w:t>
      </w:r>
      <w:bookmarkEnd w:id="964"/>
      <w:bookmarkEnd w:id="965"/>
    </w:p>
    <w:p w14:paraId="6027743F" w14:textId="77777777" w:rsidR="00160A67" w:rsidRDefault="00160A67">
      <w:pPr>
        <w:keepNext/>
        <w:jc w:val="both"/>
        <w:rPr>
          <w:rFonts w:ascii="Arial" w:eastAsia="黑体" w:hAnsi="Arial" w:cs="Arial"/>
        </w:rPr>
      </w:pPr>
    </w:p>
    <w:p w14:paraId="64A380E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产品责任风险指公司因其产品质量不合格而相应承担的赔偿责任或名誉受损的风险。</w:t>
      </w:r>
    </w:p>
    <w:p w14:paraId="6F9627D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【示例语言：请按实际情况分析该风险由哪家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w:t>
      </w:r>
    </w:p>
    <w:p w14:paraId="6E825257" w14:textId="7C078CAB"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就</w:t>
      </w:r>
      <w:del w:id="96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6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从关联公司采购零部件，所有与该零部件的质量相关的风险应由关联公司来承担。然而，由于关联公司执行了严格的质量控制程序，并且这些原材料的质量在当初出口前已经被严格审核过，在复核期内其发生质量问题的情况较少。</w:t>
      </w:r>
      <w:del w:id="96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6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则需对其所生产和销售的产品承担相应的产品责任风险。</w:t>
      </w:r>
    </w:p>
    <w:p w14:paraId="189DD682" w14:textId="77777777" w:rsidR="00160A67" w:rsidRDefault="00160A67">
      <w:pPr>
        <w:jc w:val="both"/>
        <w:rPr>
          <w:rFonts w:ascii="Arial" w:eastAsia="黑体" w:hAnsi="Arial" w:cs="Arial"/>
        </w:rPr>
      </w:pPr>
    </w:p>
    <w:p w14:paraId="7A3AF949" w14:textId="77777777" w:rsidR="00160A67" w:rsidRDefault="00000000">
      <w:pPr>
        <w:pStyle w:val="34"/>
        <w:keepNext/>
        <w:numPr>
          <w:ilvl w:val="2"/>
          <w:numId w:val="39"/>
        </w:numPr>
        <w:ind w:firstLine="482"/>
        <w:jc w:val="both"/>
        <w:rPr>
          <w:rFonts w:ascii="Times New Roman" w:eastAsia="宋体" w:hAnsi="Times New Roman" w:cs="Times New Roman"/>
        </w:rPr>
      </w:pPr>
      <w:bookmarkStart w:id="970" w:name="_Toc18474"/>
      <w:bookmarkStart w:id="971" w:name="_Toc144227499"/>
      <w:r>
        <w:rPr>
          <w:rFonts w:ascii="Times New Roman" w:eastAsia="宋体" w:hAnsi="Times New Roman" w:cs="Times New Roman"/>
        </w:rPr>
        <w:lastRenderedPageBreak/>
        <w:t>信用风险</w:t>
      </w:r>
      <w:bookmarkEnd w:id="970"/>
      <w:bookmarkEnd w:id="971"/>
    </w:p>
    <w:p w14:paraId="437A7156" w14:textId="77777777" w:rsidR="00160A67" w:rsidRDefault="00160A67">
      <w:pPr>
        <w:keepNext/>
        <w:jc w:val="both"/>
        <w:rPr>
          <w:rFonts w:ascii="Arial" w:eastAsia="黑体" w:hAnsi="Arial" w:cs="Arial"/>
        </w:rPr>
      </w:pPr>
    </w:p>
    <w:p w14:paraId="4B5AC7FC"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在先交货（或先提供劳务）后付款的情况下，销售方（或劳务提供方）在未来有可能不能如期或全额收到货款，相应的风险便是信用风险。</w:t>
      </w:r>
    </w:p>
    <w:p w14:paraId="74B6DCEB"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【示例语言：请按实际情况分析该风险由哪家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w:t>
      </w:r>
    </w:p>
    <w:p w14:paraId="2646236D" w14:textId="18E8B368"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由于</w:t>
      </w:r>
      <w:del w:id="97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7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关联方的产品主要销售给集团内的关联公司，故它们几乎不用承担因客户违约而导致的信用风险。另一方面，</w:t>
      </w:r>
      <w:del w:id="97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7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在中国市场与第三方客户进行交易，因此需要承担相应的信用风险。</w:t>
      </w:r>
    </w:p>
    <w:p w14:paraId="6BC9D068" w14:textId="77777777" w:rsidR="00160A67" w:rsidRDefault="00160A67">
      <w:pPr>
        <w:jc w:val="both"/>
        <w:rPr>
          <w:rFonts w:ascii="Arial" w:eastAsia="黑体" w:hAnsi="Arial" w:cs="Arial"/>
        </w:rPr>
      </w:pPr>
    </w:p>
    <w:p w14:paraId="384D0E62" w14:textId="77777777" w:rsidR="00160A67" w:rsidRDefault="00000000">
      <w:pPr>
        <w:pStyle w:val="34"/>
        <w:keepNext/>
        <w:numPr>
          <w:ilvl w:val="2"/>
          <w:numId w:val="39"/>
        </w:numPr>
        <w:ind w:firstLine="482"/>
        <w:jc w:val="both"/>
        <w:rPr>
          <w:rFonts w:ascii="Times New Roman" w:eastAsia="宋体" w:hAnsi="Times New Roman" w:cs="Times New Roman"/>
        </w:rPr>
      </w:pPr>
      <w:bookmarkStart w:id="976" w:name="_Toc14633"/>
      <w:bookmarkStart w:id="977" w:name="_Toc144227500"/>
      <w:r>
        <w:rPr>
          <w:rFonts w:ascii="Times New Roman" w:eastAsia="宋体" w:hAnsi="Times New Roman" w:cs="Times New Roman"/>
        </w:rPr>
        <w:t>外汇风险</w:t>
      </w:r>
      <w:bookmarkEnd w:id="976"/>
      <w:bookmarkEnd w:id="977"/>
    </w:p>
    <w:p w14:paraId="7F2D8EF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公司在使用非本位币进行国际交易结算时，由于汇率的变化可能遭受的损失即为汇率风险。</w:t>
      </w:r>
    </w:p>
    <w:p w14:paraId="11D2202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【示例语言：请按实际情况分析该风险由哪家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些公司来承担】</w:t>
      </w:r>
    </w:p>
    <w:p w14:paraId="452929CD" w14:textId="10E91050"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97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7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所有与境外关联方之间的交易都是以美元结算的。因此，</w:t>
      </w:r>
      <w:del w:id="98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8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需要承担由于美元和人民币兑换汇率波动所造成的汇兑风险。</w:t>
      </w:r>
    </w:p>
    <w:p w14:paraId="573573F0" w14:textId="77777777" w:rsidR="00160A67" w:rsidRDefault="00160A67">
      <w:pPr>
        <w:jc w:val="both"/>
        <w:rPr>
          <w:rFonts w:ascii="Arial" w:eastAsia="黑体" w:hAnsi="Arial" w:cs="Arial"/>
        </w:rPr>
      </w:pPr>
    </w:p>
    <w:p w14:paraId="38ADAF8E" w14:textId="58238AA7" w:rsidR="00160A67" w:rsidRDefault="00000000">
      <w:pPr>
        <w:pStyle w:val="13"/>
        <w:numPr>
          <w:ilvl w:val="1"/>
          <w:numId w:val="30"/>
        </w:numPr>
        <w:jc w:val="both"/>
        <w:outlineLvl w:val="1"/>
        <w:rPr>
          <w:rFonts w:ascii="Times New Roman" w:hAnsi="Times New Roman" w:cs="Times New Roman"/>
          <w:sz w:val="30"/>
          <w:szCs w:val="30"/>
        </w:rPr>
      </w:pPr>
      <w:bookmarkStart w:id="982" w:name="_Toc23702"/>
      <w:bookmarkStart w:id="983" w:name="_Toc19064"/>
      <w:bookmarkStart w:id="984" w:name="_Toc24748"/>
      <w:bookmarkStart w:id="985" w:name="_Toc144227501"/>
      <w:del w:id="986" w:author="Tian Su" w:date="2024-12-30T11:34:00Z" w16du:dateUtc="2024-12-30T03:34:00Z">
        <w:r w:rsidDel="00FE6E4A">
          <w:rPr>
            <w:rFonts w:ascii="Times New Roman" w:hAnsi="Times New Roman" w:cs="Times New Roman" w:hint="eastAsia"/>
            <w:color w:val="FF0000"/>
            <w:sz w:val="30"/>
            <w:szCs w:val="30"/>
          </w:rPr>
          <w:delText>ABC</w:delText>
        </w:r>
        <w:r w:rsidDel="00FE6E4A">
          <w:rPr>
            <w:rFonts w:ascii="Times New Roman" w:hAnsi="Times New Roman" w:cs="Times New Roman" w:hint="eastAsia"/>
            <w:color w:val="FF0000"/>
            <w:sz w:val="30"/>
            <w:szCs w:val="30"/>
          </w:rPr>
          <w:delText>公司</w:delText>
        </w:r>
      </w:del>
      <w:ins w:id="987" w:author="Tian Su" w:date="2024-12-30T11:34:00Z" w16du:dateUtc="2024-12-30T03:34:00Z">
        <w:r w:rsidR="00FE6E4A">
          <w:rPr>
            <w:rFonts w:ascii="Times New Roman" w:hAnsi="Times New Roman" w:cs="Times New Roman" w:hint="eastAsia"/>
            <w:color w:val="FF0000"/>
            <w:sz w:val="30"/>
            <w:szCs w:val="30"/>
          </w:rPr>
          <w:t>【清单模板</w:t>
        </w:r>
        <w:r w:rsidR="00FE6E4A">
          <w:rPr>
            <w:rFonts w:ascii="Times New Roman" w:hAnsi="Times New Roman" w:cs="Times New Roman" w:hint="eastAsia"/>
            <w:color w:val="FF0000"/>
            <w:sz w:val="30"/>
            <w:szCs w:val="30"/>
          </w:rPr>
          <w:t>-</w:t>
        </w:r>
        <w:r w:rsidR="00FE6E4A">
          <w:rPr>
            <w:rFonts w:ascii="Times New Roman" w:hAnsi="Times New Roman" w:cs="Times New Roman" w:hint="eastAsia"/>
            <w:color w:val="FF0000"/>
            <w:sz w:val="30"/>
            <w:szCs w:val="30"/>
          </w:rPr>
          <w:t>数据表</w:t>
        </w:r>
        <w:r w:rsidR="00FE6E4A">
          <w:rPr>
            <w:rFonts w:ascii="Times New Roman" w:hAnsi="Times New Roman" w:cs="Times New Roman" w:hint="eastAsia"/>
            <w:color w:val="FF0000"/>
            <w:sz w:val="30"/>
            <w:szCs w:val="30"/>
          </w:rPr>
          <w:t>B5</w:t>
        </w:r>
        <w:r w:rsidR="00FE6E4A">
          <w:rPr>
            <w:rFonts w:ascii="Times New Roman" w:hAnsi="Times New Roman" w:cs="Times New Roman" w:hint="eastAsia"/>
            <w:color w:val="FF0000"/>
            <w:sz w:val="30"/>
            <w:szCs w:val="30"/>
          </w:rPr>
          <w:t>】</w:t>
        </w:r>
      </w:ins>
      <w:r>
        <w:rPr>
          <w:rFonts w:ascii="Times New Roman" w:hAnsi="Times New Roman" w:cs="Times New Roman" w:hint="eastAsia"/>
          <w:sz w:val="30"/>
          <w:szCs w:val="30"/>
        </w:rPr>
        <w:t>及其关联方使用资产信息</w:t>
      </w:r>
      <w:bookmarkEnd w:id="982"/>
      <w:bookmarkEnd w:id="983"/>
      <w:bookmarkEnd w:id="984"/>
      <w:bookmarkEnd w:id="985"/>
    </w:p>
    <w:p w14:paraId="7A34AD9A" w14:textId="77777777" w:rsidR="00160A67" w:rsidRDefault="00160A67">
      <w:pPr>
        <w:keepNext/>
        <w:rPr>
          <w:rFonts w:ascii="Arial" w:eastAsia="黑体" w:hAnsi="Arial" w:cs="Arial"/>
        </w:rPr>
      </w:pPr>
    </w:p>
    <w:p w14:paraId="51F4F70A"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企业及关联方使用的资产可以分为两类：有形资产，通常会体现在企业的资产负债表上；转让定价范畴中的无形资产，通常不会体现在企业的资产负债表上。</w:t>
      </w:r>
    </w:p>
    <w:p w14:paraId="3DB60B7B" w14:textId="77777777" w:rsidR="00160A67" w:rsidRDefault="00160A67">
      <w:pPr>
        <w:rPr>
          <w:rFonts w:ascii="Arial" w:eastAsia="黑体" w:hAnsi="Arial" w:cs="Arial"/>
        </w:rPr>
      </w:pPr>
    </w:p>
    <w:p w14:paraId="0BE34727" w14:textId="77777777" w:rsidR="00160A67" w:rsidRDefault="00000000">
      <w:pPr>
        <w:pStyle w:val="34"/>
        <w:keepNext/>
        <w:numPr>
          <w:ilvl w:val="2"/>
          <w:numId w:val="40"/>
        </w:numPr>
        <w:ind w:firstLine="482"/>
        <w:rPr>
          <w:rFonts w:ascii="Times New Roman" w:eastAsia="宋体" w:hAnsi="Times New Roman" w:cs="Times New Roman"/>
        </w:rPr>
      </w:pPr>
      <w:bookmarkStart w:id="988" w:name="_Toc7314"/>
      <w:bookmarkStart w:id="989" w:name="_Toc144227502"/>
      <w:r>
        <w:rPr>
          <w:rFonts w:ascii="Times New Roman" w:eastAsia="宋体" w:hAnsi="Times New Roman" w:cs="Times New Roman"/>
        </w:rPr>
        <w:t>有形资产</w:t>
      </w:r>
      <w:bookmarkEnd w:id="988"/>
      <w:bookmarkEnd w:id="989"/>
    </w:p>
    <w:p w14:paraId="292D5200" w14:textId="77777777" w:rsidR="00160A67" w:rsidRDefault="00160A67">
      <w:pPr>
        <w:keepNext/>
        <w:rPr>
          <w:rFonts w:ascii="Arial" w:eastAsia="黑体" w:hAnsi="Arial" w:cs="Arial"/>
        </w:rPr>
      </w:pPr>
    </w:p>
    <w:p w14:paraId="4AAF91A2" w14:textId="65FA4CA0"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下表总结了</w:t>
      </w:r>
      <w:del w:id="990" w:author="Tian Su" w:date="2024-12-30T11:30:00Z" w16du:dateUtc="2024-12-30T03:30:00Z">
        <w:r w:rsidDel="00FE6E4A">
          <w:rPr>
            <w:rStyle w:val="aff9"/>
            <w:rFonts w:ascii="Times New Roman" w:eastAsia="宋体" w:hAnsi="Times New Roman" w:cs="Times New Roman" w:hint="eastAsia"/>
            <w:color w:val="FF0000"/>
          </w:rPr>
          <w:delText>20XX</w:delText>
        </w:r>
      </w:del>
      <w:ins w:id="991" w:author="Tian Su" w:date="2024-12-30T11:30:00Z" w16du:dateUtc="2024-12-30T03:30:00Z">
        <w:r w:rsidR="00FE6E4A">
          <w:rPr>
            <w:rStyle w:val="aff9"/>
            <w:rFonts w:ascii="Times New Roman" w:eastAsia="宋体" w:hAnsi="Times New Roman" w:cs="Times New Roman" w:hint="eastAsia"/>
            <w:color w:val="FF0000"/>
          </w:rPr>
          <w:t>【清单模板</w:t>
        </w:r>
        <w:r w:rsidR="00FE6E4A">
          <w:rPr>
            <w:rStyle w:val="aff9"/>
            <w:rFonts w:ascii="Times New Roman" w:eastAsia="宋体" w:hAnsi="Times New Roman" w:cs="Times New Roman" w:hint="eastAsia"/>
            <w:color w:val="FF0000"/>
          </w:rPr>
          <w:t>-</w:t>
        </w:r>
        <w:r w:rsidR="00FE6E4A">
          <w:rPr>
            <w:rStyle w:val="aff9"/>
            <w:rFonts w:ascii="Times New Roman" w:eastAsia="宋体" w:hAnsi="Times New Roman" w:cs="Times New Roman" w:hint="eastAsia"/>
            <w:color w:val="FF0000"/>
          </w:rPr>
          <w:t>数据表</w:t>
        </w:r>
        <w:r w:rsidR="00FE6E4A">
          <w:rPr>
            <w:rStyle w:val="aff9"/>
            <w:rFonts w:ascii="Times New Roman" w:eastAsia="宋体" w:hAnsi="Times New Roman" w:cs="Times New Roman" w:hint="eastAsia"/>
            <w:color w:val="FF0000"/>
          </w:rPr>
          <w:t>B2</w:t>
        </w:r>
        <w:r w:rsidR="00FE6E4A">
          <w:rPr>
            <w:rStyle w:val="aff9"/>
            <w:rFonts w:ascii="Times New Roman" w:eastAsia="宋体" w:hAnsi="Times New Roman" w:cs="Times New Roman" w:hint="eastAsia"/>
            <w:color w:val="FF0000"/>
          </w:rPr>
          <w:t>】</w:t>
        </w:r>
      </w:ins>
      <w:r>
        <w:rPr>
          <w:rStyle w:val="aff9"/>
          <w:rFonts w:ascii="Times New Roman" w:eastAsia="宋体" w:hAnsi="Times New Roman" w:cs="Times New Roman"/>
          <w:color w:val="auto"/>
        </w:rPr>
        <w:t>年度</w:t>
      </w:r>
      <w:del w:id="99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99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的有形资产信息。</w:t>
      </w:r>
    </w:p>
    <w:p w14:paraId="4C72C034" w14:textId="77777777" w:rsidR="00160A67" w:rsidRDefault="00160A67">
      <w:pPr>
        <w:keepNext/>
        <w:ind w:firstLineChars="200" w:firstLine="480"/>
        <w:rPr>
          <w:rFonts w:ascii="Arial" w:eastAsia="黑体" w:hAnsi="Arial" w:cs="Arial"/>
        </w:rPr>
      </w:pPr>
    </w:p>
    <w:p w14:paraId="69446840" w14:textId="4E5A8AA3" w:rsidR="00160A67" w:rsidRDefault="00000000">
      <w:pPr>
        <w:pStyle w:val="ac"/>
        <w:spacing w:beforeLines="50" w:before="120" w:line="360" w:lineRule="auto"/>
        <w:ind w:firstLine="482"/>
        <w:jc w:val="center"/>
        <w:rPr>
          <w:rFonts w:ascii="Times New Roman" w:eastAsia="宋体" w:hAnsi="Times New Roman" w:cs="Times New Roman"/>
        </w:rPr>
      </w:pPr>
      <w:bookmarkStart w:id="994" w:name="_Toc143535411"/>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18</w:t>
      </w:r>
      <w:r>
        <w:rPr>
          <w:rFonts w:ascii="Times New Roman" w:eastAsia="宋体" w:hAnsi="Times New Roman" w:cs="Times New Roman"/>
        </w:rPr>
        <w:fldChar w:fldCharType="end"/>
      </w:r>
      <w:r>
        <w:rPr>
          <w:rFonts w:ascii="Times New Roman" w:eastAsia="宋体" w:hAnsi="Times New Roman" w:cs="Times New Roman"/>
        </w:rPr>
        <w:t>：</w:t>
      </w:r>
      <w:del w:id="995" w:author="Tian Su" w:date="2024-12-30T11:34:00Z" w16du:dateUtc="2024-12-30T03:34:00Z">
        <w:r w:rsidDel="00FE6E4A">
          <w:rPr>
            <w:rFonts w:ascii="Times New Roman" w:eastAsia="宋体" w:hAnsi="Times New Roman" w:cs="Times New Roman"/>
          </w:rPr>
          <w:delText>ABC</w:delText>
        </w:r>
        <w:r w:rsidDel="00FE6E4A">
          <w:rPr>
            <w:rFonts w:ascii="Times New Roman" w:eastAsia="宋体" w:hAnsi="Times New Roman" w:cs="Times New Roman"/>
          </w:rPr>
          <w:delText>公司</w:delText>
        </w:r>
      </w:del>
      <w:ins w:id="996" w:author="Tian Su" w:date="2024-12-30T11:34:00Z" w16du:dateUtc="2024-12-30T03:34:00Z">
        <w:r w:rsidR="00FE6E4A">
          <w:rPr>
            <w:rFonts w:ascii="Times New Roman" w:eastAsia="宋体" w:hAnsi="Times New Roman" w:cs="Times New Roman"/>
          </w:rPr>
          <w:t>【清单模板</w:t>
        </w:r>
        <w:r w:rsidR="00FE6E4A">
          <w:rPr>
            <w:rFonts w:ascii="Times New Roman" w:eastAsia="宋体" w:hAnsi="Times New Roman" w:cs="Times New Roman"/>
          </w:rPr>
          <w:t>-</w:t>
        </w:r>
        <w:r w:rsidR="00FE6E4A">
          <w:rPr>
            <w:rFonts w:ascii="Times New Roman" w:eastAsia="宋体" w:hAnsi="Times New Roman" w:cs="Times New Roman"/>
          </w:rPr>
          <w:t>数据表</w:t>
        </w:r>
        <w:r w:rsidR="00FE6E4A">
          <w:rPr>
            <w:rFonts w:ascii="Times New Roman" w:eastAsia="宋体" w:hAnsi="Times New Roman" w:cs="Times New Roman"/>
          </w:rPr>
          <w:t>B5</w:t>
        </w:r>
        <w:r w:rsidR="00FE6E4A">
          <w:rPr>
            <w:rFonts w:ascii="Times New Roman" w:eastAsia="宋体" w:hAnsi="Times New Roman" w:cs="Times New Roman"/>
          </w:rPr>
          <w:t>】</w:t>
        </w:r>
      </w:ins>
      <w:r>
        <w:rPr>
          <w:rFonts w:ascii="Times New Roman" w:eastAsia="宋体" w:hAnsi="Times New Roman" w:cs="Times New Roman"/>
        </w:rPr>
        <w:t>的有形资产信息</w:t>
      </w:r>
      <w:r>
        <w:rPr>
          <w:rStyle w:val="aff2"/>
          <w:rFonts w:ascii="Times New Roman" w:eastAsia="黑体" w:hAnsi="Times New Roman" w:cs="Times New Roman"/>
        </w:rPr>
        <w:footnoteReference w:id="23"/>
      </w:r>
      <w:bookmarkEnd w:id="994"/>
    </w:p>
    <w:p w14:paraId="00604588" w14:textId="77777777" w:rsidR="00160A67" w:rsidRDefault="00160A67">
      <w:pPr>
        <w:keepNext/>
        <w:rPr>
          <w:rFonts w:ascii="Arial" w:eastAsia="黑体" w:hAnsi="Arial" w:cs="Arial"/>
        </w:rPr>
      </w:pPr>
    </w:p>
    <w:p w14:paraId="08582390" w14:textId="77777777" w:rsidR="00160A67" w:rsidRDefault="00000000">
      <w:pPr>
        <w:keepNext/>
        <w:ind w:firstLine="400"/>
        <w:jc w:val="right"/>
        <w:rPr>
          <w:rFonts w:ascii="宋体" w:eastAsia="宋体" w:hAnsi="宋体" w:cs="宋体" w:hint="eastAsia"/>
          <w:sz w:val="20"/>
        </w:rPr>
      </w:pPr>
      <w:r>
        <w:rPr>
          <w:rFonts w:ascii="宋体" w:eastAsia="宋体" w:hAnsi="宋体" w:cs="宋体" w:hint="eastAsia"/>
          <w:sz w:val="20"/>
        </w:rPr>
        <w:fldChar w:fldCharType="begin"/>
      </w:r>
      <w:r>
        <w:rPr>
          <w:rFonts w:ascii="宋体" w:eastAsia="宋体" w:hAnsi="宋体" w:cs="宋体" w:hint="eastAsia"/>
          <w:sz w:val="20"/>
        </w:rPr>
        <w:instrText xml:space="preserve"> REF 货币 \h  \* MERGEFORMAT </w:instrText>
      </w:r>
      <w:r>
        <w:rPr>
          <w:rFonts w:ascii="宋体" w:eastAsia="宋体" w:hAnsi="宋体" w:cs="宋体" w:hint="eastAsia"/>
          <w:sz w:val="20"/>
        </w:rPr>
      </w:r>
      <w:r>
        <w:rPr>
          <w:rFonts w:ascii="宋体" w:eastAsia="宋体" w:hAnsi="宋体" w:cs="宋体" w:hint="eastAsia"/>
          <w:sz w:val="20"/>
        </w:rPr>
        <w:fldChar w:fldCharType="separate"/>
      </w:r>
      <w:r>
        <w:rPr>
          <w:rFonts w:ascii="宋体" w:eastAsia="宋体" w:hAnsi="宋体" w:cs="宋体" w:hint="eastAsia"/>
          <w:sz w:val="20"/>
        </w:rPr>
        <w:t>货币：人民币元</w:t>
      </w:r>
      <w:r>
        <w:rPr>
          <w:rFonts w:ascii="宋体" w:eastAsia="宋体" w:hAnsi="宋体" w:cs="宋体" w:hint="eastAsia"/>
          <w:sz w:val="20"/>
        </w:rPr>
        <w:fldChar w:fldCharType="end"/>
      </w:r>
    </w:p>
    <w:tbl>
      <w:tblPr>
        <w:tblStyle w:val="afe"/>
        <w:tblW w:w="5000" w:type="pct"/>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3593"/>
        <w:gridCol w:w="2717"/>
        <w:gridCol w:w="2717"/>
      </w:tblGrid>
      <w:tr w:rsidR="00160A67" w14:paraId="1E549F97" w14:textId="77777777">
        <w:trPr>
          <w:trHeight w:val="432"/>
          <w:tblHeader/>
        </w:trPr>
        <w:tc>
          <w:tcPr>
            <w:tcW w:w="1990" w:type="pct"/>
            <w:tcBorders>
              <w:tl2br w:val="nil"/>
              <w:tr2bl w:val="nil"/>
            </w:tcBorders>
            <w:shd w:val="clear" w:color="auto" w:fill="06A2E0" w:themeFill="accent1"/>
            <w:vAlign w:val="center"/>
          </w:tcPr>
          <w:p w14:paraId="385904C9" w14:textId="77777777" w:rsidR="00160A67" w:rsidRDefault="00000000">
            <w:pPr>
              <w:ind w:firstLine="402"/>
              <w:jc w:val="center"/>
              <w:rPr>
                <w:rFonts w:ascii="Times New Roman" w:eastAsia="宋体" w:hAnsi="Times New Roman" w:cs="Times New Roman"/>
                <w:b/>
                <w:bCs/>
                <w:color w:val="FFFFFF" w:themeColor="background1"/>
                <w:sz w:val="20"/>
              </w:rPr>
            </w:pPr>
            <w:commentRangeStart w:id="997"/>
            <w:r>
              <w:rPr>
                <w:rFonts w:ascii="Times New Roman" w:eastAsia="宋体" w:hAnsi="Times New Roman" w:cs="Times New Roman"/>
                <w:b/>
                <w:bCs/>
                <w:color w:val="FFFFFF" w:themeColor="background1"/>
                <w:sz w:val="20"/>
              </w:rPr>
              <w:t>资产净值</w:t>
            </w:r>
          </w:p>
        </w:tc>
        <w:tc>
          <w:tcPr>
            <w:tcW w:w="1505" w:type="pct"/>
            <w:tcBorders>
              <w:tl2br w:val="nil"/>
              <w:tr2bl w:val="nil"/>
            </w:tcBorders>
            <w:shd w:val="clear" w:color="auto" w:fill="06A2E0" w:themeFill="accent1"/>
            <w:vAlign w:val="center"/>
          </w:tcPr>
          <w:p w14:paraId="4A196116"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年初数</w:t>
            </w:r>
          </w:p>
        </w:tc>
        <w:tc>
          <w:tcPr>
            <w:tcW w:w="1505" w:type="pct"/>
            <w:tcBorders>
              <w:tl2br w:val="nil"/>
              <w:tr2bl w:val="nil"/>
            </w:tcBorders>
            <w:shd w:val="clear" w:color="auto" w:fill="06A2E0" w:themeFill="accent1"/>
            <w:vAlign w:val="center"/>
          </w:tcPr>
          <w:p w14:paraId="4AAE5DE3"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年末数</w:t>
            </w:r>
          </w:p>
        </w:tc>
      </w:tr>
      <w:tr w:rsidR="00160A67" w14:paraId="28CAA05F" w14:textId="77777777">
        <w:trPr>
          <w:trHeight w:val="432"/>
        </w:trPr>
        <w:tc>
          <w:tcPr>
            <w:tcW w:w="1990" w:type="pct"/>
            <w:tcBorders>
              <w:tl2br w:val="nil"/>
              <w:tr2bl w:val="nil"/>
            </w:tcBorders>
            <w:shd w:val="clear" w:color="auto" w:fill="F2F2F2" w:themeFill="background1" w:themeFillShade="F2"/>
            <w:vAlign w:val="center"/>
          </w:tcPr>
          <w:p w14:paraId="2F7B1A54"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房屋及建筑物</w:t>
            </w:r>
          </w:p>
        </w:tc>
        <w:tc>
          <w:tcPr>
            <w:tcW w:w="1505" w:type="pct"/>
            <w:tcBorders>
              <w:tl2br w:val="nil"/>
              <w:tr2bl w:val="nil"/>
            </w:tcBorders>
            <w:shd w:val="clear" w:color="auto" w:fill="F2F2F2" w:themeFill="background1" w:themeFillShade="F2"/>
            <w:vAlign w:val="center"/>
          </w:tcPr>
          <w:p w14:paraId="20ADE461" w14:textId="77777777" w:rsidR="00160A67" w:rsidRDefault="00160A67">
            <w:pPr>
              <w:ind w:firstLine="400"/>
              <w:jc w:val="right"/>
              <w:rPr>
                <w:rFonts w:ascii="Times New Roman" w:eastAsia="宋体" w:hAnsi="Times New Roman" w:cs="Times New Roman"/>
                <w:sz w:val="20"/>
              </w:rPr>
            </w:pPr>
          </w:p>
        </w:tc>
        <w:tc>
          <w:tcPr>
            <w:tcW w:w="1505" w:type="pct"/>
            <w:tcBorders>
              <w:tl2br w:val="nil"/>
              <w:tr2bl w:val="nil"/>
            </w:tcBorders>
            <w:shd w:val="clear" w:color="auto" w:fill="F2F2F2" w:themeFill="background1" w:themeFillShade="F2"/>
            <w:vAlign w:val="center"/>
          </w:tcPr>
          <w:p w14:paraId="4A1F2B3D" w14:textId="77777777" w:rsidR="00160A67" w:rsidRDefault="00160A67">
            <w:pPr>
              <w:ind w:firstLine="400"/>
              <w:jc w:val="right"/>
              <w:rPr>
                <w:rFonts w:ascii="Times New Roman" w:eastAsia="宋体" w:hAnsi="Times New Roman" w:cs="Times New Roman"/>
                <w:sz w:val="20"/>
              </w:rPr>
            </w:pPr>
          </w:p>
        </w:tc>
      </w:tr>
      <w:tr w:rsidR="00160A67" w14:paraId="3D2F62EB" w14:textId="77777777">
        <w:trPr>
          <w:trHeight w:val="432"/>
        </w:trPr>
        <w:tc>
          <w:tcPr>
            <w:tcW w:w="1990" w:type="pct"/>
            <w:tcBorders>
              <w:tl2br w:val="nil"/>
              <w:tr2bl w:val="nil"/>
            </w:tcBorders>
            <w:shd w:val="clear" w:color="auto" w:fill="F2F2F2" w:themeFill="background1" w:themeFillShade="F2"/>
            <w:vAlign w:val="center"/>
          </w:tcPr>
          <w:p w14:paraId="007734DB"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电脑设备</w:t>
            </w:r>
          </w:p>
        </w:tc>
        <w:tc>
          <w:tcPr>
            <w:tcW w:w="1505" w:type="pct"/>
            <w:tcBorders>
              <w:tl2br w:val="nil"/>
              <w:tr2bl w:val="nil"/>
            </w:tcBorders>
            <w:shd w:val="clear" w:color="auto" w:fill="F2F2F2" w:themeFill="background1" w:themeFillShade="F2"/>
            <w:vAlign w:val="center"/>
          </w:tcPr>
          <w:p w14:paraId="78336EF3" w14:textId="77777777" w:rsidR="00160A67" w:rsidRDefault="00160A67">
            <w:pPr>
              <w:ind w:firstLine="400"/>
              <w:jc w:val="right"/>
              <w:rPr>
                <w:rFonts w:ascii="Times New Roman" w:eastAsia="宋体" w:hAnsi="Times New Roman" w:cs="Times New Roman"/>
                <w:sz w:val="20"/>
              </w:rPr>
            </w:pPr>
          </w:p>
        </w:tc>
        <w:tc>
          <w:tcPr>
            <w:tcW w:w="1505" w:type="pct"/>
            <w:tcBorders>
              <w:tl2br w:val="nil"/>
              <w:tr2bl w:val="nil"/>
            </w:tcBorders>
            <w:shd w:val="clear" w:color="auto" w:fill="F2F2F2" w:themeFill="background1" w:themeFillShade="F2"/>
            <w:vAlign w:val="center"/>
          </w:tcPr>
          <w:p w14:paraId="683465B9" w14:textId="77777777" w:rsidR="00160A67" w:rsidRDefault="00160A67">
            <w:pPr>
              <w:ind w:firstLine="400"/>
              <w:jc w:val="right"/>
              <w:rPr>
                <w:rFonts w:ascii="Times New Roman" w:eastAsia="宋体" w:hAnsi="Times New Roman" w:cs="Times New Roman"/>
                <w:sz w:val="20"/>
              </w:rPr>
            </w:pPr>
          </w:p>
        </w:tc>
      </w:tr>
      <w:tr w:rsidR="00160A67" w14:paraId="6AA64C85" w14:textId="77777777">
        <w:trPr>
          <w:trHeight w:val="432"/>
        </w:trPr>
        <w:tc>
          <w:tcPr>
            <w:tcW w:w="1990" w:type="pct"/>
            <w:tcBorders>
              <w:tl2br w:val="nil"/>
              <w:tr2bl w:val="nil"/>
            </w:tcBorders>
            <w:shd w:val="clear" w:color="auto" w:fill="F2F2F2" w:themeFill="background1" w:themeFillShade="F2"/>
            <w:vAlign w:val="center"/>
          </w:tcPr>
          <w:p w14:paraId="5DF29CBF"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机器设备</w:t>
            </w:r>
          </w:p>
        </w:tc>
        <w:tc>
          <w:tcPr>
            <w:tcW w:w="1505" w:type="pct"/>
            <w:tcBorders>
              <w:tl2br w:val="nil"/>
              <w:tr2bl w:val="nil"/>
            </w:tcBorders>
            <w:shd w:val="clear" w:color="auto" w:fill="F2F2F2" w:themeFill="background1" w:themeFillShade="F2"/>
            <w:vAlign w:val="center"/>
          </w:tcPr>
          <w:p w14:paraId="3F744140" w14:textId="77777777" w:rsidR="00160A67" w:rsidRDefault="00160A67">
            <w:pPr>
              <w:ind w:firstLine="400"/>
              <w:jc w:val="right"/>
              <w:rPr>
                <w:rFonts w:ascii="Times New Roman" w:eastAsia="宋体" w:hAnsi="Times New Roman" w:cs="Times New Roman"/>
                <w:sz w:val="20"/>
              </w:rPr>
            </w:pPr>
          </w:p>
        </w:tc>
        <w:tc>
          <w:tcPr>
            <w:tcW w:w="1505" w:type="pct"/>
            <w:tcBorders>
              <w:tl2br w:val="nil"/>
              <w:tr2bl w:val="nil"/>
            </w:tcBorders>
            <w:shd w:val="clear" w:color="auto" w:fill="F2F2F2" w:themeFill="background1" w:themeFillShade="F2"/>
            <w:vAlign w:val="center"/>
          </w:tcPr>
          <w:p w14:paraId="69F8035F" w14:textId="77777777" w:rsidR="00160A67" w:rsidRDefault="00160A67">
            <w:pPr>
              <w:ind w:firstLine="400"/>
              <w:jc w:val="right"/>
              <w:rPr>
                <w:rFonts w:ascii="Times New Roman" w:eastAsia="宋体" w:hAnsi="Times New Roman" w:cs="Times New Roman"/>
                <w:sz w:val="20"/>
              </w:rPr>
            </w:pPr>
          </w:p>
        </w:tc>
      </w:tr>
      <w:tr w:rsidR="00160A67" w14:paraId="1BDC84AE" w14:textId="77777777">
        <w:trPr>
          <w:trHeight w:val="432"/>
        </w:trPr>
        <w:tc>
          <w:tcPr>
            <w:tcW w:w="1990" w:type="pct"/>
            <w:tcBorders>
              <w:tl2br w:val="nil"/>
              <w:tr2bl w:val="nil"/>
            </w:tcBorders>
            <w:shd w:val="clear" w:color="auto" w:fill="F2F2F2" w:themeFill="background1" w:themeFillShade="F2"/>
            <w:vAlign w:val="center"/>
          </w:tcPr>
          <w:p w14:paraId="08D27192"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办公设备</w:t>
            </w:r>
          </w:p>
        </w:tc>
        <w:tc>
          <w:tcPr>
            <w:tcW w:w="1505" w:type="pct"/>
            <w:tcBorders>
              <w:tl2br w:val="nil"/>
              <w:tr2bl w:val="nil"/>
            </w:tcBorders>
            <w:shd w:val="clear" w:color="auto" w:fill="F2F2F2" w:themeFill="background1" w:themeFillShade="F2"/>
            <w:vAlign w:val="center"/>
          </w:tcPr>
          <w:p w14:paraId="0C5BAD0F" w14:textId="77777777" w:rsidR="00160A67" w:rsidRDefault="00160A67">
            <w:pPr>
              <w:ind w:firstLine="400"/>
              <w:jc w:val="right"/>
              <w:rPr>
                <w:rFonts w:ascii="Times New Roman" w:eastAsia="宋体" w:hAnsi="Times New Roman" w:cs="Times New Roman"/>
                <w:sz w:val="20"/>
              </w:rPr>
            </w:pPr>
          </w:p>
        </w:tc>
        <w:tc>
          <w:tcPr>
            <w:tcW w:w="1505" w:type="pct"/>
            <w:tcBorders>
              <w:tl2br w:val="nil"/>
              <w:tr2bl w:val="nil"/>
            </w:tcBorders>
            <w:shd w:val="clear" w:color="auto" w:fill="F2F2F2" w:themeFill="background1" w:themeFillShade="F2"/>
            <w:vAlign w:val="center"/>
          </w:tcPr>
          <w:p w14:paraId="340AC2B6" w14:textId="77777777" w:rsidR="00160A67" w:rsidRDefault="00160A67">
            <w:pPr>
              <w:ind w:firstLine="400"/>
              <w:jc w:val="right"/>
              <w:rPr>
                <w:rFonts w:ascii="Times New Roman" w:eastAsia="宋体" w:hAnsi="Times New Roman" w:cs="Times New Roman"/>
                <w:sz w:val="20"/>
              </w:rPr>
            </w:pPr>
          </w:p>
        </w:tc>
      </w:tr>
      <w:tr w:rsidR="00160A67" w14:paraId="781385CA" w14:textId="77777777">
        <w:trPr>
          <w:trHeight w:val="432"/>
        </w:trPr>
        <w:tc>
          <w:tcPr>
            <w:tcW w:w="1990" w:type="pct"/>
            <w:tcBorders>
              <w:tl2br w:val="nil"/>
              <w:tr2bl w:val="nil"/>
            </w:tcBorders>
            <w:shd w:val="clear" w:color="auto" w:fill="F2F2F2" w:themeFill="background1" w:themeFillShade="F2"/>
            <w:vAlign w:val="center"/>
          </w:tcPr>
          <w:p w14:paraId="75DAC267"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家具</w:t>
            </w:r>
          </w:p>
        </w:tc>
        <w:tc>
          <w:tcPr>
            <w:tcW w:w="1505" w:type="pct"/>
            <w:tcBorders>
              <w:tl2br w:val="nil"/>
              <w:tr2bl w:val="nil"/>
            </w:tcBorders>
            <w:shd w:val="clear" w:color="auto" w:fill="F2F2F2" w:themeFill="background1" w:themeFillShade="F2"/>
            <w:vAlign w:val="center"/>
          </w:tcPr>
          <w:p w14:paraId="6460D649" w14:textId="77777777" w:rsidR="00160A67" w:rsidRDefault="00160A67">
            <w:pPr>
              <w:ind w:firstLine="400"/>
              <w:jc w:val="right"/>
              <w:rPr>
                <w:rFonts w:ascii="Times New Roman" w:eastAsia="宋体" w:hAnsi="Times New Roman" w:cs="Times New Roman"/>
                <w:sz w:val="20"/>
              </w:rPr>
            </w:pPr>
          </w:p>
        </w:tc>
        <w:tc>
          <w:tcPr>
            <w:tcW w:w="1505" w:type="pct"/>
            <w:tcBorders>
              <w:tl2br w:val="nil"/>
              <w:tr2bl w:val="nil"/>
            </w:tcBorders>
            <w:shd w:val="clear" w:color="auto" w:fill="F2F2F2" w:themeFill="background1" w:themeFillShade="F2"/>
            <w:vAlign w:val="center"/>
          </w:tcPr>
          <w:p w14:paraId="7209ABDF" w14:textId="77777777" w:rsidR="00160A67" w:rsidRDefault="00160A67">
            <w:pPr>
              <w:ind w:firstLine="400"/>
              <w:jc w:val="right"/>
              <w:rPr>
                <w:rFonts w:ascii="Times New Roman" w:eastAsia="宋体" w:hAnsi="Times New Roman" w:cs="Times New Roman"/>
                <w:sz w:val="20"/>
              </w:rPr>
            </w:pPr>
          </w:p>
        </w:tc>
      </w:tr>
      <w:tr w:rsidR="00160A67" w14:paraId="76790DB8" w14:textId="77777777">
        <w:trPr>
          <w:trHeight w:val="432"/>
        </w:trPr>
        <w:tc>
          <w:tcPr>
            <w:tcW w:w="1990" w:type="pct"/>
            <w:tcBorders>
              <w:tl2br w:val="nil"/>
              <w:tr2bl w:val="nil"/>
            </w:tcBorders>
            <w:shd w:val="clear" w:color="auto" w:fill="F2F2F2" w:themeFill="background1" w:themeFillShade="F2"/>
            <w:vAlign w:val="center"/>
          </w:tcPr>
          <w:p w14:paraId="20009949"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运输设备</w:t>
            </w:r>
          </w:p>
        </w:tc>
        <w:tc>
          <w:tcPr>
            <w:tcW w:w="1505" w:type="pct"/>
            <w:tcBorders>
              <w:tl2br w:val="nil"/>
              <w:tr2bl w:val="nil"/>
            </w:tcBorders>
            <w:shd w:val="clear" w:color="auto" w:fill="F2F2F2" w:themeFill="background1" w:themeFillShade="F2"/>
            <w:vAlign w:val="center"/>
          </w:tcPr>
          <w:p w14:paraId="52054595" w14:textId="77777777" w:rsidR="00160A67" w:rsidRDefault="00160A67">
            <w:pPr>
              <w:ind w:firstLine="400"/>
              <w:jc w:val="right"/>
              <w:rPr>
                <w:rFonts w:ascii="Times New Roman" w:eastAsia="宋体" w:hAnsi="Times New Roman" w:cs="Times New Roman"/>
                <w:sz w:val="20"/>
              </w:rPr>
            </w:pPr>
          </w:p>
        </w:tc>
        <w:tc>
          <w:tcPr>
            <w:tcW w:w="1505" w:type="pct"/>
            <w:tcBorders>
              <w:tl2br w:val="nil"/>
              <w:tr2bl w:val="nil"/>
            </w:tcBorders>
            <w:shd w:val="clear" w:color="auto" w:fill="F2F2F2" w:themeFill="background1" w:themeFillShade="F2"/>
            <w:vAlign w:val="center"/>
          </w:tcPr>
          <w:p w14:paraId="2F4B4A95" w14:textId="77777777" w:rsidR="00160A67" w:rsidRDefault="00160A67">
            <w:pPr>
              <w:ind w:firstLine="400"/>
              <w:jc w:val="right"/>
              <w:rPr>
                <w:rFonts w:ascii="Times New Roman" w:eastAsia="宋体" w:hAnsi="Times New Roman" w:cs="Times New Roman"/>
                <w:sz w:val="20"/>
              </w:rPr>
            </w:pPr>
          </w:p>
        </w:tc>
      </w:tr>
      <w:tr w:rsidR="00160A67" w14:paraId="02BDE31A" w14:textId="77777777">
        <w:trPr>
          <w:trHeight w:val="432"/>
        </w:trPr>
        <w:tc>
          <w:tcPr>
            <w:tcW w:w="1990" w:type="pct"/>
            <w:tcBorders>
              <w:tl2br w:val="nil"/>
              <w:tr2bl w:val="nil"/>
            </w:tcBorders>
            <w:shd w:val="clear" w:color="auto" w:fill="F2F2F2" w:themeFill="background1" w:themeFillShade="F2"/>
            <w:vAlign w:val="center"/>
          </w:tcPr>
          <w:p w14:paraId="1D1032A6"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生产设备</w:t>
            </w:r>
          </w:p>
        </w:tc>
        <w:tc>
          <w:tcPr>
            <w:tcW w:w="1505" w:type="pct"/>
            <w:tcBorders>
              <w:tl2br w:val="nil"/>
              <w:tr2bl w:val="nil"/>
            </w:tcBorders>
            <w:shd w:val="clear" w:color="auto" w:fill="F2F2F2" w:themeFill="background1" w:themeFillShade="F2"/>
            <w:vAlign w:val="center"/>
          </w:tcPr>
          <w:p w14:paraId="1173C5E0" w14:textId="77777777" w:rsidR="00160A67" w:rsidRDefault="00160A67">
            <w:pPr>
              <w:ind w:firstLine="400"/>
              <w:jc w:val="right"/>
              <w:rPr>
                <w:rFonts w:ascii="Times New Roman" w:eastAsia="宋体" w:hAnsi="Times New Roman" w:cs="Times New Roman"/>
                <w:sz w:val="20"/>
              </w:rPr>
            </w:pPr>
          </w:p>
        </w:tc>
        <w:tc>
          <w:tcPr>
            <w:tcW w:w="1505" w:type="pct"/>
            <w:tcBorders>
              <w:tl2br w:val="nil"/>
              <w:tr2bl w:val="nil"/>
            </w:tcBorders>
            <w:shd w:val="clear" w:color="auto" w:fill="F2F2F2" w:themeFill="background1" w:themeFillShade="F2"/>
            <w:vAlign w:val="center"/>
          </w:tcPr>
          <w:p w14:paraId="217AE55D" w14:textId="77777777" w:rsidR="00160A67" w:rsidRDefault="00160A67">
            <w:pPr>
              <w:ind w:firstLine="400"/>
              <w:jc w:val="right"/>
              <w:rPr>
                <w:rFonts w:ascii="Times New Roman" w:eastAsia="宋体" w:hAnsi="Times New Roman" w:cs="Times New Roman"/>
                <w:sz w:val="20"/>
              </w:rPr>
            </w:pPr>
          </w:p>
        </w:tc>
      </w:tr>
      <w:tr w:rsidR="00160A67" w14:paraId="536E99C1" w14:textId="77777777">
        <w:trPr>
          <w:trHeight w:val="432"/>
        </w:trPr>
        <w:tc>
          <w:tcPr>
            <w:tcW w:w="1990" w:type="pct"/>
            <w:tcBorders>
              <w:tl2br w:val="nil"/>
              <w:tr2bl w:val="nil"/>
            </w:tcBorders>
            <w:shd w:val="clear" w:color="auto" w:fill="F2F2F2" w:themeFill="background1" w:themeFillShade="F2"/>
            <w:vAlign w:val="center"/>
          </w:tcPr>
          <w:p w14:paraId="49BE0668"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其他</w:t>
            </w:r>
          </w:p>
        </w:tc>
        <w:tc>
          <w:tcPr>
            <w:tcW w:w="1505" w:type="pct"/>
            <w:tcBorders>
              <w:tl2br w:val="nil"/>
              <w:tr2bl w:val="nil"/>
            </w:tcBorders>
            <w:shd w:val="clear" w:color="auto" w:fill="F2F2F2" w:themeFill="background1" w:themeFillShade="F2"/>
            <w:vAlign w:val="center"/>
          </w:tcPr>
          <w:p w14:paraId="1A0892D6" w14:textId="77777777" w:rsidR="00160A67" w:rsidRDefault="00160A67">
            <w:pPr>
              <w:ind w:firstLine="400"/>
              <w:jc w:val="right"/>
              <w:rPr>
                <w:rFonts w:ascii="Times New Roman" w:eastAsia="宋体" w:hAnsi="Times New Roman" w:cs="Times New Roman"/>
                <w:sz w:val="20"/>
              </w:rPr>
            </w:pPr>
          </w:p>
        </w:tc>
        <w:tc>
          <w:tcPr>
            <w:tcW w:w="1505" w:type="pct"/>
            <w:tcBorders>
              <w:tl2br w:val="nil"/>
              <w:tr2bl w:val="nil"/>
            </w:tcBorders>
            <w:shd w:val="clear" w:color="auto" w:fill="F2F2F2" w:themeFill="background1" w:themeFillShade="F2"/>
            <w:vAlign w:val="center"/>
          </w:tcPr>
          <w:p w14:paraId="55F5D80F" w14:textId="77777777" w:rsidR="00160A67" w:rsidRDefault="00160A67">
            <w:pPr>
              <w:ind w:firstLine="400"/>
              <w:jc w:val="right"/>
              <w:rPr>
                <w:rFonts w:ascii="Times New Roman" w:eastAsia="宋体" w:hAnsi="Times New Roman" w:cs="Times New Roman"/>
                <w:sz w:val="20"/>
              </w:rPr>
            </w:pPr>
          </w:p>
        </w:tc>
      </w:tr>
      <w:tr w:rsidR="00160A67" w14:paraId="654CC2E2" w14:textId="77777777">
        <w:trPr>
          <w:trHeight w:val="432"/>
        </w:trPr>
        <w:tc>
          <w:tcPr>
            <w:tcW w:w="1990" w:type="pct"/>
            <w:tcBorders>
              <w:tl2br w:val="nil"/>
              <w:tr2bl w:val="nil"/>
            </w:tcBorders>
            <w:shd w:val="clear" w:color="auto" w:fill="F2F2F2" w:themeFill="background1" w:themeFillShade="F2"/>
            <w:vAlign w:val="center"/>
          </w:tcPr>
          <w:p w14:paraId="550D66F1" w14:textId="77777777" w:rsidR="00160A67" w:rsidRDefault="00000000">
            <w:pPr>
              <w:ind w:firstLine="402"/>
              <w:jc w:val="center"/>
              <w:rPr>
                <w:rFonts w:ascii="Times New Roman" w:eastAsia="宋体" w:hAnsi="Times New Roman" w:cs="Times New Roman"/>
                <w:b/>
                <w:bCs/>
                <w:sz w:val="20"/>
              </w:rPr>
            </w:pPr>
            <w:r>
              <w:rPr>
                <w:rFonts w:ascii="Times New Roman" w:eastAsia="宋体" w:hAnsi="Times New Roman" w:cs="Times New Roman"/>
                <w:b/>
                <w:bCs/>
                <w:sz w:val="20"/>
              </w:rPr>
              <w:t>合计</w:t>
            </w:r>
            <w:commentRangeEnd w:id="997"/>
            <w:r w:rsidR="00E11FAD">
              <w:rPr>
                <w:rStyle w:val="aff1"/>
              </w:rPr>
              <w:commentReference w:id="997"/>
            </w:r>
          </w:p>
        </w:tc>
        <w:tc>
          <w:tcPr>
            <w:tcW w:w="1505" w:type="pct"/>
            <w:tcBorders>
              <w:tl2br w:val="nil"/>
              <w:tr2bl w:val="nil"/>
            </w:tcBorders>
            <w:shd w:val="clear" w:color="auto" w:fill="F2F2F2" w:themeFill="background1" w:themeFillShade="F2"/>
            <w:vAlign w:val="center"/>
          </w:tcPr>
          <w:p w14:paraId="7E32FF9E" w14:textId="77777777" w:rsidR="00160A67" w:rsidRDefault="00160A67">
            <w:pPr>
              <w:ind w:firstLine="402"/>
              <w:jc w:val="right"/>
              <w:rPr>
                <w:rFonts w:ascii="Times New Roman" w:eastAsia="宋体" w:hAnsi="Times New Roman" w:cs="Times New Roman"/>
                <w:b/>
                <w:bCs/>
                <w:sz w:val="20"/>
              </w:rPr>
            </w:pPr>
          </w:p>
        </w:tc>
        <w:tc>
          <w:tcPr>
            <w:tcW w:w="1505" w:type="pct"/>
            <w:tcBorders>
              <w:tl2br w:val="nil"/>
              <w:tr2bl w:val="nil"/>
            </w:tcBorders>
            <w:shd w:val="clear" w:color="auto" w:fill="F2F2F2" w:themeFill="background1" w:themeFillShade="F2"/>
            <w:vAlign w:val="center"/>
          </w:tcPr>
          <w:p w14:paraId="058548F6" w14:textId="77777777" w:rsidR="00160A67" w:rsidRDefault="00160A67">
            <w:pPr>
              <w:ind w:firstLine="402"/>
              <w:jc w:val="right"/>
              <w:rPr>
                <w:rFonts w:ascii="Times New Roman" w:eastAsia="宋体" w:hAnsi="Times New Roman" w:cs="Times New Roman"/>
                <w:b/>
                <w:bCs/>
                <w:sz w:val="20"/>
              </w:rPr>
            </w:pPr>
          </w:p>
        </w:tc>
      </w:tr>
    </w:tbl>
    <w:p w14:paraId="4CDD36CF" w14:textId="77777777" w:rsidR="00160A67" w:rsidRDefault="00160A67">
      <w:pPr>
        <w:rPr>
          <w:rFonts w:ascii="Arial" w:eastAsia="黑体" w:hAnsi="Arial" w:cs="Arial"/>
        </w:rPr>
      </w:pPr>
    </w:p>
    <w:p w14:paraId="5D8C93D1" w14:textId="77777777" w:rsidR="00160A67" w:rsidRDefault="00000000">
      <w:pPr>
        <w:pStyle w:val="34"/>
        <w:keepNext/>
        <w:numPr>
          <w:ilvl w:val="2"/>
          <w:numId w:val="40"/>
        </w:numPr>
        <w:ind w:firstLine="482"/>
        <w:rPr>
          <w:rFonts w:ascii="Times New Roman" w:eastAsia="宋体" w:hAnsi="Times New Roman" w:cs="Times New Roman"/>
        </w:rPr>
      </w:pPr>
      <w:bookmarkStart w:id="998" w:name="_Toc11197"/>
      <w:bookmarkStart w:id="999" w:name="_Toc144227503"/>
      <w:r>
        <w:rPr>
          <w:rFonts w:ascii="Times New Roman" w:eastAsia="宋体" w:hAnsi="Times New Roman" w:cs="Times New Roman"/>
        </w:rPr>
        <w:t>无形资产</w:t>
      </w:r>
      <w:bookmarkEnd w:id="998"/>
      <w:bookmarkEnd w:id="999"/>
    </w:p>
    <w:p w14:paraId="750F92FD" w14:textId="77777777" w:rsidR="00160A67" w:rsidRDefault="00160A67">
      <w:pPr>
        <w:keepNext/>
        <w:rPr>
          <w:rFonts w:ascii="Arial" w:eastAsia="黑体" w:hAnsi="Arial" w:cs="Arial"/>
        </w:rPr>
      </w:pPr>
    </w:p>
    <w:p w14:paraId="7186DA7C"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无形资产对于公司的成功经营有着至关重要的作用。无形资产作为企业的明确的竞争优势，对企业的价值创造至关重要。同时，无形资产很难被界定。许多无形资产，如专利和商标，有明确的法定所有人；而如技术诀窍和客户关系等其他无形资产的法定所有权的归属可能就比较模糊。</w:t>
      </w:r>
    </w:p>
    <w:p w14:paraId="5D78BA83"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此外，根据</w:t>
      </w:r>
      <w:r>
        <w:rPr>
          <w:rStyle w:val="aff9"/>
          <w:rFonts w:ascii="Times New Roman" w:eastAsia="宋体" w:hAnsi="Times New Roman" w:cs="Times New Roman"/>
          <w:color w:val="auto"/>
        </w:rPr>
        <w:t>OECD</w:t>
      </w:r>
      <w:r>
        <w:rPr>
          <w:rStyle w:val="aff9"/>
          <w:rFonts w:ascii="Times New Roman" w:eastAsia="宋体" w:hAnsi="Times New Roman" w:cs="Times New Roman"/>
          <w:color w:val="auto"/>
        </w:rPr>
        <w:t>指南，无形资产的法定所有权本身并不赋予保留因无形资产所获得利润的任何权利。相反，因无形资产而获得的利润应当归属于承担开发、价值提升、维护、保护和应用功能及相应的风险的公司。与设计和控制无形资产研发相关的功能尤其重要。因此，本报告分析主要侧重于开发、价值提升、维护、保护和应用功能的设计和控制本质，以及关于无形资产研发所承担的功能风险管理。此部分与被测试方的选择和可比公司的确认相关：承担更多的常规功能，且承担较少的无形资产相关的风险应当作为挑选被测试方或可比公司的条件。</w:t>
      </w:r>
    </w:p>
    <w:p w14:paraId="7B9809FB" w14:textId="77777777" w:rsidR="00160A67" w:rsidRDefault="00000000">
      <w:pPr>
        <w:spacing w:beforeLines="50" w:before="120" w:line="360" w:lineRule="auto"/>
        <w:ind w:firstLineChars="200" w:firstLine="480"/>
        <w:jc w:val="both"/>
      </w:pPr>
      <w:r>
        <w:rPr>
          <w:rStyle w:val="aff9"/>
          <w:rFonts w:ascii="Times New Roman" w:eastAsia="宋体" w:hAnsi="Times New Roman" w:cs="Times New Roman"/>
          <w:color w:val="FF0000"/>
        </w:rPr>
        <w:t>【以下所介绍的无形资产，主要描述具体的无形资产以及其对总体盈利能力的贡献。此处请注意哪家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些公司拥有法定所有权。描述每个公司所执行的开发、价值提升、维护、保护和应用功能，并区分更为重要的设计和控制功能。此处请注意公司承担何种无形资产相关的风险。】</w:t>
      </w:r>
    </w:p>
    <w:p w14:paraId="12C3CC96" w14:textId="77777777" w:rsidR="00160A67" w:rsidRDefault="00160A67">
      <w:pPr>
        <w:jc w:val="both"/>
        <w:rPr>
          <w:rFonts w:ascii="Arial" w:eastAsia="黑体" w:hAnsi="Arial" w:cs="Arial"/>
        </w:rPr>
      </w:pPr>
    </w:p>
    <w:p w14:paraId="7C8C4744"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产品无形资产</w:t>
      </w:r>
    </w:p>
    <w:p w14:paraId="2C97056C"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产品无形资产包括产品设计、产品技术和专有技术。产品无形资产可以是专利性的也可以是非专业性的。在不拥有专利的情况下，产品的无形资产可能受保护并定义为商业机密。</w:t>
      </w:r>
    </w:p>
    <w:p w14:paraId="38B7D4AE" w14:textId="77777777" w:rsidR="00160A67" w:rsidRDefault="00000000">
      <w:pPr>
        <w:pStyle w:val="aff8"/>
        <w:spacing w:beforeLines="50" w:before="120" w:line="360" w:lineRule="auto"/>
        <w:ind w:firstLineChars="200" w:firstLine="480"/>
        <w:jc w:val="both"/>
        <w:rPr>
          <w:rStyle w:val="aff9"/>
          <w:rFonts w:ascii="Times New Roman" w:eastAsia="宋体" w:hAnsi="Times New Roman" w:cs="Times New Roman"/>
          <w:iCs/>
          <w:color w:val="FF0000"/>
        </w:rPr>
      </w:pPr>
      <w:r>
        <w:rPr>
          <w:rStyle w:val="aff9"/>
          <w:rFonts w:ascii="Times New Roman" w:eastAsia="宋体" w:hAnsi="Times New Roman" w:cs="Times New Roman"/>
          <w:iCs/>
          <w:color w:val="FF0000"/>
        </w:rPr>
        <w:t>【示例语言】</w:t>
      </w:r>
    </w:p>
    <w:p w14:paraId="7F66E5E2" w14:textId="77777777" w:rsidR="00160A67" w:rsidRDefault="00000000">
      <w:pPr>
        <w:pStyle w:val="affa"/>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集团公司产品关键部件所使用的专有技术为集团带来了主要利润。集团拥有多项主要专利，包括：</w:t>
      </w:r>
    </w:p>
    <w:p w14:paraId="298E04AA" w14:textId="77777777"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FF0000"/>
        </w:rPr>
      </w:pPr>
      <w:r>
        <w:rPr>
          <w:rFonts w:ascii="Times New Roman" w:eastAsia="宋体" w:hAnsi="Times New Roman" w:cs="Times New Roman"/>
          <w:color w:val="FF0000"/>
        </w:rPr>
        <w:t>专利</w:t>
      </w:r>
      <w:r>
        <w:rPr>
          <w:rFonts w:ascii="Times New Roman" w:eastAsia="宋体" w:hAnsi="Times New Roman" w:cs="Times New Roman"/>
          <w:color w:val="FF0000"/>
        </w:rPr>
        <w:t>A</w:t>
      </w:r>
    </w:p>
    <w:p w14:paraId="4855C772" w14:textId="77777777"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FF0000"/>
        </w:rPr>
      </w:pPr>
      <w:r>
        <w:rPr>
          <w:rFonts w:ascii="Times New Roman" w:eastAsia="宋体" w:hAnsi="Times New Roman" w:cs="Times New Roman"/>
          <w:color w:val="FF0000"/>
        </w:rPr>
        <w:t>专利</w:t>
      </w:r>
      <w:r>
        <w:rPr>
          <w:rFonts w:ascii="Times New Roman" w:eastAsia="宋体" w:hAnsi="Times New Roman" w:cs="Times New Roman"/>
          <w:color w:val="FF0000"/>
        </w:rPr>
        <w:t>B</w:t>
      </w:r>
    </w:p>
    <w:p w14:paraId="1DD14A84" w14:textId="3D2C25E0" w:rsidR="00160A67" w:rsidRDefault="00000000">
      <w:pPr>
        <w:pStyle w:val="aff8"/>
        <w:spacing w:beforeLines="50" w:before="120" w:line="360" w:lineRule="auto"/>
        <w:ind w:firstLineChars="200" w:firstLine="480"/>
        <w:jc w:val="both"/>
        <w:rPr>
          <w:rStyle w:val="aff9"/>
          <w:rFonts w:ascii="Times New Roman" w:eastAsia="宋体" w:hAnsi="Times New Roman" w:cs="Times New Roman"/>
          <w:iCs/>
          <w:color w:val="FF0000"/>
        </w:rPr>
      </w:pPr>
      <w:del w:id="1000"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01"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hint="eastAsia"/>
          <w:iCs/>
          <w:color w:val="FF0000"/>
        </w:rPr>
        <w:t>集团</w:t>
      </w:r>
      <w:r>
        <w:rPr>
          <w:rStyle w:val="aff9"/>
          <w:rFonts w:ascii="Times New Roman" w:eastAsia="宋体" w:hAnsi="Times New Roman" w:cs="Times New Roman"/>
          <w:iCs/>
          <w:color w:val="FF0000"/>
        </w:rPr>
        <w:t>也凭借商业机密来保护其技术。</w:t>
      </w:r>
      <w:r>
        <w:rPr>
          <w:rStyle w:val="aff9"/>
          <w:rFonts w:ascii="Times New Roman" w:eastAsia="宋体" w:hAnsi="Times New Roman" w:cs="Times New Roman"/>
          <w:iCs/>
          <w:color w:val="FF0000"/>
        </w:rPr>
        <w:fldChar w:fldCharType="begin"/>
      </w:r>
      <w:r>
        <w:rPr>
          <w:rStyle w:val="aff9"/>
          <w:rFonts w:ascii="Times New Roman" w:eastAsia="宋体" w:hAnsi="Times New Roman" w:cs="Times New Roman"/>
          <w:iCs/>
          <w:color w:val="FF0000"/>
        </w:rPr>
        <w:instrText xml:space="preserve"> REF XYZ</w:instrText>
      </w:r>
      <w:r>
        <w:rPr>
          <w:rStyle w:val="aff9"/>
          <w:rFonts w:ascii="Times New Roman" w:eastAsia="宋体" w:hAnsi="Times New Roman" w:cs="Times New Roman"/>
          <w:iCs/>
          <w:color w:val="FF0000"/>
        </w:rPr>
        <w:instrText>公司</w:instrText>
      </w:r>
      <w:r>
        <w:rPr>
          <w:rStyle w:val="aff9"/>
          <w:rFonts w:ascii="Times New Roman" w:eastAsia="宋体" w:hAnsi="Times New Roman" w:cs="Times New Roman"/>
          <w:iCs/>
          <w:color w:val="FF0000"/>
        </w:rPr>
        <w:instrText xml:space="preserve"> \h  \* MERGEFORMAT </w:instrText>
      </w:r>
      <w:r>
        <w:rPr>
          <w:rStyle w:val="aff9"/>
          <w:rFonts w:ascii="Times New Roman" w:eastAsia="宋体" w:hAnsi="Times New Roman" w:cs="Times New Roman"/>
          <w:iCs/>
          <w:color w:val="FF0000"/>
        </w:rPr>
      </w:r>
      <w:r>
        <w:rPr>
          <w:rStyle w:val="aff9"/>
          <w:rFonts w:ascii="Times New Roman" w:eastAsia="宋体" w:hAnsi="Times New Roman" w:cs="Times New Roman"/>
          <w:iCs/>
          <w:color w:val="FF0000"/>
        </w:rPr>
        <w:fldChar w:fldCharType="separate"/>
      </w:r>
      <w:del w:id="1002"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iCs/>
            <w:color w:val="FF0000"/>
          </w:rPr>
          <w:delText>公司</w:delText>
        </w:r>
      </w:del>
      <w:ins w:id="1003"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fldChar w:fldCharType="end"/>
      </w:r>
      <w:r>
        <w:rPr>
          <w:rStyle w:val="aff9"/>
          <w:rFonts w:ascii="Times New Roman" w:eastAsia="宋体" w:hAnsi="Times New Roman" w:cs="Times New Roman"/>
          <w:iCs/>
          <w:color w:val="FF0000"/>
        </w:rPr>
        <w:t>关联方的研发人员需要签署严格的保密协议和非竞争协议。</w:t>
      </w:r>
    </w:p>
    <w:p w14:paraId="0124653A" w14:textId="7A78B969" w:rsidR="00160A67" w:rsidRDefault="00000000">
      <w:pPr>
        <w:pStyle w:val="aff8"/>
        <w:spacing w:beforeLines="50" w:before="120" w:line="360" w:lineRule="auto"/>
        <w:ind w:firstLineChars="200" w:firstLine="480"/>
        <w:jc w:val="both"/>
        <w:rPr>
          <w:rStyle w:val="aff9"/>
          <w:rFonts w:ascii="Times New Roman" w:eastAsia="宋体" w:hAnsi="Times New Roman" w:cs="Times New Roman"/>
          <w:iCs/>
          <w:color w:val="FF0000"/>
        </w:rPr>
      </w:pPr>
      <w:del w:id="1004"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05"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的母公司拥有集团所有专利的法定所有权。母公司在自有工厂执行所有与新产品的研发相关的活动。关于现有产品的改进，</w:t>
      </w:r>
      <w:del w:id="1006"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07"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母公司负责研发项目的设计和控制，在自有工厂实施一系列研发活动的同时，</w:t>
      </w:r>
      <w:del w:id="1008"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09"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母公司将一些活动外包给</w:t>
      </w:r>
      <w:r>
        <w:rPr>
          <w:rStyle w:val="aff9"/>
          <w:rFonts w:ascii="Times New Roman" w:eastAsia="宋体" w:hAnsi="Times New Roman" w:cs="Times New Roman"/>
          <w:iCs/>
          <w:color w:val="FF0000"/>
        </w:rPr>
        <w:t>Y</w:t>
      </w:r>
      <w:r>
        <w:rPr>
          <w:rStyle w:val="aff9"/>
          <w:rFonts w:ascii="Times New Roman" w:eastAsia="宋体" w:hAnsi="Times New Roman" w:cs="Times New Roman"/>
          <w:iCs/>
          <w:color w:val="FF0000"/>
        </w:rPr>
        <w:t>国的子公司。</w:t>
      </w:r>
      <w:del w:id="1010"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11"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的母公司承担研发项目成败相关的所有风险。</w:t>
      </w:r>
    </w:p>
    <w:p w14:paraId="6C4C092E" w14:textId="058F1A96" w:rsidR="00160A67" w:rsidRDefault="00000000">
      <w:pPr>
        <w:pStyle w:val="aff8"/>
        <w:spacing w:beforeLines="50" w:before="120" w:line="360" w:lineRule="auto"/>
        <w:ind w:firstLineChars="200" w:firstLine="480"/>
        <w:jc w:val="both"/>
        <w:rPr>
          <w:rStyle w:val="aff9"/>
          <w:rFonts w:ascii="Times New Roman" w:eastAsia="宋体" w:hAnsi="Times New Roman" w:cs="Times New Roman"/>
          <w:iCs/>
          <w:color w:val="FF0000"/>
        </w:rPr>
      </w:pPr>
      <w:del w:id="1012"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13"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母公司的法</w:t>
      </w:r>
      <w:proofErr w:type="gramStart"/>
      <w:r>
        <w:rPr>
          <w:rStyle w:val="aff9"/>
          <w:rFonts w:ascii="Times New Roman" w:eastAsia="宋体" w:hAnsi="Times New Roman" w:cs="Times New Roman"/>
          <w:iCs/>
          <w:color w:val="FF0000"/>
        </w:rPr>
        <w:t>务</w:t>
      </w:r>
      <w:proofErr w:type="gramEnd"/>
      <w:r>
        <w:rPr>
          <w:rStyle w:val="aff9"/>
          <w:rFonts w:ascii="Times New Roman" w:eastAsia="宋体" w:hAnsi="Times New Roman" w:cs="Times New Roman"/>
          <w:iCs/>
          <w:color w:val="FF0000"/>
        </w:rPr>
        <w:t>团队积极保护该集团的无形资产，包括进行专利侵权诉讼和签署员工保密协议。</w:t>
      </w:r>
      <w:del w:id="1014"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15"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的母公司承担与保护集团产品和技术无形资产相关的所有风险。</w:t>
      </w:r>
    </w:p>
    <w:p w14:paraId="3C0922DF" w14:textId="05424D2A" w:rsidR="00160A67" w:rsidRDefault="00000000">
      <w:pPr>
        <w:pStyle w:val="aff8"/>
        <w:spacing w:beforeLines="50" w:before="120" w:line="360" w:lineRule="auto"/>
        <w:ind w:firstLineChars="200" w:firstLine="480"/>
        <w:jc w:val="both"/>
        <w:rPr>
          <w:rStyle w:val="aff9"/>
          <w:rFonts w:ascii="Times New Roman" w:eastAsia="宋体" w:hAnsi="Times New Roman" w:cs="Times New Roman"/>
          <w:iCs/>
          <w:color w:val="FF0000"/>
        </w:rPr>
      </w:pPr>
      <w:del w:id="1016"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17"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不拥有产品或技术无形资产。除了偶尔出于中国市场需求而提供咨询外，公司不参与研发活动。</w:t>
      </w:r>
      <w:del w:id="1018"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19"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将所有专利侵权索赔案件提交给其母公司的法</w:t>
      </w:r>
      <w:proofErr w:type="gramStart"/>
      <w:r>
        <w:rPr>
          <w:rStyle w:val="aff9"/>
          <w:rFonts w:ascii="Times New Roman" w:eastAsia="宋体" w:hAnsi="Times New Roman" w:cs="Times New Roman"/>
          <w:iCs/>
          <w:color w:val="FF0000"/>
        </w:rPr>
        <w:t>务</w:t>
      </w:r>
      <w:proofErr w:type="gramEnd"/>
      <w:r>
        <w:rPr>
          <w:rStyle w:val="aff9"/>
          <w:rFonts w:ascii="Times New Roman" w:eastAsia="宋体" w:hAnsi="Times New Roman" w:cs="Times New Roman"/>
          <w:iCs/>
          <w:color w:val="FF0000"/>
        </w:rPr>
        <w:t>团队。在开发、价值提升、维护、保护和应用所有功能中，</w:t>
      </w:r>
      <w:del w:id="1020"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21"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与产品无形资产有关的唯一重要功能是</w:t>
      </w:r>
      <w:r>
        <w:rPr>
          <w:rStyle w:val="aff9"/>
          <w:rFonts w:ascii="Times New Roman" w:eastAsia="宋体" w:hAnsi="Times New Roman" w:cs="Times New Roman"/>
          <w:iCs/>
          <w:color w:val="FF0000"/>
        </w:rPr>
        <w:t>“</w:t>
      </w:r>
      <w:r>
        <w:rPr>
          <w:rStyle w:val="aff9"/>
          <w:rFonts w:ascii="Times New Roman" w:eastAsia="宋体" w:hAnsi="Times New Roman" w:cs="Times New Roman"/>
          <w:iCs/>
          <w:color w:val="FF0000"/>
        </w:rPr>
        <w:t>应用</w:t>
      </w:r>
      <w:r>
        <w:rPr>
          <w:rStyle w:val="aff9"/>
          <w:rFonts w:ascii="Times New Roman" w:eastAsia="宋体" w:hAnsi="Times New Roman" w:cs="Times New Roman"/>
          <w:iCs/>
          <w:color w:val="FF0000"/>
        </w:rPr>
        <w:t>”</w:t>
      </w:r>
      <w:r>
        <w:rPr>
          <w:rStyle w:val="aff9"/>
          <w:rFonts w:ascii="Times New Roman" w:eastAsia="宋体" w:hAnsi="Times New Roman" w:cs="Times New Roman"/>
          <w:iCs/>
          <w:color w:val="FF0000"/>
        </w:rPr>
        <w:t>，即生产和销售集团的产品。</w:t>
      </w:r>
      <w:del w:id="1022"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23"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在其制造活动中不使用专有技术。在使用由其关联方提供的组件组装最终产品时，</w:t>
      </w:r>
      <w:del w:id="1024"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25"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使用母公司的成熟</w:t>
      </w:r>
      <w:r>
        <w:rPr>
          <w:rStyle w:val="aff9"/>
          <w:rFonts w:ascii="Times New Roman" w:eastAsia="宋体" w:hAnsi="Times New Roman" w:cs="Times New Roman"/>
          <w:iCs/>
          <w:color w:val="FF0000"/>
        </w:rPr>
        <w:lastRenderedPageBreak/>
        <w:t>制造技术。</w:t>
      </w:r>
      <w:del w:id="1026"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27"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致力于高效地生产，但不拥有任何重要的制造工艺技术。</w:t>
      </w:r>
    </w:p>
    <w:p w14:paraId="458B9F73" w14:textId="77777777" w:rsidR="00160A67" w:rsidRDefault="00160A67">
      <w:pPr>
        <w:jc w:val="both"/>
        <w:rPr>
          <w:rFonts w:ascii="Arial" w:eastAsia="黑体" w:hAnsi="Arial" w:cs="Arial"/>
        </w:rPr>
      </w:pPr>
    </w:p>
    <w:p w14:paraId="1870E1D6" w14:textId="77777777" w:rsidR="00160A67" w:rsidRDefault="00000000">
      <w:pPr>
        <w:keepNext/>
        <w:ind w:firstLine="482"/>
        <w:jc w:val="both"/>
        <w:rPr>
          <w:rFonts w:ascii="Times New Roman" w:eastAsia="宋体" w:hAnsi="Times New Roman" w:cs="Times New Roman"/>
          <w:b/>
          <w:bCs/>
          <w:u w:val="single"/>
        </w:rPr>
      </w:pPr>
      <w:r>
        <w:rPr>
          <w:rFonts w:ascii="Times New Roman" w:eastAsia="宋体" w:hAnsi="Times New Roman" w:cs="Times New Roman"/>
          <w:b/>
          <w:bCs/>
          <w:u w:val="single"/>
        </w:rPr>
        <w:t>营销型无形资产</w:t>
      </w:r>
    </w:p>
    <w:p w14:paraId="3D94872A" w14:textId="77777777" w:rsidR="00160A67" w:rsidRDefault="00160A67">
      <w:pPr>
        <w:keepNext/>
        <w:jc w:val="both"/>
        <w:rPr>
          <w:rFonts w:ascii="Arial" w:eastAsia="黑体" w:hAnsi="Arial" w:cs="Arial"/>
        </w:rPr>
      </w:pPr>
    </w:p>
    <w:p w14:paraId="0612277C" w14:textId="77777777" w:rsidR="00160A67" w:rsidRDefault="00000000">
      <w:pPr>
        <w:spacing w:beforeLines="50" w:before="120" w:line="360" w:lineRule="auto"/>
        <w:ind w:firstLineChars="200" w:firstLine="480"/>
        <w:jc w:val="both"/>
        <w:rPr>
          <w:rFonts w:ascii="Arial" w:eastAsia="黑体" w:hAnsi="Arial" w:cs="Arial"/>
        </w:rPr>
      </w:pPr>
      <w:r>
        <w:rPr>
          <w:rStyle w:val="aff9"/>
          <w:rFonts w:ascii="Times New Roman" w:eastAsia="宋体" w:hAnsi="Times New Roman" w:cs="Times New Roman"/>
          <w:color w:val="auto"/>
        </w:rPr>
        <w:t>营销无形资产包括商标和商业名称，这些商标和商业名称不仅用于识别产品，而且用于提高公司的卓越产品和服务质量的声誉。营销无形资产还可以包括广告材料和推广活动、客户关系、分销网络和服务知识等。</w:t>
      </w:r>
    </w:p>
    <w:p w14:paraId="01816FA1" w14:textId="77777777" w:rsidR="00160A67" w:rsidRDefault="00000000">
      <w:pPr>
        <w:pStyle w:val="aff8"/>
        <w:spacing w:beforeLines="50" w:before="120" w:line="360" w:lineRule="auto"/>
        <w:ind w:firstLineChars="200" w:firstLine="480"/>
        <w:rPr>
          <w:rStyle w:val="aff9"/>
          <w:rFonts w:ascii="Times New Roman" w:eastAsia="宋体" w:hAnsi="Times New Roman" w:cs="Times New Roman"/>
          <w:iCs/>
          <w:color w:val="FF0000"/>
        </w:rPr>
      </w:pPr>
      <w:r>
        <w:rPr>
          <w:rStyle w:val="aff9"/>
          <w:rFonts w:ascii="Times New Roman" w:eastAsia="宋体" w:hAnsi="Times New Roman" w:cs="Times New Roman"/>
          <w:iCs/>
          <w:color w:val="FF0000"/>
        </w:rPr>
        <w:t>【示例语言】</w:t>
      </w:r>
    </w:p>
    <w:p w14:paraId="5DA43413" w14:textId="27497B37" w:rsidR="00160A67" w:rsidRDefault="00000000">
      <w:pPr>
        <w:pStyle w:val="aff8"/>
        <w:spacing w:beforeLines="50" w:before="120" w:line="360" w:lineRule="auto"/>
        <w:ind w:firstLineChars="200" w:firstLine="480"/>
        <w:jc w:val="both"/>
        <w:rPr>
          <w:rStyle w:val="aff9"/>
          <w:rFonts w:ascii="Times New Roman" w:eastAsia="宋体" w:hAnsi="Times New Roman" w:cs="Times New Roman"/>
          <w:iCs/>
          <w:color w:val="FF0000"/>
        </w:rPr>
      </w:pPr>
      <w:del w:id="1028"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29"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的母公司拥有全球集团商标的法定所有权。</w:t>
      </w:r>
      <w:del w:id="1030"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31"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hint="eastAsia"/>
          <w:iCs/>
          <w:color w:val="FF0000"/>
        </w:rPr>
        <w:t>集团</w:t>
      </w:r>
      <w:r>
        <w:rPr>
          <w:rStyle w:val="aff9"/>
          <w:rFonts w:ascii="Times New Roman" w:eastAsia="宋体" w:hAnsi="Times New Roman" w:cs="Times New Roman"/>
          <w:iCs/>
          <w:color w:val="FF0000"/>
        </w:rPr>
        <w:t>商标有着</w:t>
      </w:r>
      <w:del w:id="1032"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33"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母公司长年经营过程中积累的</w:t>
      </w:r>
      <w:proofErr w:type="gramStart"/>
      <w:r>
        <w:rPr>
          <w:rStyle w:val="aff9"/>
          <w:rFonts w:ascii="Times New Roman" w:eastAsia="宋体" w:hAnsi="Times New Roman" w:cs="Times New Roman"/>
          <w:iCs/>
          <w:color w:val="FF0000"/>
        </w:rPr>
        <w:t>认知度做支撑</w:t>
      </w:r>
      <w:proofErr w:type="gramEnd"/>
      <w:r>
        <w:rPr>
          <w:rStyle w:val="aff9"/>
          <w:rFonts w:ascii="Times New Roman" w:eastAsia="宋体" w:hAnsi="Times New Roman" w:cs="Times New Roman"/>
          <w:iCs/>
          <w:color w:val="FF0000"/>
        </w:rPr>
        <w:t>。母公司负责准备全球市场营销材料并开展全球市场营销活动。母公司与部分全球主要客户保持关系，客户在世界各地的子公司享受</w:t>
      </w:r>
      <w:del w:id="1034"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35"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hint="eastAsia"/>
          <w:iCs/>
          <w:color w:val="FF0000"/>
        </w:rPr>
        <w:t>集团</w:t>
      </w:r>
      <w:r>
        <w:rPr>
          <w:rStyle w:val="aff9"/>
          <w:rFonts w:ascii="Times New Roman" w:eastAsia="宋体" w:hAnsi="Times New Roman" w:cs="Times New Roman"/>
          <w:iCs/>
          <w:color w:val="FF0000"/>
        </w:rPr>
        <w:t>为其提供的服务。</w:t>
      </w:r>
    </w:p>
    <w:p w14:paraId="7F6EACC5" w14:textId="77777777" w:rsidR="00160A67" w:rsidRDefault="00160A67">
      <w:pPr>
        <w:pStyle w:val="aff8"/>
        <w:spacing w:beforeLines="50" w:before="120" w:line="360" w:lineRule="auto"/>
        <w:ind w:firstLineChars="200" w:firstLine="480"/>
        <w:jc w:val="both"/>
        <w:rPr>
          <w:rStyle w:val="aff9"/>
          <w:rFonts w:ascii="Times New Roman" w:eastAsia="宋体" w:hAnsi="Times New Roman" w:cs="Times New Roman"/>
          <w:iCs/>
          <w:color w:val="FF0000"/>
        </w:rPr>
      </w:pPr>
    </w:p>
    <w:p w14:paraId="53E6EE23" w14:textId="6E0D3335" w:rsidR="00160A67" w:rsidRDefault="00000000">
      <w:pPr>
        <w:pStyle w:val="aff8"/>
        <w:spacing w:beforeLines="50" w:before="120" w:line="360" w:lineRule="auto"/>
        <w:ind w:firstLineChars="200" w:firstLine="480"/>
        <w:jc w:val="both"/>
        <w:rPr>
          <w:rStyle w:val="aff9"/>
          <w:rFonts w:ascii="Times New Roman" w:eastAsia="宋体" w:hAnsi="Times New Roman" w:cs="Times New Roman"/>
          <w:iCs/>
          <w:color w:val="FF0000"/>
        </w:rPr>
      </w:pPr>
      <w:r>
        <w:rPr>
          <w:rStyle w:val="aff9"/>
          <w:rFonts w:ascii="Times New Roman" w:eastAsia="宋体" w:hAnsi="Times New Roman" w:cs="Times New Roman"/>
          <w:iCs/>
          <w:color w:val="FF0000"/>
        </w:rPr>
        <w:t>虽然</w:t>
      </w:r>
      <w:del w:id="1036"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37"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不拥有集团商标的法定所有权，但公司在开发和提高一系列营销无形资产（包括中国特定广告材料）方面具有一定作用。公司独立地规划和执行了境内的营销活动，并承担这些活动的全部成本和风险。</w:t>
      </w:r>
      <w:del w:id="1038"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39"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的推广活动有助于增强集团的营销无形资产。然而，在这些活动中，</w:t>
      </w:r>
      <w:del w:id="1040"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41"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是在</w:t>
      </w:r>
      <w:del w:id="1042"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43"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母公司获得全球认可的前提下，应用了该商标。如果不存在有价值的集团商标，</w:t>
      </w:r>
      <w:del w:id="1044"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45"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也无法取得有效的成果。例如，</w:t>
      </w:r>
      <w:del w:id="1046"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47"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在中国市场投放的广告材料中，应用了</w:t>
      </w:r>
      <w:del w:id="1048"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49"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母公司为全球范围所准备的素材；</w:t>
      </w:r>
      <w:del w:id="1050"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51"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在营销活动中宣扬的重要的企业及产品形象，也是以</w:t>
      </w:r>
      <w:del w:id="1052"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53"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母公司在全球范围开展的营销活动为基础。</w:t>
      </w:r>
      <w:del w:id="1054"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55"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母公司长年开发、价值提升、维护、保护和应用这些无形资产。</w:t>
      </w:r>
      <w:del w:id="1056"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57"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在中国开展的提升营销相关无形资产价值的活动时，仅侧重于</w:t>
      </w:r>
      <w:r>
        <w:rPr>
          <w:rStyle w:val="aff9"/>
          <w:rFonts w:ascii="Times New Roman" w:eastAsia="宋体" w:hAnsi="Times New Roman" w:cs="Times New Roman"/>
          <w:iCs/>
          <w:color w:val="FF0000"/>
        </w:rPr>
        <w:t>“</w:t>
      </w:r>
      <w:r>
        <w:rPr>
          <w:rStyle w:val="aff9"/>
          <w:rFonts w:ascii="Times New Roman" w:eastAsia="宋体" w:hAnsi="Times New Roman" w:cs="Times New Roman"/>
          <w:iCs/>
          <w:color w:val="FF0000"/>
        </w:rPr>
        <w:t>常规应用</w:t>
      </w:r>
      <w:r>
        <w:rPr>
          <w:rStyle w:val="aff9"/>
          <w:rFonts w:ascii="Times New Roman" w:eastAsia="宋体" w:hAnsi="Times New Roman" w:cs="Times New Roman"/>
          <w:iCs/>
          <w:color w:val="FF0000"/>
        </w:rPr>
        <w:t>”</w:t>
      </w:r>
      <w:r>
        <w:rPr>
          <w:rStyle w:val="aff9"/>
          <w:rFonts w:ascii="Times New Roman" w:eastAsia="宋体" w:hAnsi="Times New Roman" w:cs="Times New Roman"/>
          <w:iCs/>
          <w:color w:val="FF0000"/>
        </w:rPr>
        <w:t>这些无形资产，而这些活动在其他竞争对手眼中也仅是一般的常规功能。</w:t>
      </w:r>
    </w:p>
    <w:p w14:paraId="5D4A9632" w14:textId="3FD1E5B4" w:rsidR="00160A67" w:rsidRDefault="00000000">
      <w:pPr>
        <w:pStyle w:val="aff8"/>
        <w:spacing w:beforeLines="50" w:before="120" w:line="360" w:lineRule="auto"/>
        <w:ind w:firstLineChars="200" w:firstLine="480"/>
        <w:jc w:val="both"/>
        <w:rPr>
          <w:rStyle w:val="aff9"/>
          <w:rFonts w:ascii="Times New Roman" w:eastAsia="宋体" w:hAnsi="Times New Roman" w:cs="Times New Roman"/>
          <w:iCs/>
          <w:color w:val="FF0000"/>
        </w:rPr>
      </w:pPr>
      <w:del w:id="1058" w:author="Tian Su" w:date="2024-12-30T11:34:00Z" w16du:dateUtc="2024-12-30T03:34:00Z">
        <w:r w:rsidDel="00FE6E4A">
          <w:rPr>
            <w:rStyle w:val="aff9"/>
            <w:rFonts w:ascii="Times New Roman" w:eastAsia="宋体" w:hAnsi="Times New Roman" w:cs="Times New Roman"/>
            <w:iCs/>
            <w:color w:val="FF0000"/>
          </w:rPr>
          <w:lastRenderedPageBreak/>
          <w:delText>ABC</w:delText>
        </w:r>
        <w:r w:rsidDel="00FE6E4A">
          <w:rPr>
            <w:rStyle w:val="aff9"/>
            <w:rFonts w:ascii="Times New Roman" w:eastAsia="宋体" w:hAnsi="Times New Roman" w:cs="Times New Roman" w:hint="eastAsia"/>
            <w:iCs/>
            <w:color w:val="FF0000"/>
          </w:rPr>
          <w:delText>公司</w:delText>
        </w:r>
      </w:del>
      <w:ins w:id="1059"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已经建立了自己的营销网络，其主要由大型分销商和零售商店组成。同时，公司还将一小部分的产品直接销售给集团的全球主要客户。由于</w:t>
      </w:r>
      <w:del w:id="1060" w:author="Tian Su" w:date="2024-12-30T11:34:00Z" w16du:dateUtc="2024-12-30T03:34:00Z">
        <w:r w:rsidDel="00FE6E4A">
          <w:rPr>
            <w:rStyle w:val="aff9"/>
            <w:rFonts w:ascii="Times New Roman" w:eastAsia="宋体" w:hAnsi="Times New Roman" w:cs="Times New Roman"/>
            <w:iCs/>
            <w:color w:val="FF0000"/>
          </w:rPr>
          <w:delText>ABC</w:delText>
        </w:r>
        <w:r w:rsidDel="00FE6E4A">
          <w:rPr>
            <w:rStyle w:val="aff9"/>
            <w:rFonts w:ascii="Times New Roman" w:eastAsia="宋体" w:hAnsi="Times New Roman" w:cs="Times New Roman" w:hint="eastAsia"/>
            <w:iCs/>
            <w:color w:val="FF0000"/>
          </w:rPr>
          <w:delText>公司</w:delText>
        </w:r>
      </w:del>
      <w:ins w:id="1061" w:author="Tian Su" w:date="2024-12-30T11:34:00Z" w16du:dateUtc="2024-12-30T03:34:00Z">
        <w:r w:rsidR="00FE6E4A">
          <w:rPr>
            <w:rStyle w:val="aff9"/>
            <w:rFonts w:ascii="Times New Roman" w:eastAsia="宋体" w:hAnsi="Times New Roman" w:cs="Times New Roman"/>
            <w:iCs/>
            <w:color w:val="FF0000"/>
          </w:rPr>
          <w:t>【清单模板</w:t>
        </w:r>
        <w:r w:rsidR="00FE6E4A">
          <w:rPr>
            <w:rStyle w:val="aff9"/>
            <w:rFonts w:ascii="Times New Roman" w:eastAsia="宋体" w:hAnsi="Times New Roman" w:cs="Times New Roman"/>
            <w:iCs/>
            <w:color w:val="FF0000"/>
          </w:rPr>
          <w:t>-</w:t>
        </w:r>
        <w:r w:rsidR="00FE6E4A">
          <w:rPr>
            <w:rStyle w:val="aff9"/>
            <w:rFonts w:ascii="Times New Roman" w:eastAsia="宋体" w:hAnsi="Times New Roman" w:cs="Times New Roman"/>
            <w:iCs/>
            <w:color w:val="FF0000"/>
          </w:rPr>
          <w:t>数据表</w:t>
        </w:r>
        <w:r w:rsidR="00FE6E4A">
          <w:rPr>
            <w:rStyle w:val="aff9"/>
            <w:rFonts w:ascii="Times New Roman" w:eastAsia="宋体" w:hAnsi="Times New Roman" w:cs="Times New Roman"/>
            <w:iCs/>
            <w:color w:val="FF0000"/>
          </w:rPr>
          <w:t>B5</w:t>
        </w:r>
        <w:r w:rsidR="00FE6E4A">
          <w:rPr>
            <w:rStyle w:val="aff9"/>
            <w:rFonts w:ascii="Times New Roman" w:eastAsia="宋体" w:hAnsi="Times New Roman" w:cs="Times New Roman"/>
            <w:iCs/>
            <w:color w:val="FF0000"/>
          </w:rPr>
          <w:t>】</w:t>
        </w:r>
      </w:ins>
      <w:r>
        <w:rPr>
          <w:rStyle w:val="aff9"/>
          <w:rFonts w:ascii="Times New Roman" w:eastAsia="宋体" w:hAnsi="Times New Roman" w:cs="Times New Roman"/>
          <w:iCs/>
          <w:color w:val="FF0000"/>
        </w:rPr>
        <w:t>自行制定产品组合和生产计划，公司将承担无法有效服务其客户而导致的对其声誉和业务产生的风险。</w:t>
      </w:r>
    </w:p>
    <w:p w14:paraId="1170E212" w14:textId="77777777" w:rsidR="00160A67" w:rsidRDefault="00160A67">
      <w:pPr>
        <w:rPr>
          <w:rFonts w:ascii="Arial" w:hAnsi="Arial" w:cs="Arial"/>
        </w:rPr>
      </w:pPr>
    </w:p>
    <w:p w14:paraId="329D8137" w14:textId="77777777" w:rsidR="00160A67" w:rsidRDefault="00000000">
      <w:pPr>
        <w:pStyle w:val="13"/>
        <w:numPr>
          <w:ilvl w:val="1"/>
          <w:numId w:val="30"/>
        </w:numPr>
        <w:jc w:val="both"/>
        <w:outlineLvl w:val="1"/>
        <w:rPr>
          <w:rFonts w:ascii="Times New Roman" w:hAnsi="Times New Roman" w:cs="Times New Roman"/>
          <w:sz w:val="30"/>
          <w:szCs w:val="30"/>
        </w:rPr>
      </w:pPr>
      <w:bookmarkStart w:id="1062" w:name="_Toc144227504"/>
      <w:bookmarkStart w:id="1063" w:name="_Toc26390"/>
      <w:bookmarkStart w:id="1064" w:name="_Toc21565"/>
      <w:bookmarkStart w:id="1065" w:name="_Toc26609"/>
      <w:r>
        <w:rPr>
          <w:rFonts w:ascii="Times New Roman" w:hAnsi="Times New Roman" w:cs="Times New Roman" w:hint="eastAsia"/>
          <w:sz w:val="30"/>
          <w:szCs w:val="30"/>
        </w:rPr>
        <w:t>小结</w:t>
      </w:r>
      <w:bookmarkEnd w:id="1062"/>
      <w:bookmarkEnd w:id="1063"/>
      <w:bookmarkEnd w:id="1064"/>
      <w:bookmarkEnd w:id="1065"/>
    </w:p>
    <w:p w14:paraId="5F72E90E" w14:textId="77777777" w:rsidR="00160A67" w:rsidRDefault="00160A67">
      <w:pPr>
        <w:ind w:firstLineChars="200" w:firstLine="480"/>
        <w:rPr>
          <w:rFonts w:ascii="Arial" w:eastAsia="黑体" w:hAnsi="Arial" w:cs="Arial"/>
        </w:rPr>
      </w:pPr>
    </w:p>
    <w:p w14:paraId="5663A244" w14:textId="72660C3F"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hint="eastAsia"/>
          <w:color w:val="auto"/>
        </w:rPr>
        <w:t>下表总结了</w:t>
      </w:r>
      <w:r>
        <w:rPr>
          <w:rStyle w:val="aff9"/>
          <w:rFonts w:ascii="Times New Roman" w:eastAsia="宋体" w:hAnsi="Times New Roman" w:cs="Times New Roman"/>
          <w:color w:val="auto"/>
        </w:rPr>
        <w:t>报告期间</w:t>
      </w:r>
      <w:del w:id="106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06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hint="eastAsia"/>
          <w:color w:val="auto"/>
        </w:rPr>
        <w:t>及关联</w:t>
      </w:r>
      <w:proofErr w:type="gramStart"/>
      <w:r>
        <w:rPr>
          <w:rStyle w:val="aff9"/>
          <w:rFonts w:ascii="Times New Roman" w:eastAsia="宋体" w:hAnsi="Times New Roman" w:cs="Times New Roman" w:hint="eastAsia"/>
          <w:color w:val="auto"/>
        </w:rPr>
        <w:t>方执行</w:t>
      </w:r>
      <w:proofErr w:type="gramEnd"/>
      <w:r>
        <w:rPr>
          <w:rStyle w:val="aff9"/>
          <w:rFonts w:ascii="Times New Roman" w:eastAsia="宋体" w:hAnsi="Times New Roman" w:cs="Times New Roman" w:hint="eastAsia"/>
          <w:color w:val="auto"/>
        </w:rPr>
        <w:t>的各项功能及承担的各项风险：</w:t>
      </w:r>
    </w:p>
    <w:p w14:paraId="4754DEEC" w14:textId="77777777" w:rsidR="00160A67" w:rsidRDefault="00160A67">
      <w:pPr>
        <w:ind w:firstLineChars="200" w:firstLine="480"/>
        <w:rPr>
          <w:rFonts w:ascii="Arial" w:eastAsia="黑体" w:hAnsi="Arial" w:cs="Arial"/>
        </w:rPr>
      </w:pPr>
    </w:p>
    <w:p w14:paraId="1DF8E3DF" w14:textId="4FF0AF44" w:rsidR="00160A67" w:rsidRDefault="00000000">
      <w:pPr>
        <w:pStyle w:val="ac"/>
        <w:spacing w:beforeLines="50" w:before="120" w:line="360" w:lineRule="auto"/>
        <w:ind w:firstLine="482"/>
        <w:jc w:val="center"/>
        <w:rPr>
          <w:rFonts w:ascii="Times New Roman" w:eastAsia="宋体" w:hAnsi="Times New Roman" w:cs="Times New Roman"/>
        </w:rPr>
      </w:pPr>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19</w:t>
      </w:r>
      <w:r>
        <w:rPr>
          <w:rFonts w:ascii="Times New Roman" w:eastAsia="宋体" w:hAnsi="Times New Roman" w:cs="Times New Roman"/>
        </w:rPr>
        <w:fldChar w:fldCharType="end"/>
      </w:r>
      <w:r>
        <w:rPr>
          <w:rFonts w:ascii="Times New Roman" w:eastAsia="宋体" w:hAnsi="Times New Roman" w:cs="Times New Roman"/>
        </w:rPr>
        <w:t>：</w:t>
      </w:r>
      <w:del w:id="106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06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及关联</w:t>
      </w:r>
      <w:proofErr w:type="gramStart"/>
      <w:r>
        <w:rPr>
          <w:rFonts w:ascii="Times New Roman" w:eastAsia="宋体" w:hAnsi="Times New Roman" w:cs="Times New Roman"/>
        </w:rPr>
        <w:t>方功能</w:t>
      </w:r>
      <w:proofErr w:type="gramEnd"/>
      <w:r>
        <w:rPr>
          <w:rFonts w:ascii="Times New Roman" w:eastAsia="宋体" w:hAnsi="Times New Roman" w:cs="Times New Roman"/>
        </w:rPr>
        <w:t>风险汇总表</w:t>
      </w:r>
    </w:p>
    <w:p w14:paraId="704A9735" w14:textId="77777777" w:rsidR="00160A67" w:rsidRDefault="00160A67">
      <w:pPr>
        <w:ind w:firstLineChars="200" w:firstLine="480"/>
        <w:rPr>
          <w:rFonts w:ascii="Arial" w:eastAsia="黑体" w:hAnsi="Arial" w:cs="Arial"/>
        </w:rPr>
      </w:pPr>
    </w:p>
    <w:tbl>
      <w:tblPr>
        <w:tblStyle w:val="afe"/>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shd w:val="clear" w:color="auto" w:fill="F2F2F2" w:themeFill="background1" w:themeFillShade="F2"/>
        <w:tblCellMar>
          <w:top w:w="57" w:type="dxa"/>
          <w:bottom w:w="57" w:type="dxa"/>
        </w:tblCellMar>
        <w:tblLook w:val="04A0" w:firstRow="1" w:lastRow="0" w:firstColumn="1" w:lastColumn="0" w:noHBand="0" w:noVBand="1"/>
      </w:tblPr>
      <w:tblGrid>
        <w:gridCol w:w="819"/>
        <w:gridCol w:w="3748"/>
        <w:gridCol w:w="2232"/>
        <w:gridCol w:w="2228"/>
      </w:tblGrid>
      <w:tr w:rsidR="00160A67" w14:paraId="62EBC28A" w14:textId="77777777">
        <w:trPr>
          <w:trHeight w:val="397"/>
        </w:trPr>
        <w:tc>
          <w:tcPr>
            <w:tcW w:w="709" w:type="dxa"/>
            <w:tcBorders>
              <w:tl2br w:val="nil"/>
              <w:tr2bl w:val="nil"/>
            </w:tcBorders>
            <w:shd w:val="clear" w:color="auto" w:fill="0599D4" w:themeFill="accent1" w:themeFillShade="F2"/>
            <w:vAlign w:val="center"/>
          </w:tcPr>
          <w:p w14:paraId="7897CB1B" w14:textId="77777777" w:rsidR="00160A67" w:rsidRDefault="00000000">
            <w:pPr>
              <w:ind w:firstLine="402"/>
              <w:jc w:val="center"/>
              <w:rPr>
                <w:rFonts w:ascii="Times New Roman" w:eastAsia="宋体" w:hAnsi="Times New Roman" w:cs="Times New Roman"/>
                <w:b/>
                <w:bCs/>
                <w:color w:val="FFFFFF" w:themeColor="background1"/>
                <w:sz w:val="20"/>
                <w:szCs w:val="20"/>
              </w:rPr>
            </w:pPr>
            <w:commentRangeStart w:id="1070"/>
            <w:r>
              <w:rPr>
                <w:rFonts w:ascii="Times New Roman" w:eastAsia="宋体" w:hAnsi="Times New Roman" w:cs="Times New Roman"/>
                <w:b/>
                <w:bCs/>
                <w:color w:val="FFFFFF" w:themeColor="background1"/>
                <w:sz w:val="20"/>
                <w:szCs w:val="20"/>
              </w:rPr>
              <w:t>序号</w:t>
            </w:r>
          </w:p>
        </w:tc>
        <w:tc>
          <w:tcPr>
            <w:tcW w:w="3799" w:type="dxa"/>
            <w:tcBorders>
              <w:tl2br w:val="nil"/>
              <w:tr2bl w:val="nil"/>
            </w:tcBorders>
            <w:shd w:val="clear" w:color="auto" w:fill="0599D4" w:themeFill="accent1" w:themeFillShade="F2"/>
            <w:vAlign w:val="center"/>
          </w:tcPr>
          <w:p w14:paraId="7257B893"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风险</w:t>
            </w:r>
          </w:p>
        </w:tc>
        <w:tc>
          <w:tcPr>
            <w:tcW w:w="2254" w:type="dxa"/>
            <w:tcBorders>
              <w:tl2br w:val="nil"/>
              <w:tr2bl w:val="nil"/>
            </w:tcBorders>
            <w:shd w:val="clear" w:color="auto" w:fill="0599D4" w:themeFill="accent1" w:themeFillShade="F2"/>
            <w:vAlign w:val="center"/>
          </w:tcPr>
          <w:p w14:paraId="2A50E3A7" w14:textId="5F80B093"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0000"/>
                <w:sz w:val="20"/>
                <w:szCs w:val="20"/>
              </w:rPr>
              <w:fldChar w:fldCharType="begin"/>
            </w:r>
            <w:r>
              <w:rPr>
                <w:rFonts w:ascii="Times New Roman" w:eastAsia="宋体" w:hAnsi="Times New Roman" w:cs="Times New Roman"/>
                <w:b/>
                <w:bCs/>
                <w:color w:val="FF0000"/>
                <w:sz w:val="20"/>
                <w:szCs w:val="20"/>
              </w:rPr>
              <w:instrText xml:space="preserve"> REF XYZ</w:instrText>
            </w:r>
            <w:r>
              <w:rPr>
                <w:rFonts w:ascii="Times New Roman" w:eastAsia="宋体" w:hAnsi="Times New Roman" w:cs="Times New Roman"/>
                <w:b/>
                <w:bCs/>
                <w:color w:val="FF0000"/>
                <w:sz w:val="20"/>
                <w:szCs w:val="20"/>
              </w:rPr>
              <w:instrText>公司</w:instrText>
            </w:r>
            <w:r>
              <w:rPr>
                <w:rFonts w:ascii="Times New Roman" w:eastAsia="宋体" w:hAnsi="Times New Roman" w:cs="Times New Roman"/>
                <w:b/>
                <w:bCs/>
                <w:color w:val="FF0000"/>
                <w:sz w:val="20"/>
                <w:szCs w:val="20"/>
              </w:rPr>
              <w:instrText xml:space="preserve"> \h  \* MERGEFORMAT </w:instrText>
            </w:r>
            <w:r>
              <w:rPr>
                <w:rFonts w:ascii="Times New Roman" w:eastAsia="宋体" w:hAnsi="Times New Roman" w:cs="Times New Roman"/>
                <w:b/>
                <w:bCs/>
                <w:color w:val="FF0000"/>
                <w:sz w:val="20"/>
                <w:szCs w:val="20"/>
              </w:rPr>
            </w:r>
            <w:r>
              <w:rPr>
                <w:rFonts w:ascii="Times New Roman" w:eastAsia="宋体" w:hAnsi="Times New Roman" w:cs="Times New Roman"/>
                <w:b/>
                <w:bCs/>
                <w:color w:val="FF0000"/>
                <w:sz w:val="20"/>
                <w:szCs w:val="20"/>
              </w:rPr>
              <w:fldChar w:fldCharType="separate"/>
            </w:r>
            <w:del w:id="1071" w:author="Tian Su" w:date="2024-12-30T11:34:00Z" w16du:dateUtc="2024-12-30T03:34:00Z">
              <w:r w:rsidDel="00FE6E4A">
                <w:rPr>
                  <w:rFonts w:ascii="Times New Roman" w:eastAsia="宋体" w:hAnsi="Times New Roman" w:cs="Times New Roman"/>
                  <w:b/>
                  <w:bCs/>
                  <w:color w:val="FF0000"/>
                  <w:sz w:val="20"/>
                  <w:szCs w:val="20"/>
                </w:rPr>
                <w:delText>ABC</w:delText>
              </w:r>
              <w:r w:rsidDel="00FE6E4A">
                <w:rPr>
                  <w:rFonts w:ascii="Times New Roman" w:eastAsia="宋体" w:hAnsi="Times New Roman" w:cs="Times New Roman"/>
                  <w:b/>
                  <w:bCs/>
                  <w:color w:val="FF0000"/>
                  <w:sz w:val="20"/>
                  <w:szCs w:val="20"/>
                </w:rPr>
                <w:delText>公司</w:delText>
              </w:r>
            </w:del>
            <w:ins w:id="1072" w:author="Tian Su" w:date="2024-12-30T11:34:00Z" w16du:dateUtc="2024-12-30T03:34:00Z">
              <w:r w:rsidR="00FE6E4A">
                <w:rPr>
                  <w:rFonts w:ascii="Times New Roman" w:eastAsia="宋体" w:hAnsi="Times New Roman" w:cs="Times New Roman"/>
                  <w:b/>
                  <w:bCs/>
                  <w:color w:val="FF0000"/>
                  <w:sz w:val="20"/>
                  <w:szCs w:val="20"/>
                </w:rPr>
                <w:t>【清单模板</w:t>
              </w:r>
              <w:r w:rsidR="00FE6E4A">
                <w:rPr>
                  <w:rFonts w:ascii="Times New Roman" w:eastAsia="宋体" w:hAnsi="Times New Roman" w:cs="Times New Roman"/>
                  <w:b/>
                  <w:bCs/>
                  <w:color w:val="FF0000"/>
                  <w:sz w:val="20"/>
                  <w:szCs w:val="20"/>
                </w:rPr>
                <w:t>-</w:t>
              </w:r>
              <w:r w:rsidR="00FE6E4A">
                <w:rPr>
                  <w:rFonts w:ascii="Times New Roman" w:eastAsia="宋体" w:hAnsi="Times New Roman" w:cs="Times New Roman"/>
                  <w:b/>
                  <w:bCs/>
                  <w:color w:val="FF0000"/>
                  <w:sz w:val="20"/>
                  <w:szCs w:val="20"/>
                </w:rPr>
                <w:t>数据表</w:t>
              </w:r>
              <w:r w:rsidR="00FE6E4A">
                <w:rPr>
                  <w:rFonts w:ascii="Times New Roman" w:eastAsia="宋体" w:hAnsi="Times New Roman" w:cs="Times New Roman"/>
                  <w:b/>
                  <w:bCs/>
                  <w:color w:val="FF0000"/>
                  <w:sz w:val="20"/>
                  <w:szCs w:val="20"/>
                </w:rPr>
                <w:t>B5</w:t>
              </w:r>
              <w:r w:rsidR="00FE6E4A">
                <w:rPr>
                  <w:rFonts w:ascii="Times New Roman" w:eastAsia="宋体" w:hAnsi="Times New Roman" w:cs="Times New Roman"/>
                  <w:b/>
                  <w:bCs/>
                  <w:color w:val="FF0000"/>
                  <w:sz w:val="20"/>
                  <w:szCs w:val="20"/>
                </w:rPr>
                <w:t>】</w:t>
              </w:r>
            </w:ins>
            <w:r>
              <w:rPr>
                <w:rFonts w:ascii="Times New Roman" w:eastAsia="宋体" w:hAnsi="Times New Roman" w:cs="Times New Roman"/>
                <w:b/>
                <w:bCs/>
                <w:color w:val="FF0000"/>
                <w:sz w:val="20"/>
                <w:szCs w:val="20"/>
              </w:rPr>
              <w:fldChar w:fldCharType="end"/>
            </w:r>
          </w:p>
        </w:tc>
        <w:tc>
          <w:tcPr>
            <w:tcW w:w="2255" w:type="dxa"/>
            <w:tcBorders>
              <w:tl2br w:val="nil"/>
              <w:tr2bl w:val="nil"/>
            </w:tcBorders>
            <w:shd w:val="clear" w:color="auto" w:fill="0599D4" w:themeFill="accent1" w:themeFillShade="F2"/>
            <w:vAlign w:val="center"/>
          </w:tcPr>
          <w:p w14:paraId="7C3A4812"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关联方</w:t>
            </w:r>
          </w:p>
        </w:tc>
      </w:tr>
      <w:tr w:rsidR="00160A67" w14:paraId="38769420" w14:textId="77777777">
        <w:trPr>
          <w:trHeight w:val="397"/>
        </w:trPr>
        <w:tc>
          <w:tcPr>
            <w:tcW w:w="709" w:type="dxa"/>
            <w:tcBorders>
              <w:tl2br w:val="nil"/>
              <w:tr2bl w:val="nil"/>
            </w:tcBorders>
            <w:shd w:val="clear" w:color="auto" w:fill="F2F2F2" w:themeFill="background1" w:themeFillShade="F2"/>
            <w:vAlign w:val="center"/>
          </w:tcPr>
          <w:p w14:paraId="09930679"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1</w:t>
            </w:r>
          </w:p>
        </w:tc>
        <w:tc>
          <w:tcPr>
            <w:tcW w:w="3799" w:type="dxa"/>
            <w:tcBorders>
              <w:tl2br w:val="nil"/>
              <w:tr2bl w:val="nil"/>
            </w:tcBorders>
            <w:shd w:val="clear" w:color="auto" w:fill="F2F2F2" w:themeFill="background1" w:themeFillShade="F2"/>
            <w:vAlign w:val="center"/>
          </w:tcPr>
          <w:p w14:paraId="686BF75E" w14:textId="77777777" w:rsidR="00160A67" w:rsidRDefault="00160A67">
            <w:pPr>
              <w:ind w:firstLine="400"/>
              <w:jc w:val="both"/>
              <w:rPr>
                <w:rFonts w:ascii="Times New Roman" w:eastAsia="宋体" w:hAnsi="Times New Roman" w:cs="Times New Roman"/>
                <w:sz w:val="20"/>
                <w:szCs w:val="20"/>
              </w:rPr>
            </w:pPr>
          </w:p>
        </w:tc>
        <w:tc>
          <w:tcPr>
            <w:tcW w:w="2254" w:type="dxa"/>
            <w:tcBorders>
              <w:tl2br w:val="nil"/>
              <w:tr2bl w:val="nil"/>
            </w:tcBorders>
            <w:shd w:val="clear" w:color="auto" w:fill="F2F2F2" w:themeFill="background1" w:themeFillShade="F2"/>
            <w:vAlign w:val="center"/>
          </w:tcPr>
          <w:p w14:paraId="10FDBFD2" w14:textId="77777777" w:rsidR="00160A67" w:rsidRDefault="00160A67">
            <w:pPr>
              <w:ind w:firstLine="400"/>
              <w:jc w:val="center"/>
              <w:rPr>
                <w:rFonts w:ascii="Times New Roman" w:eastAsia="宋体" w:hAnsi="Times New Roman" w:cs="Times New Roman"/>
                <w:sz w:val="20"/>
                <w:szCs w:val="20"/>
              </w:rPr>
            </w:pPr>
          </w:p>
        </w:tc>
        <w:tc>
          <w:tcPr>
            <w:tcW w:w="2255" w:type="dxa"/>
            <w:tcBorders>
              <w:tl2br w:val="nil"/>
              <w:tr2bl w:val="nil"/>
            </w:tcBorders>
            <w:shd w:val="clear" w:color="auto" w:fill="F2F2F2" w:themeFill="background1" w:themeFillShade="F2"/>
            <w:vAlign w:val="center"/>
          </w:tcPr>
          <w:p w14:paraId="71B499A0" w14:textId="77777777" w:rsidR="00160A67" w:rsidRDefault="00160A67">
            <w:pPr>
              <w:ind w:firstLine="400"/>
              <w:jc w:val="center"/>
              <w:rPr>
                <w:rFonts w:ascii="Times New Roman" w:eastAsia="宋体" w:hAnsi="Times New Roman" w:cs="Times New Roman"/>
                <w:sz w:val="20"/>
                <w:szCs w:val="20"/>
              </w:rPr>
            </w:pPr>
          </w:p>
        </w:tc>
      </w:tr>
      <w:tr w:rsidR="00160A67" w14:paraId="13A9E728" w14:textId="77777777">
        <w:trPr>
          <w:trHeight w:val="397"/>
        </w:trPr>
        <w:tc>
          <w:tcPr>
            <w:tcW w:w="709" w:type="dxa"/>
            <w:tcBorders>
              <w:tl2br w:val="nil"/>
              <w:tr2bl w:val="nil"/>
            </w:tcBorders>
            <w:shd w:val="clear" w:color="auto" w:fill="F2F2F2" w:themeFill="background1" w:themeFillShade="F2"/>
            <w:vAlign w:val="center"/>
          </w:tcPr>
          <w:p w14:paraId="381D52FD"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2</w:t>
            </w:r>
          </w:p>
        </w:tc>
        <w:tc>
          <w:tcPr>
            <w:tcW w:w="3799" w:type="dxa"/>
            <w:tcBorders>
              <w:tl2br w:val="nil"/>
              <w:tr2bl w:val="nil"/>
            </w:tcBorders>
            <w:shd w:val="clear" w:color="auto" w:fill="F2F2F2" w:themeFill="background1" w:themeFillShade="F2"/>
            <w:vAlign w:val="center"/>
          </w:tcPr>
          <w:p w14:paraId="580572B3" w14:textId="77777777" w:rsidR="00160A67" w:rsidRDefault="00160A67">
            <w:pPr>
              <w:ind w:firstLine="400"/>
              <w:jc w:val="both"/>
              <w:rPr>
                <w:rFonts w:ascii="Times New Roman" w:eastAsia="宋体" w:hAnsi="Times New Roman" w:cs="Times New Roman"/>
                <w:sz w:val="20"/>
                <w:szCs w:val="20"/>
              </w:rPr>
            </w:pPr>
          </w:p>
        </w:tc>
        <w:tc>
          <w:tcPr>
            <w:tcW w:w="2254" w:type="dxa"/>
            <w:tcBorders>
              <w:tl2br w:val="nil"/>
              <w:tr2bl w:val="nil"/>
            </w:tcBorders>
            <w:shd w:val="clear" w:color="auto" w:fill="F2F2F2" w:themeFill="background1" w:themeFillShade="F2"/>
            <w:vAlign w:val="center"/>
          </w:tcPr>
          <w:p w14:paraId="640E1F1B" w14:textId="77777777" w:rsidR="00160A67" w:rsidRDefault="00160A67">
            <w:pPr>
              <w:ind w:firstLine="400"/>
              <w:jc w:val="center"/>
              <w:rPr>
                <w:rFonts w:ascii="Times New Roman" w:eastAsia="宋体" w:hAnsi="Times New Roman" w:cs="Times New Roman"/>
                <w:sz w:val="20"/>
                <w:szCs w:val="20"/>
              </w:rPr>
            </w:pPr>
          </w:p>
        </w:tc>
        <w:tc>
          <w:tcPr>
            <w:tcW w:w="2255" w:type="dxa"/>
            <w:tcBorders>
              <w:tl2br w:val="nil"/>
              <w:tr2bl w:val="nil"/>
            </w:tcBorders>
            <w:shd w:val="clear" w:color="auto" w:fill="F2F2F2" w:themeFill="background1" w:themeFillShade="F2"/>
            <w:vAlign w:val="center"/>
          </w:tcPr>
          <w:p w14:paraId="0CCC4619" w14:textId="77777777" w:rsidR="00160A67" w:rsidRDefault="00160A67">
            <w:pPr>
              <w:ind w:firstLine="400"/>
              <w:jc w:val="center"/>
              <w:rPr>
                <w:rFonts w:ascii="Times New Roman" w:eastAsia="宋体" w:hAnsi="Times New Roman" w:cs="Times New Roman"/>
                <w:sz w:val="20"/>
                <w:szCs w:val="20"/>
              </w:rPr>
            </w:pPr>
          </w:p>
        </w:tc>
      </w:tr>
      <w:tr w:rsidR="00160A67" w14:paraId="142C26EC" w14:textId="77777777">
        <w:trPr>
          <w:trHeight w:val="397"/>
        </w:trPr>
        <w:tc>
          <w:tcPr>
            <w:tcW w:w="709" w:type="dxa"/>
            <w:tcBorders>
              <w:tl2br w:val="nil"/>
              <w:tr2bl w:val="nil"/>
            </w:tcBorders>
            <w:shd w:val="clear" w:color="auto" w:fill="F2F2F2" w:themeFill="background1" w:themeFillShade="F2"/>
            <w:vAlign w:val="center"/>
          </w:tcPr>
          <w:p w14:paraId="7815943D"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3</w:t>
            </w:r>
          </w:p>
        </w:tc>
        <w:commentRangeEnd w:id="1070"/>
        <w:tc>
          <w:tcPr>
            <w:tcW w:w="3799" w:type="dxa"/>
            <w:tcBorders>
              <w:tl2br w:val="nil"/>
              <w:tr2bl w:val="nil"/>
            </w:tcBorders>
            <w:shd w:val="clear" w:color="auto" w:fill="F2F2F2" w:themeFill="background1" w:themeFillShade="F2"/>
            <w:vAlign w:val="center"/>
          </w:tcPr>
          <w:p w14:paraId="6EE4D687" w14:textId="77777777" w:rsidR="00160A67" w:rsidRDefault="00E11FAD">
            <w:pPr>
              <w:ind w:firstLine="400"/>
              <w:jc w:val="both"/>
              <w:rPr>
                <w:rFonts w:ascii="Times New Roman" w:eastAsia="宋体" w:hAnsi="Times New Roman" w:cs="Times New Roman"/>
                <w:sz w:val="20"/>
                <w:szCs w:val="20"/>
              </w:rPr>
            </w:pPr>
            <w:r>
              <w:rPr>
                <w:rStyle w:val="aff1"/>
              </w:rPr>
              <w:commentReference w:id="1070"/>
            </w:r>
          </w:p>
        </w:tc>
        <w:tc>
          <w:tcPr>
            <w:tcW w:w="2254" w:type="dxa"/>
            <w:tcBorders>
              <w:tl2br w:val="nil"/>
              <w:tr2bl w:val="nil"/>
            </w:tcBorders>
            <w:shd w:val="clear" w:color="auto" w:fill="F2F2F2" w:themeFill="background1" w:themeFillShade="F2"/>
            <w:vAlign w:val="center"/>
          </w:tcPr>
          <w:p w14:paraId="5C06E84F" w14:textId="77777777" w:rsidR="00160A67" w:rsidRDefault="00160A67">
            <w:pPr>
              <w:ind w:firstLine="400"/>
              <w:jc w:val="center"/>
              <w:rPr>
                <w:rFonts w:ascii="Times New Roman" w:eastAsia="宋体" w:hAnsi="Times New Roman" w:cs="Times New Roman"/>
                <w:sz w:val="20"/>
                <w:szCs w:val="20"/>
              </w:rPr>
            </w:pPr>
          </w:p>
        </w:tc>
        <w:tc>
          <w:tcPr>
            <w:tcW w:w="2255" w:type="dxa"/>
            <w:tcBorders>
              <w:tl2br w:val="nil"/>
              <w:tr2bl w:val="nil"/>
            </w:tcBorders>
            <w:shd w:val="clear" w:color="auto" w:fill="F2F2F2" w:themeFill="background1" w:themeFillShade="F2"/>
            <w:vAlign w:val="center"/>
          </w:tcPr>
          <w:p w14:paraId="100B14DD" w14:textId="77777777" w:rsidR="00160A67" w:rsidRDefault="00160A67">
            <w:pPr>
              <w:ind w:firstLine="400"/>
              <w:jc w:val="center"/>
              <w:rPr>
                <w:rFonts w:ascii="Times New Roman" w:eastAsia="宋体" w:hAnsi="Times New Roman" w:cs="Times New Roman"/>
                <w:sz w:val="20"/>
                <w:szCs w:val="20"/>
              </w:rPr>
            </w:pPr>
          </w:p>
        </w:tc>
      </w:tr>
    </w:tbl>
    <w:p w14:paraId="7CDDEDE5" w14:textId="77777777" w:rsidR="00160A67" w:rsidRDefault="00160A67">
      <w:pPr>
        <w:ind w:firstLineChars="200" w:firstLine="480"/>
        <w:rPr>
          <w:rFonts w:ascii="Arial" w:eastAsia="黑体" w:hAnsi="Arial" w:cs="Arial"/>
        </w:rPr>
      </w:pPr>
    </w:p>
    <w:p w14:paraId="68FC52F0" w14:textId="6702CE51"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报告期间，</w:t>
      </w:r>
      <w:del w:id="1073"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074"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承担的主要功能和风险，以及拥有的资产总结如下：</w:t>
      </w:r>
    </w:p>
    <w:p w14:paraId="3306BEFE" w14:textId="77777777" w:rsidR="00160A67" w:rsidRDefault="00160A67">
      <w:pPr>
        <w:ind w:firstLineChars="200" w:firstLine="480"/>
        <w:jc w:val="both"/>
        <w:rPr>
          <w:rFonts w:ascii="Arial" w:eastAsia="黑体" w:hAnsi="Arial" w:cs="Arial"/>
        </w:rPr>
      </w:pPr>
    </w:p>
    <w:p w14:paraId="24D9EF24" w14:textId="71B1EE3C"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auto"/>
        </w:rPr>
      </w:pPr>
      <w:del w:id="107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07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auto"/>
        </w:rPr>
        <w:t>主要承担</w:t>
      </w:r>
      <w:r>
        <w:rPr>
          <w:rFonts w:ascii="Times New Roman" w:eastAsia="宋体" w:hAnsi="Times New Roman" w:cs="Times New Roman"/>
          <w:color w:val="FF0000"/>
        </w:rPr>
        <w:t>……</w:t>
      </w:r>
      <w:r>
        <w:rPr>
          <w:rFonts w:ascii="Times New Roman" w:eastAsia="宋体" w:hAnsi="Times New Roman" w:cs="Times New Roman"/>
          <w:color w:val="auto"/>
        </w:rPr>
        <w:t>功能；</w:t>
      </w:r>
    </w:p>
    <w:p w14:paraId="57B7FBE3" w14:textId="520D7AD1"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auto"/>
        </w:rPr>
      </w:pPr>
      <w:del w:id="1077"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078"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auto"/>
        </w:rPr>
        <w:t>主要承担</w:t>
      </w:r>
      <w:r>
        <w:rPr>
          <w:rFonts w:ascii="Times New Roman" w:eastAsia="宋体" w:hAnsi="Times New Roman" w:cs="Times New Roman"/>
          <w:color w:val="FF0000"/>
        </w:rPr>
        <w:t>……</w:t>
      </w:r>
      <w:r>
        <w:rPr>
          <w:rFonts w:ascii="Times New Roman" w:eastAsia="宋体" w:hAnsi="Times New Roman" w:cs="Times New Roman"/>
          <w:color w:val="auto"/>
        </w:rPr>
        <w:t>风险；</w:t>
      </w:r>
    </w:p>
    <w:p w14:paraId="48471C11" w14:textId="6A2D8A0D" w:rsidR="00160A67" w:rsidRDefault="00000000">
      <w:pPr>
        <w:pStyle w:val="aff8"/>
        <w:numPr>
          <w:ilvl w:val="0"/>
          <w:numId w:val="37"/>
        </w:numPr>
        <w:spacing w:beforeLines="50" w:before="120" w:line="360" w:lineRule="auto"/>
        <w:ind w:left="726" w:firstLine="480"/>
        <w:rPr>
          <w:rFonts w:ascii="Times New Roman" w:eastAsia="宋体" w:hAnsi="Times New Roman" w:cs="Times New Roman"/>
          <w:color w:val="auto"/>
        </w:rPr>
      </w:pPr>
      <w:del w:id="107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080"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拥有</w:t>
      </w:r>
      <w:r>
        <w:rPr>
          <w:rFonts w:ascii="Times New Roman" w:eastAsia="宋体" w:hAnsi="Times New Roman" w:cs="Times New Roman"/>
          <w:color w:val="FF0000"/>
        </w:rPr>
        <w:t>/</w:t>
      </w:r>
      <w:r>
        <w:rPr>
          <w:rFonts w:ascii="Times New Roman" w:eastAsia="宋体" w:hAnsi="Times New Roman" w:cs="Times New Roman"/>
          <w:color w:val="FF0000"/>
        </w:rPr>
        <w:t>不拥有</w:t>
      </w:r>
      <w:r>
        <w:rPr>
          <w:rFonts w:ascii="Times New Roman" w:eastAsia="宋体" w:hAnsi="Times New Roman" w:cs="Times New Roman"/>
          <w:color w:val="auto"/>
        </w:rPr>
        <w:t>非常规营销类无形资产。</w:t>
      </w:r>
    </w:p>
    <w:p w14:paraId="6B0C8187" w14:textId="701604AA"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1081"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082"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从功能和风险分析应归类为</w:t>
      </w:r>
      <w:r>
        <w:rPr>
          <w:rStyle w:val="aff9"/>
          <w:rFonts w:ascii="Times New Roman" w:eastAsia="宋体" w:hAnsi="Times New Roman" w:cs="Times New Roman"/>
          <w:color w:val="FF0000"/>
        </w:rPr>
        <w:t>【有限功能风险</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承担一定功能风险</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全功能风险的生产商</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服务商</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分销商】。</w:t>
      </w:r>
    </w:p>
    <w:p w14:paraId="59D21193" w14:textId="77777777" w:rsidR="00160A67" w:rsidRDefault="00160A67">
      <w:pPr>
        <w:ind w:firstLineChars="200" w:firstLine="480"/>
        <w:jc w:val="both"/>
        <w:rPr>
          <w:rFonts w:ascii="Arial" w:eastAsia="黑体" w:hAnsi="Arial" w:cs="Arial"/>
          <w:color w:val="FF0000"/>
        </w:rPr>
      </w:pPr>
    </w:p>
    <w:p w14:paraId="6AF92637" w14:textId="77777777" w:rsidR="00160A67" w:rsidRDefault="00160A67">
      <w:pPr>
        <w:ind w:firstLineChars="200" w:firstLine="480"/>
        <w:jc w:val="both"/>
        <w:rPr>
          <w:rFonts w:ascii="Arial" w:eastAsia="黑体" w:hAnsi="Arial" w:cs="Arial"/>
        </w:rPr>
      </w:pPr>
    </w:p>
    <w:p w14:paraId="733C08CF" w14:textId="77777777" w:rsidR="00160A67" w:rsidRDefault="00160A67">
      <w:pPr>
        <w:rPr>
          <w:rFonts w:ascii="Arial" w:eastAsia="黑体" w:hAnsi="Arial" w:cs="Arial"/>
        </w:rPr>
        <w:sectPr w:rsidR="00160A67">
          <w:pgSz w:w="11907" w:h="16839"/>
          <w:pgMar w:top="1440" w:right="1440" w:bottom="1440" w:left="1440" w:header="576" w:footer="576" w:gutter="0"/>
          <w:cols w:space="708"/>
          <w:docGrid w:linePitch="360"/>
        </w:sectPr>
      </w:pPr>
    </w:p>
    <w:p w14:paraId="612ADEB7" w14:textId="77777777" w:rsidR="00160A67" w:rsidRDefault="00000000">
      <w:pPr>
        <w:pStyle w:val="a"/>
        <w:numPr>
          <w:ilvl w:val="0"/>
          <w:numId w:val="30"/>
        </w:numPr>
        <w:adjustRightInd w:val="0"/>
        <w:snapToGrid w:val="0"/>
        <w:spacing w:before="120" w:after="0"/>
        <w:ind w:left="0" w:firstLine="720"/>
        <w:jc w:val="left"/>
        <w:rPr>
          <w:rFonts w:ascii="Arial" w:eastAsia="黑体" w:hAnsi="Arial" w:cs="Arial"/>
          <w:color w:val="06A2E0" w:themeColor="accent1"/>
          <w:sz w:val="36"/>
          <w:szCs w:val="36"/>
        </w:rPr>
      </w:pPr>
      <w:bookmarkStart w:id="1083" w:name="_Toc144227505"/>
      <w:bookmarkStart w:id="1084" w:name="_Toc139363071"/>
      <w:bookmarkStart w:id="1085" w:name="_Toc19775"/>
      <w:bookmarkStart w:id="1086" w:name="_Toc9781"/>
      <w:bookmarkStart w:id="1087" w:name="_Toc139362996"/>
      <w:bookmarkStart w:id="1088" w:name="_Toc15265"/>
      <w:r>
        <w:rPr>
          <w:rFonts w:ascii="Arial" w:eastAsia="黑体" w:hAnsi="Arial" w:cs="Arial"/>
          <w:color w:val="06A2E0" w:themeColor="accent1"/>
          <w:sz w:val="36"/>
          <w:szCs w:val="36"/>
        </w:rPr>
        <w:lastRenderedPageBreak/>
        <w:t>价值链分析</w:t>
      </w:r>
      <w:bookmarkEnd w:id="1083"/>
      <w:bookmarkEnd w:id="1084"/>
      <w:bookmarkEnd w:id="1085"/>
      <w:bookmarkEnd w:id="1086"/>
      <w:bookmarkEnd w:id="1087"/>
      <w:bookmarkEnd w:id="1088"/>
    </w:p>
    <w:p w14:paraId="44AEF383" w14:textId="77777777" w:rsidR="00160A67" w:rsidRDefault="00160A67">
      <w:pPr>
        <w:rPr>
          <w:rFonts w:ascii="Arial" w:eastAsia="黑体" w:hAnsi="Arial" w:cs="Arial"/>
        </w:rPr>
      </w:pPr>
    </w:p>
    <w:p w14:paraId="06C0CB0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第三款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关联交易：</w:t>
      </w:r>
      <w:r>
        <w:rPr>
          <w:rStyle w:val="aff9"/>
          <w:rFonts w:ascii="Times New Roman" w:eastAsia="宋体" w:hAnsi="Times New Roman" w:cs="Times New Roman"/>
          <w:color w:val="FF0000"/>
        </w:rPr>
        <w:t>2.</w:t>
      </w:r>
      <w:r>
        <w:rPr>
          <w:rStyle w:val="aff9"/>
          <w:rFonts w:ascii="Times New Roman" w:eastAsia="宋体" w:hAnsi="Times New Roman" w:cs="Times New Roman"/>
          <w:color w:val="FF0000"/>
        </w:rPr>
        <w:t>价值链分析</w:t>
      </w:r>
    </w:p>
    <w:p w14:paraId="2D3A58C3"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1</w:t>
      </w:r>
      <w:r>
        <w:rPr>
          <w:rStyle w:val="aff9"/>
          <w:rFonts w:ascii="Times New Roman" w:eastAsia="宋体" w:hAnsi="Times New Roman" w:cs="Times New Roman"/>
          <w:color w:val="FF0000"/>
        </w:rPr>
        <w:t>）企业集团内业务流、物流和资金流，包括商品、劳务或者其他交易标的从设计、开发、生产制造、营销、销售、交货、结算、消费、售后服务、循环利用等各环节及其参与方。</w:t>
      </w:r>
    </w:p>
    <w:p w14:paraId="326BFCAB"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2</w:t>
      </w:r>
      <w:r>
        <w:rPr>
          <w:rStyle w:val="aff9"/>
          <w:rFonts w:ascii="Times New Roman" w:eastAsia="宋体" w:hAnsi="Times New Roman" w:cs="Times New Roman"/>
          <w:color w:val="FF0000"/>
        </w:rPr>
        <w:t>）上述各环节参与方最近会计年度的财务报表。</w:t>
      </w:r>
    </w:p>
    <w:p w14:paraId="73C8FF1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3</w:t>
      </w:r>
      <w:r>
        <w:rPr>
          <w:rStyle w:val="aff9"/>
          <w:rFonts w:ascii="Times New Roman" w:eastAsia="宋体" w:hAnsi="Times New Roman" w:cs="Times New Roman"/>
          <w:color w:val="FF0000"/>
        </w:rPr>
        <w:t>）地域特殊因素对企业创造价值贡献的计量及其归属。</w:t>
      </w:r>
    </w:p>
    <w:p w14:paraId="00EE0BF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4</w:t>
      </w:r>
      <w:r>
        <w:rPr>
          <w:rStyle w:val="aff9"/>
          <w:rFonts w:ascii="Times New Roman" w:eastAsia="宋体" w:hAnsi="Times New Roman" w:cs="Times New Roman"/>
          <w:color w:val="FF0000"/>
        </w:rPr>
        <w:t>）企业集团利润在全球价值链条中的分配原则和分配结果。】</w:t>
      </w:r>
    </w:p>
    <w:p w14:paraId="474CCB3B" w14:textId="17BDD5D6" w:rsidR="00160A67" w:rsidRDefault="00000000">
      <w:pPr>
        <w:spacing w:beforeLines="50" w:before="120" w:line="360" w:lineRule="auto"/>
        <w:ind w:firstLineChars="200" w:firstLine="480"/>
        <w:rPr>
          <w:rStyle w:val="aff9"/>
          <w:rFonts w:ascii="Times New Roman" w:eastAsia="宋体" w:hAnsi="Times New Roman" w:cs="Times New Roman"/>
          <w:color w:val="auto"/>
        </w:rPr>
      </w:pPr>
      <w:r>
        <w:rPr>
          <w:rStyle w:val="aff9"/>
          <w:rFonts w:ascii="Times New Roman" w:eastAsia="宋体" w:hAnsi="Times New Roman" w:cs="Times New Roman"/>
          <w:color w:val="auto"/>
        </w:rPr>
        <w:t>根据</w:t>
      </w:r>
      <w:r>
        <w:rPr>
          <w:rStyle w:val="aff9"/>
          <w:rFonts w:ascii="Times New Roman" w:eastAsia="宋体" w:hAnsi="Times New Roman" w:cs="Times New Roman" w:hint="eastAsia"/>
          <w:color w:val="auto"/>
        </w:rPr>
        <w:t xml:space="preserve"> </w:t>
      </w:r>
      <w:r>
        <w:rPr>
          <w:rStyle w:val="aff9"/>
          <w:rFonts w:ascii="Times New Roman" w:eastAsia="宋体" w:hAnsi="Times New Roman" w:cs="Times New Roman"/>
          <w:color w:val="auto"/>
        </w:rPr>
        <w:t>[2016]</w:t>
      </w:r>
      <w:r>
        <w:rPr>
          <w:rStyle w:val="aff9"/>
          <w:rFonts w:ascii="Times New Roman" w:eastAsia="宋体" w:hAnsi="Times New Roman" w:cs="Times New Roman" w:hint="eastAsia"/>
          <w:color w:val="auto"/>
        </w:rPr>
        <w:t xml:space="preserve"> </w:t>
      </w:r>
      <w:r>
        <w:rPr>
          <w:rStyle w:val="aff9"/>
          <w:rFonts w:ascii="Times New Roman" w:eastAsia="宋体" w:hAnsi="Times New Roman" w:cs="Times New Roman"/>
          <w:color w:val="auto"/>
        </w:rPr>
        <w:t>42</w:t>
      </w:r>
      <w:r>
        <w:rPr>
          <w:rStyle w:val="aff9"/>
          <w:rFonts w:ascii="Times New Roman" w:eastAsia="宋体" w:hAnsi="Times New Roman" w:cs="Times New Roman"/>
          <w:color w:val="auto"/>
        </w:rPr>
        <w:t>号公告的相关规定，在分析关联交易是否符合独立交易原则的过程中应当对集团价值链进行分析。因此，本节将阐述</w:t>
      </w:r>
      <w:del w:id="1089"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090"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所在集团价值链情况。</w:t>
      </w:r>
    </w:p>
    <w:p w14:paraId="681D767E" w14:textId="77777777" w:rsidR="00160A67" w:rsidRDefault="00000000">
      <w:pPr>
        <w:spacing w:beforeLines="50" w:before="120" w:line="360" w:lineRule="auto"/>
        <w:ind w:firstLineChars="200" w:firstLine="480"/>
        <w:rPr>
          <w:rStyle w:val="aff9"/>
          <w:rFonts w:ascii="Times New Roman" w:eastAsia="宋体" w:hAnsi="Times New Roman" w:cs="Times New Roman"/>
          <w:color w:val="auto"/>
        </w:rPr>
      </w:pPr>
      <w:r>
        <w:rPr>
          <w:rStyle w:val="aff9"/>
          <w:rFonts w:ascii="Times New Roman" w:eastAsia="宋体" w:hAnsi="Times New Roman" w:cs="Times New Roman"/>
          <w:color w:val="auto"/>
        </w:rPr>
        <w:t>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p>
    <w:p w14:paraId="4D579FD5" w14:textId="77777777" w:rsidR="00160A67" w:rsidRDefault="00160A67">
      <w:pPr>
        <w:ind w:firstLineChars="200" w:firstLine="480"/>
        <w:rPr>
          <w:rFonts w:ascii="Arial" w:eastAsia="黑体" w:hAnsi="Arial" w:cs="Arial"/>
        </w:rPr>
      </w:pPr>
    </w:p>
    <w:p w14:paraId="359B82F9" w14:textId="77777777" w:rsidR="00160A67" w:rsidRDefault="00000000">
      <w:pPr>
        <w:pStyle w:val="13"/>
        <w:numPr>
          <w:ilvl w:val="1"/>
          <w:numId w:val="30"/>
        </w:numPr>
        <w:jc w:val="both"/>
        <w:outlineLvl w:val="1"/>
        <w:rPr>
          <w:rFonts w:ascii="Times New Roman" w:hAnsi="Times New Roman" w:cs="Times New Roman"/>
          <w:sz w:val="30"/>
          <w:szCs w:val="30"/>
        </w:rPr>
      </w:pPr>
      <w:bookmarkStart w:id="1091" w:name="_Toc21063"/>
      <w:bookmarkStart w:id="1092" w:name="_Toc29925"/>
      <w:bookmarkStart w:id="1093" w:name="_Toc4233"/>
      <w:bookmarkStart w:id="1094" w:name="_Toc144227506"/>
      <w:bookmarkStart w:id="1095" w:name="_Toc139362997"/>
      <w:bookmarkStart w:id="1096" w:name="_Toc139363072"/>
      <w:r>
        <w:rPr>
          <w:rFonts w:ascii="Times New Roman" w:hAnsi="Times New Roman" w:cs="Times New Roman" w:hint="eastAsia"/>
          <w:sz w:val="30"/>
          <w:szCs w:val="30"/>
        </w:rPr>
        <w:t>确定关键价值驱动因素</w:t>
      </w:r>
      <w:bookmarkEnd w:id="1091"/>
      <w:bookmarkEnd w:id="1092"/>
      <w:bookmarkEnd w:id="1093"/>
      <w:bookmarkEnd w:id="1094"/>
    </w:p>
    <w:p w14:paraId="29FC6712"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本节应尽可能利用客户的内部文档，如：招股说明书、集团年报并细描述企业各部门和分部的价值驱动因素。了解哪些是关键价值驱动因素、了解集团内谁控制和拥有这些驱动因素，是评估集团利润分配的合理性的前提。】</w:t>
      </w:r>
    </w:p>
    <w:p w14:paraId="530AE47F" w14:textId="68C131C1" w:rsidR="00160A67" w:rsidRDefault="00000000">
      <w:pPr>
        <w:spacing w:beforeLines="50" w:before="120" w:line="360" w:lineRule="auto"/>
        <w:ind w:firstLineChars="200" w:firstLine="480"/>
        <w:rPr>
          <w:rStyle w:val="aff9"/>
          <w:rFonts w:ascii="Times New Roman" w:eastAsia="宋体" w:hAnsi="Times New Roman" w:cs="Times New Roman"/>
          <w:color w:val="auto"/>
        </w:rPr>
      </w:pPr>
      <w:del w:id="1097" w:author="Tian Su" w:date="2024-12-30T11:34:00Z" w16du:dateUtc="2024-12-30T03:34:00Z">
        <w:r w:rsidDel="00FE6E4A">
          <w:rPr>
            <w:rStyle w:val="aff9"/>
            <w:rFonts w:ascii="Times New Roman" w:eastAsia="宋体" w:hAnsi="Times New Roman" w:cs="Times New Roman"/>
            <w:color w:val="auto"/>
          </w:rPr>
          <w:delText>ABC</w:delText>
        </w:r>
        <w:r w:rsidDel="00FE6E4A">
          <w:rPr>
            <w:rStyle w:val="aff9"/>
            <w:rFonts w:ascii="Times New Roman" w:eastAsia="宋体" w:hAnsi="Times New Roman" w:cs="Times New Roman"/>
            <w:color w:val="auto"/>
          </w:rPr>
          <w:delText>公司</w:delText>
        </w:r>
      </w:del>
      <w:ins w:id="1098" w:author="Tian Su" w:date="2024-12-30T11:34:00Z" w16du:dateUtc="2024-12-30T03:34:00Z">
        <w:r w:rsidR="00FE6E4A">
          <w:rPr>
            <w:rStyle w:val="aff9"/>
            <w:rFonts w:ascii="Times New Roman" w:eastAsia="宋体" w:hAnsi="Times New Roman" w:cs="Times New Roman"/>
            <w:color w:val="auto"/>
          </w:rPr>
          <w:t>【清单模板</w:t>
        </w:r>
        <w:r w:rsidR="00FE6E4A">
          <w:rPr>
            <w:rStyle w:val="aff9"/>
            <w:rFonts w:ascii="Times New Roman" w:eastAsia="宋体" w:hAnsi="Times New Roman" w:cs="Times New Roman"/>
            <w:color w:val="auto"/>
          </w:rPr>
          <w:t>-</w:t>
        </w:r>
        <w:r w:rsidR="00FE6E4A">
          <w:rPr>
            <w:rStyle w:val="aff9"/>
            <w:rFonts w:ascii="Times New Roman" w:eastAsia="宋体" w:hAnsi="Times New Roman" w:cs="Times New Roman"/>
            <w:color w:val="auto"/>
          </w:rPr>
          <w:t>数据表</w:t>
        </w:r>
        <w:r w:rsidR="00FE6E4A">
          <w:rPr>
            <w:rStyle w:val="aff9"/>
            <w:rFonts w:ascii="Times New Roman" w:eastAsia="宋体" w:hAnsi="Times New Roman" w:cs="Times New Roman"/>
            <w:color w:val="auto"/>
          </w:rPr>
          <w:t>B5</w:t>
        </w:r>
        <w:r w:rsidR="00FE6E4A">
          <w:rPr>
            <w:rStyle w:val="aff9"/>
            <w:rFonts w:ascii="Times New Roman" w:eastAsia="宋体" w:hAnsi="Times New Roman" w:cs="Times New Roman"/>
            <w:color w:val="auto"/>
          </w:rPr>
          <w:t>】</w:t>
        </w:r>
      </w:ins>
      <w:r>
        <w:rPr>
          <w:rStyle w:val="aff9"/>
          <w:rFonts w:ascii="Times New Roman" w:eastAsia="宋体" w:hAnsi="Times New Roman" w:cs="Times New Roman" w:hint="eastAsia"/>
          <w:color w:val="auto"/>
        </w:rPr>
        <w:t>集团</w:t>
      </w:r>
      <w:r>
        <w:rPr>
          <w:rStyle w:val="aff9"/>
          <w:rFonts w:ascii="Times New Roman" w:eastAsia="宋体" w:hAnsi="Times New Roman" w:cs="Times New Roman"/>
          <w:color w:val="auto"/>
        </w:rPr>
        <w:t>所处的行业利润水平受多种因素影响，其中以下三个因素尤为关键：</w:t>
      </w:r>
    </w:p>
    <w:p w14:paraId="63ECB680"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1</w:t>
      </w:r>
      <w:r>
        <w:rPr>
          <w:rStyle w:val="aff9"/>
          <w:rFonts w:ascii="Times New Roman" w:eastAsia="宋体" w:hAnsi="Times New Roman" w:cs="Times New Roman"/>
          <w:color w:val="FF0000"/>
        </w:rPr>
        <w:t>）价值驱动因素</w:t>
      </w:r>
      <w:r>
        <w:rPr>
          <w:rStyle w:val="aff9"/>
          <w:rFonts w:ascii="Times New Roman" w:eastAsia="宋体" w:hAnsi="Times New Roman" w:cs="Times New Roman"/>
          <w:color w:val="FF0000"/>
        </w:rPr>
        <w:t>1</w:t>
      </w:r>
    </w:p>
    <w:p w14:paraId="0B222897"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2</w:t>
      </w:r>
      <w:r>
        <w:rPr>
          <w:rStyle w:val="aff9"/>
          <w:rFonts w:ascii="Times New Roman" w:eastAsia="宋体" w:hAnsi="Times New Roman" w:cs="Times New Roman"/>
          <w:color w:val="FF0000"/>
        </w:rPr>
        <w:t>）价值驱动因素</w:t>
      </w:r>
      <w:r>
        <w:rPr>
          <w:rStyle w:val="aff9"/>
          <w:rFonts w:ascii="Times New Roman" w:eastAsia="宋体" w:hAnsi="Times New Roman" w:cs="Times New Roman"/>
          <w:color w:val="FF0000"/>
        </w:rPr>
        <w:t>2</w:t>
      </w:r>
    </w:p>
    <w:p w14:paraId="387BE566"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3</w:t>
      </w:r>
      <w:r>
        <w:rPr>
          <w:rStyle w:val="aff9"/>
          <w:rFonts w:ascii="Times New Roman" w:eastAsia="宋体" w:hAnsi="Times New Roman" w:cs="Times New Roman"/>
          <w:color w:val="FF0000"/>
        </w:rPr>
        <w:t>）价值驱动因素</w:t>
      </w:r>
      <w:r>
        <w:rPr>
          <w:rStyle w:val="aff9"/>
          <w:rFonts w:ascii="Times New Roman" w:eastAsia="宋体" w:hAnsi="Times New Roman" w:cs="Times New Roman"/>
          <w:color w:val="FF0000"/>
        </w:rPr>
        <w:t>3</w:t>
      </w:r>
    </w:p>
    <w:p w14:paraId="041C4AE8" w14:textId="77777777" w:rsidR="00160A67" w:rsidRDefault="00160A67">
      <w:pPr>
        <w:ind w:leftChars="300" w:left="720"/>
        <w:rPr>
          <w:rFonts w:ascii="Arial" w:eastAsia="黑体" w:hAnsi="Arial" w:cs="Arial"/>
          <w:iCs/>
          <w:color w:val="06A2E0" w:themeColor="accent1"/>
        </w:rPr>
      </w:pPr>
    </w:p>
    <w:p w14:paraId="4C725962" w14:textId="77777777" w:rsidR="00160A67" w:rsidRDefault="00000000">
      <w:pPr>
        <w:pStyle w:val="13"/>
        <w:numPr>
          <w:ilvl w:val="1"/>
          <w:numId w:val="30"/>
        </w:numPr>
        <w:jc w:val="both"/>
        <w:outlineLvl w:val="1"/>
        <w:rPr>
          <w:rFonts w:ascii="Times New Roman" w:hAnsi="Times New Roman" w:cs="Times New Roman"/>
          <w:sz w:val="30"/>
          <w:szCs w:val="30"/>
        </w:rPr>
      </w:pPr>
      <w:bookmarkStart w:id="1099" w:name="_Toc144227507"/>
      <w:bookmarkStart w:id="1100" w:name="_Toc6896"/>
      <w:bookmarkStart w:id="1101" w:name="_Toc25866"/>
      <w:bookmarkStart w:id="1102" w:name="_Toc28208"/>
      <w:r>
        <w:rPr>
          <w:rFonts w:ascii="Times New Roman" w:hAnsi="Times New Roman" w:cs="Times New Roman" w:hint="eastAsia"/>
          <w:sz w:val="30"/>
          <w:szCs w:val="30"/>
        </w:rPr>
        <w:lastRenderedPageBreak/>
        <w:t>企业集团</w:t>
      </w:r>
      <w:bookmarkEnd w:id="1095"/>
      <w:bookmarkEnd w:id="1096"/>
      <w:r>
        <w:rPr>
          <w:rFonts w:ascii="Times New Roman" w:hAnsi="Times New Roman" w:cs="Times New Roman" w:hint="eastAsia"/>
          <w:sz w:val="30"/>
          <w:szCs w:val="30"/>
        </w:rPr>
        <w:t>价值链</w:t>
      </w:r>
      <w:bookmarkEnd w:id="1099"/>
      <w:bookmarkEnd w:id="1100"/>
      <w:bookmarkEnd w:id="1101"/>
      <w:bookmarkEnd w:id="1102"/>
    </w:p>
    <w:p w14:paraId="59DBD9CB" w14:textId="77777777" w:rsidR="00160A67" w:rsidRDefault="00160A67">
      <w:pPr>
        <w:spacing w:beforeLines="50" w:before="120" w:line="360" w:lineRule="auto"/>
        <w:ind w:firstLineChars="200" w:firstLine="480"/>
        <w:rPr>
          <w:rStyle w:val="aff9"/>
          <w:rFonts w:ascii="Times New Roman" w:eastAsia="宋体" w:hAnsi="Times New Roman" w:cs="Times New Roman"/>
          <w:color w:val="FF0000"/>
        </w:rPr>
      </w:pPr>
    </w:p>
    <w:p w14:paraId="623F2EBD" w14:textId="7706BD7D"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请为</w:t>
      </w:r>
      <w:del w:id="1103"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proofErr w:type="gramStart"/>
      <w:ins w:id="1104" w:author="Tian Su" w:date="2024-12-30T11:34:00Z" w16du:dateUtc="2024-12-30T03:34:00Z">
        <w:r w:rsidR="00FE6E4A">
          <w:rPr>
            <w:rStyle w:val="aff9"/>
            <w:rFonts w:ascii="Times New Roman" w:eastAsia="宋体" w:hAnsi="Times New Roman" w:cs="Times New Roman"/>
            <w:color w:val="FF0000"/>
          </w:rPr>
          <w:t>【</w:t>
        </w:r>
        <w:proofErr w:type="gramEnd"/>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proofErr w:type="gramStart"/>
        <w:r w:rsidR="00FE6E4A">
          <w:rPr>
            <w:rStyle w:val="aff9"/>
            <w:rFonts w:ascii="Times New Roman" w:eastAsia="宋体" w:hAnsi="Times New Roman" w:cs="Times New Roman"/>
            <w:color w:val="FF0000"/>
          </w:rPr>
          <w:t>】</w:t>
        </w:r>
      </w:ins>
      <w:proofErr w:type="gramEnd"/>
      <w:r>
        <w:rPr>
          <w:rStyle w:val="aff9"/>
          <w:rFonts w:ascii="Times New Roman" w:eastAsia="宋体" w:hAnsi="Times New Roman" w:cs="Times New Roman"/>
          <w:color w:val="FF0000"/>
        </w:rPr>
        <w:t>描述价值链的定义（例如，按业务单位，产品类别或服务类别），价值链的架构如何搭建，如有分析价值链的一般运作以及相关的考虑</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假设，请披露。】</w:t>
      </w:r>
    </w:p>
    <w:p w14:paraId="2CF0FB6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【提示：以下章节提供了一个可能的价值链的示例】</w:t>
      </w:r>
    </w:p>
    <w:p w14:paraId="33E86F3D" w14:textId="58A05F9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提示：请更新图中的</w:t>
      </w:r>
      <w:del w:id="1105"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proofErr w:type="gramStart"/>
      <w:ins w:id="1106" w:author="Tian Su" w:date="2024-12-30T11:34:00Z" w16du:dateUtc="2024-12-30T03:34:00Z">
        <w:r w:rsidR="00FE6E4A">
          <w:rPr>
            <w:rStyle w:val="aff9"/>
            <w:rFonts w:ascii="Times New Roman" w:eastAsia="宋体" w:hAnsi="Times New Roman" w:cs="Times New Roman"/>
            <w:color w:val="FF0000"/>
          </w:rPr>
          <w:t>【</w:t>
        </w:r>
        <w:proofErr w:type="gramEnd"/>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proofErr w:type="gramStart"/>
        <w:r w:rsidR="00FE6E4A">
          <w:rPr>
            <w:rStyle w:val="aff9"/>
            <w:rFonts w:ascii="Times New Roman" w:eastAsia="宋体" w:hAnsi="Times New Roman" w:cs="Times New Roman"/>
            <w:color w:val="FF0000"/>
          </w:rPr>
          <w:t>】</w:t>
        </w:r>
      </w:ins>
      <w:proofErr w:type="gramEnd"/>
      <w:r>
        <w:rPr>
          <w:rStyle w:val="aff9"/>
          <w:rFonts w:ascii="Times New Roman" w:eastAsia="宋体" w:hAnsi="Times New Roman" w:cs="Times New Roman"/>
          <w:color w:val="FF0000"/>
        </w:rPr>
        <w:t>】</w:t>
      </w:r>
    </w:p>
    <w:p w14:paraId="77003712" w14:textId="77777777" w:rsidR="00160A67" w:rsidRDefault="00160A67">
      <w:pPr>
        <w:jc w:val="both"/>
        <w:rPr>
          <w:rFonts w:ascii="Arial" w:eastAsia="黑体" w:hAnsi="Arial" w:cs="Arial"/>
        </w:rPr>
      </w:pPr>
    </w:p>
    <w:p w14:paraId="5E4DAB6B" w14:textId="1B801560"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下图</w:t>
      </w:r>
      <w:r>
        <w:rPr>
          <w:rStyle w:val="aff9"/>
          <w:rFonts w:ascii="Times New Roman" w:eastAsia="宋体" w:hAnsi="Times New Roman" w:cs="Times New Roman" w:hint="eastAsia"/>
          <w:color w:val="auto"/>
        </w:rPr>
        <w:t>及下表</w:t>
      </w:r>
      <w:r>
        <w:rPr>
          <w:rStyle w:val="aff9"/>
          <w:rFonts w:ascii="Times New Roman" w:eastAsia="宋体" w:hAnsi="Times New Roman" w:cs="Times New Roman"/>
          <w:color w:val="auto"/>
        </w:rPr>
        <w:t>说明了</w:t>
      </w:r>
      <w:del w:id="1107"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08"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所参与的价值链。</w:t>
      </w:r>
    </w:p>
    <w:p w14:paraId="64B607B4" w14:textId="77777777" w:rsidR="00160A67" w:rsidRDefault="00160A67">
      <w:pPr>
        <w:rPr>
          <w:rFonts w:ascii="Arial" w:eastAsia="黑体" w:hAnsi="Arial" w:cs="Arial"/>
        </w:rPr>
      </w:pPr>
    </w:p>
    <w:p w14:paraId="36526A72" w14:textId="77777777" w:rsidR="00160A67" w:rsidRDefault="00160A67">
      <w:pPr>
        <w:rPr>
          <w:rFonts w:ascii="Arial" w:eastAsia="黑体" w:hAnsi="Arial" w:cs="Arial"/>
        </w:rPr>
      </w:pPr>
    </w:p>
    <w:p w14:paraId="12CA5A07" w14:textId="1BC0BE79" w:rsidR="00160A67" w:rsidRDefault="00000000">
      <w:pPr>
        <w:keepNext/>
        <w:ind w:firstLine="482"/>
        <w:jc w:val="center"/>
        <w:rPr>
          <w:rFonts w:ascii="Times New Roman" w:eastAsia="宋体" w:hAnsi="Times New Roman" w:cs="Times New Roman"/>
          <w:b/>
          <w:iCs/>
          <w:szCs w:val="18"/>
        </w:rPr>
      </w:pPr>
      <w:bookmarkStart w:id="1109" w:name="_Toc143524191"/>
      <w:r>
        <w:rPr>
          <w:rFonts w:ascii="Times New Roman" w:eastAsia="宋体" w:hAnsi="Times New Roman" w:cs="Times New Roman"/>
          <w:b/>
          <w:iCs/>
          <w:szCs w:val="18"/>
        </w:rPr>
        <w:t>图</w:t>
      </w:r>
      <w:r>
        <w:rPr>
          <w:rFonts w:ascii="Times New Roman" w:eastAsia="宋体" w:hAnsi="Times New Roman" w:cs="Times New Roman"/>
          <w:b/>
          <w:iCs/>
          <w:szCs w:val="18"/>
        </w:rPr>
        <w:t xml:space="preserve"> </w:t>
      </w:r>
      <w:r>
        <w:rPr>
          <w:rFonts w:ascii="Times New Roman" w:eastAsia="宋体" w:hAnsi="Times New Roman" w:cs="Times New Roman"/>
          <w:b/>
          <w:iCs/>
          <w:szCs w:val="18"/>
        </w:rPr>
        <w:fldChar w:fldCharType="begin"/>
      </w:r>
      <w:r>
        <w:rPr>
          <w:rFonts w:ascii="Times New Roman" w:eastAsia="宋体" w:hAnsi="Times New Roman" w:cs="Times New Roman"/>
          <w:b/>
          <w:iCs/>
          <w:szCs w:val="18"/>
        </w:rPr>
        <w:instrText xml:space="preserve"> SEQ </w:instrText>
      </w:r>
      <w:r>
        <w:rPr>
          <w:rFonts w:ascii="Times New Roman" w:eastAsia="宋体" w:hAnsi="Times New Roman" w:cs="Times New Roman"/>
          <w:b/>
          <w:iCs/>
          <w:szCs w:val="18"/>
        </w:rPr>
        <w:instrText>图</w:instrText>
      </w:r>
      <w:r>
        <w:rPr>
          <w:rFonts w:ascii="Times New Roman" w:eastAsia="宋体" w:hAnsi="Times New Roman" w:cs="Times New Roman"/>
          <w:b/>
          <w:iCs/>
          <w:szCs w:val="18"/>
        </w:rPr>
        <w:instrText xml:space="preserve"> \* ARABIC </w:instrText>
      </w:r>
      <w:r>
        <w:rPr>
          <w:rFonts w:ascii="Times New Roman" w:eastAsia="宋体" w:hAnsi="Times New Roman" w:cs="Times New Roman"/>
          <w:b/>
          <w:iCs/>
          <w:szCs w:val="18"/>
        </w:rPr>
        <w:fldChar w:fldCharType="separate"/>
      </w:r>
      <w:r>
        <w:rPr>
          <w:rFonts w:ascii="Times New Roman" w:eastAsia="宋体" w:hAnsi="Times New Roman" w:cs="Times New Roman"/>
          <w:b/>
          <w:iCs/>
          <w:szCs w:val="18"/>
        </w:rPr>
        <w:t>6</w:t>
      </w:r>
      <w:r>
        <w:rPr>
          <w:rFonts w:ascii="Times New Roman" w:eastAsia="宋体" w:hAnsi="Times New Roman" w:cs="Times New Roman"/>
          <w:b/>
          <w:iCs/>
          <w:szCs w:val="18"/>
        </w:rPr>
        <w:fldChar w:fldCharType="end"/>
      </w:r>
      <w:r>
        <w:rPr>
          <w:rFonts w:ascii="Times New Roman" w:eastAsia="宋体" w:hAnsi="Times New Roman" w:cs="Times New Roman"/>
          <w:b/>
          <w:iCs/>
          <w:szCs w:val="18"/>
        </w:rPr>
        <w:t>：</w:t>
      </w:r>
      <w:del w:id="1110" w:author="Tian Su" w:date="2024-12-30T11:34:00Z" w16du:dateUtc="2024-12-30T03:34:00Z">
        <w:r w:rsidDel="00FE6E4A">
          <w:rPr>
            <w:rFonts w:ascii="Times New Roman" w:eastAsia="宋体" w:hAnsi="Times New Roman" w:cs="Times New Roman"/>
            <w:b/>
            <w:iCs/>
            <w:color w:val="FF0000"/>
            <w:szCs w:val="18"/>
          </w:rPr>
          <w:delText>ABC</w:delText>
        </w:r>
        <w:r w:rsidDel="00FE6E4A">
          <w:rPr>
            <w:rFonts w:ascii="Times New Roman" w:eastAsia="宋体" w:hAnsi="Times New Roman" w:cs="Times New Roman"/>
            <w:b/>
            <w:iCs/>
            <w:color w:val="FF0000"/>
            <w:szCs w:val="18"/>
          </w:rPr>
          <w:delText>公司</w:delText>
        </w:r>
      </w:del>
      <w:ins w:id="1111" w:author="Tian Su" w:date="2024-12-30T11:34:00Z" w16du:dateUtc="2024-12-30T03:34:00Z">
        <w:r w:rsidR="00FE6E4A">
          <w:rPr>
            <w:rFonts w:ascii="Times New Roman" w:eastAsia="宋体" w:hAnsi="Times New Roman" w:cs="Times New Roman"/>
            <w:b/>
            <w:iCs/>
            <w:color w:val="FF0000"/>
            <w:szCs w:val="18"/>
          </w:rPr>
          <w:t>【清单模板</w:t>
        </w:r>
        <w:r w:rsidR="00FE6E4A">
          <w:rPr>
            <w:rFonts w:ascii="Times New Roman" w:eastAsia="宋体" w:hAnsi="Times New Roman" w:cs="Times New Roman"/>
            <w:b/>
            <w:iCs/>
            <w:color w:val="FF0000"/>
            <w:szCs w:val="18"/>
          </w:rPr>
          <w:t>-</w:t>
        </w:r>
        <w:r w:rsidR="00FE6E4A">
          <w:rPr>
            <w:rFonts w:ascii="Times New Roman" w:eastAsia="宋体" w:hAnsi="Times New Roman" w:cs="Times New Roman"/>
            <w:b/>
            <w:iCs/>
            <w:color w:val="FF0000"/>
            <w:szCs w:val="18"/>
          </w:rPr>
          <w:t>数据表</w:t>
        </w:r>
        <w:r w:rsidR="00FE6E4A">
          <w:rPr>
            <w:rFonts w:ascii="Times New Roman" w:eastAsia="宋体" w:hAnsi="Times New Roman" w:cs="Times New Roman"/>
            <w:b/>
            <w:iCs/>
            <w:color w:val="FF0000"/>
            <w:szCs w:val="18"/>
          </w:rPr>
          <w:t>B5</w:t>
        </w:r>
        <w:r w:rsidR="00FE6E4A">
          <w:rPr>
            <w:rFonts w:ascii="Times New Roman" w:eastAsia="宋体" w:hAnsi="Times New Roman" w:cs="Times New Roman"/>
            <w:b/>
            <w:iCs/>
            <w:color w:val="FF0000"/>
            <w:szCs w:val="18"/>
          </w:rPr>
          <w:t>】</w:t>
        </w:r>
      </w:ins>
      <w:r>
        <w:rPr>
          <w:rFonts w:ascii="Times New Roman" w:eastAsia="宋体" w:hAnsi="Times New Roman" w:cs="Times New Roman"/>
          <w:b/>
          <w:iCs/>
          <w:szCs w:val="18"/>
        </w:rPr>
        <w:t>所参与的价值链</w:t>
      </w:r>
      <w:bookmarkEnd w:id="1109"/>
    </w:p>
    <w:p w14:paraId="77EC8460" w14:textId="77777777" w:rsidR="00160A67" w:rsidRDefault="00160A67">
      <w:pPr>
        <w:keepNext/>
        <w:ind w:firstLine="482"/>
        <w:jc w:val="center"/>
        <w:rPr>
          <w:rFonts w:ascii="Arial" w:eastAsia="黑体" w:hAnsi="Arial" w:cs="Arial"/>
          <w:b/>
          <w:bCs/>
        </w:rPr>
      </w:pPr>
    </w:p>
    <w:p w14:paraId="479F3BCE" w14:textId="77777777" w:rsidR="00160A67" w:rsidRDefault="00000000">
      <w:pPr>
        <w:rPr>
          <w:rFonts w:ascii="Arial" w:eastAsia="黑体" w:hAnsi="Arial" w:cs="Arial"/>
        </w:rPr>
      </w:pPr>
      <w:r>
        <w:rPr>
          <w:rFonts w:ascii="Arial" w:eastAsia="黑体" w:hAnsi="Arial" w:cs="Arial"/>
          <w:noProof/>
        </w:rPr>
        <mc:AlternateContent>
          <mc:Choice Requires="wpg">
            <w:drawing>
              <wp:inline distT="0" distB="0" distL="0" distR="0" wp14:anchorId="3946CB6B" wp14:editId="6BF697D1">
                <wp:extent cx="5307965" cy="2893060"/>
                <wp:effectExtent l="476250" t="0" r="45085" b="2540"/>
                <wp:docPr id="369503291" name="Group 313"/>
                <wp:cNvGraphicFramePr/>
                <a:graphic xmlns:a="http://schemas.openxmlformats.org/drawingml/2006/main">
                  <a:graphicData uri="http://schemas.microsoft.com/office/word/2010/wordprocessingGroup">
                    <wpg:wgp>
                      <wpg:cNvGrpSpPr/>
                      <wpg:grpSpPr>
                        <a:xfrm>
                          <a:off x="0" y="0"/>
                          <a:ext cx="5307965" cy="2893060"/>
                          <a:chOff x="2240" y="10226"/>
                          <a:chExt cx="8359" cy="4556"/>
                        </a:xfrm>
                      </wpg:grpSpPr>
                      <wpg:grpSp>
                        <wpg:cNvPr id="227799755" name="Group 1045"/>
                        <wpg:cNvGrpSpPr/>
                        <wpg:grpSpPr>
                          <a:xfrm>
                            <a:off x="2802" y="10240"/>
                            <a:ext cx="7797" cy="4542"/>
                            <a:chOff x="3594" y="93"/>
                            <a:chExt cx="61040" cy="34334"/>
                          </a:xfrm>
                        </wpg:grpSpPr>
                        <wps:wsp>
                          <wps:cNvPr id="1510456305" name="Chevron 2"/>
                          <wps:cNvSpPr>
                            <a:spLocks noChangeArrowheads="1"/>
                          </wps:cNvSpPr>
                          <wps:spPr bwMode="auto">
                            <a:xfrm>
                              <a:off x="49838" y="93"/>
                              <a:ext cx="14796" cy="34227"/>
                            </a:xfrm>
                            <a:prstGeom prst="chevron">
                              <a:avLst>
                                <a:gd name="adj" fmla="val 56551"/>
                              </a:avLst>
                            </a:prstGeom>
                            <a:solidFill>
                              <a:srgbClr val="63666A"/>
                            </a:solidFill>
                            <a:ln w="19050">
                              <a:solidFill>
                                <a:srgbClr val="63666A"/>
                              </a:solidFill>
                              <a:miter lim="800000"/>
                            </a:ln>
                          </wps:spPr>
                          <wps:bodyPr rot="0" vert="eaVert" wrap="square" lIns="91440" tIns="45720" rIns="91440" bIns="45720" anchor="ctr" anchorCtr="0" upright="1">
                            <a:noAutofit/>
                          </wps:bodyPr>
                        </wps:wsp>
                        <wps:wsp>
                          <wps:cNvPr id="1546308950" name="Rectangle 3"/>
                          <wps:cNvSpPr/>
                          <wps:spPr bwMode="auto">
                            <a:xfrm>
                              <a:off x="3594" y="12947"/>
                              <a:ext cx="53973" cy="3932"/>
                            </a:xfrm>
                            <a:custGeom>
                              <a:avLst/>
                              <a:gdLst>
                                <a:gd name="T0" fmla="*/ 0 w 6289591"/>
                                <a:gd name="T1" fmla="*/ 0 h 393192"/>
                                <a:gd name="T2" fmla="*/ 6089250 w 6289591"/>
                                <a:gd name="T3" fmla="*/ 0 h 393192"/>
                                <a:gd name="T4" fmla="*/ 6289591 w 6289591"/>
                                <a:gd name="T5" fmla="*/ 393192 h 393192"/>
                                <a:gd name="T6" fmla="*/ 0 w 6289591"/>
                                <a:gd name="T7" fmla="*/ 393192 h 393192"/>
                                <a:gd name="T8" fmla="*/ 0 w 6289591"/>
                                <a:gd name="T9" fmla="*/ 0 h 393192"/>
                                <a:gd name="T10" fmla="*/ 0 w 6289591"/>
                                <a:gd name="T11" fmla="*/ 0 h 393192"/>
                                <a:gd name="T12" fmla="*/ 6289591 w 6289591"/>
                                <a:gd name="T13" fmla="*/ 393192 h 393192"/>
                              </a:gdLst>
                              <a:ahLst/>
                              <a:cxnLst>
                                <a:cxn ang="0">
                                  <a:pos x="T0" y="T1"/>
                                </a:cxn>
                                <a:cxn ang="0">
                                  <a:pos x="T2" y="T3"/>
                                </a:cxn>
                                <a:cxn ang="0">
                                  <a:pos x="T4" y="T5"/>
                                </a:cxn>
                                <a:cxn ang="0">
                                  <a:pos x="T6" y="T7"/>
                                </a:cxn>
                                <a:cxn ang="0">
                                  <a:pos x="T8" y="T9"/>
                                </a:cxn>
                              </a:cxnLst>
                              <a:rect l="T10" t="T11" r="T12" b="T13"/>
                              <a:pathLst>
                                <a:path w="6289591" h="393192">
                                  <a:moveTo>
                                    <a:pt x="0" y="0"/>
                                  </a:moveTo>
                                  <a:lnTo>
                                    <a:pt x="6089250" y="0"/>
                                  </a:lnTo>
                                  <a:lnTo>
                                    <a:pt x="6289591" y="393192"/>
                                  </a:lnTo>
                                  <a:lnTo>
                                    <a:pt x="0" y="393192"/>
                                  </a:lnTo>
                                  <a:lnTo>
                                    <a:pt x="0" y="0"/>
                                  </a:lnTo>
                                  <a:close/>
                                </a:path>
                              </a:pathLst>
                            </a:custGeom>
                            <a:noFill/>
                            <a:ln w="19050">
                              <a:solidFill>
                                <a:srgbClr val="63666A"/>
                              </a:solidFill>
                              <a:miter lim="800000"/>
                            </a:ln>
                          </wps:spPr>
                          <wps:txbx>
                            <w:txbxContent>
                              <w:p w14:paraId="7B13D413" w14:textId="77777777" w:rsidR="00160A67" w:rsidRDefault="00000000">
                                <w:pPr>
                                  <w:pStyle w:val="af9"/>
                                  <w:spacing w:before="0" w:beforeAutospacing="0" w:after="0" w:afterAutospacing="0"/>
                                  <w:ind w:firstLineChars="1150" w:firstLine="2530"/>
                                  <w:rPr>
                                    <w:rFonts w:ascii="黑体" w:eastAsia="黑体" w:hAnsi="黑体" w:hint="eastAsia"/>
                                    <w:kern w:val="24"/>
                                    <w:sz w:val="22"/>
                                    <w:szCs w:val="22"/>
                                  </w:rPr>
                                </w:pPr>
                                <w:r>
                                  <w:rPr>
                                    <w:rFonts w:ascii="黑体" w:eastAsia="黑体" w:hAnsi="黑体" w:hint="eastAsia"/>
                                    <w:kern w:val="24"/>
                                    <w:sz w:val="22"/>
                                    <w:szCs w:val="22"/>
                                  </w:rPr>
                                  <w:t>物流管理</w:t>
                                </w:r>
                              </w:p>
                            </w:txbxContent>
                          </wps:txbx>
                          <wps:bodyPr rot="0" vert="horz" wrap="square" lIns="91440" tIns="45720" rIns="91440" bIns="45720" anchor="ctr" anchorCtr="0" upright="1">
                            <a:noAutofit/>
                          </wps:bodyPr>
                        </wps:wsp>
                        <wps:wsp>
                          <wps:cNvPr id="618013315" name="Rectangle 3"/>
                          <wps:cNvSpPr/>
                          <wps:spPr bwMode="auto">
                            <a:xfrm>
                              <a:off x="3594" y="8698"/>
                              <a:ext cx="51783" cy="3932"/>
                            </a:xfrm>
                            <a:custGeom>
                              <a:avLst/>
                              <a:gdLst>
                                <a:gd name="T0" fmla="*/ 0 w 6070614"/>
                                <a:gd name="T1" fmla="*/ 0 h 393192"/>
                                <a:gd name="T2" fmla="*/ 5870272 w 6070614"/>
                                <a:gd name="T3" fmla="*/ 0 h 393192"/>
                                <a:gd name="T4" fmla="*/ 6070614 w 6070614"/>
                                <a:gd name="T5" fmla="*/ 393192 h 393192"/>
                                <a:gd name="T6" fmla="*/ 0 w 6070614"/>
                                <a:gd name="T7" fmla="*/ 393192 h 393192"/>
                                <a:gd name="T8" fmla="*/ 0 w 6070614"/>
                                <a:gd name="T9" fmla="*/ 0 h 393192"/>
                                <a:gd name="T10" fmla="*/ 0 w 6070614"/>
                                <a:gd name="T11" fmla="*/ 0 h 393192"/>
                                <a:gd name="T12" fmla="*/ 6070614 w 6070614"/>
                                <a:gd name="T13" fmla="*/ 393192 h 393192"/>
                              </a:gdLst>
                              <a:ahLst/>
                              <a:cxnLst>
                                <a:cxn ang="0">
                                  <a:pos x="T0" y="T1"/>
                                </a:cxn>
                                <a:cxn ang="0">
                                  <a:pos x="T2" y="T3"/>
                                </a:cxn>
                                <a:cxn ang="0">
                                  <a:pos x="T4" y="T5"/>
                                </a:cxn>
                                <a:cxn ang="0">
                                  <a:pos x="T6" y="T7"/>
                                </a:cxn>
                                <a:cxn ang="0">
                                  <a:pos x="T8" y="T9"/>
                                </a:cxn>
                              </a:cxnLst>
                              <a:rect l="T10" t="T11" r="T12" b="T13"/>
                              <a:pathLst>
                                <a:path w="6070614" h="393192">
                                  <a:moveTo>
                                    <a:pt x="0" y="0"/>
                                  </a:moveTo>
                                  <a:lnTo>
                                    <a:pt x="5870272" y="0"/>
                                  </a:lnTo>
                                  <a:lnTo>
                                    <a:pt x="6070614" y="393192"/>
                                  </a:lnTo>
                                  <a:lnTo>
                                    <a:pt x="0" y="393192"/>
                                  </a:lnTo>
                                  <a:lnTo>
                                    <a:pt x="0" y="0"/>
                                  </a:lnTo>
                                  <a:close/>
                                </a:path>
                              </a:pathLst>
                            </a:custGeom>
                            <a:noFill/>
                            <a:ln w="19050">
                              <a:solidFill>
                                <a:srgbClr val="63666A"/>
                              </a:solidFill>
                              <a:miter lim="800000"/>
                            </a:ln>
                          </wps:spPr>
                          <wps:txbx>
                            <w:txbxContent>
                              <w:p w14:paraId="3CD05E8A" w14:textId="77777777" w:rsidR="00160A67" w:rsidRDefault="00000000">
                                <w:pPr>
                                  <w:pStyle w:val="af9"/>
                                  <w:spacing w:before="0" w:beforeAutospacing="0" w:after="0" w:afterAutospacing="0"/>
                                  <w:ind w:left="113"/>
                                  <w:jc w:val="center"/>
                                  <w:rPr>
                                    <w:rFonts w:ascii="黑体" w:eastAsia="黑体" w:hAnsi="黑体" w:hint="eastAsia"/>
                                    <w:kern w:val="24"/>
                                    <w:sz w:val="22"/>
                                    <w:szCs w:val="22"/>
                                  </w:rPr>
                                </w:pPr>
                                <w:r>
                                  <w:rPr>
                                    <w:rFonts w:ascii="黑体" w:eastAsia="黑体" w:hAnsi="黑体" w:hint="eastAsia"/>
                                    <w:kern w:val="24"/>
                                    <w:sz w:val="22"/>
                                    <w:szCs w:val="22"/>
                                  </w:rPr>
                                  <w:t>法</w:t>
                                </w:r>
                                <w:r>
                                  <w:rPr>
                                    <w:rFonts w:ascii="黑体" w:eastAsia="黑体" w:hAnsi="黑体"/>
                                    <w:kern w:val="24"/>
                                    <w:sz w:val="22"/>
                                    <w:szCs w:val="22"/>
                                  </w:rPr>
                                  <w:t>律及信息管理</w:t>
                                </w:r>
                              </w:p>
                            </w:txbxContent>
                          </wps:txbx>
                          <wps:bodyPr rot="0" vert="horz" wrap="square" lIns="91440" tIns="45720" rIns="91440" bIns="45720" anchor="ctr" anchorCtr="0" upright="1">
                            <a:noAutofit/>
                          </wps:bodyPr>
                        </wps:wsp>
                        <wps:wsp>
                          <wps:cNvPr id="110811466" name="Rectangle 3"/>
                          <wps:cNvSpPr/>
                          <wps:spPr bwMode="auto">
                            <a:xfrm>
                              <a:off x="3594" y="4450"/>
                              <a:ext cx="49593" cy="3932"/>
                            </a:xfrm>
                            <a:custGeom>
                              <a:avLst/>
                              <a:gdLst>
                                <a:gd name="T0" fmla="*/ 0 w 5851636"/>
                                <a:gd name="T1" fmla="*/ 0 h 393192"/>
                                <a:gd name="T2" fmla="*/ 5651295 w 5851636"/>
                                <a:gd name="T3" fmla="*/ 0 h 393192"/>
                                <a:gd name="T4" fmla="*/ 5851636 w 5851636"/>
                                <a:gd name="T5" fmla="*/ 393192 h 393192"/>
                                <a:gd name="T6" fmla="*/ 0 w 5851636"/>
                                <a:gd name="T7" fmla="*/ 393192 h 393192"/>
                                <a:gd name="T8" fmla="*/ 0 w 5851636"/>
                                <a:gd name="T9" fmla="*/ 0 h 393192"/>
                                <a:gd name="T10" fmla="*/ 0 w 5851636"/>
                                <a:gd name="T11" fmla="*/ 0 h 393192"/>
                                <a:gd name="T12" fmla="*/ 5851636 w 5851636"/>
                                <a:gd name="T13" fmla="*/ 393192 h 393192"/>
                              </a:gdLst>
                              <a:ahLst/>
                              <a:cxnLst>
                                <a:cxn ang="0">
                                  <a:pos x="T0" y="T1"/>
                                </a:cxn>
                                <a:cxn ang="0">
                                  <a:pos x="T2" y="T3"/>
                                </a:cxn>
                                <a:cxn ang="0">
                                  <a:pos x="T4" y="T5"/>
                                </a:cxn>
                                <a:cxn ang="0">
                                  <a:pos x="T6" y="T7"/>
                                </a:cxn>
                                <a:cxn ang="0">
                                  <a:pos x="T8" y="T9"/>
                                </a:cxn>
                              </a:cxnLst>
                              <a:rect l="T10" t="T11" r="T12" b="T13"/>
                              <a:pathLst>
                                <a:path w="5851636" h="393192">
                                  <a:moveTo>
                                    <a:pt x="0" y="0"/>
                                  </a:moveTo>
                                  <a:lnTo>
                                    <a:pt x="5651295" y="0"/>
                                  </a:lnTo>
                                  <a:lnTo>
                                    <a:pt x="5851636" y="393192"/>
                                  </a:lnTo>
                                  <a:lnTo>
                                    <a:pt x="0" y="393192"/>
                                  </a:lnTo>
                                  <a:lnTo>
                                    <a:pt x="0" y="0"/>
                                  </a:lnTo>
                                  <a:close/>
                                </a:path>
                              </a:pathLst>
                            </a:custGeom>
                            <a:noFill/>
                            <a:ln w="19050">
                              <a:solidFill>
                                <a:srgbClr val="63666A"/>
                              </a:solidFill>
                              <a:miter lim="800000"/>
                            </a:ln>
                          </wps:spPr>
                          <wps:txbx>
                            <w:txbxContent>
                              <w:p w14:paraId="24987B97" w14:textId="77777777" w:rsidR="00160A67" w:rsidRDefault="00000000">
                                <w:pPr>
                                  <w:pStyle w:val="af9"/>
                                  <w:spacing w:before="0" w:beforeAutospacing="0" w:after="0" w:afterAutospacing="0"/>
                                  <w:ind w:left="113"/>
                                  <w:jc w:val="center"/>
                                  <w:rPr>
                                    <w:rFonts w:ascii="黑体" w:eastAsia="黑体" w:hAnsi="黑体" w:hint="eastAsia"/>
                                    <w:kern w:val="24"/>
                                    <w:sz w:val="22"/>
                                    <w:szCs w:val="22"/>
                                  </w:rPr>
                                </w:pPr>
                                <w:r>
                                  <w:rPr>
                                    <w:rFonts w:ascii="黑体" w:eastAsia="黑体" w:hAnsi="黑体" w:hint="eastAsia"/>
                                    <w:kern w:val="24"/>
                                    <w:sz w:val="22"/>
                                    <w:szCs w:val="22"/>
                                  </w:rPr>
                                  <w:t>人力资源管理</w:t>
                                </w:r>
                              </w:p>
                            </w:txbxContent>
                          </wps:txbx>
                          <wps:bodyPr rot="0" vert="horz" wrap="square" lIns="91440" tIns="45720" rIns="91440" bIns="45720" anchor="ctr" anchorCtr="0" upright="1">
                            <a:noAutofit/>
                          </wps:bodyPr>
                        </wps:wsp>
                        <wps:wsp>
                          <wps:cNvPr id="340295843" name="Rectangle 3"/>
                          <wps:cNvSpPr/>
                          <wps:spPr bwMode="auto">
                            <a:xfrm>
                              <a:off x="3594" y="201"/>
                              <a:ext cx="47400" cy="3932"/>
                            </a:xfrm>
                            <a:custGeom>
                              <a:avLst/>
                              <a:gdLst>
                                <a:gd name="T0" fmla="*/ 0 w 5632658"/>
                                <a:gd name="T1" fmla="*/ 0 h 393192"/>
                                <a:gd name="T2" fmla="*/ 5432317 w 5632658"/>
                                <a:gd name="T3" fmla="*/ 0 h 393192"/>
                                <a:gd name="T4" fmla="*/ 5632658 w 5632658"/>
                                <a:gd name="T5" fmla="*/ 393192 h 393192"/>
                                <a:gd name="T6" fmla="*/ 0 w 5632658"/>
                                <a:gd name="T7" fmla="*/ 393192 h 393192"/>
                                <a:gd name="T8" fmla="*/ 0 w 5632658"/>
                                <a:gd name="T9" fmla="*/ 0 h 393192"/>
                                <a:gd name="T10" fmla="*/ 0 w 5632658"/>
                                <a:gd name="T11" fmla="*/ 0 h 393192"/>
                                <a:gd name="T12" fmla="*/ 5632658 w 5632658"/>
                                <a:gd name="T13" fmla="*/ 393192 h 393192"/>
                              </a:gdLst>
                              <a:ahLst/>
                              <a:cxnLst>
                                <a:cxn ang="0">
                                  <a:pos x="T0" y="T1"/>
                                </a:cxn>
                                <a:cxn ang="0">
                                  <a:pos x="T2" y="T3"/>
                                </a:cxn>
                                <a:cxn ang="0">
                                  <a:pos x="T4" y="T5"/>
                                </a:cxn>
                                <a:cxn ang="0">
                                  <a:pos x="T6" y="T7"/>
                                </a:cxn>
                                <a:cxn ang="0">
                                  <a:pos x="T8" y="T9"/>
                                </a:cxn>
                              </a:cxnLst>
                              <a:rect l="T10" t="T11" r="T12" b="T13"/>
                              <a:pathLst>
                                <a:path w="5632658" h="393192">
                                  <a:moveTo>
                                    <a:pt x="0" y="0"/>
                                  </a:moveTo>
                                  <a:lnTo>
                                    <a:pt x="5432317" y="0"/>
                                  </a:lnTo>
                                  <a:lnTo>
                                    <a:pt x="5632658" y="393192"/>
                                  </a:lnTo>
                                  <a:lnTo>
                                    <a:pt x="0" y="393192"/>
                                  </a:lnTo>
                                  <a:lnTo>
                                    <a:pt x="0" y="0"/>
                                  </a:lnTo>
                                  <a:close/>
                                </a:path>
                              </a:pathLst>
                            </a:custGeom>
                            <a:noFill/>
                            <a:ln w="19050">
                              <a:solidFill>
                                <a:srgbClr val="63666A"/>
                              </a:solidFill>
                              <a:miter lim="800000"/>
                            </a:ln>
                          </wps:spPr>
                          <wps:txbx>
                            <w:txbxContent>
                              <w:p w14:paraId="4E668692" w14:textId="77777777" w:rsidR="00160A67" w:rsidRDefault="00000000">
                                <w:pPr>
                                  <w:pStyle w:val="af9"/>
                                  <w:spacing w:before="0" w:beforeAutospacing="0" w:after="0" w:afterAutospacing="0"/>
                                  <w:ind w:left="113"/>
                                  <w:jc w:val="center"/>
                                  <w:rPr>
                                    <w:rFonts w:ascii="黑体" w:eastAsia="黑体" w:hAnsi="黑体" w:hint="eastAsia"/>
                                    <w:kern w:val="24"/>
                                    <w:sz w:val="22"/>
                                    <w:szCs w:val="22"/>
                                  </w:rPr>
                                </w:pPr>
                                <w:r>
                                  <w:rPr>
                                    <w:rFonts w:ascii="黑体" w:eastAsia="黑体" w:hAnsi="黑体"/>
                                    <w:kern w:val="24"/>
                                    <w:sz w:val="22"/>
                                    <w:szCs w:val="22"/>
                                  </w:rPr>
                                  <w:t xml:space="preserve"> </w:t>
                                </w:r>
                                <w:r>
                                  <w:rPr>
                                    <w:rFonts w:ascii="黑体" w:eastAsia="黑体" w:hAnsi="黑体" w:hint="eastAsia"/>
                                    <w:kern w:val="24"/>
                                    <w:sz w:val="22"/>
                                    <w:szCs w:val="22"/>
                                  </w:rPr>
                                  <w:t>财务管理</w:t>
                                </w:r>
                              </w:p>
                            </w:txbxContent>
                          </wps:txbx>
                          <wps:bodyPr rot="0" vert="horz" wrap="square" lIns="91440" tIns="45720" rIns="91440" bIns="45720" anchor="ctr" anchorCtr="0" upright="1">
                            <a:noAutofit/>
                          </wps:bodyPr>
                        </wps:wsp>
                        <wps:wsp>
                          <wps:cNvPr id="67384564" name="Rectangle 7"/>
                          <wps:cNvSpPr/>
                          <wps:spPr bwMode="auto">
                            <a:xfrm>
                              <a:off x="3594" y="17592"/>
                              <a:ext cx="9628" cy="16825"/>
                            </a:xfrm>
                            <a:custGeom>
                              <a:avLst/>
                              <a:gdLst>
                                <a:gd name="T0" fmla="*/ 0 w 1184909"/>
                                <a:gd name="T1" fmla="*/ 0 h 1682496"/>
                                <a:gd name="T2" fmla="*/ 1184909 w 1184909"/>
                                <a:gd name="T3" fmla="*/ 0 h 1682496"/>
                                <a:gd name="T4" fmla="*/ 1184909 w 1184909"/>
                                <a:gd name="T5" fmla="*/ 1682496 h 1682496"/>
                                <a:gd name="T6" fmla="*/ 0 w 1184909"/>
                                <a:gd name="T7" fmla="*/ 1682496 h 1682496"/>
                                <a:gd name="T8" fmla="*/ 0 w 1184909"/>
                                <a:gd name="T9" fmla="*/ 0 h 1682496"/>
                                <a:gd name="T10" fmla="*/ 0 w 1184909"/>
                                <a:gd name="T11" fmla="*/ 0 h 1682496"/>
                                <a:gd name="T12" fmla="*/ 1184909 w 1184909"/>
                                <a:gd name="T13" fmla="*/ 1682496 h 1682496"/>
                              </a:gdLst>
                              <a:ahLst/>
                              <a:cxnLst>
                                <a:cxn ang="0">
                                  <a:pos x="T0" y="T1"/>
                                </a:cxn>
                                <a:cxn ang="0">
                                  <a:pos x="T2" y="T3"/>
                                </a:cxn>
                                <a:cxn ang="0">
                                  <a:pos x="T4" y="T5"/>
                                </a:cxn>
                                <a:cxn ang="0">
                                  <a:pos x="T6" y="T7"/>
                                </a:cxn>
                                <a:cxn ang="0">
                                  <a:pos x="T8" y="T9"/>
                                </a:cxn>
                              </a:cxnLst>
                              <a:rect l="T10" t="T11" r="T12" b="T13"/>
                              <a:pathLst>
                                <a:path w="1184909" h="1682496">
                                  <a:moveTo>
                                    <a:pt x="0" y="0"/>
                                  </a:moveTo>
                                  <a:lnTo>
                                    <a:pt x="1184909" y="0"/>
                                  </a:lnTo>
                                  <a:lnTo>
                                    <a:pt x="1184909" y="1682496"/>
                                  </a:lnTo>
                                  <a:lnTo>
                                    <a:pt x="0" y="1682496"/>
                                  </a:lnTo>
                                  <a:lnTo>
                                    <a:pt x="0" y="0"/>
                                  </a:lnTo>
                                  <a:close/>
                                </a:path>
                              </a:pathLst>
                            </a:custGeom>
                            <a:solidFill>
                              <a:srgbClr val="009CDE"/>
                            </a:solidFill>
                            <a:ln>
                              <a:noFill/>
                            </a:ln>
                          </wps:spPr>
                          <wps:txbx>
                            <w:txbxContent>
                              <w:p w14:paraId="55F54702" w14:textId="77777777" w:rsidR="00160A67" w:rsidRDefault="00000000">
                                <w:pPr>
                                  <w:pStyle w:val="af9"/>
                                  <w:spacing w:before="120" w:beforeAutospacing="0" w:after="120" w:afterAutospacing="0"/>
                                  <w:ind w:left="115" w:right="115"/>
                                  <w:jc w:val="center"/>
                                  <w:rPr>
                                    <w:rFonts w:ascii="黑体" w:eastAsia="黑体" w:hAnsi="黑体" w:hint="eastAsia"/>
                                    <w:b/>
                                    <w:bCs/>
                                    <w:color w:val="FFFFFF" w:themeColor="background1"/>
                                    <w:kern w:val="24"/>
                                    <w:sz w:val="22"/>
                                    <w:szCs w:val="22"/>
                                  </w:rPr>
                                </w:pPr>
                                <w:r>
                                  <w:rPr>
                                    <w:rFonts w:ascii="黑体" w:eastAsia="黑体" w:hAnsi="黑体" w:hint="eastAsia"/>
                                    <w:b/>
                                    <w:bCs/>
                                    <w:color w:val="FFFFFF" w:themeColor="background1"/>
                                    <w:kern w:val="24"/>
                                    <w:sz w:val="22"/>
                                    <w:szCs w:val="22"/>
                                  </w:rPr>
                                  <w:t>研发</w:t>
                                </w:r>
                              </w:p>
                            </w:txbxContent>
                          </wps:txbx>
                          <wps:bodyPr rot="0" vert="horz" wrap="square" lIns="91440" tIns="45720" rIns="91440" bIns="45720" anchor="ctr" anchorCtr="0" upright="1">
                            <a:noAutofit/>
                          </wps:bodyPr>
                        </wps:wsp>
                        <wps:wsp>
                          <wps:cNvPr id="497895469" name="Rectangle 7"/>
                          <wps:cNvSpPr/>
                          <wps:spPr bwMode="auto">
                            <a:xfrm>
                              <a:off x="43053" y="17527"/>
                              <a:ext cx="14612" cy="16896"/>
                            </a:xfrm>
                            <a:custGeom>
                              <a:avLst/>
                              <a:gdLst>
                                <a:gd name="T0" fmla="*/ 0 w 1376122"/>
                                <a:gd name="T1" fmla="*/ 0 h 1682496"/>
                                <a:gd name="T2" fmla="*/ 1461178 w 1376122"/>
                                <a:gd name="T3" fmla="*/ 0 h 1682496"/>
                                <a:gd name="T4" fmla="*/ 623447 w 1376122"/>
                                <a:gd name="T5" fmla="*/ 1674386 h 1682496"/>
                                <a:gd name="T6" fmla="*/ 0 w 1376122"/>
                                <a:gd name="T7" fmla="*/ 1689602 h 1682496"/>
                                <a:gd name="T8" fmla="*/ 0 w 1376122"/>
                                <a:gd name="T9" fmla="*/ 0 h 1682496"/>
                                <a:gd name="T10" fmla="*/ 0 60000 65536"/>
                                <a:gd name="T11" fmla="*/ 0 60000 65536"/>
                                <a:gd name="T12" fmla="*/ 0 60000 65536"/>
                                <a:gd name="T13" fmla="*/ 0 60000 65536"/>
                                <a:gd name="T14" fmla="*/ 0 60000 65536"/>
                                <a:gd name="T15" fmla="*/ 0 w 1376122"/>
                                <a:gd name="T16" fmla="*/ 0 h 1682496"/>
                                <a:gd name="T17" fmla="*/ 1376122 w 1376122"/>
                                <a:gd name="T18" fmla="*/ 1682496 h 1682496"/>
                              </a:gdLst>
                              <a:ahLst/>
                              <a:cxnLst>
                                <a:cxn ang="T10">
                                  <a:pos x="T0" y="T1"/>
                                </a:cxn>
                                <a:cxn ang="T11">
                                  <a:pos x="T2" y="T3"/>
                                </a:cxn>
                                <a:cxn ang="T12">
                                  <a:pos x="T4" y="T5"/>
                                </a:cxn>
                                <a:cxn ang="T13">
                                  <a:pos x="T6" y="T7"/>
                                </a:cxn>
                                <a:cxn ang="T14">
                                  <a:pos x="T8" y="T9"/>
                                </a:cxn>
                              </a:cxnLst>
                              <a:rect l="T15" t="T16" r="T17" b="T18"/>
                              <a:pathLst>
                                <a:path w="1376122" h="1682496">
                                  <a:moveTo>
                                    <a:pt x="0" y="0"/>
                                  </a:moveTo>
                                  <a:lnTo>
                                    <a:pt x="1376122" y="0"/>
                                  </a:lnTo>
                                  <a:lnTo>
                                    <a:pt x="587156" y="1667344"/>
                                  </a:lnTo>
                                  <a:lnTo>
                                    <a:pt x="0" y="1682496"/>
                                  </a:lnTo>
                                  <a:lnTo>
                                    <a:pt x="0" y="0"/>
                                  </a:lnTo>
                                  <a:close/>
                                </a:path>
                              </a:pathLst>
                            </a:custGeom>
                            <a:solidFill>
                              <a:srgbClr val="009CDE"/>
                            </a:solidFill>
                            <a:ln>
                              <a:noFill/>
                            </a:ln>
                          </wps:spPr>
                          <wps:txbx>
                            <w:txbxContent>
                              <w:p w14:paraId="6E22BE21" w14:textId="77777777" w:rsidR="00160A67" w:rsidRDefault="00000000">
                                <w:pPr>
                                  <w:pStyle w:val="af9"/>
                                  <w:spacing w:before="120" w:beforeAutospacing="0" w:after="120" w:afterAutospacing="0"/>
                                  <w:ind w:left="115" w:right="115"/>
                                  <w:rPr>
                                    <w:rFonts w:ascii="黑体" w:eastAsia="黑体" w:hAnsi="黑体" w:hint="eastAsia"/>
                                  </w:rPr>
                                </w:pPr>
                                <w:r>
                                  <w:rPr>
                                    <w:rFonts w:ascii="黑体" w:eastAsia="黑体" w:hAnsi="黑体"/>
                                    <w:b/>
                                    <w:bCs/>
                                    <w:color w:val="FFFFFF" w:themeColor="background1"/>
                                    <w:kern w:val="24"/>
                                    <w:sz w:val="22"/>
                                    <w:szCs w:val="22"/>
                                  </w:rPr>
                                  <w:t>售后</w:t>
                                </w:r>
                              </w:p>
                            </w:txbxContent>
                          </wps:txbx>
                          <wps:bodyPr rot="0" vert="horz" wrap="square" lIns="91440" tIns="45720" rIns="91440" bIns="45720" anchor="ctr" anchorCtr="0" upright="1">
                            <a:noAutofit/>
                          </wps:bodyPr>
                        </wps:wsp>
                        <wps:wsp>
                          <wps:cNvPr id="673861233" name="Rectangle 7"/>
                          <wps:cNvSpPr/>
                          <wps:spPr bwMode="auto">
                            <a:xfrm>
                              <a:off x="13692" y="17603"/>
                              <a:ext cx="9276" cy="16817"/>
                            </a:xfrm>
                            <a:custGeom>
                              <a:avLst/>
                              <a:gdLst>
                                <a:gd name="T0" fmla="*/ 0 w 1184909"/>
                                <a:gd name="T1" fmla="*/ 0 h 1682496"/>
                                <a:gd name="T2" fmla="*/ 1184909 w 1184909"/>
                                <a:gd name="T3" fmla="*/ 0 h 1682496"/>
                                <a:gd name="T4" fmla="*/ 1184909 w 1184909"/>
                                <a:gd name="T5" fmla="*/ 1682496 h 1682496"/>
                                <a:gd name="T6" fmla="*/ 0 w 1184909"/>
                                <a:gd name="T7" fmla="*/ 1682496 h 1682496"/>
                                <a:gd name="T8" fmla="*/ 0 w 1184909"/>
                                <a:gd name="T9" fmla="*/ 0 h 1682496"/>
                                <a:gd name="T10" fmla="*/ 0 w 1184909"/>
                                <a:gd name="T11" fmla="*/ 0 h 1682496"/>
                                <a:gd name="T12" fmla="*/ 1184909 w 1184909"/>
                                <a:gd name="T13" fmla="*/ 1682496 h 1682496"/>
                              </a:gdLst>
                              <a:ahLst/>
                              <a:cxnLst>
                                <a:cxn ang="0">
                                  <a:pos x="T0" y="T1"/>
                                </a:cxn>
                                <a:cxn ang="0">
                                  <a:pos x="T2" y="T3"/>
                                </a:cxn>
                                <a:cxn ang="0">
                                  <a:pos x="T4" y="T5"/>
                                </a:cxn>
                                <a:cxn ang="0">
                                  <a:pos x="T6" y="T7"/>
                                </a:cxn>
                                <a:cxn ang="0">
                                  <a:pos x="T8" y="T9"/>
                                </a:cxn>
                              </a:cxnLst>
                              <a:rect l="T10" t="T11" r="T12" b="T13"/>
                              <a:pathLst>
                                <a:path w="1184909" h="1682496">
                                  <a:moveTo>
                                    <a:pt x="0" y="0"/>
                                  </a:moveTo>
                                  <a:lnTo>
                                    <a:pt x="1184909" y="0"/>
                                  </a:lnTo>
                                  <a:lnTo>
                                    <a:pt x="1184909" y="1682496"/>
                                  </a:lnTo>
                                  <a:lnTo>
                                    <a:pt x="0" y="1682496"/>
                                  </a:lnTo>
                                  <a:lnTo>
                                    <a:pt x="0" y="0"/>
                                  </a:lnTo>
                                  <a:close/>
                                </a:path>
                              </a:pathLst>
                            </a:custGeom>
                            <a:solidFill>
                              <a:srgbClr val="3F9C35"/>
                            </a:solidFill>
                            <a:ln>
                              <a:noFill/>
                            </a:ln>
                          </wps:spPr>
                          <wps:txbx>
                            <w:txbxContent>
                              <w:p w14:paraId="7BDBA3ED" w14:textId="77777777" w:rsidR="00160A67" w:rsidRDefault="00000000">
                                <w:pPr>
                                  <w:pStyle w:val="af9"/>
                                  <w:spacing w:before="120" w:beforeAutospacing="0" w:after="120" w:afterAutospacing="0"/>
                                  <w:ind w:left="115" w:right="115"/>
                                  <w:jc w:val="center"/>
                                  <w:rPr>
                                    <w:rFonts w:ascii="黑体" w:eastAsia="黑体" w:hAnsi="黑体" w:hint="eastAsia"/>
                                  </w:rPr>
                                </w:pPr>
                                <w:r>
                                  <w:rPr>
                                    <w:rFonts w:ascii="黑体" w:eastAsia="黑体" w:hAnsi="黑体" w:hint="eastAsia"/>
                                    <w:b/>
                                    <w:bCs/>
                                    <w:color w:val="FFFFFF" w:themeColor="background1"/>
                                    <w:kern w:val="24"/>
                                    <w:sz w:val="22"/>
                                    <w:szCs w:val="22"/>
                                  </w:rPr>
                                  <w:t>采购</w:t>
                                </w:r>
                              </w:p>
                            </w:txbxContent>
                          </wps:txbx>
                          <wps:bodyPr rot="0" vert="horz" wrap="square" lIns="91440" tIns="45720" rIns="91440" bIns="45720" anchor="ctr" anchorCtr="0" upright="1">
                            <a:noAutofit/>
                          </wps:bodyPr>
                        </wps:wsp>
                        <wps:wsp>
                          <wps:cNvPr id="1968964496" name="Rectangle 7"/>
                          <wps:cNvSpPr/>
                          <wps:spPr bwMode="auto">
                            <a:xfrm>
                              <a:off x="23437" y="17603"/>
                              <a:ext cx="9276" cy="16825"/>
                            </a:xfrm>
                            <a:custGeom>
                              <a:avLst/>
                              <a:gdLst>
                                <a:gd name="T0" fmla="*/ 0 w 1184909"/>
                                <a:gd name="T1" fmla="*/ 0 h 1682496"/>
                                <a:gd name="T2" fmla="*/ 1184909 w 1184909"/>
                                <a:gd name="T3" fmla="*/ 0 h 1682496"/>
                                <a:gd name="T4" fmla="*/ 1184909 w 1184909"/>
                                <a:gd name="T5" fmla="*/ 1682496 h 1682496"/>
                                <a:gd name="T6" fmla="*/ 0 w 1184909"/>
                                <a:gd name="T7" fmla="*/ 1682496 h 1682496"/>
                                <a:gd name="T8" fmla="*/ 0 w 1184909"/>
                                <a:gd name="T9" fmla="*/ 0 h 1682496"/>
                                <a:gd name="T10" fmla="*/ 0 w 1184909"/>
                                <a:gd name="T11" fmla="*/ 0 h 1682496"/>
                                <a:gd name="T12" fmla="*/ 1184909 w 1184909"/>
                                <a:gd name="T13" fmla="*/ 1682496 h 1682496"/>
                              </a:gdLst>
                              <a:ahLst/>
                              <a:cxnLst>
                                <a:cxn ang="0">
                                  <a:pos x="T0" y="T1"/>
                                </a:cxn>
                                <a:cxn ang="0">
                                  <a:pos x="T2" y="T3"/>
                                </a:cxn>
                                <a:cxn ang="0">
                                  <a:pos x="T4" y="T5"/>
                                </a:cxn>
                                <a:cxn ang="0">
                                  <a:pos x="T6" y="T7"/>
                                </a:cxn>
                                <a:cxn ang="0">
                                  <a:pos x="T8" y="T9"/>
                                </a:cxn>
                              </a:cxnLst>
                              <a:rect l="T10" t="T11" r="T12" b="T13"/>
                              <a:pathLst>
                                <a:path w="1184909" h="1682496">
                                  <a:moveTo>
                                    <a:pt x="0" y="0"/>
                                  </a:moveTo>
                                  <a:lnTo>
                                    <a:pt x="1184909" y="0"/>
                                  </a:lnTo>
                                  <a:lnTo>
                                    <a:pt x="1184909" y="1682496"/>
                                  </a:lnTo>
                                  <a:lnTo>
                                    <a:pt x="0" y="1682496"/>
                                  </a:lnTo>
                                  <a:lnTo>
                                    <a:pt x="0" y="0"/>
                                  </a:lnTo>
                                  <a:close/>
                                </a:path>
                              </a:pathLst>
                            </a:custGeom>
                            <a:solidFill>
                              <a:srgbClr val="009CDE"/>
                            </a:solidFill>
                            <a:ln>
                              <a:noFill/>
                            </a:ln>
                          </wps:spPr>
                          <wps:txbx>
                            <w:txbxContent>
                              <w:p w14:paraId="334568DB" w14:textId="77777777" w:rsidR="00160A67" w:rsidRDefault="00000000">
                                <w:pPr>
                                  <w:pStyle w:val="af9"/>
                                  <w:spacing w:before="120" w:beforeAutospacing="0" w:after="120" w:afterAutospacing="0"/>
                                  <w:ind w:left="115" w:right="115"/>
                                  <w:jc w:val="center"/>
                                  <w:rPr>
                                    <w:rFonts w:ascii="黑体" w:eastAsia="黑体" w:hAnsi="黑体" w:hint="eastAsia"/>
                                  </w:rPr>
                                </w:pPr>
                                <w:r>
                                  <w:rPr>
                                    <w:rFonts w:ascii="黑体" w:eastAsia="黑体" w:hAnsi="黑体" w:hint="eastAsia"/>
                                    <w:b/>
                                    <w:bCs/>
                                    <w:color w:val="FFFFFF" w:themeColor="background1"/>
                                    <w:kern w:val="24"/>
                                    <w:sz w:val="22"/>
                                    <w:szCs w:val="22"/>
                                  </w:rPr>
                                  <w:t>生产</w:t>
                                </w:r>
                              </w:p>
                            </w:txbxContent>
                          </wps:txbx>
                          <wps:bodyPr rot="0" vert="horz" wrap="square" lIns="91440" tIns="45720" rIns="91440" bIns="45720" anchor="ctr" anchorCtr="0" upright="1">
                            <a:noAutofit/>
                          </wps:bodyPr>
                        </wps:wsp>
                        <wps:wsp>
                          <wps:cNvPr id="1729585282" name="Rectangle 7"/>
                          <wps:cNvSpPr/>
                          <wps:spPr bwMode="auto">
                            <a:xfrm>
                              <a:off x="33183" y="17603"/>
                              <a:ext cx="9393" cy="16825"/>
                            </a:xfrm>
                            <a:custGeom>
                              <a:avLst/>
                              <a:gdLst>
                                <a:gd name="T0" fmla="*/ 0 w 1184909"/>
                                <a:gd name="T1" fmla="*/ 0 h 1682496"/>
                                <a:gd name="T2" fmla="*/ 1184909 w 1184909"/>
                                <a:gd name="T3" fmla="*/ 0 h 1682496"/>
                                <a:gd name="T4" fmla="*/ 1184909 w 1184909"/>
                                <a:gd name="T5" fmla="*/ 1682496 h 1682496"/>
                                <a:gd name="T6" fmla="*/ 0 w 1184909"/>
                                <a:gd name="T7" fmla="*/ 1682496 h 1682496"/>
                                <a:gd name="T8" fmla="*/ 0 w 1184909"/>
                                <a:gd name="T9" fmla="*/ 0 h 1682496"/>
                                <a:gd name="T10" fmla="*/ 0 w 1184909"/>
                                <a:gd name="T11" fmla="*/ 0 h 1682496"/>
                                <a:gd name="T12" fmla="*/ 1184909 w 1184909"/>
                                <a:gd name="T13" fmla="*/ 1682496 h 1682496"/>
                              </a:gdLst>
                              <a:ahLst/>
                              <a:cxnLst>
                                <a:cxn ang="0">
                                  <a:pos x="T0" y="T1"/>
                                </a:cxn>
                                <a:cxn ang="0">
                                  <a:pos x="T2" y="T3"/>
                                </a:cxn>
                                <a:cxn ang="0">
                                  <a:pos x="T4" y="T5"/>
                                </a:cxn>
                                <a:cxn ang="0">
                                  <a:pos x="T6" y="T7"/>
                                </a:cxn>
                                <a:cxn ang="0">
                                  <a:pos x="T8" y="T9"/>
                                </a:cxn>
                              </a:cxnLst>
                              <a:rect l="T10" t="T11" r="T12" b="T13"/>
                              <a:pathLst>
                                <a:path w="1184909" h="1682496">
                                  <a:moveTo>
                                    <a:pt x="0" y="0"/>
                                  </a:moveTo>
                                  <a:lnTo>
                                    <a:pt x="1184909" y="0"/>
                                  </a:lnTo>
                                  <a:lnTo>
                                    <a:pt x="1184909" y="1682496"/>
                                  </a:lnTo>
                                  <a:lnTo>
                                    <a:pt x="0" y="1682496"/>
                                  </a:lnTo>
                                  <a:lnTo>
                                    <a:pt x="0" y="0"/>
                                  </a:lnTo>
                                  <a:close/>
                                </a:path>
                              </a:pathLst>
                            </a:custGeom>
                            <a:solidFill>
                              <a:srgbClr val="3F9C35"/>
                            </a:solidFill>
                            <a:ln>
                              <a:noFill/>
                            </a:ln>
                          </wps:spPr>
                          <wps:txbx>
                            <w:txbxContent>
                              <w:p w14:paraId="57DD92ED" w14:textId="77777777" w:rsidR="00160A67" w:rsidRDefault="00000000">
                                <w:pPr>
                                  <w:pStyle w:val="af9"/>
                                  <w:spacing w:before="120" w:beforeAutospacing="0" w:after="120" w:afterAutospacing="0"/>
                                  <w:ind w:left="115" w:right="115"/>
                                  <w:jc w:val="center"/>
                                  <w:rPr>
                                    <w:rFonts w:ascii="黑体" w:eastAsia="黑体" w:hAnsi="黑体" w:hint="eastAsia"/>
                                  </w:rPr>
                                </w:pPr>
                                <w:r>
                                  <w:rPr>
                                    <w:rFonts w:ascii="黑体" w:eastAsia="黑体" w:hAnsi="黑体" w:hint="eastAsia"/>
                                    <w:b/>
                                    <w:bCs/>
                                    <w:color w:val="FFFFFF" w:themeColor="background1"/>
                                    <w:kern w:val="24"/>
                                    <w:sz w:val="22"/>
                                    <w:szCs w:val="22"/>
                                  </w:rPr>
                                  <w:t>销售</w:t>
                                </w:r>
                              </w:p>
                            </w:txbxContent>
                          </wps:txbx>
                          <wps:bodyPr rot="0" vert="horz" wrap="square" lIns="91440" tIns="45720" rIns="91440" bIns="45720" anchor="ctr" anchorCtr="0" upright="1">
                            <a:noAutofit/>
                          </wps:bodyPr>
                        </wps:wsp>
                      </wpg:grpSp>
                      <wps:wsp>
                        <wps:cNvPr id="1663307900" name="TextBox 90"/>
                        <wps:cNvSpPr txBox="1">
                          <a:spLocks noChangeArrowheads="1"/>
                        </wps:cNvSpPr>
                        <wps:spPr bwMode="auto">
                          <a:xfrm rot="17880000">
                            <a:off x="9536" y="12870"/>
                            <a:ext cx="617" cy="626"/>
                          </a:xfrm>
                          <a:prstGeom prst="rect">
                            <a:avLst/>
                          </a:prstGeom>
                          <a:noFill/>
                          <a:ln>
                            <a:noFill/>
                          </a:ln>
                        </wps:spPr>
                        <wps:txbx>
                          <w:txbxContent>
                            <w:p w14:paraId="2AE781A0" w14:textId="77777777" w:rsidR="00160A67" w:rsidRDefault="00000000">
                              <w:pPr>
                                <w:pStyle w:val="af9"/>
                                <w:kinsoku w:val="0"/>
                                <w:overflowPunct w:val="0"/>
                                <w:spacing w:before="0" w:beforeAutospacing="0" w:after="0" w:afterAutospacing="0"/>
                                <w:jc w:val="center"/>
                                <w:textAlignment w:val="baseline"/>
                                <w:rPr>
                                  <w:rFonts w:ascii="黑体" w:eastAsia="黑体" w:hAnsi="黑体" w:hint="eastAsia"/>
                                  <w:sz w:val="20"/>
                                  <w:szCs w:val="20"/>
                                </w:rPr>
                              </w:pPr>
                              <w:r>
                                <w:rPr>
                                  <w:rFonts w:ascii="黑体" w:eastAsia="黑体" w:hAnsi="黑体" w:hint="eastAsia"/>
                                  <w:b/>
                                  <w:bCs/>
                                  <w:color w:val="FFFFFF"/>
                                  <w:kern w:val="24"/>
                                </w:rPr>
                                <w:t>利润</w:t>
                              </w:r>
                            </w:p>
                          </w:txbxContent>
                        </wps:txbx>
                        <wps:bodyPr rot="0" vert="horz" wrap="none" lIns="91440" tIns="45720" rIns="91440" bIns="45720" anchor="ctr" anchorCtr="0" upright="1">
                          <a:noAutofit/>
                        </wps:bodyPr>
                      </wps:wsp>
                      <wps:wsp>
                        <wps:cNvPr id="1591247155" name="TextBox 53"/>
                        <wps:cNvSpPr txBox="1">
                          <a:spLocks noChangeArrowheads="1"/>
                        </wps:cNvSpPr>
                        <wps:spPr bwMode="auto">
                          <a:xfrm rot="-5400000">
                            <a:off x="1361" y="11105"/>
                            <a:ext cx="2224" cy="465"/>
                          </a:xfrm>
                          <a:prstGeom prst="rect">
                            <a:avLst/>
                          </a:prstGeom>
                          <a:noFill/>
                          <a:ln>
                            <a:noFill/>
                          </a:ln>
                        </wps:spPr>
                        <wps:txbx>
                          <w:txbxContent>
                            <w:p w14:paraId="46FCEFE1" w14:textId="77777777" w:rsidR="00160A67" w:rsidRDefault="00000000">
                              <w:pPr>
                                <w:pStyle w:val="af9"/>
                                <w:kinsoku w:val="0"/>
                                <w:overflowPunct w:val="0"/>
                                <w:spacing w:before="0" w:beforeAutospacing="0" w:after="0" w:afterAutospacing="0"/>
                                <w:jc w:val="center"/>
                                <w:textAlignment w:val="baseline"/>
                                <w:rPr>
                                  <w:rFonts w:ascii="黑体" w:eastAsia="黑体" w:hAnsi="黑体" w:hint="eastAsia"/>
                                </w:rPr>
                              </w:pPr>
                              <w:r>
                                <w:rPr>
                                  <w:rFonts w:ascii="黑体" w:eastAsia="黑体" w:hAnsi="黑体" w:hint="eastAsia"/>
                                  <w:b/>
                                  <w:bCs/>
                                  <w:kern w:val="24"/>
                                </w:rPr>
                                <w:t>辅助经营活动</w:t>
                              </w:r>
                            </w:p>
                          </w:txbxContent>
                        </wps:txbx>
                        <wps:bodyPr rot="0" vert="horz" wrap="square" lIns="91440" tIns="45720" rIns="91440" bIns="45720" anchor="ctr" anchorCtr="0" upright="1">
                          <a:noAutofit/>
                        </wps:bodyPr>
                      </wps:wsp>
                      <wps:wsp>
                        <wps:cNvPr id="734425524" name="Text Box 2"/>
                        <wps:cNvSpPr txBox="1">
                          <a:spLocks noChangeArrowheads="1"/>
                        </wps:cNvSpPr>
                        <wps:spPr bwMode="auto">
                          <a:xfrm rot="-5400000">
                            <a:off x="1377" y="13198"/>
                            <a:ext cx="2199" cy="465"/>
                          </a:xfrm>
                          <a:prstGeom prst="rect">
                            <a:avLst/>
                          </a:prstGeom>
                          <a:noFill/>
                          <a:ln>
                            <a:noFill/>
                          </a:ln>
                        </wps:spPr>
                        <wps:txbx>
                          <w:txbxContent>
                            <w:p w14:paraId="2CD54800" w14:textId="77777777" w:rsidR="00160A67" w:rsidRDefault="00000000">
                              <w:pPr>
                                <w:pStyle w:val="af9"/>
                                <w:kinsoku w:val="0"/>
                                <w:overflowPunct w:val="0"/>
                                <w:spacing w:before="0" w:beforeAutospacing="0" w:after="0" w:afterAutospacing="0"/>
                                <w:jc w:val="center"/>
                                <w:textAlignment w:val="baseline"/>
                                <w:rPr>
                                  <w:rFonts w:ascii="黑体" w:eastAsia="黑体" w:hAnsi="黑体" w:hint="eastAsia"/>
                                </w:rPr>
                              </w:pPr>
                              <w:r>
                                <w:rPr>
                                  <w:rFonts w:ascii="黑体" w:eastAsia="黑体" w:hAnsi="黑体" w:hint="eastAsia"/>
                                  <w:b/>
                                  <w:bCs/>
                                  <w:kern w:val="24"/>
                                </w:rPr>
                                <w:t>主要经营活动</w:t>
                              </w:r>
                            </w:p>
                          </w:txbxContent>
                        </wps:txbx>
                        <wps:bodyPr rot="0" vert="horz" wrap="square" lIns="91440" tIns="45720" rIns="91440" bIns="45720" anchor="ctr" anchorCtr="0" upright="1">
                          <a:noAutofit/>
                        </wps:bodyPr>
                      </wps:wsp>
                      <wps:wsp>
                        <wps:cNvPr id="1536292847" name="TextBox 90"/>
                        <wps:cNvSpPr txBox="1">
                          <a:spLocks noChangeArrowheads="1"/>
                        </wps:cNvSpPr>
                        <wps:spPr bwMode="auto">
                          <a:xfrm rot="3720000" flipH="1">
                            <a:off x="9268" y="10932"/>
                            <a:ext cx="638" cy="626"/>
                          </a:xfrm>
                          <a:prstGeom prst="rect">
                            <a:avLst/>
                          </a:prstGeom>
                          <a:noFill/>
                          <a:ln>
                            <a:noFill/>
                          </a:ln>
                        </wps:spPr>
                        <wps:txbx>
                          <w:txbxContent>
                            <w:p w14:paraId="3912E21F" w14:textId="77777777" w:rsidR="00160A67" w:rsidRDefault="00000000">
                              <w:pPr>
                                <w:pStyle w:val="af9"/>
                                <w:kinsoku w:val="0"/>
                                <w:overflowPunct w:val="0"/>
                                <w:spacing w:before="0" w:beforeAutospacing="0" w:after="0" w:afterAutospacing="0"/>
                                <w:jc w:val="center"/>
                                <w:textAlignment w:val="baseline"/>
                                <w:rPr>
                                  <w:rFonts w:ascii="黑体" w:eastAsia="黑体" w:hAnsi="黑体" w:hint="eastAsia"/>
                                  <w:sz w:val="20"/>
                                  <w:szCs w:val="20"/>
                                </w:rPr>
                              </w:pPr>
                              <w:r>
                                <w:rPr>
                                  <w:rFonts w:ascii="黑体" w:eastAsia="黑体" w:hAnsi="黑体" w:hint="eastAsia"/>
                                  <w:b/>
                                  <w:bCs/>
                                  <w:color w:val="FFFFFF"/>
                                  <w:kern w:val="24"/>
                                </w:rPr>
                                <w:t>利润</w:t>
                              </w:r>
                            </w:p>
                          </w:txbxContent>
                        </wps:txbx>
                        <wps:bodyPr rot="0" vert="horz" wrap="none" lIns="91440" tIns="45720" rIns="91440" bIns="45720" anchor="ctr" anchorCtr="0" upright="1">
                          <a:noAutofit/>
                        </wps:bodyPr>
                      </wps:wsp>
                    </wpg:wgp>
                  </a:graphicData>
                </a:graphic>
              </wp:inline>
            </w:drawing>
          </mc:Choice>
          <mc:Fallback>
            <w:pict>
              <v:group w14:anchorId="3946CB6B" id="Group 313" o:spid="_x0000_s1066" style="width:417.95pt;height:227.8pt;mso-position-horizontal-relative:char;mso-position-vertical-relative:line" coordorigin="2240,10226" coordsize="8359,4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">
                <v:group id="Group 1045" o:spid="_x0000_s1067" style="position:absolute;left:2802;top:10240;width:7797;height:4542" coordorigin="3594,93" coordsize="61040,3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2" o:spid="_x0000_s1068" type="#_x0000_t55" style="position:absolute;left:49838;top:93;width:14796;height:3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" adj="9385" fillcolor="#63666a" strokecolor="#63666a" strokeweight="1.5pt">
                    <v:textbox style="layout-flow:vertical-ideographic"/>
                  </v:shape>
                  <v:shape id="Rectangle 3" o:spid="_x0000_s1069" style="position:absolute;left:3594;top:12947;width:53973;height:3932;visibility:visible;mso-wrap-style:square;v-text-anchor:middle" coordsize="6289591,393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" adj="-11796480,,5400" path="m,l6089250,r200341,393192l,393192,,xe" filled="f" strokecolor="#63666a" strokeweight="1.5pt">
                    <v:stroke joinstyle="miter"/>
                    <v:formulas/>
                    <v:path arrowok="t" o:connecttype="custom" o:connectlocs="0,0;52254,0;53973,3932;0,3932;0,0" o:connectangles="0,0,0,0,0" textboxrect="0,0,6289591,393192"/>
                    <v:textbox>
                      <w:txbxContent>
                        <w:p w14:paraId="7B13D413" w14:textId="77777777" w:rsidR="00160A67" w:rsidRDefault="00000000">
                          <w:pPr>
                            <w:pStyle w:val="af9"/>
                            <w:spacing w:before="0" w:beforeAutospacing="0" w:after="0" w:afterAutospacing="0"/>
                            <w:ind w:firstLineChars="1150" w:firstLine="2530"/>
                            <w:rPr>
                              <w:rFonts w:ascii="黑体" w:eastAsia="黑体" w:hAnsi="黑体" w:hint="eastAsia"/>
                              <w:kern w:val="24"/>
                              <w:sz w:val="22"/>
                              <w:szCs w:val="22"/>
                            </w:rPr>
                          </w:pPr>
                          <w:r>
                            <w:rPr>
                              <w:rFonts w:ascii="黑体" w:eastAsia="黑体" w:hAnsi="黑体" w:hint="eastAsia"/>
                              <w:kern w:val="24"/>
                              <w:sz w:val="22"/>
                              <w:szCs w:val="22"/>
                            </w:rPr>
                            <w:t>物流管理</w:t>
                          </w:r>
                        </w:p>
                      </w:txbxContent>
                    </v:textbox>
                  </v:shape>
                  <v:shape id="Rectangle 3" o:spid="_x0000_s1070" style="position:absolute;left:3594;top:8698;width:51783;height:3932;visibility:visible;mso-wrap-style:square;v-text-anchor:middle" coordsize="6070614,393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" adj="-11796480,,5400" path="m,l5870272,r200342,393192l,393192,,xe" filled="f" strokecolor="#63666a" strokeweight="1.5pt">
                    <v:stroke joinstyle="miter"/>
                    <v:formulas/>
                    <v:path arrowok="t" o:connecttype="custom" o:connectlocs="0,0;50074,0;51783,3932;0,3932;0,0" o:connectangles="0,0,0,0,0" textboxrect="0,0,6070614,393192"/>
                    <v:textbox>
                      <w:txbxContent>
                        <w:p w14:paraId="3CD05E8A" w14:textId="77777777" w:rsidR="00160A67" w:rsidRDefault="00000000">
                          <w:pPr>
                            <w:pStyle w:val="af9"/>
                            <w:spacing w:before="0" w:beforeAutospacing="0" w:after="0" w:afterAutospacing="0"/>
                            <w:ind w:left="113"/>
                            <w:jc w:val="center"/>
                            <w:rPr>
                              <w:rFonts w:ascii="黑体" w:eastAsia="黑体" w:hAnsi="黑体" w:hint="eastAsia"/>
                              <w:kern w:val="24"/>
                              <w:sz w:val="22"/>
                              <w:szCs w:val="22"/>
                            </w:rPr>
                          </w:pPr>
                          <w:r>
                            <w:rPr>
                              <w:rFonts w:ascii="黑体" w:eastAsia="黑体" w:hAnsi="黑体" w:hint="eastAsia"/>
                              <w:kern w:val="24"/>
                              <w:sz w:val="22"/>
                              <w:szCs w:val="22"/>
                            </w:rPr>
                            <w:t>法</w:t>
                          </w:r>
                          <w:r>
                            <w:rPr>
                              <w:rFonts w:ascii="黑体" w:eastAsia="黑体" w:hAnsi="黑体"/>
                              <w:kern w:val="24"/>
                              <w:sz w:val="22"/>
                              <w:szCs w:val="22"/>
                            </w:rPr>
                            <w:t>律及信息管理</w:t>
                          </w:r>
                        </w:p>
                      </w:txbxContent>
                    </v:textbox>
                  </v:shape>
                  <v:shape id="Rectangle 3" o:spid="_x0000_s1071" style="position:absolute;left:3594;top:4450;width:49593;height:3932;visibility:visible;mso-wrap-style:square;v-text-anchor:middle" coordsize="5851636,393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" adj="-11796480,,5400" path="m,l5651295,r200341,393192l,393192,,xe" filled="f" strokecolor="#63666a" strokeweight="1.5pt">
                    <v:stroke joinstyle="miter"/>
                    <v:formulas/>
                    <v:path arrowok="t" o:connecttype="custom" o:connectlocs="0,0;47895,0;49593,3932;0,3932;0,0" o:connectangles="0,0,0,0,0" textboxrect="0,0,5851636,393192"/>
                    <v:textbox>
                      <w:txbxContent>
                        <w:p w14:paraId="24987B97" w14:textId="77777777" w:rsidR="00160A67" w:rsidRDefault="00000000">
                          <w:pPr>
                            <w:pStyle w:val="af9"/>
                            <w:spacing w:before="0" w:beforeAutospacing="0" w:after="0" w:afterAutospacing="0"/>
                            <w:ind w:left="113"/>
                            <w:jc w:val="center"/>
                            <w:rPr>
                              <w:rFonts w:ascii="黑体" w:eastAsia="黑体" w:hAnsi="黑体" w:hint="eastAsia"/>
                              <w:kern w:val="24"/>
                              <w:sz w:val="22"/>
                              <w:szCs w:val="22"/>
                            </w:rPr>
                          </w:pPr>
                          <w:r>
                            <w:rPr>
                              <w:rFonts w:ascii="黑体" w:eastAsia="黑体" w:hAnsi="黑体" w:hint="eastAsia"/>
                              <w:kern w:val="24"/>
                              <w:sz w:val="22"/>
                              <w:szCs w:val="22"/>
                            </w:rPr>
                            <w:t>人力资源管理</w:t>
                          </w:r>
                        </w:p>
                      </w:txbxContent>
                    </v:textbox>
                  </v:shape>
                  <v:shape id="Rectangle 3" o:spid="_x0000_s1072" style="position:absolute;left:3594;top:201;width:47400;height:3932;visibility:visible;mso-wrap-style:square;v-text-anchor:middle" coordsize="5632658,393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" adj="-11796480,,5400" path="m,l5432317,r200341,393192l,393192,,xe" filled="f" strokecolor="#63666a" strokeweight="1.5pt">
                    <v:stroke joinstyle="miter"/>
                    <v:formulas/>
                    <v:path arrowok="t" o:connecttype="custom" o:connectlocs="0,0;45714,0;47400,3932;0,3932;0,0" o:connectangles="0,0,0,0,0" textboxrect="0,0,5632658,393192"/>
                    <v:textbox>
                      <w:txbxContent>
                        <w:p w14:paraId="4E668692" w14:textId="77777777" w:rsidR="00160A67" w:rsidRDefault="00000000">
                          <w:pPr>
                            <w:pStyle w:val="af9"/>
                            <w:spacing w:before="0" w:beforeAutospacing="0" w:after="0" w:afterAutospacing="0"/>
                            <w:ind w:left="113"/>
                            <w:jc w:val="center"/>
                            <w:rPr>
                              <w:rFonts w:ascii="黑体" w:eastAsia="黑体" w:hAnsi="黑体" w:hint="eastAsia"/>
                              <w:kern w:val="24"/>
                              <w:sz w:val="22"/>
                              <w:szCs w:val="22"/>
                            </w:rPr>
                          </w:pPr>
                          <w:r>
                            <w:rPr>
                              <w:rFonts w:ascii="黑体" w:eastAsia="黑体" w:hAnsi="黑体"/>
                              <w:kern w:val="24"/>
                              <w:sz w:val="22"/>
                              <w:szCs w:val="22"/>
                            </w:rPr>
                            <w:t xml:space="preserve"> </w:t>
                          </w:r>
                          <w:r>
                            <w:rPr>
                              <w:rFonts w:ascii="黑体" w:eastAsia="黑体" w:hAnsi="黑体" w:hint="eastAsia"/>
                              <w:kern w:val="24"/>
                              <w:sz w:val="22"/>
                              <w:szCs w:val="22"/>
                            </w:rPr>
                            <w:t>财务管理</w:t>
                          </w:r>
                        </w:p>
                      </w:txbxContent>
                    </v:textbox>
                  </v:shape>
                  <v:shape id="Rectangle 7" o:spid="_x0000_s1073" style="position:absolute;left:3594;top:17592;width:9628;height:16825;visibility:visible;mso-wrap-style:square;v-text-anchor:middle" coordsize="1184909,16824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" adj="-11796480,,5400" path="m,l1184909,r,1682496l,1682496,,xe" fillcolor="#009cde" stroked="f">
                    <v:stroke joinstyle="miter"/>
                    <v:formulas/>
                    <v:path arrowok="t" o:connecttype="custom" o:connectlocs="0,0;9628,0;9628,16825;0,16825;0,0" o:connectangles="0,0,0,0,0" textboxrect="0,0,1184909,1682496"/>
                    <v:textbox>
                      <w:txbxContent>
                        <w:p w14:paraId="55F54702" w14:textId="77777777" w:rsidR="00160A67" w:rsidRDefault="00000000">
                          <w:pPr>
                            <w:pStyle w:val="af9"/>
                            <w:spacing w:before="120" w:beforeAutospacing="0" w:after="120" w:afterAutospacing="0"/>
                            <w:ind w:left="115" w:right="115"/>
                            <w:jc w:val="center"/>
                            <w:rPr>
                              <w:rFonts w:ascii="黑体" w:eastAsia="黑体" w:hAnsi="黑体" w:hint="eastAsia"/>
                              <w:b/>
                              <w:bCs/>
                              <w:color w:val="FFFFFF" w:themeColor="background1"/>
                              <w:kern w:val="24"/>
                              <w:sz w:val="22"/>
                              <w:szCs w:val="22"/>
                            </w:rPr>
                          </w:pPr>
                          <w:r>
                            <w:rPr>
                              <w:rFonts w:ascii="黑体" w:eastAsia="黑体" w:hAnsi="黑体" w:hint="eastAsia"/>
                              <w:b/>
                              <w:bCs/>
                              <w:color w:val="FFFFFF" w:themeColor="background1"/>
                              <w:kern w:val="24"/>
                              <w:sz w:val="22"/>
                              <w:szCs w:val="22"/>
                            </w:rPr>
                            <w:t>研发</w:t>
                          </w:r>
                        </w:p>
                      </w:txbxContent>
                    </v:textbox>
                  </v:shape>
                  <v:shape id="Rectangle 7" o:spid="_x0000_s1074" style="position:absolute;left:43053;top:17527;width:14612;height:16896;visibility:visible;mso-wrap-style:square;v-text-anchor:middle" coordsize="1376122,16824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" adj="-11796480,,5400" path="m,l1376122,,587156,1667344,,1682496,,xe" fillcolor="#009cde" stroked="f">
                    <v:stroke joinstyle="miter"/>
                    <v:formulas/>
                    <v:path arrowok="t" o:connecttype="custom" o:connectlocs="0,0;15515,0;6620,16815;0,16967;0,0" o:connectangles="0,0,0,0,0" textboxrect="0,0,1376122,1682496"/>
                    <v:textbox>
                      <w:txbxContent>
                        <w:p w14:paraId="6E22BE21" w14:textId="77777777" w:rsidR="00160A67" w:rsidRDefault="00000000">
                          <w:pPr>
                            <w:pStyle w:val="af9"/>
                            <w:spacing w:before="120" w:beforeAutospacing="0" w:after="120" w:afterAutospacing="0"/>
                            <w:ind w:left="115" w:right="115"/>
                            <w:rPr>
                              <w:rFonts w:ascii="黑体" w:eastAsia="黑体" w:hAnsi="黑体" w:hint="eastAsia"/>
                            </w:rPr>
                          </w:pPr>
                          <w:r>
                            <w:rPr>
                              <w:rFonts w:ascii="黑体" w:eastAsia="黑体" w:hAnsi="黑体"/>
                              <w:b/>
                              <w:bCs/>
                              <w:color w:val="FFFFFF" w:themeColor="background1"/>
                              <w:kern w:val="24"/>
                              <w:sz w:val="22"/>
                              <w:szCs w:val="22"/>
                            </w:rPr>
                            <w:t>售后</w:t>
                          </w:r>
                        </w:p>
                      </w:txbxContent>
                    </v:textbox>
                  </v:shape>
                  <v:shape id="Rectangle 7" o:spid="_x0000_s1075" style="position:absolute;left:13692;top:17603;width:9276;height:16817;visibility:visible;mso-wrap-style:square;v-text-anchor:middle" coordsize="1184909,16824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" adj="-11796480,,5400" path="m,l1184909,r,1682496l,1682496,,xe" fillcolor="#3f9c35" stroked="f">
                    <v:stroke joinstyle="miter"/>
                    <v:formulas/>
                    <v:path arrowok="t" o:connecttype="custom" o:connectlocs="0,0;9276,0;9276,16817;0,16817;0,0" o:connectangles="0,0,0,0,0" textboxrect="0,0,1184909,1682496"/>
                    <v:textbox>
                      <w:txbxContent>
                        <w:p w14:paraId="7BDBA3ED" w14:textId="77777777" w:rsidR="00160A67" w:rsidRDefault="00000000">
                          <w:pPr>
                            <w:pStyle w:val="af9"/>
                            <w:spacing w:before="120" w:beforeAutospacing="0" w:after="120" w:afterAutospacing="0"/>
                            <w:ind w:left="115" w:right="115"/>
                            <w:jc w:val="center"/>
                            <w:rPr>
                              <w:rFonts w:ascii="黑体" w:eastAsia="黑体" w:hAnsi="黑体" w:hint="eastAsia"/>
                            </w:rPr>
                          </w:pPr>
                          <w:r>
                            <w:rPr>
                              <w:rFonts w:ascii="黑体" w:eastAsia="黑体" w:hAnsi="黑体" w:hint="eastAsia"/>
                              <w:b/>
                              <w:bCs/>
                              <w:color w:val="FFFFFF" w:themeColor="background1"/>
                              <w:kern w:val="24"/>
                              <w:sz w:val="22"/>
                              <w:szCs w:val="22"/>
                            </w:rPr>
                            <w:t>采购</w:t>
                          </w:r>
                        </w:p>
                      </w:txbxContent>
                    </v:textbox>
                  </v:shape>
                  <v:shape id="Rectangle 7" o:spid="_x0000_s1076" style="position:absolute;left:23437;top:17603;width:9276;height:16825;visibility:visible;mso-wrap-style:square;v-text-anchor:middle" coordsize="1184909,16824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" adj="-11796480,,5400" path="m,l1184909,r,1682496l,1682496,,xe" fillcolor="#009cde" stroked="f">
                    <v:stroke joinstyle="miter"/>
                    <v:formulas/>
                    <v:path arrowok="t" o:connecttype="custom" o:connectlocs="0,0;9276,0;9276,16825;0,16825;0,0" o:connectangles="0,0,0,0,0" textboxrect="0,0,1184909,1682496"/>
                    <v:textbox>
                      <w:txbxContent>
                        <w:p w14:paraId="334568DB" w14:textId="77777777" w:rsidR="00160A67" w:rsidRDefault="00000000">
                          <w:pPr>
                            <w:pStyle w:val="af9"/>
                            <w:spacing w:before="120" w:beforeAutospacing="0" w:after="120" w:afterAutospacing="0"/>
                            <w:ind w:left="115" w:right="115"/>
                            <w:jc w:val="center"/>
                            <w:rPr>
                              <w:rFonts w:ascii="黑体" w:eastAsia="黑体" w:hAnsi="黑体" w:hint="eastAsia"/>
                            </w:rPr>
                          </w:pPr>
                          <w:r>
                            <w:rPr>
                              <w:rFonts w:ascii="黑体" w:eastAsia="黑体" w:hAnsi="黑体" w:hint="eastAsia"/>
                              <w:b/>
                              <w:bCs/>
                              <w:color w:val="FFFFFF" w:themeColor="background1"/>
                              <w:kern w:val="24"/>
                              <w:sz w:val="22"/>
                              <w:szCs w:val="22"/>
                            </w:rPr>
                            <w:t>生产</w:t>
                          </w:r>
                        </w:p>
                      </w:txbxContent>
                    </v:textbox>
                  </v:shape>
                  <v:shape id="Rectangle 7" o:spid="_x0000_s1077" style="position:absolute;left:33183;top:17603;width:9393;height:16825;visibility:visible;mso-wrap-style:square;v-text-anchor:middle" coordsize="1184909,16824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" adj="-11796480,,5400" path="m,l1184909,r,1682496l,1682496,,xe" fillcolor="#3f9c35" stroked="f">
                    <v:stroke joinstyle="miter"/>
                    <v:formulas/>
                    <v:path arrowok="t" o:connecttype="custom" o:connectlocs="0,0;9393,0;9393,16825;0,16825;0,0" o:connectangles="0,0,0,0,0" textboxrect="0,0,1184909,1682496"/>
                    <v:textbox>
                      <w:txbxContent>
                        <w:p w14:paraId="57DD92ED" w14:textId="77777777" w:rsidR="00160A67" w:rsidRDefault="00000000">
                          <w:pPr>
                            <w:pStyle w:val="af9"/>
                            <w:spacing w:before="120" w:beforeAutospacing="0" w:after="120" w:afterAutospacing="0"/>
                            <w:ind w:left="115" w:right="115"/>
                            <w:jc w:val="center"/>
                            <w:rPr>
                              <w:rFonts w:ascii="黑体" w:eastAsia="黑体" w:hAnsi="黑体" w:hint="eastAsia"/>
                            </w:rPr>
                          </w:pPr>
                          <w:r>
                            <w:rPr>
                              <w:rFonts w:ascii="黑体" w:eastAsia="黑体" w:hAnsi="黑体" w:hint="eastAsia"/>
                              <w:b/>
                              <w:bCs/>
                              <w:color w:val="FFFFFF" w:themeColor="background1"/>
                              <w:kern w:val="24"/>
                              <w:sz w:val="22"/>
                              <w:szCs w:val="22"/>
                            </w:rPr>
                            <w:t>销售</w:t>
                          </w:r>
                        </w:p>
                      </w:txbxContent>
                    </v:textbox>
                  </v:shape>
                </v:group>
                <v:shape id="TextBox 90" o:spid="_x0000_s1078" type="#_x0000_t202" style="position:absolute;left:9536;top:12870;width:617;height:626;rotation:-6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" filled="f" stroked="f">
                  <v:textbox>
                    <w:txbxContent>
                      <w:p w14:paraId="2AE781A0" w14:textId="77777777" w:rsidR="00160A67" w:rsidRDefault="00000000">
                        <w:pPr>
                          <w:pStyle w:val="af9"/>
                          <w:kinsoku w:val="0"/>
                          <w:overflowPunct w:val="0"/>
                          <w:spacing w:before="0" w:beforeAutospacing="0" w:after="0" w:afterAutospacing="0"/>
                          <w:jc w:val="center"/>
                          <w:textAlignment w:val="baseline"/>
                          <w:rPr>
                            <w:rFonts w:ascii="黑体" w:eastAsia="黑体" w:hAnsi="黑体" w:hint="eastAsia"/>
                            <w:sz w:val="20"/>
                            <w:szCs w:val="20"/>
                          </w:rPr>
                        </w:pPr>
                        <w:r>
                          <w:rPr>
                            <w:rFonts w:ascii="黑体" w:eastAsia="黑体" w:hAnsi="黑体" w:hint="eastAsia"/>
                            <w:b/>
                            <w:bCs/>
                            <w:color w:val="FFFFFF"/>
                            <w:kern w:val="24"/>
                          </w:rPr>
                          <w:t>利润</w:t>
                        </w:r>
                      </w:p>
                    </w:txbxContent>
                  </v:textbox>
                </v:shape>
                <v:shape id="TextBox 53" o:spid="_x0000_s1079" type="#_x0000_t202" style="position:absolute;left:1361;top:11105;width:2224;height:46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" filled="f" stroked="f">
                  <v:textbox>
                    <w:txbxContent>
                      <w:p w14:paraId="46FCEFE1" w14:textId="77777777" w:rsidR="00160A67" w:rsidRDefault="00000000">
                        <w:pPr>
                          <w:pStyle w:val="af9"/>
                          <w:kinsoku w:val="0"/>
                          <w:overflowPunct w:val="0"/>
                          <w:spacing w:before="0" w:beforeAutospacing="0" w:after="0" w:afterAutospacing="0"/>
                          <w:jc w:val="center"/>
                          <w:textAlignment w:val="baseline"/>
                          <w:rPr>
                            <w:rFonts w:ascii="黑体" w:eastAsia="黑体" w:hAnsi="黑体" w:hint="eastAsia"/>
                          </w:rPr>
                        </w:pPr>
                        <w:r>
                          <w:rPr>
                            <w:rFonts w:ascii="黑体" w:eastAsia="黑体" w:hAnsi="黑体" w:hint="eastAsia"/>
                            <w:b/>
                            <w:bCs/>
                            <w:kern w:val="24"/>
                          </w:rPr>
                          <w:t>辅助经营活动</w:t>
                        </w:r>
                      </w:p>
                    </w:txbxContent>
                  </v:textbox>
                </v:shape>
                <v:shape id="Text Box 2" o:spid="_x0000_s1080" type="#_x0000_t202" style="position:absolute;left:1377;top:13198;width:2199;height:46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" filled="f" stroked="f">
                  <v:textbox>
                    <w:txbxContent>
                      <w:p w14:paraId="2CD54800" w14:textId="77777777" w:rsidR="00160A67" w:rsidRDefault="00000000">
                        <w:pPr>
                          <w:pStyle w:val="af9"/>
                          <w:kinsoku w:val="0"/>
                          <w:overflowPunct w:val="0"/>
                          <w:spacing w:before="0" w:beforeAutospacing="0" w:after="0" w:afterAutospacing="0"/>
                          <w:jc w:val="center"/>
                          <w:textAlignment w:val="baseline"/>
                          <w:rPr>
                            <w:rFonts w:ascii="黑体" w:eastAsia="黑体" w:hAnsi="黑体" w:hint="eastAsia"/>
                          </w:rPr>
                        </w:pPr>
                        <w:r>
                          <w:rPr>
                            <w:rFonts w:ascii="黑体" w:eastAsia="黑体" w:hAnsi="黑体" w:hint="eastAsia"/>
                            <w:b/>
                            <w:bCs/>
                            <w:kern w:val="24"/>
                          </w:rPr>
                          <w:t>主要经营活动</w:t>
                        </w:r>
                      </w:p>
                    </w:txbxContent>
                  </v:textbox>
                </v:shape>
                <v:shape id="TextBox 90" o:spid="_x0000_s1081" type="#_x0000_t202" style="position:absolute;left:9268;top:10932;width:638;height:626;rotation:-62;flip:x;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" filled="f" stroked="f">
                  <v:textbox>
                    <w:txbxContent>
                      <w:p w14:paraId="3912E21F" w14:textId="77777777" w:rsidR="00160A67" w:rsidRDefault="00000000">
                        <w:pPr>
                          <w:pStyle w:val="af9"/>
                          <w:kinsoku w:val="0"/>
                          <w:overflowPunct w:val="0"/>
                          <w:spacing w:before="0" w:beforeAutospacing="0" w:after="0" w:afterAutospacing="0"/>
                          <w:jc w:val="center"/>
                          <w:textAlignment w:val="baseline"/>
                          <w:rPr>
                            <w:rFonts w:ascii="黑体" w:eastAsia="黑体" w:hAnsi="黑体" w:hint="eastAsia"/>
                            <w:sz w:val="20"/>
                            <w:szCs w:val="20"/>
                          </w:rPr>
                        </w:pPr>
                        <w:r>
                          <w:rPr>
                            <w:rFonts w:ascii="黑体" w:eastAsia="黑体" w:hAnsi="黑体" w:hint="eastAsia"/>
                            <w:b/>
                            <w:bCs/>
                            <w:color w:val="FFFFFF"/>
                            <w:kern w:val="24"/>
                          </w:rPr>
                          <w:t>利润</w:t>
                        </w:r>
                      </w:p>
                    </w:txbxContent>
                  </v:textbox>
                </v:shape>
                <w10:anchorlock/>
              </v:group>
            </w:pict>
          </mc:Fallback>
        </mc:AlternateContent>
      </w:r>
    </w:p>
    <w:p w14:paraId="42C61B16" w14:textId="77777777" w:rsidR="00160A67" w:rsidRDefault="00000000">
      <w:pPr>
        <w:keepNext/>
        <w:rPr>
          <w:rFonts w:ascii="Arial" w:eastAsia="黑体" w:hAnsi="Arial" w:cs="Arial"/>
        </w:rPr>
      </w:pPr>
      <w:r>
        <w:rPr>
          <w:rFonts w:ascii="Arial" w:hAnsi="Arial" w:cs="Arial"/>
          <w:noProof/>
        </w:rPr>
        <mc:AlternateContent>
          <mc:Choice Requires="wps">
            <w:drawing>
              <wp:anchor distT="0" distB="0" distL="114300" distR="114300" simplePos="0" relativeHeight="251657216" behindDoc="0" locked="0" layoutInCell="1" allowOverlap="1" wp14:anchorId="6E2B25DC" wp14:editId="0858495C">
                <wp:simplePos x="0" y="0"/>
                <wp:positionH relativeFrom="column">
                  <wp:posOffset>1212215</wp:posOffset>
                </wp:positionH>
                <wp:positionV relativeFrom="paragraph">
                  <wp:posOffset>-245745</wp:posOffset>
                </wp:positionV>
                <wp:extent cx="59055" cy="781050"/>
                <wp:effectExtent l="361950" t="0" r="360045" b="0"/>
                <wp:wrapNone/>
                <wp:docPr id="1443289689" name="左大括号 6"/>
                <wp:cNvGraphicFramePr/>
                <a:graphic xmlns:a="http://schemas.openxmlformats.org/drawingml/2006/main">
                  <a:graphicData uri="http://schemas.microsoft.com/office/word/2010/wordprocessingShape">
                    <wps:wsp>
                      <wps:cNvSpPr/>
                      <wps:spPr>
                        <a:xfrm rot="16200000">
                          <a:off x="0" y="0"/>
                          <a:ext cx="59055" cy="781050"/>
                        </a:xfrm>
                        <a:prstGeom prst="leftBrace">
                          <a:avLst/>
                        </a:prstGeom>
                        <a:noFill/>
                        <a:ln w="12700" cap="flat" cmpd="sng" algn="ctr">
                          <a:solidFill>
                            <a:srgbClr val="63666A"/>
                          </a:solidFill>
                          <a:prstDash val="solid"/>
                          <a:miter lim="800000"/>
                        </a:ln>
                        <a:effectLst/>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左大括号 6" o:spid="_x0000_s1026" o:spt="87" type="#_x0000_t87" style="position:absolute;left:0pt;margin-left:95.45pt;margin-top:-19.35pt;height:61.5pt;width:4.65pt;rotation:-5898240f;z-index:251662336;v-text-anchor:middle;mso-width-relative:page;mso-height-relative:page;" filled="f" stroked="t" coordsize="21600,21600" o:gfxdata="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IgB/P7ZAAAACgEAAA8AAAAAAAAAAQAg&#10;AAAAIgAAAGRycy9kb3ducmV2LnhtbFBLAQIUABQAAAAIAIdO4kBrOAK8fwIAAMoEAAAOAAAAAAAA&#10;AAEAIAAAACgBAABkcnMvZTJvRG9jLnhtbFBLBQYAAAAABgAGAFkBAAAZBgAAAAA=&#10;" adj="136,10800">
                <v:fill on="f" focussize="0,0"/>
                <v:stroke weight="1pt" color="#63666A" miterlimit="8" joinstyle="miter"/>
                <v:imagedata o:title=""/>
                <o:lock v:ext="edit" aspectratio="f"/>
              </v:shape>
            </w:pict>
          </mc:Fallback>
        </mc:AlternateContent>
      </w:r>
      <w:r>
        <w:rPr>
          <w:rFonts w:ascii="Arial" w:hAnsi="Arial" w:cs="Arial"/>
          <w:noProof/>
        </w:rPr>
        <mc:AlternateContent>
          <mc:Choice Requires="wps">
            <w:drawing>
              <wp:anchor distT="0" distB="0" distL="114300" distR="114300" simplePos="0" relativeHeight="251656192" behindDoc="0" locked="0" layoutInCell="1" allowOverlap="1" wp14:anchorId="3E02F935" wp14:editId="131F353B">
                <wp:simplePos x="0" y="0"/>
                <wp:positionH relativeFrom="column">
                  <wp:posOffset>3087370</wp:posOffset>
                </wp:positionH>
                <wp:positionV relativeFrom="paragraph">
                  <wp:posOffset>-1294130</wp:posOffset>
                </wp:positionV>
                <wp:extent cx="73660" cy="2880360"/>
                <wp:effectExtent l="1409700" t="0" r="1412240" b="0"/>
                <wp:wrapNone/>
                <wp:docPr id="771852387" name="左大括号 5"/>
                <wp:cNvGraphicFramePr/>
                <a:graphic xmlns:a="http://schemas.openxmlformats.org/drawingml/2006/main">
                  <a:graphicData uri="http://schemas.microsoft.com/office/word/2010/wordprocessingShape">
                    <wps:wsp>
                      <wps:cNvSpPr/>
                      <wps:spPr>
                        <a:xfrm rot="16200000">
                          <a:off x="0" y="0"/>
                          <a:ext cx="73660" cy="2880360"/>
                        </a:xfrm>
                        <a:prstGeom prst="leftBrace">
                          <a:avLst/>
                        </a:prstGeom>
                        <a:noFill/>
                        <a:ln w="12700" cap="flat" cmpd="sng" algn="ctr">
                          <a:solidFill>
                            <a:srgbClr val="63666A"/>
                          </a:solidFill>
                          <a:prstDash val="solid"/>
                          <a:miter lim="800000"/>
                        </a:ln>
                        <a:effectLst/>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左大括号 5" o:spid="_x0000_s1026" o:spt="87" type="#_x0000_t87" style="position:absolute;left:0pt;margin-left:243.1pt;margin-top:-101.9pt;height:226.8pt;width:5.8pt;rotation:-5898240f;z-index:251662336;v-text-anchor:middle;mso-width-relative:page;mso-height-relative:page;" filled="f" stroked="t" coordsize="21600,21600" o:gfxdata="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OCmV7aAAAADAEAAA8AAAAAAAAAAQAg&#10;AAAAIgAAAGRycy9kb3ducmV2LnhtbFBLAQIUABQAAAAIAIdO4kB/TxhCfgIAAMoEAAAOAAAAAAAA&#10;AAEAIAAAACkBAABkcnMvZTJvRG9jLnhtbFBLBQYAAAAABgAGAFkBAAAZBgAAAAA=&#10;" adj="46,10800">
                <v:fill on="f" focussize="0,0"/>
                <v:stroke weight="1pt" color="#63666A" miterlimit="8" joinstyle="miter"/>
                <v:imagedata o:title=""/>
                <o:lock v:ext="edit" aspectratio="f"/>
              </v:shape>
            </w:pict>
          </mc:Fallback>
        </mc:AlternateContent>
      </w:r>
    </w:p>
    <w:p w14:paraId="4509FF3F" w14:textId="77777777" w:rsidR="00160A67" w:rsidRDefault="00000000">
      <w:pPr>
        <w:jc w:val="center"/>
        <w:rPr>
          <w:rFonts w:ascii="Arial" w:eastAsia="黑体" w:hAnsi="Arial" w:cs="Arial"/>
          <w:b/>
          <w:bCs/>
        </w:rPr>
      </w:pPr>
      <w:r>
        <w:rPr>
          <w:rFonts w:ascii="Arial" w:hAnsi="Arial" w:cs="Arial"/>
          <w:noProof/>
        </w:rPr>
        <mc:AlternateContent>
          <mc:Choice Requires="wps">
            <w:drawing>
              <wp:anchor distT="0" distB="0" distL="114300" distR="114300" simplePos="0" relativeHeight="251658240" behindDoc="0" locked="0" layoutInCell="1" allowOverlap="1" wp14:anchorId="2F49DD25" wp14:editId="3FB59D92">
                <wp:simplePos x="0" y="0"/>
                <wp:positionH relativeFrom="column">
                  <wp:posOffset>510540</wp:posOffset>
                </wp:positionH>
                <wp:positionV relativeFrom="paragraph">
                  <wp:posOffset>88900</wp:posOffset>
                </wp:positionV>
                <wp:extent cx="1534160" cy="635000"/>
                <wp:effectExtent l="0" t="0" r="0" b="0"/>
                <wp:wrapNone/>
                <wp:docPr id="1062002080"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4160" cy="635000"/>
                        </a:xfrm>
                        <a:prstGeom prst="rect">
                          <a:avLst/>
                        </a:prstGeom>
                        <a:solidFill>
                          <a:srgbClr val="FFFFFF"/>
                        </a:solidFill>
                        <a:ln>
                          <a:noFill/>
                        </a:ln>
                      </wps:spPr>
                      <wps:txbx>
                        <w:txbxContent>
                          <w:p w14:paraId="68A58419" w14:textId="77777777" w:rsidR="00160A67" w:rsidRDefault="00000000">
                            <w:pPr>
                              <w:rPr>
                                <w:rFonts w:ascii="Times New Roman" w:eastAsia="宋体" w:hAnsi="Times New Roman" w:cs="Times New Roman"/>
                                <w:color w:val="06A2E0" w:themeColor="accent1"/>
                                <w:sz w:val="20"/>
                                <w:szCs w:val="20"/>
                              </w:rPr>
                            </w:pPr>
                            <w:r>
                              <w:rPr>
                                <w:rFonts w:ascii="Times New Roman" w:eastAsia="宋体" w:hAnsi="Times New Roman" w:cs="Times New Roman"/>
                                <w:color w:val="06A2E0" w:themeColor="accent1"/>
                                <w:sz w:val="20"/>
                                <w:szCs w:val="20"/>
                              </w:rPr>
                              <w:t>集团境外关联方负责核心研发；</w:t>
                            </w:r>
                            <w:r>
                              <w:rPr>
                                <w:rFonts w:ascii="Times New Roman" w:eastAsia="宋体" w:hAnsi="Times New Roman" w:cs="Times New Roman"/>
                                <w:color w:val="FF0000"/>
                                <w:sz w:val="20"/>
                                <w:szCs w:val="20"/>
                              </w:rPr>
                              <w:t>ABC</w:t>
                            </w:r>
                            <w:r>
                              <w:rPr>
                                <w:rFonts w:ascii="Times New Roman" w:eastAsia="宋体" w:hAnsi="Times New Roman" w:cs="Times New Roman"/>
                                <w:color w:val="FF0000"/>
                                <w:sz w:val="20"/>
                                <w:szCs w:val="20"/>
                              </w:rPr>
                              <w:t>公司</w:t>
                            </w:r>
                            <w:r>
                              <w:rPr>
                                <w:rFonts w:ascii="Times New Roman" w:eastAsia="宋体" w:hAnsi="Times New Roman" w:cs="Times New Roman"/>
                                <w:color w:val="06A2E0" w:themeColor="accent1"/>
                                <w:sz w:val="20"/>
                                <w:szCs w:val="20"/>
                              </w:rPr>
                              <w:t>负责本地研发</w:t>
                            </w:r>
                          </w:p>
                        </w:txbxContent>
                      </wps:txbx>
                      <wps:bodyPr vert="horz" wrap="square" lIns="91440" tIns="45720" rIns="91440" bIns="45720" numCol="1" anchor="t" anchorCtr="0" compatLnSpc="1">
                        <a:spAutoFit/>
                      </wps:bodyPr>
                    </wps:wsp>
                  </a:graphicData>
                </a:graphic>
              </wp:anchor>
            </w:drawing>
          </mc:Choice>
          <mc:Fallback>
            <w:pict>
              <v:shape w14:anchorId="2F49DD25" id="文本框 4" o:spid="_x0000_s1082" type="#_x0000_t202" style="position:absolute;left:0;text-align:left;margin-left:40.2pt;margin-top:7pt;width:120.8pt;height:50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" stroked="f">
                <v:textbox style="mso-fit-shape-to-text:t">
                  <w:txbxContent>
                    <w:p w14:paraId="68A58419" w14:textId="77777777" w:rsidR="00160A67" w:rsidRDefault="00000000">
                      <w:pPr>
                        <w:rPr>
                          <w:rFonts w:ascii="Times New Roman" w:eastAsia="宋体" w:hAnsi="Times New Roman" w:cs="Times New Roman"/>
                          <w:color w:val="06A2E0" w:themeColor="accent1"/>
                          <w:sz w:val="20"/>
                          <w:szCs w:val="20"/>
                        </w:rPr>
                      </w:pPr>
                      <w:r>
                        <w:rPr>
                          <w:rFonts w:ascii="Times New Roman" w:eastAsia="宋体" w:hAnsi="Times New Roman" w:cs="Times New Roman"/>
                          <w:color w:val="06A2E0" w:themeColor="accent1"/>
                          <w:sz w:val="20"/>
                          <w:szCs w:val="20"/>
                        </w:rPr>
                        <w:t>集团境外关联方负责核心研发；</w:t>
                      </w:r>
                      <w:r>
                        <w:rPr>
                          <w:rFonts w:ascii="Times New Roman" w:eastAsia="宋体" w:hAnsi="Times New Roman" w:cs="Times New Roman"/>
                          <w:color w:val="FF0000"/>
                          <w:sz w:val="20"/>
                          <w:szCs w:val="20"/>
                        </w:rPr>
                        <w:t>ABC</w:t>
                      </w:r>
                      <w:r>
                        <w:rPr>
                          <w:rFonts w:ascii="Times New Roman" w:eastAsia="宋体" w:hAnsi="Times New Roman" w:cs="Times New Roman"/>
                          <w:color w:val="FF0000"/>
                          <w:sz w:val="20"/>
                          <w:szCs w:val="20"/>
                        </w:rPr>
                        <w:t>公司</w:t>
                      </w:r>
                      <w:r>
                        <w:rPr>
                          <w:rFonts w:ascii="Times New Roman" w:eastAsia="宋体" w:hAnsi="Times New Roman" w:cs="Times New Roman"/>
                          <w:color w:val="06A2E0" w:themeColor="accent1"/>
                          <w:sz w:val="20"/>
                          <w:szCs w:val="20"/>
                        </w:rPr>
                        <w:t>负责本地研发</w:t>
                      </w:r>
                    </w:p>
                  </w:txbxContent>
                </v:textbox>
              </v:shape>
            </w:pict>
          </mc:Fallback>
        </mc:AlternateContent>
      </w:r>
      <w:r>
        <w:rPr>
          <w:rFonts w:ascii="Arial" w:hAnsi="Arial" w:cs="Arial"/>
          <w:noProof/>
        </w:rPr>
        <mc:AlternateContent>
          <mc:Choice Requires="wps">
            <w:drawing>
              <wp:anchor distT="0" distB="0" distL="114300" distR="114300" simplePos="0" relativeHeight="251659264" behindDoc="0" locked="0" layoutInCell="1" allowOverlap="1" wp14:anchorId="356ACEAB" wp14:editId="5D874DC9">
                <wp:simplePos x="0" y="0"/>
                <wp:positionH relativeFrom="column">
                  <wp:posOffset>2044700</wp:posOffset>
                </wp:positionH>
                <wp:positionV relativeFrom="paragraph">
                  <wp:posOffset>88265</wp:posOffset>
                </wp:positionV>
                <wp:extent cx="2155825" cy="272415"/>
                <wp:effectExtent l="0" t="0" r="0" b="0"/>
                <wp:wrapNone/>
                <wp:docPr id="2035523549"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825" cy="272415"/>
                        </a:xfrm>
                        <a:prstGeom prst="rect">
                          <a:avLst/>
                        </a:prstGeom>
                        <a:noFill/>
                        <a:ln>
                          <a:noFill/>
                        </a:ln>
                      </wps:spPr>
                      <wps:txbx>
                        <w:txbxContent>
                          <w:p w14:paraId="4112F5AE" w14:textId="77777777" w:rsidR="00160A67" w:rsidRDefault="00000000">
                            <w:pPr>
                              <w:rPr>
                                <w:rFonts w:ascii="Times New Roman" w:eastAsia="宋体" w:hAnsi="Times New Roman" w:cs="Times New Roman"/>
                                <w:color w:val="06A2E0" w:themeColor="accent1"/>
                                <w:sz w:val="20"/>
                                <w:szCs w:val="20"/>
                              </w:rPr>
                            </w:pPr>
                            <w:r>
                              <w:rPr>
                                <w:rFonts w:ascii="Times New Roman" w:eastAsia="宋体" w:hAnsi="Times New Roman" w:cs="Times New Roman"/>
                                <w:color w:val="FF0000"/>
                                <w:sz w:val="20"/>
                                <w:szCs w:val="20"/>
                              </w:rPr>
                              <w:t>ABC</w:t>
                            </w:r>
                            <w:r>
                              <w:rPr>
                                <w:rFonts w:ascii="Times New Roman" w:eastAsia="宋体" w:hAnsi="Times New Roman" w:cs="Times New Roman"/>
                                <w:color w:val="FF0000"/>
                                <w:sz w:val="20"/>
                                <w:szCs w:val="20"/>
                              </w:rPr>
                              <w:t>公司</w:t>
                            </w:r>
                            <w:r>
                              <w:rPr>
                                <w:rFonts w:ascii="Times New Roman" w:eastAsia="宋体" w:hAnsi="Times New Roman" w:cs="Times New Roman"/>
                                <w:color w:val="06A2E0" w:themeColor="accent1"/>
                                <w:sz w:val="20"/>
                                <w:szCs w:val="20"/>
                              </w:rPr>
                              <w:t>境内</w:t>
                            </w:r>
                            <w:r>
                              <w:rPr>
                                <w:rFonts w:ascii="Times New Roman" w:eastAsia="宋体" w:hAnsi="Times New Roman" w:cs="Times New Roman"/>
                                <w:color w:val="06A2E0" w:themeColor="accent1"/>
                                <w:sz w:val="20"/>
                                <w:szCs w:val="20"/>
                              </w:rPr>
                              <w:t>/</w:t>
                            </w:r>
                            <w:r>
                              <w:rPr>
                                <w:rFonts w:ascii="Times New Roman" w:eastAsia="宋体" w:hAnsi="Times New Roman" w:cs="Times New Roman"/>
                                <w:color w:val="06A2E0" w:themeColor="accent1"/>
                                <w:sz w:val="20"/>
                                <w:szCs w:val="20"/>
                              </w:rPr>
                              <w:t>外关联方</w:t>
                            </w:r>
                          </w:p>
                        </w:txbxContent>
                      </wps:txbx>
                      <wps:bodyPr vert="horz" wrap="square" lIns="91440" tIns="45720" rIns="91440" bIns="45720" numCol="1" anchor="t" anchorCtr="0" compatLnSpc="1">
                        <a:spAutoFit/>
                      </wps:bodyPr>
                    </wps:wsp>
                  </a:graphicData>
                </a:graphic>
              </wp:anchor>
            </w:drawing>
          </mc:Choice>
          <mc:Fallback>
            <w:pict>
              <v:shape w14:anchorId="356ACEAB" id="文本框 3" o:spid="_x0000_s1083" type="#_x0000_t202" style="position:absolute;left:0;text-align:left;margin-left:161pt;margin-top:6.95pt;width:169.75pt;height:21.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" filled="f" stroked="f">
                <v:textbox style="mso-fit-shape-to-text:t">
                  <w:txbxContent>
                    <w:p w14:paraId="4112F5AE" w14:textId="77777777" w:rsidR="00160A67" w:rsidRDefault="00000000">
                      <w:pPr>
                        <w:rPr>
                          <w:rFonts w:ascii="Times New Roman" w:eastAsia="宋体" w:hAnsi="Times New Roman" w:cs="Times New Roman"/>
                          <w:color w:val="06A2E0" w:themeColor="accent1"/>
                          <w:sz w:val="20"/>
                          <w:szCs w:val="20"/>
                        </w:rPr>
                      </w:pPr>
                      <w:r>
                        <w:rPr>
                          <w:rFonts w:ascii="Times New Roman" w:eastAsia="宋体" w:hAnsi="Times New Roman" w:cs="Times New Roman"/>
                          <w:color w:val="FF0000"/>
                          <w:sz w:val="20"/>
                          <w:szCs w:val="20"/>
                        </w:rPr>
                        <w:t>ABC</w:t>
                      </w:r>
                      <w:r>
                        <w:rPr>
                          <w:rFonts w:ascii="Times New Roman" w:eastAsia="宋体" w:hAnsi="Times New Roman" w:cs="Times New Roman"/>
                          <w:color w:val="FF0000"/>
                          <w:sz w:val="20"/>
                          <w:szCs w:val="20"/>
                        </w:rPr>
                        <w:t>公司</w:t>
                      </w:r>
                      <w:r>
                        <w:rPr>
                          <w:rFonts w:ascii="Times New Roman" w:eastAsia="宋体" w:hAnsi="Times New Roman" w:cs="Times New Roman"/>
                          <w:color w:val="06A2E0" w:themeColor="accent1"/>
                          <w:sz w:val="20"/>
                          <w:szCs w:val="20"/>
                        </w:rPr>
                        <w:t>境内</w:t>
                      </w:r>
                      <w:r>
                        <w:rPr>
                          <w:rFonts w:ascii="Times New Roman" w:eastAsia="宋体" w:hAnsi="Times New Roman" w:cs="Times New Roman"/>
                          <w:color w:val="06A2E0" w:themeColor="accent1"/>
                          <w:sz w:val="20"/>
                          <w:szCs w:val="20"/>
                        </w:rPr>
                        <w:t>/</w:t>
                      </w:r>
                      <w:r>
                        <w:rPr>
                          <w:rFonts w:ascii="Times New Roman" w:eastAsia="宋体" w:hAnsi="Times New Roman" w:cs="Times New Roman"/>
                          <w:color w:val="06A2E0" w:themeColor="accent1"/>
                          <w:sz w:val="20"/>
                          <w:szCs w:val="20"/>
                        </w:rPr>
                        <w:t>外关联方</w:t>
                      </w:r>
                    </w:p>
                  </w:txbxContent>
                </v:textbox>
              </v:shape>
            </w:pict>
          </mc:Fallback>
        </mc:AlternateContent>
      </w:r>
    </w:p>
    <w:p w14:paraId="2B91EF13" w14:textId="77777777" w:rsidR="00160A67" w:rsidRDefault="00160A67">
      <w:pPr>
        <w:ind w:firstLine="482"/>
        <w:jc w:val="center"/>
        <w:rPr>
          <w:rFonts w:ascii="Arial" w:eastAsia="黑体" w:hAnsi="Arial" w:cs="Arial"/>
          <w:b/>
          <w:bCs/>
        </w:rPr>
      </w:pPr>
    </w:p>
    <w:p w14:paraId="188D87EB" w14:textId="77777777" w:rsidR="00160A67" w:rsidRDefault="00160A67">
      <w:pPr>
        <w:ind w:firstLine="482"/>
        <w:jc w:val="center"/>
        <w:rPr>
          <w:rFonts w:ascii="Arial" w:eastAsia="黑体" w:hAnsi="Arial" w:cs="Arial"/>
          <w:b/>
          <w:bCs/>
        </w:rPr>
      </w:pPr>
    </w:p>
    <w:p w14:paraId="08A3F7F3" w14:textId="77777777" w:rsidR="00160A67" w:rsidRDefault="00160A67">
      <w:pPr>
        <w:ind w:firstLine="482"/>
        <w:jc w:val="center"/>
        <w:rPr>
          <w:rFonts w:ascii="Arial" w:eastAsia="黑体" w:hAnsi="Arial" w:cs="Arial"/>
          <w:b/>
          <w:bCs/>
        </w:rPr>
      </w:pPr>
    </w:p>
    <w:p w14:paraId="156BD3E3" w14:textId="77777777" w:rsidR="00160A67" w:rsidRDefault="00160A67">
      <w:pPr>
        <w:pStyle w:val="ac"/>
        <w:ind w:firstLine="442"/>
        <w:jc w:val="center"/>
        <w:rPr>
          <w:rFonts w:ascii="Arial" w:eastAsia="黑体" w:hAnsi="Arial" w:cs="Arial"/>
          <w:sz w:val="22"/>
        </w:rPr>
      </w:pPr>
      <w:bookmarkStart w:id="1112" w:name="_Toc139362998"/>
      <w:bookmarkStart w:id="1113" w:name="_Toc139363073"/>
    </w:p>
    <w:p w14:paraId="64AC5E30" w14:textId="77777777" w:rsidR="00160A67" w:rsidRDefault="00000000">
      <w:pPr>
        <w:keepNext/>
        <w:ind w:firstLineChars="1200" w:firstLine="2891"/>
        <w:jc w:val="center"/>
        <w:rPr>
          <w:rFonts w:ascii="Times New Roman" w:eastAsia="宋体" w:hAnsi="Times New Roman" w:cs="Times New Roman"/>
          <w:b/>
          <w:iCs/>
          <w:szCs w:val="18"/>
        </w:rPr>
      </w:pPr>
      <w:bookmarkStart w:id="1114" w:name="_Toc143535412"/>
      <w:r>
        <w:rPr>
          <w:rFonts w:ascii="Times New Roman" w:eastAsia="宋体" w:hAnsi="Times New Roman" w:cs="Times New Roman"/>
          <w:b/>
          <w:iCs/>
          <w:szCs w:val="18"/>
        </w:rPr>
        <w:t>表</w:t>
      </w:r>
      <w:r>
        <w:rPr>
          <w:rFonts w:ascii="Times New Roman" w:eastAsia="宋体" w:hAnsi="Times New Roman" w:cs="Times New Roman"/>
          <w:b/>
          <w:iCs/>
          <w:szCs w:val="18"/>
        </w:rPr>
        <w:t xml:space="preserve"> </w:t>
      </w:r>
      <w:r>
        <w:rPr>
          <w:rFonts w:ascii="Times New Roman" w:eastAsia="宋体" w:hAnsi="Times New Roman" w:cs="Times New Roman"/>
          <w:b/>
          <w:iCs/>
          <w:szCs w:val="18"/>
        </w:rPr>
        <w:fldChar w:fldCharType="begin"/>
      </w:r>
      <w:r>
        <w:rPr>
          <w:rFonts w:ascii="Times New Roman" w:eastAsia="宋体" w:hAnsi="Times New Roman" w:cs="Times New Roman"/>
          <w:b/>
          <w:iCs/>
          <w:szCs w:val="18"/>
        </w:rPr>
        <w:instrText xml:space="preserve"> SEQ </w:instrText>
      </w:r>
      <w:r>
        <w:rPr>
          <w:rFonts w:ascii="Times New Roman" w:eastAsia="宋体" w:hAnsi="Times New Roman" w:cs="Times New Roman"/>
          <w:b/>
          <w:iCs/>
          <w:szCs w:val="18"/>
        </w:rPr>
        <w:instrText>表</w:instrText>
      </w:r>
      <w:r>
        <w:rPr>
          <w:rFonts w:ascii="Times New Roman" w:eastAsia="宋体" w:hAnsi="Times New Roman" w:cs="Times New Roman"/>
          <w:b/>
          <w:iCs/>
          <w:szCs w:val="18"/>
        </w:rPr>
        <w:instrText xml:space="preserve"> \* ARABIC </w:instrText>
      </w:r>
      <w:r>
        <w:rPr>
          <w:rFonts w:ascii="Times New Roman" w:eastAsia="宋体" w:hAnsi="Times New Roman" w:cs="Times New Roman"/>
          <w:b/>
          <w:iCs/>
          <w:szCs w:val="18"/>
        </w:rPr>
        <w:fldChar w:fldCharType="separate"/>
      </w:r>
      <w:r>
        <w:rPr>
          <w:rFonts w:ascii="Times New Roman" w:eastAsia="宋体" w:hAnsi="Times New Roman" w:cs="Times New Roman"/>
          <w:b/>
          <w:iCs/>
          <w:szCs w:val="18"/>
        </w:rPr>
        <w:t>20</w:t>
      </w:r>
      <w:r>
        <w:rPr>
          <w:rFonts w:ascii="Times New Roman" w:eastAsia="宋体" w:hAnsi="Times New Roman" w:cs="Times New Roman"/>
          <w:b/>
          <w:iCs/>
          <w:szCs w:val="18"/>
        </w:rPr>
        <w:fldChar w:fldCharType="end"/>
      </w:r>
      <w:r>
        <w:rPr>
          <w:rFonts w:ascii="Times New Roman" w:eastAsia="宋体" w:hAnsi="Times New Roman" w:cs="Times New Roman"/>
          <w:b/>
          <w:iCs/>
          <w:szCs w:val="18"/>
        </w:rPr>
        <w:t>：集团价值链环节及分配原则</w:t>
      </w:r>
      <w:bookmarkEnd w:id="1114"/>
    </w:p>
    <w:p w14:paraId="43A65684" w14:textId="77777777" w:rsidR="00160A67" w:rsidRDefault="00160A67">
      <w:pPr>
        <w:jc w:val="center"/>
        <w:rPr>
          <w:rFonts w:eastAsiaTheme="minorEastAsia"/>
        </w:rPr>
      </w:pPr>
    </w:p>
    <w:tbl>
      <w:tblPr>
        <w:tblStyle w:val="afe"/>
        <w:tblW w:w="9383" w:type="dxa"/>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1384"/>
        <w:gridCol w:w="1586"/>
        <w:gridCol w:w="1350"/>
        <w:gridCol w:w="1800"/>
        <w:gridCol w:w="1890"/>
        <w:gridCol w:w="1373"/>
      </w:tblGrid>
      <w:tr w:rsidR="00160A67" w14:paraId="6BB5D803" w14:textId="77777777">
        <w:trPr>
          <w:trHeight w:val="458"/>
        </w:trPr>
        <w:tc>
          <w:tcPr>
            <w:tcW w:w="1384" w:type="dxa"/>
            <w:tcBorders>
              <w:tl2br w:val="nil"/>
              <w:tr2bl w:val="nil"/>
            </w:tcBorders>
            <w:shd w:val="clear" w:color="auto" w:fill="00B0F0"/>
            <w:vAlign w:val="center"/>
          </w:tcPr>
          <w:p w14:paraId="5F51E230"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项目</w:t>
            </w:r>
          </w:p>
        </w:tc>
        <w:tc>
          <w:tcPr>
            <w:tcW w:w="1586" w:type="dxa"/>
            <w:tcBorders>
              <w:tl2br w:val="nil"/>
              <w:tr2bl w:val="nil"/>
            </w:tcBorders>
            <w:shd w:val="clear" w:color="auto" w:fill="00B0F0"/>
            <w:vAlign w:val="center"/>
          </w:tcPr>
          <w:p w14:paraId="635F3C47"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研发</w:t>
            </w:r>
          </w:p>
        </w:tc>
        <w:tc>
          <w:tcPr>
            <w:tcW w:w="1350" w:type="dxa"/>
            <w:tcBorders>
              <w:tl2br w:val="nil"/>
              <w:tr2bl w:val="nil"/>
            </w:tcBorders>
            <w:shd w:val="clear" w:color="auto" w:fill="00B0F0"/>
            <w:vAlign w:val="center"/>
          </w:tcPr>
          <w:p w14:paraId="57985EC3"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采购</w:t>
            </w:r>
          </w:p>
        </w:tc>
        <w:tc>
          <w:tcPr>
            <w:tcW w:w="1800" w:type="dxa"/>
            <w:tcBorders>
              <w:tl2br w:val="nil"/>
              <w:tr2bl w:val="nil"/>
            </w:tcBorders>
            <w:shd w:val="clear" w:color="auto" w:fill="00B0F0"/>
            <w:vAlign w:val="center"/>
          </w:tcPr>
          <w:p w14:paraId="0B78390F"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生产</w:t>
            </w:r>
          </w:p>
        </w:tc>
        <w:tc>
          <w:tcPr>
            <w:tcW w:w="1890" w:type="dxa"/>
            <w:tcBorders>
              <w:tl2br w:val="nil"/>
              <w:tr2bl w:val="nil"/>
            </w:tcBorders>
            <w:shd w:val="clear" w:color="auto" w:fill="00B0F0"/>
            <w:vAlign w:val="center"/>
          </w:tcPr>
          <w:p w14:paraId="1E319C3D"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营销及销售</w:t>
            </w:r>
          </w:p>
        </w:tc>
        <w:tc>
          <w:tcPr>
            <w:tcW w:w="1373" w:type="dxa"/>
            <w:tcBorders>
              <w:tl2br w:val="nil"/>
              <w:tr2bl w:val="nil"/>
            </w:tcBorders>
            <w:shd w:val="clear" w:color="auto" w:fill="00B0F0"/>
            <w:vAlign w:val="center"/>
          </w:tcPr>
          <w:p w14:paraId="704394F1" w14:textId="77777777" w:rsidR="00160A67" w:rsidRDefault="00000000">
            <w:pPr>
              <w:ind w:firstLine="402"/>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b/>
                <w:bCs/>
                <w:color w:val="FFFFFF" w:themeColor="background1"/>
                <w:sz w:val="20"/>
                <w:szCs w:val="20"/>
              </w:rPr>
              <w:t>售后</w:t>
            </w:r>
          </w:p>
        </w:tc>
      </w:tr>
      <w:tr w:rsidR="00160A67" w14:paraId="260957C4" w14:textId="77777777">
        <w:trPr>
          <w:trHeight w:val="827"/>
        </w:trPr>
        <w:tc>
          <w:tcPr>
            <w:tcW w:w="1384" w:type="dxa"/>
            <w:tcBorders>
              <w:tl2br w:val="nil"/>
              <w:tr2bl w:val="nil"/>
            </w:tcBorders>
            <w:shd w:val="clear" w:color="auto" w:fill="F2F2F2" w:themeFill="background1" w:themeFillShade="F2"/>
            <w:vAlign w:val="center"/>
          </w:tcPr>
          <w:p w14:paraId="3A2CCBAC"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lastRenderedPageBreak/>
              <w:t>价值链</w:t>
            </w:r>
          </w:p>
          <w:p w14:paraId="638E6491"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参与方</w:t>
            </w:r>
          </w:p>
        </w:tc>
        <w:tc>
          <w:tcPr>
            <w:tcW w:w="1586" w:type="dxa"/>
            <w:tcBorders>
              <w:tl2br w:val="nil"/>
              <w:tr2bl w:val="nil"/>
            </w:tcBorders>
            <w:shd w:val="clear" w:color="auto" w:fill="F2F2F2" w:themeFill="background1" w:themeFillShade="F2"/>
            <w:vAlign w:val="center"/>
          </w:tcPr>
          <w:p w14:paraId="68B4FBC5"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母公司</w:t>
            </w:r>
          </w:p>
          <w:p w14:paraId="022BA064" w14:textId="300ABAD0" w:rsidR="00160A67" w:rsidRDefault="00000000">
            <w:pPr>
              <w:ind w:firstLine="400"/>
              <w:jc w:val="center"/>
              <w:rPr>
                <w:rFonts w:ascii="Times New Roman" w:eastAsia="宋体" w:hAnsi="Times New Roman" w:cs="Times New Roman"/>
                <w:sz w:val="20"/>
                <w:szCs w:val="20"/>
              </w:rPr>
            </w:pPr>
            <w:del w:id="1115" w:author="Tian Su" w:date="2024-12-30T11:34:00Z" w16du:dateUtc="2024-12-30T03:34:00Z">
              <w:r w:rsidDel="00FE6E4A">
                <w:rPr>
                  <w:rFonts w:ascii="Times New Roman" w:eastAsia="宋体" w:hAnsi="Times New Roman" w:cs="Times New Roman"/>
                  <w:color w:val="FF0000"/>
                  <w:sz w:val="20"/>
                  <w:szCs w:val="20"/>
                </w:rPr>
                <w:delText>ABC</w:delText>
              </w:r>
              <w:r w:rsidDel="00FE6E4A">
                <w:rPr>
                  <w:rFonts w:ascii="Times New Roman" w:eastAsia="宋体" w:hAnsi="Times New Roman" w:cs="Times New Roman"/>
                  <w:color w:val="FF0000"/>
                  <w:sz w:val="20"/>
                  <w:szCs w:val="20"/>
                </w:rPr>
                <w:delText>公司</w:delText>
              </w:r>
            </w:del>
            <w:ins w:id="1116" w:author="Tian Su" w:date="2024-12-30T11:34:00Z" w16du:dateUtc="2024-12-30T03:34:00Z">
              <w:r w:rsidR="00FE6E4A">
                <w:rPr>
                  <w:rFonts w:ascii="Times New Roman" w:eastAsia="宋体" w:hAnsi="Times New Roman" w:cs="Times New Roman"/>
                  <w:color w:val="FF0000"/>
                  <w:sz w:val="20"/>
                  <w:szCs w:val="20"/>
                </w:rPr>
                <w:t>【清单模板</w:t>
              </w:r>
              <w:r w:rsidR="00FE6E4A">
                <w:rPr>
                  <w:rFonts w:ascii="Times New Roman" w:eastAsia="宋体" w:hAnsi="Times New Roman" w:cs="Times New Roman"/>
                  <w:color w:val="FF0000"/>
                  <w:sz w:val="20"/>
                  <w:szCs w:val="20"/>
                </w:rPr>
                <w:t>-</w:t>
              </w:r>
              <w:r w:rsidR="00FE6E4A">
                <w:rPr>
                  <w:rFonts w:ascii="Times New Roman" w:eastAsia="宋体" w:hAnsi="Times New Roman" w:cs="Times New Roman"/>
                  <w:color w:val="FF0000"/>
                  <w:sz w:val="20"/>
                  <w:szCs w:val="20"/>
                </w:rPr>
                <w:t>数据表</w:t>
              </w:r>
              <w:r w:rsidR="00FE6E4A">
                <w:rPr>
                  <w:rFonts w:ascii="Times New Roman" w:eastAsia="宋体" w:hAnsi="Times New Roman" w:cs="Times New Roman"/>
                  <w:color w:val="FF0000"/>
                  <w:sz w:val="20"/>
                  <w:szCs w:val="20"/>
                </w:rPr>
                <w:t>B5</w:t>
              </w:r>
              <w:r w:rsidR="00FE6E4A">
                <w:rPr>
                  <w:rFonts w:ascii="Times New Roman" w:eastAsia="宋体" w:hAnsi="Times New Roman" w:cs="Times New Roman"/>
                  <w:color w:val="FF0000"/>
                  <w:sz w:val="20"/>
                  <w:szCs w:val="20"/>
                </w:rPr>
                <w:t>】</w:t>
              </w:r>
            </w:ins>
          </w:p>
        </w:tc>
        <w:tc>
          <w:tcPr>
            <w:tcW w:w="1350" w:type="dxa"/>
            <w:tcBorders>
              <w:tl2br w:val="nil"/>
              <w:tr2bl w:val="nil"/>
            </w:tcBorders>
            <w:shd w:val="clear" w:color="auto" w:fill="F2F2F2" w:themeFill="background1" w:themeFillShade="F2"/>
            <w:vAlign w:val="center"/>
          </w:tcPr>
          <w:p w14:paraId="5EB4DE6A" w14:textId="26AD9C46" w:rsidR="00160A67" w:rsidRDefault="00000000">
            <w:pPr>
              <w:ind w:firstLine="400"/>
              <w:jc w:val="center"/>
              <w:rPr>
                <w:rFonts w:ascii="Times New Roman" w:eastAsia="宋体" w:hAnsi="Times New Roman" w:cs="Times New Roman"/>
                <w:color w:val="FF0000"/>
                <w:sz w:val="20"/>
                <w:szCs w:val="20"/>
              </w:rPr>
            </w:pPr>
            <w:del w:id="1117" w:author="Tian Su" w:date="2024-12-30T11:34:00Z" w16du:dateUtc="2024-12-30T03:34:00Z">
              <w:r w:rsidDel="00FE6E4A">
                <w:rPr>
                  <w:rFonts w:ascii="Times New Roman" w:eastAsia="宋体" w:hAnsi="Times New Roman" w:cs="Times New Roman"/>
                  <w:color w:val="FF0000"/>
                  <w:sz w:val="20"/>
                  <w:szCs w:val="20"/>
                </w:rPr>
                <w:delText>ABC</w:delText>
              </w:r>
              <w:r w:rsidDel="00FE6E4A">
                <w:rPr>
                  <w:rFonts w:ascii="Times New Roman" w:eastAsia="宋体" w:hAnsi="Times New Roman" w:cs="Times New Roman"/>
                  <w:color w:val="FF0000"/>
                  <w:sz w:val="20"/>
                  <w:szCs w:val="20"/>
                </w:rPr>
                <w:delText>公司</w:delText>
              </w:r>
            </w:del>
            <w:ins w:id="1118" w:author="Tian Su" w:date="2024-12-30T11:34:00Z" w16du:dateUtc="2024-12-30T03:34:00Z">
              <w:r w:rsidR="00FE6E4A">
                <w:rPr>
                  <w:rFonts w:ascii="Times New Roman" w:eastAsia="宋体" w:hAnsi="Times New Roman" w:cs="Times New Roman"/>
                  <w:color w:val="FF0000"/>
                  <w:sz w:val="20"/>
                  <w:szCs w:val="20"/>
                </w:rPr>
                <w:t>【清单模板</w:t>
              </w:r>
              <w:r w:rsidR="00FE6E4A">
                <w:rPr>
                  <w:rFonts w:ascii="Times New Roman" w:eastAsia="宋体" w:hAnsi="Times New Roman" w:cs="Times New Roman"/>
                  <w:color w:val="FF0000"/>
                  <w:sz w:val="20"/>
                  <w:szCs w:val="20"/>
                </w:rPr>
                <w:t>-</w:t>
              </w:r>
              <w:r w:rsidR="00FE6E4A">
                <w:rPr>
                  <w:rFonts w:ascii="Times New Roman" w:eastAsia="宋体" w:hAnsi="Times New Roman" w:cs="Times New Roman"/>
                  <w:color w:val="FF0000"/>
                  <w:sz w:val="20"/>
                  <w:szCs w:val="20"/>
                </w:rPr>
                <w:t>数据表</w:t>
              </w:r>
              <w:r w:rsidR="00FE6E4A">
                <w:rPr>
                  <w:rFonts w:ascii="Times New Roman" w:eastAsia="宋体" w:hAnsi="Times New Roman" w:cs="Times New Roman"/>
                  <w:color w:val="FF0000"/>
                  <w:sz w:val="20"/>
                  <w:szCs w:val="20"/>
                </w:rPr>
                <w:t>B5</w:t>
              </w:r>
              <w:r w:rsidR="00FE6E4A">
                <w:rPr>
                  <w:rFonts w:ascii="Times New Roman" w:eastAsia="宋体" w:hAnsi="Times New Roman" w:cs="Times New Roman"/>
                  <w:color w:val="FF0000"/>
                  <w:sz w:val="20"/>
                  <w:szCs w:val="20"/>
                </w:rPr>
                <w:t>】</w:t>
              </w:r>
            </w:ins>
          </w:p>
        </w:tc>
        <w:tc>
          <w:tcPr>
            <w:tcW w:w="1800" w:type="dxa"/>
            <w:tcBorders>
              <w:tl2br w:val="nil"/>
              <w:tr2bl w:val="nil"/>
            </w:tcBorders>
            <w:shd w:val="clear" w:color="auto" w:fill="F2F2F2" w:themeFill="background1" w:themeFillShade="F2"/>
            <w:vAlign w:val="center"/>
          </w:tcPr>
          <w:p w14:paraId="5BC56A4A" w14:textId="6D50F3AE" w:rsidR="00160A67" w:rsidRDefault="00000000">
            <w:pPr>
              <w:ind w:firstLine="400"/>
              <w:jc w:val="center"/>
              <w:rPr>
                <w:rFonts w:ascii="Times New Roman" w:eastAsia="宋体" w:hAnsi="Times New Roman" w:cs="Times New Roman"/>
                <w:sz w:val="20"/>
                <w:szCs w:val="20"/>
              </w:rPr>
            </w:pPr>
            <w:del w:id="1119" w:author="Tian Su" w:date="2024-12-30T11:34:00Z" w16du:dateUtc="2024-12-30T03:34:00Z">
              <w:r w:rsidDel="00FE6E4A">
                <w:rPr>
                  <w:rFonts w:ascii="Times New Roman" w:eastAsia="宋体" w:hAnsi="Times New Roman" w:cs="Times New Roman"/>
                  <w:color w:val="FF0000"/>
                  <w:sz w:val="20"/>
                  <w:szCs w:val="20"/>
                </w:rPr>
                <w:delText>ABC</w:delText>
              </w:r>
              <w:r w:rsidDel="00FE6E4A">
                <w:rPr>
                  <w:rFonts w:ascii="Times New Roman" w:eastAsia="宋体" w:hAnsi="Times New Roman" w:cs="Times New Roman"/>
                  <w:color w:val="FF0000"/>
                  <w:sz w:val="20"/>
                  <w:szCs w:val="20"/>
                </w:rPr>
                <w:delText>公司</w:delText>
              </w:r>
            </w:del>
            <w:ins w:id="1120" w:author="Tian Su" w:date="2024-12-30T11:34:00Z" w16du:dateUtc="2024-12-30T03:34:00Z">
              <w:r w:rsidR="00FE6E4A">
                <w:rPr>
                  <w:rFonts w:ascii="Times New Roman" w:eastAsia="宋体" w:hAnsi="Times New Roman" w:cs="Times New Roman"/>
                  <w:color w:val="FF0000"/>
                  <w:sz w:val="20"/>
                  <w:szCs w:val="20"/>
                </w:rPr>
                <w:t>【清单模板</w:t>
              </w:r>
              <w:r w:rsidR="00FE6E4A">
                <w:rPr>
                  <w:rFonts w:ascii="Times New Roman" w:eastAsia="宋体" w:hAnsi="Times New Roman" w:cs="Times New Roman"/>
                  <w:color w:val="FF0000"/>
                  <w:sz w:val="20"/>
                  <w:szCs w:val="20"/>
                </w:rPr>
                <w:t>-</w:t>
              </w:r>
              <w:r w:rsidR="00FE6E4A">
                <w:rPr>
                  <w:rFonts w:ascii="Times New Roman" w:eastAsia="宋体" w:hAnsi="Times New Roman" w:cs="Times New Roman"/>
                  <w:color w:val="FF0000"/>
                  <w:sz w:val="20"/>
                  <w:szCs w:val="20"/>
                </w:rPr>
                <w:t>数据表</w:t>
              </w:r>
              <w:r w:rsidR="00FE6E4A">
                <w:rPr>
                  <w:rFonts w:ascii="Times New Roman" w:eastAsia="宋体" w:hAnsi="Times New Roman" w:cs="Times New Roman"/>
                  <w:color w:val="FF0000"/>
                  <w:sz w:val="20"/>
                  <w:szCs w:val="20"/>
                </w:rPr>
                <w:t>B5</w:t>
              </w:r>
              <w:r w:rsidR="00FE6E4A">
                <w:rPr>
                  <w:rFonts w:ascii="Times New Roman" w:eastAsia="宋体" w:hAnsi="Times New Roman" w:cs="Times New Roman"/>
                  <w:color w:val="FF0000"/>
                  <w:sz w:val="20"/>
                  <w:szCs w:val="20"/>
                </w:rPr>
                <w:t>】</w:t>
              </w:r>
            </w:ins>
          </w:p>
        </w:tc>
        <w:tc>
          <w:tcPr>
            <w:tcW w:w="1890" w:type="dxa"/>
            <w:tcBorders>
              <w:tl2br w:val="nil"/>
              <w:tr2bl w:val="nil"/>
            </w:tcBorders>
            <w:shd w:val="clear" w:color="auto" w:fill="F2F2F2" w:themeFill="background1" w:themeFillShade="F2"/>
            <w:vAlign w:val="center"/>
          </w:tcPr>
          <w:p w14:paraId="3F8B8B4C"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母公司</w:t>
            </w:r>
          </w:p>
          <w:p w14:paraId="676BCA75" w14:textId="55A15AA3" w:rsidR="00160A67" w:rsidRDefault="00000000">
            <w:pPr>
              <w:ind w:firstLine="400"/>
              <w:jc w:val="center"/>
              <w:rPr>
                <w:rFonts w:ascii="Times New Roman" w:eastAsia="宋体" w:hAnsi="Times New Roman" w:cs="Times New Roman"/>
                <w:sz w:val="20"/>
                <w:szCs w:val="20"/>
              </w:rPr>
            </w:pPr>
            <w:del w:id="1121" w:author="Tian Su" w:date="2024-12-30T11:34:00Z" w16du:dateUtc="2024-12-30T03:34:00Z">
              <w:r w:rsidDel="00FE6E4A">
                <w:rPr>
                  <w:rFonts w:ascii="Times New Roman" w:eastAsia="宋体" w:hAnsi="Times New Roman" w:cs="Times New Roman"/>
                  <w:color w:val="FF0000"/>
                  <w:sz w:val="20"/>
                  <w:szCs w:val="20"/>
                </w:rPr>
                <w:delText>ABC</w:delText>
              </w:r>
              <w:r w:rsidDel="00FE6E4A">
                <w:rPr>
                  <w:rFonts w:ascii="Times New Roman" w:eastAsia="宋体" w:hAnsi="Times New Roman" w:cs="Times New Roman"/>
                  <w:color w:val="FF0000"/>
                  <w:sz w:val="20"/>
                  <w:szCs w:val="20"/>
                </w:rPr>
                <w:delText>公司</w:delText>
              </w:r>
            </w:del>
            <w:ins w:id="1122" w:author="Tian Su" w:date="2024-12-30T11:34:00Z" w16du:dateUtc="2024-12-30T03:34:00Z">
              <w:r w:rsidR="00FE6E4A">
                <w:rPr>
                  <w:rFonts w:ascii="Times New Roman" w:eastAsia="宋体" w:hAnsi="Times New Roman" w:cs="Times New Roman"/>
                  <w:color w:val="FF0000"/>
                  <w:sz w:val="20"/>
                  <w:szCs w:val="20"/>
                </w:rPr>
                <w:t>【清单模板</w:t>
              </w:r>
              <w:r w:rsidR="00FE6E4A">
                <w:rPr>
                  <w:rFonts w:ascii="Times New Roman" w:eastAsia="宋体" w:hAnsi="Times New Roman" w:cs="Times New Roman"/>
                  <w:color w:val="FF0000"/>
                  <w:sz w:val="20"/>
                  <w:szCs w:val="20"/>
                </w:rPr>
                <w:t>-</w:t>
              </w:r>
              <w:r w:rsidR="00FE6E4A">
                <w:rPr>
                  <w:rFonts w:ascii="Times New Roman" w:eastAsia="宋体" w:hAnsi="Times New Roman" w:cs="Times New Roman"/>
                  <w:color w:val="FF0000"/>
                  <w:sz w:val="20"/>
                  <w:szCs w:val="20"/>
                </w:rPr>
                <w:t>数据表</w:t>
              </w:r>
              <w:r w:rsidR="00FE6E4A">
                <w:rPr>
                  <w:rFonts w:ascii="Times New Roman" w:eastAsia="宋体" w:hAnsi="Times New Roman" w:cs="Times New Roman"/>
                  <w:color w:val="FF0000"/>
                  <w:sz w:val="20"/>
                  <w:szCs w:val="20"/>
                </w:rPr>
                <w:t>B5</w:t>
              </w:r>
              <w:r w:rsidR="00FE6E4A">
                <w:rPr>
                  <w:rFonts w:ascii="Times New Roman" w:eastAsia="宋体" w:hAnsi="Times New Roman" w:cs="Times New Roman"/>
                  <w:color w:val="FF0000"/>
                  <w:sz w:val="20"/>
                  <w:szCs w:val="20"/>
                </w:rPr>
                <w:t>】</w:t>
              </w:r>
            </w:ins>
          </w:p>
        </w:tc>
        <w:tc>
          <w:tcPr>
            <w:tcW w:w="1373" w:type="dxa"/>
            <w:tcBorders>
              <w:tl2br w:val="nil"/>
              <w:tr2bl w:val="nil"/>
            </w:tcBorders>
            <w:shd w:val="clear" w:color="auto" w:fill="F2F2F2" w:themeFill="background1" w:themeFillShade="F2"/>
            <w:vAlign w:val="center"/>
          </w:tcPr>
          <w:p w14:paraId="2D42E144"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母公司</w:t>
            </w:r>
          </w:p>
          <w:p w14:paraId="79C8C3B8" w14:textId="2A1F05F1" w:rsidR="00160A67" w:rsidRDefault="00000000">
            <w:pPr>
              <w:ind w:firstLine="400"/>
              <w:jc w:val="center"/>
              <w:rPr>
                <w:rFonts w:ascii="Times New Roman" w:eastAsia="宋体" w:hAnsi="Times New Roman" w:cs="Times New Roman"/>
                <w:sz w:val="20"/>
                <w:szCs w:val="20"/>
              </w:rPr>
            </w:pPr>
            <w:del w:id="1123" w:author="Tian Su" w:date="2024-12-30T11:34:00Z" w16du:dateUtc="2024-12-30T03:34:00Z">
              <w:r w:rsidDel="00FE6E4A">
                <w:rPr>
                  <w:rFonts w:ascii="Times New Roman" w:eastAsia="宋体" w:hAnsi="Times New Roman" w:cs="Times New Roman"/>
                  <w:color w:val="FF0000"/>
                  <w:sz w:val="20"/>
                  <w:szCs w:val="20"/>
                </w:rPr>
                <w:delText>ABC</w:delText>
              </w:r>
              <w:r w:rsidDel="00FE6E4A">
                <w:rPr>
                  <w:rFonts w:ascii="Times New Roman" w:eastAsia="宋体" w:hAnsi="Times New Roman" w:cs="Times New Roman"/>
                  <w:color w:val="FF0000"/>
                  <w:sz w:val="20"/>
                  <w:szCs w:val="20"/>
                </w:rPr>
                <w:delText>公司</w:delText>
              </w:r>
            </w:del>
            <w:ins w:id="1124" w:author="Tian Su" w:date="2024-12-30T11:34:00Z" w16du:dateUtc="2024-12-30T03:34:00Z">
              <w:r w:rsidR="00FE6E4A">
                <w:rPr>
                  <w:rFonts w:ascii="Times New Roman" w:eastAsia="宋体" w:hAnsi="Times New Roman" w:cs="Times New Roman"/>
                  <w:color w:val="FF0000"/>
                  <w:sz w:val="20"/>
                  <w:szCs w:val="20"/>
                </w:rPr>
                <w:t>【清单模板</w:t>
              </w:r>
              <w:r w:rsidR="00FE6E4A">
                <w:rPr>
                  <w:rFonts w:ascii="Times New Roman" w:eastAsia="宋体" w:hAnsi="Times New Roman" w:cs="Times New Roman"/>
                  <w:color w:val="FF0000"/>
                  <w:sz w:val="20"/>
                  <w:szCs w:val="20"/>
                </w:rPr>
                <w:t>-</w:t>
              </w:r>
              <w:r w:rsidR="00FE6E4A">
                <w:rPr>
                  <w:rFonts w:ascii="Times New Roman" w:eastAsia="宋体" w:hAnsi="Times New Roman" w:cs="Times New Roman"/>
                  <w:color w:val="FF0000"/>
                  <w:sz w:val="20"/>
                  <w:szCs w:val="20"/>
                </w:rPr>
                <w:t>数据表</w:t>
              </w:r>
              <w:r w:rsidR="00FE6E4A">
                <w:rPr>
                  <w:rFonts w:ascii="Times New Roman" w:eastAsia="宋体" w:hAnsi="Times New Roman" w:cs="Times New Roman"/>
                  <w:color w:val="FF0000"/>
                  <w:sz w:val="20"/>
                  <w:szCs w:val="20"/>
                </w:rPr>
                <w:t>B5</w:t>
              </w:r>
              <w:r w:rsidR="00FE6E4A">
                <w:rPr>
                  <w:rFonts w:ascii="Times New Roman" w:eastAsia="宋体" w:hAnsi="Times New Roman" w:cs="Times New Roman"/>
                  <w:color w:val="FF0000"/>
                  <w:sz w:val="20"/>
                  <w:szCs w:val="20"/>
                </w:rPr>
                <w:t>】</w:t>
              </w:r>
            </w:ins>
          </w:p>
        </w:tc>
      </w:tr>
      <w:tr w:rsidR="00160A67" w14:paraId="2A7FA257" w14:textId="77777777">
        <w:trPr>
          <w:trHeight w:val="1178"/>
        </w:trPr>
        <w:tc>
          <w:tcPr>
            <w:tcW w:w="1384" w:type="dxa"/>
            <w:tcBorders>
              <w:tl2br w:val="nil"/>
              <w:tr2bl w:val="nil"/>
            </w:tcBorders>
            <w:shd w:val="clear" w:color="auto" w:fill="F2F2F2" w:themeFill="background1" w:themeFillShade="F2"/>
            <w:vAlign w:val="center"/>
          </w:tcPr>
          <w:p w14:paraId="4F78BFA9"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主要职能与贡献</w:t>
            </w:r>
          </w:p>
        </w:tc>
        <w:tc>
          <w:tcPr>
            <w:tcW w:w="1586" w:type="dxa"/>
            <w:tcBorders>
              <w:tl2br w:val="nil"/>
              <w:tr2bl w:val="nil"/>
            </w:tcBorders>
            <w:shd w:val="clear" w:color="auto" w:fill="F2F2F2" w:themeFill="background1" w:themeFillShade="F2"/>
            <w:vAlign w:val="center"/>
          </w:tcPr>
          <w:p w14:paraId="665D9ED8"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新产品开发设计</w:t>
            </w:r>
          </w:p>
          <w:p w14:paraId="30A3A640"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量产技术开发</w:t>
            </w:r>
          </w:p>
          <w:p w14:paraId="112DC0AA"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新产品的开发改良及量产技术开发改良</w:t>
            </w:r>
          </w:p>
        </w:tc>
        <w:tc>
          <w:tcPr>
            <w:tcW w:w="1350" w:type="dxa"/>
            <w:tcBorders>
              <w:tl2br w:val="nil"/>
              <w:tr2bl w:val="nil"/>
            </w:tcBorders>
            <w:shd w:val="clear" w:color="auto" w:fill="F2F2F2" w:themeFill="background1" w:themeFillShade="F2"/>
            <w:vAlign w:val="center"/>
          </w:tcPr>
          <w:p w14:paraId="23450450"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原材料采购计</w:t>
            </w:r>
            <w:r>
              <w:rPr>
                <w:rFonts w:ascii="Times New Roman" w:eastAsia="宋体" w:hAnsi="Times New Roman" w:cs="Times New Roman"/>
                <w:sz w:val="20"/>
                <w:szCs w:val="20"/>
              </w:rPr>
              <w:t xml:space="preserve"> </w:t>
            </w:r>
            <w:proofErr w:type="gramStart"/>
            <w:r>
              <w:rPr>
                <w:rFonts w:ascii="Times New Roman" w:eastAsia="宋体" w:hAnsi="Times New Roman" w:cs="Times New Roman"/>
                <w:sz w:val="20"/>
                <w:szCs w:val="20"/>
              </w:rPr>
              <w:t>划及采购</w:t>
            </w:r>
            <w:proofErr w:type="gramEnd"/>
            <w:r>
              <w:rPr>
                <w:rFonts w:ascii="Times New Roman" w:eastAsia="宋体" w:hAnsi="Times New Roman" w:cs="Times New Roman"/>
                <w:sz w:val="20"/>
                <w:szCs w:val="20"/>
              </w:rPr>
              <w:t>实施</w:t>
            </w:r>
          </w:p>
          <w:p w14:paraId="29C340A3"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采购相关的供</w:t>
            </w:r>
            <w:r>
              <w:rPr>
                <w:rFonts w:ascii="Times New Roman" w:eastAsia="宋体" w:hAnsi="Times New Roman" w:cs="Times New Roman"/>
                <w:sz w:val="20"/>
                <w:szCs w:val="20"/>
              </w:rPr>
              <w:t xml:space="preserve"> </w:t>
            </w:r>
            <w:r>
              <w:rPr>
                <w:rFonts w:ascii="Times New Roman" w:eastAsia="宋体" w:hAnsi="Times New Roman" w:cs="Times New Roman"/>
                <w:sz w:val="20"/>
                <w:szCs w:val="20"/>
              </w:rPr>
              <w:t>应商开发、价格协商等</w:t>
            </w:r>
          </w:p>
        </w:tc>
        <w:tc>
          <w:tcPr>
            <w:tcW w:w="1800" w:type="dxa"/>
            <w:tcBorders>
              <w:tl2br w:val="nil"/>
              <w:tr2bl w:val="nil"/>
            </w:tcBorders>
            <w:shd w:val="clear" w:color="auto" w:fill="F2F2F2" w:themeFill="background1" w:themeFillShade="F2"/>
            <w:vAlign w:val="center"/>
          </w:tcPr>
          <w:p w14:paraId="4293834F"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与生产相关的生产活动，如生产计划的实施、生产、品质检测、员工培训</w:t>
            </w:r>
          </w:p>
          <w:p w14:paraId="30213C3A"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运输安排</w:t>
            </w:r>
          </w:p>
        </w:tc>
        <w:tc>
          <w:tcPr>
            <w:tcW w:w="1890" w:type="dxa"/>
            <w:tcBorders>
              <w:tl2br w:val="nil"/>
              <w:tr2bl w:val="nil"/>
            </w:tcBorders>
            <w:shd w:val="clear" w:color="auto" w:fill="F2F2F2" w:themeFill="background1" w:themeFillShade="F2"/>
            <w:vAlign w:val="center"/>
          </w:tcPr>
          <w:p w14:paraId="06103E56"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制定产品营销战略及实施</w:t>
            </w:r>
          </w:p>
          <w:p w14:paraId="383424BC"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价格策略及制定实施</w:t>
            </w:r>
          </w:p>
          <w:p w14:paraId="437222AE"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市场动向调查</w:t>
            </w:r>
          </w:p>
          <w:p w14:paraId="0CA933A6"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客户管理</w:t>
            </w:r>
          </w:p>
          <w:p w14:paraId="522F10E4"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接受订单与客户协商销售价格</w:t>
            </w:r>
          </w:p>
        </w:tc>
        <w:tc>
          <w:tcPr>
            <w:tcW w:w="1373" w:type="dxa"/>
            <w:tcBorders>
              <w:tl2br w:val="nil"/>
              <w:tr2bl w:val="nil"/>
            </w:tcBorders>
            <w:shd w:val="clear" w:color="auto" w:fill="F2F2F2" w:themeFill="background1" w:themeFillShade="F2"/>
            <w:vAlign w:val="center"/>
          </w:tcPr>
          <w:p w14:paraId="72A7CD65" w14:textId="77777777" w:rsidR="00160A67" w:rsidRDefault="00000000">
            <w:pPr>
              <w:pStyle w:val="aff3"/>
              <w:widowControl w:val="0"/>
              <w:numPr>
                <w:ilvl w:val="0"/>
                <w:numId w:val="41"/>
              </w:numPr>
              <w:ind w:left="166" w:firstLine="400"/>
              <w:contextualSpacing w:val="0"/>
              <w:rPr>
                <w:rFonts w:ascii="Times New Roman" w:eastAsia="宋体" w:hAnsi="Times New Roman" w:cs="Times New Roman"/>
                <w:sz w:val="20"/>
                <w:szCs w:val="20"/>
              </w:rPr>
            </w:pPr>
            <w:r>
              <w:rPr>
                <w:rFonts w:ascii="Times New Roman" w:eastAsia="宋体" w:hAnsi="Times New Roman" w:cs="Times New Roman"/>
                <w:sz w:val="20"/>
                <w:szCs w:val="20"/>
              </w:rPr>
              <w:t>售后服务</w:t>
            </w:r>
          </w:p>
        </w:tc>
      </w:tr>
      <w:tr w:rsidR="00160A67" w14:paraId="4EB06197" w14:textId="77777777">
        <w:trPr>
          <w:trHeight w:val="782"/>
        </w:trPr>
        <w:tc>
          <w:tcPr>
            <w:tcW w:w="1384" w:type="dxa"/>
            <w:tcBorders>
              <w:tl2br w:val="nil"/>
              <w:tr2bl w:val="nil"/>
            </w:tcBorders>
            <w:shd w:val="clear" w:color="auto" w:fill="F2F2F2" w:themeFill="background1" w:themeFillShade="F2"/>
            <w:vAlign w:val="center"/>
          </w:tcPr>
          <w:p w14:paraId="7D83A6D0"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重要无形</w:t>
            </w:r>
          </w:p>
          <w:p w14:paraId="3EA37725"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资产</w:t>
            </w:r>
          </w:p>
        </w:tc>
        <w:tc>
          <w:tcPr>
            <w:tcW w:w="7999" w:type="dxa"/>
            <w:gridSpan w:val="5"/>
            <w:tcBorders>
              <w:tl2br w:val="nil"/>
              <w:tr2bl w:val="nil"/>
            </w:tcBorders>
            <w:shd w:val="clear" w:color="auto" w:fill="F2F2F2" w:themeFill="background1" w:themeFillShade="F2"/>
            <w:vAlign w:val="center"/>
          </w:tcPr>
          <w:p w14:paraId="201E8A67"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产品设计、制造技术及商标</w:t>
            </w:r>
          </w:p>
        </w:tc>
      </w:tr>
      <w:bookmarkEnd w:id="1112"/>
      <w:bookmarkEnd w:id="1113"/>
    </w:tbl>
    <w:p w14:paraId="5F9CC554" w14:textId="77777777" w:rsidR="00160A67" w:rsidRDefault="00160A67">
      <w:pPr>
        <w:rPr>
          <w:rFonts w:eastAsiaTheme="minorEastAsia"/>
        </w:rPr>
      </w:pPr>
    </w:p>
    <w:p w14:paraId="1C4B21CD" w14:textId="77777777" w:rsidR="00160A67" w:rsidRDefault="00000000">
      <w:pPr>
        <w:pStyle w:val="13"/>
        <w:numPr>
          <w:ilvl w:val="1"/>
          <w:numId w:val="30"/>
        </w:numPr>
        <w:jc w:val="both"/>
        <w:outlineLvl w:val="1"/>
        <w:rPr>
          <w:rFonts w:ascii="Times New Roman" w:hAnsi="Times New Roman" w:cs="Times New Roman"/>
          <w:sz w:val="30"/>
          <w:szCs w:val="30"/>
        </w:rPr>
      </w:pPr>
      <w:bookmarkStart w:id="1125" w:name="_Toc32456"/>
      <w:bookmarkStart w:id="1126" w:name="_Toc139363069"/>
      <w:bookmarkStart w:id="1127" w:name="_Toc139362994"/>
      <w:bookmarkStart w:id="1128" w:name="_Toc144227508"/>
      <w:bookmarkStart w:id="1129" w:name="_Toc20619"/>
      <w:bookmarkStart w:id="1130" w:name="_Toc3272"/>
      <w:bookmarkStart w:id="1131" w:name="_Toc139363074"/>
      <w:bookmarkStart w:id="1132" w:name="_Toc139362999"/>
      <w:r>
        <w:rPr>
          <w:rFonts w:ascii="Times New Roman" w:hAnsi="Times New Roman" w:cs="Times New Roman" w:hint="eastAsia"/>
          <w:sz w:val="30"/>
          <w:szCs w:val="30"/>
        </w:rPr>
        <w:t>交易定价影响要素</w:t>
      </w:r>
      <w:bookmarkEnd w:id="1125"/>
      <w:bookmarkEnd w:id="1126"/>
      <w:bookmarkEnd w:id="1127"/>
      <w:bookmarkEnd w:id="1128"/>
      <w:bookmarkEnd w:id="1129"/>
      <w:bookmarkEnd w:id="1130"/>
    </w:p>
    <w:p w14:paraId="095C79BC" w14:textId="77777777" w:rsidR="00160A67" w:rsidRDefault="00160A67">
      <w:pPr>
        <w:keepNext/>
        <w:rPr>
          <w:rFonts w:ascii="Arial" w:eastAsia="黑体" w:hAnsi="Arial" w:cs="Arial"/>
        </w:rPr>
      </w:pPr>
    </w:p>
    <w:p w14:paraId="3BB6E6FB"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影响验证交易定价的要素有很多，例如相关无形资产、地域特殊因素以及其他重要的经济和法律因素。</w:t>
      </w:r>
    </w:p>
    <w:p w14:paraId="72C8022C" w14:textId="77777777" w:rsidR="00160A67" w:rsidRDefault="00160A67">
      <w:pPr>
        <w:rPr>
          <w:rFonts w:ascii="Arial" w:eastAsia="黑体" w:hAnsi="Arial" w:cs="Arial"/>
        </w:rPr>
      </w:pPr>
    </w:p>
    <w:p w14:paraId="7E084DC3" w14:textId="77777777" w:rsidR="00160A67" w:rsidRDefault="00000000">
      <w:pPr>
        <w:pStyle w:val="314"/>
        <w:keepNext/>
        <w:numPr>
          <w:ilvl w:val="255"/>
          <w:numId w:val="0"/>
        </w:numPr>
        <w:outlineLvl w:val="2"/>
        <w:rPr>
          <w:rFonts w:ascii="Times New Roman" w:eastAsia="宋体" w:hAnsi="Times New Roman" w:cs="Times New Roman"/>
        </w:rPr>
      </w:pPr>
      <w:bookmarkStart w:id="1133" w:name="_Toc27762"/>
      <w:r>
        <w:rPr>
          <w:rFonts w:ascii="Times New Roman" w:eastAsia="宋体" w:hAnsi="Times New Roman" w:cs="Times New Roman"/>
        </w:rPr>
        <w:t>7.3.1.</w:t>
      </w:r>
      <w:r>
        <w:rPr>
          <w:rFonts w:ascii="Times New Roman" w:eastAsia="宋体" w:hAnsi="Times New Roman" w:cs="Times New Roman"/>
        </w:rPr>
        <w:t>无形资产的影响</w:t>
      </w:r>
      <w:bookmarkEnd w:id="1133"/>
    </w:p>
    <w:p w14:paraId="1F9C34B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【下文是与使用无形资产相关的文字表述示例，与功能风险分析示例相一致】</w:t>
      </w:r>
    </w:p>
    <w:p w14:paraId="46A01D16" w14:textId="407241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如功能风险分析所述，所有产品和技术相关的无形资产均归</w:t>
      </w:r>
      <w:del w:id="113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hint="eastAsia"/>
            <w:color w:val="FF0000"/>
          </w:rPr>
          <w:delText>公司</w:delText>
        </w:r>
      </w:del>
      <w:ins w:id="113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的关联方所有，其关联方还执行与此相关的所有重要的开发、价值提升、维护、保护和应用功能。</w:t>
      </w:r>
    </w:p>
    <w:p w14:paraId="0788BA73" w14:textId="77777777" w:rsidR="00160A67" w:rsidRDefault="00160A67">
      <w:pPr>
        <w:jc w:val="both"/>
        <w:rPr>
          <w:rFonts w:ascii="Arial" w:eastAsia="黑体" w:hAnsi="Arial" w:cs="Arial"/>
        </w:rPr>
      </w:pPr>
    </w:p>
    <w:p w14:paraId="23657F02" w14:textId="77777777" w:rsidR="00160A67" w:rsidRDefault="00000000">
      <w:pPr>
        <w:pStyle w:val="314"/>
        <w:keepNext/>
        <w:numPr>
          <w:ilvl w:val="255"/>
          <w:numId w:val="0"/>
        </w:numPr>
        <w:outlineLvl w:val="2"/>
        <w:rPr>
          <w:rFonts w:ascii="Times New Roman" w:eastAsia="宋体" w:hAnsi="Times New Roman" w:cs="Times New Roman"/>
        </w:rPr>
      </w:pPr>
      <w:bookmarkStart w:id="1136" w:name="_Toc8145"/>
      <w:r>
        <w:rPr>
          <w:rFonts w:ascii="Times New Roman" w:eastAsia="宋体" w:hAnsi="Times New Roman" w:cs="Times New Roman"/>
        </w:rPr>
        <w:t>7.3.2.</w:t>
      </w:r>
      <w:r>
        <w:rPr>
          <w:rFonts w:ascii="Times New Roman" w:eastAsia="宋体" w:hAnsi="Times New Roman" w:cs="Times New Roman"/>
        </w:rPr>
        <w:t>地域特殊因素的影响</w:t>
      </w:r>
      <w:bookmarkEnd w:id="1136"/>
    </w:p>
    <w:p w14:paraId="07C6302B" w14:textId="77777777" w:rsidR="00160A67" w:rsidRDefault="00160A67">
      <w:pPr>
        <w:keepNext/>
        <w:jc w:val="both"/>
        <w:rPr>
          <w:rFonts w:ascii="Arial" w:eastAsia="黑体" w:hAnsi="Arial" w:cs="Arial"/>
        </w:rPr>
      </w:pPr>
    </w:p>
    <w:p w14:paraId="59329D3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潜在的地域特殊因素包括成本节约和市场溢价。成本节约是指相较于在另一地理位置运营的类似企业，中国企业能够以更低的成本（例如劳动力成本）进行经营的能力。如果可获得的可比公司在上述的其他地理位置运营，并且其他条件如果也适用，则可能需要针对成本节约因素进行转让定价的调整。</w:t>
      </w:r>
    </w:p>
    <w:p w14:paraId="05C523CA"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lastRenderedPageBreak/>
        <w:t>当集团的产品在中国市场的销售价格高于其他地区时，市场溢价则成为一个相关的因素。在这种情况下，有必要确定在可比情况下独立公司在市场溢价中可获得的额外利润的程度。</w:t>
      </w:r>
    </w:p>
    <w:p w14:paraId="76FABEB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【地域特殊因素和市场溢价的处理可能涉及较为复杂的分析。以下文字表达描述了一个相对简单的案例，项目组根据实际情况扩展。】</w:t>
      </w:r>
    </w:p>
    <w:p w14:paraId="0C7282FE" w14:textId="77777777" w:rsidR="00160A67" w:rsidRDefault="00000000">
      <w:pPr>
        <w:pStyle w:val="aff8"/>
        <w:ind w:firstLine="482"/>
        <w:jc w:val="both"/>
        <w:rPr>
          <w:rFonts w:ascii="宋体" w:eastAsia="宋体" w:hAnsi="宋体" w:cs="宋体" w:hint="eastAsia"/>
          <w:b/>
          <w:bCs/>
          <w:color w:val="000000" w:themeColor="text1"/>
          <w:u w:val="single"/>
        </w:rPr>
      </w:pPr>
      <w:bookmarkStart w:id="1137" w:name="_Toc130308539"/>
      <w:bookmarkStart w:id="1138" w:name="_Toc522015239"/>
      <w:r>
        <w:rPr>
          <w:rFonts w:ascii="宋体" w:eastAsia="宋体" w:hAnsi="宋体" w:cs="宋体" w:hint="eastAsia"/>
          <w:b/>
          <w:bCs/>
          <w:color w:val="000000" w:themeColor="text1"/>
          <w:u w:val="single"/>
        </w:rPr>
        <w:t>地域成本节约</w:t>
      </w:r>
      <w:bookmarkEnd w:id="1137"/>
      <w:bookmarkEnd w:id="1138"/>
    </w:p>
    <w:p w14:paraId="2017F2F6" w14:textId="7A463A88"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1139"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40"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在一个受地域特殊因素影响较为有限的行业中运营。</w:t>
      </w:r>
    </w:p>
    <w:p w14:paraId="51D0930B"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针对人力成本来看，随着国内人工成本的持续攀升，中国由</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低成本国家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演变为了</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中成本</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甚至是</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高成本国家</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已经被世界公认。根据国家统计局数据，我国城镇单位就业人员平均工资在</w:t>
      </w:r>
      <w:r>
        <w:rPr>
          <w:rStyle w:val="aff9"/>
          <w:rFonts w:ascii="Times New Roman" w:eastAsia="宋体" w:hAnsi="Times New Roman" w:cs="Times New Roman"/>
          <w:color w:val="FF0000"/>
        </w:rPr>
        <w:t xml:space="preserve"> 2010-2021 </w:t>
      </w:r>
      <w:r>
        <w:rPr>
          <w:rStyle w:val="aff9"/>
          <w:rFonts w:ascii="Times New Roman" w:eastAsia="宋体" w:hAnsi="Times New Roman" w:cs="Times New Roman"/>
          <w:color w:val="FF0000"/>
        </w:rPr>
        <w:t>年度的</w:t>
      </w:r>
      <w:r>
        <w:rPr>
          <w:rStyle w:val="aff9"/>
          <w:rFonts w:ascii="Times New Roman" w:eastAsia="宋体" w:hAnsi="Times New Roman" w:cs="Times New Roman"/>
          <w:color w:val="FF0000"/>
        </w:rPr>
        <w:t xml:space="preserve"> 12 </w:t>
      </w:r>
      <w:r>
        <w:rPr>
          <w:rStyle w:val="aff9"/>
          <w:rFonts w:ascii="Times New Roman" w:eastAsia="宋体" w:hAnsi="Times New Roman" w:cs="Times New Roman"/>
          <w:color w:val="FF0000"/>
        </w:rPr>
        <w:t>年中已从</w:t>
      </w:r>
      <w:r>
        <w:rPr>
          <w:rStyle w:val="aff9"/>
          <w:rFonts w:ascii="Times New Roman" w:eastAsia="宋体" w:hAnsi="Times New Roman" w:cs="Times New Roman"/>
          <w:color w:val="FF0000"/>
        </w:rPr>
        <w:t xml:space="preserve"> 37,147 </w:t>
      </w:r>
      <w:proofErr w:type="gramStart"/>
      <w:r>
        <w:rPr>
          <w:rStyle w:val="aff9"/>
          <w:rFonts w:ascii="Times New Roman" w:eastAsia="宋体" w:hAnsi="Times New Roman" w:cs="Times New Roman"/>
          <w:color w:val="FF0000"/>
        </w:rPr>
        <w:t>元快速</w:t>
      </w:r>
      <w:proofErr w:type="gramEnd"/>
      <w:r>
        <w:rPr>
          <w:rStyle w:val="aff9"/>
          <w:rFonts w:ascii="Times New Roman" w:eastAsia="宋体" w:hAnsi="Times New Roman" w:cs="Times New Roman"/>
          <w:color w:val="FF0000"/>
        </w:rPr>
        <w:t>增长至</w:t>
      </w:r>
      <w:r>
        <w:rPr>
          <w:rStyle w:val="aff9"/>
          <w:rFonts w:ascii="Times New Roman" w:eastAsia="宋体" w:hAnsi="Times New Roman" w:cs="Times New Roman"/>
          <w:color w:val="FF0000"/>
        </w:rPr>
        <w:t xml:space="preserve"> 106,837 </w:t>
      </w:r>
      <w:r>
        <w:rPr>
          <w:rStyle w:val="aff9"/>
          <w:rFonts w:ascii="Times New Roman" w:eastAsia="宋体" w:hAnsi="Times New Roman" w:cs="Times New Roman"/>
          <w:color w:val="FF0000"/>
        </w:rPr>
        <w:t>元。根据</w:t>
      </w:r>
      <w:r>
        <w:rPr>
          <w:rStyle w:val="aff9"/>
          <w:rFonts w:ascii="Times New Roman" w:eastAsia="宋体" w:hAnsi="Times New Roman" w:cs="Times New Roman"/>
          <w:color w:val="FF0000"/>
        </w:rPr>
        <w:t xml:space="preserve"> Trading Economy </w:t>
      </w:r>
      <w:r>
        <w:rPr>
          <w:rStyle w:val="aff9"/>
          <w:rFonts w:ascii="Times New Roman" w:eastAsia="宋体" w:hAnsi="Times New Roman" w:cs="Times New Roman"/>
          <w:color w:val="FF0000"/>
        </w:rPr>
        <w:t>数据显示，中国劳动力成本虽不及美国、德国和西班牙等发达国家，但已远超其它发展中国家。</w:t>
      </w:r>
    </w:p>
    <w:p w14:paraId="49A5F85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此外，基于可获得的可比公司也在中国运营，该地域特殊因素对转让定价的影响已经在可比公司的选择上得到了充分的考虑。</w:t>
      </w:r>
    </w:p>
    <w:p w14:paraId="7F361326" w14:textId="73407E78"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因此，随着劳动力成本逐年上升，</w:t>
      </w:r>
      <w:del w:id="1141"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42"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并没有从劳动力成本中收益。</w:t>
      </w:r>
    </w:p>
    <w:p w14:paraId="5889935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u w:val="single"/>
        </w:rPr>
      </w:pPr>
      <w:r>
        <w:rPr>
          <w:rStyle w:val="aff9"/>
          <w:rFonts w:ascii="Times New Roman" w:eastAsia="宋体" w:hAnsi="Times New Roman" w:cs="Times New Roman"/>
          <w:color w:val="FF0000"/>
          <w:u w:val="single"/>
        </w:rPr>
        <w:t>市场溢价</w:t>
      </w:r>
    </w:p>
    <w:p w14:paraId="30E53D4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市场溢价可能与功能分析下的产品生产或销售地的市场特性有关，也可能与市场的整体购买力以及家庭对产品的偏好、市场处于扩张还是收缩状态、市场竞争程度、消费者预期、市场管制（政府对某种产业的激励因素）、市场准入、价格歧视、道德风险、信息不对称性及其他类似因素有关。因此，在多重因素作用影响之下，市场溢价现象终因中国市场供求关系的特殊性而形成。</w:t>
      </w:r>
    </w:p>
    <w:p w14:paraId="656D999F" w14:textId="0C40C698"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供给方面：就国内市场占有率角度来看，众多国外品牌已纷纷开拓中国市场，国内品牌也逐步形成一定的竞争格局，行业竞争十分激烈。因此可以看出，从</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行业市场的供给端来看，</w:t>
      </w:r>
      <w:del w:id="1143"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44"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并不能通过市场垄断或者寡头来获取市场溢价。</w:t>
      </w:r>
    </w:p>
    <w:p w14:paraId="38AB631F" w14:textId="3756DB74"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lastRenderedPageBreak/>
        <w:t>需求方面：面对相对成熟的市场，终端客户对于</w:t>
      </w:r>
      <w:r>
        <w:rPr>
          <w:rStyle w:val="aff9"/>
          <w:rFonts w:ascii="Times New Roman" w:eastAsia="宋体" w:hAnsi="Times New Roman" w:cs="Times New Roman"/>
          <w:color w:val="FF0000"/>
        </w:rPr>
        <w:fldChar w:fldCharType="begin"/>
      </w:r>
      <w:r>
        <w:rPr>
          <w:rStyle w:val="aff9"/>
          <w:rFonts w:ascii="Times New Roman" w:eastAsia="宋体" w:hAnsi="Times New Roman" w:cs="Times New Roman"/>
          <w:color w:val="FF0000"/>
        </w:rPr>
        <w:instrText xml:space="preserve"> REF XYZ</w:instrText>
      </w:r>
      <w:r>
        <w:rPr>
          <w:rStyle w:val="aff9"/>
          <w:rFonts w:ascii="Times New Roman" w:eastAsia="宋体" w:hAnsi="Times New Roman" w:cs="Times New Roman"/>
          <w:color w:val="FF0000"/>
        </w:rPr>
        <w:instrText>公司</w:instrText>
      </w:r>
      <w:r>
        <w:rPr>
          <w:rStyle w:val="aff9"/>
          <w:rFonts w:ascii="Times New Roman" w:eastAsia="宋体" w:hAnsi="Times New Roman" w:cs="Times New Roman"/>
          <w:color w:val="FF0000"/>
        </w:rPr>
        <w:instrText xml:space="preserve"> \h  \* MERGEFORMAT </w:instrText>
      </w:r>
      <w:r>
        <w:rPr>
          <w:rStyle w:val="aff9"/>
          <w:rFonts w:ascii="Times New Roman" w:eastAsia="宋体" w:hAnsi="Times New Roman" w:cs="Times New Roman"/>
          <w:color w:val="FF0000"/>
        </w:rPr>
      </w:r>
      <w:r>
        <w:rPr>
          <w:rStyle w:val="aff9"/>
          <w:rFonts w:ascii="Times New Roman" w:eastAsia="宋体" w:hAnsi="Times New Roman" w:cs="Times New Roman"/>
          <w:color w:val="FF0000"/>
        </w:rPr>
        <w:fldChar w:fldCharType="separate"/>
      </w:r>
      <w:del w:id="1145"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46"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fldChar w:fldCharType="end"/>
      </w:r>
      <w:r>
        <w:rPr>
          <w:rStyle w:val="aff9"/>
          <w:rFonts w:ascii="Times New Roman" w:eastAsia="宋体" w:hAnsi="Times New Roman" w:cs="Times New Roman"/>
          <w:color w:val="FF0000"/>
        </w:rPr>
        <w:t>的商品需求趋于稳定，无特殊偏好，采购时也会同时在市场众多供应商中进行比较和选择，</w:t>
      </w:r>
      <w:r>
        <w:rPr>
          <w:rStyle w:val="aff9"/>
          <w:rFonts w:ascii="Times New Roman" w:eastAsia="宋体" w:hAnsi="Times New Roman" w:cs="Times New Roman"/>
          <w:color w:val="FF0000"/>
        </w:rPr>
        <w:fldChar w:fldCharType="begin"/>
      </w:r>
      <w:r>
        <w:rPr>
          <w:rStyle w:val="aff9"/>
          <w:rFonts w:ascii="Times New Roman" w:eastAsia="宋体" w:hAnsi="Times New Roman" w:cs="Times New Roman"/>
          <w:color w:val="FF0000"/>
        </w:rPr>
        <w:instrText xml:space="preserve"> REF XYZ</w:instrText>
      </w:r>
      <w:r>
        <w:rPr>
          <w:rStyle w:val="aff9"/>
          <w:rFonts w:ascii="Times New Roman" w:eastAsia="宋体" w:hAnsi="Times New Roman" w:cs="Times New Roman"/>
          <w:color w:val="FF0000"/>
        </w:rPr>
        <w:instrText>公司</w:instrText>
      </w:r>
      <w:r>
        <w:rPr>
          <w:rStyle w:val="aff9"/>
          <w:rFonts w:ascii="Times New Roman" w:eastAsia="宋体" w:hAnsi="Times New Roman" w:cs="Times New Roman"/>
          <w:color w:val="FF0000"/>
        </w:rPr>
        <w:instrText xml:space="preserve"> \h  \* MERGEFORMAT </w:instrText>
      </w:r>
      <w:r>
        <w:rPr>
          <w:rStyle w:val="aff9"/>
          <w:rFonts w:ascii="Times New Roman" w:eastAsia="宋体" w:hAnsi="Times New Roman" w:cs="Times New Roman"/>
          <w:color w:val="FF0000"/>
        </w:rPr>
      </w:r>
      <w:r>
        <w:rPr>
          <w:rStyle w:val="aff9"/>
          <w:rFonts w:ascii="Times New Roman" w:eastAsia="宋体" w:hAnsi="Times New Roman" w:cs="Times New Roman"/>
          <w:color w:val="FF0000"/>
        </w:rPr>
        <w:fldChar w:fldCharType="separate"/>
      </w:r>
      <w:del w:id="1147"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48"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fldChar w:fldCharType="end"/>
      </w:r>
      <w:r>
        <w:rPr>
          <w:rStyle w:val="aff9"/>
          <w:rFonts w:ascii="Times New Roman" w:eastAsia="宋体" w:hAnsi="Times New Roman" w:cs="Times New Roman"/>
          <w:color w:val="FF0000"/>
        </w:rPr>
        <w:t>想要显著提高市场占有率具有一定难度。因此，</w:t>
      </w:r>
      <w:del w:id="1149"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50"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并不因市场需求情况而获得市场溢价。</w:t>
      </w:r>
    </w:p>
    <w:p w14:paraId="2206677E" w14:textId="1A2DC211"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综上，</w:t>
      </w:r>
      <w:del w:id="1151"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52"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并没有因成本节约或市场溢价而获得特殊的地域因素收益。</w:t>
      </w:r>
    </w:p>
    <w:p w14:paraId="6ABD0E5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【如果该产品确实在中国销售价格较高，相关分析可能需要考虑更高关税等因素。】</w:t>
      </w:r>
    </w:p>
    <w:p w14:paraId="71DBD09B"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如果我们的立场是没有中国市场溢价，那么可以参考以下几个角度进行分析：</w:t>
      </w:r>
    </w:p>
    <w:p w14:paraId="18DEC292" w14:textId="77777777" w:rsidR="00160A67" w:rsidRDefault="00000000">
      <w:pPr>
        <w:pStyle w:val="aff3"/>
        <w:numPr>
          <w:ilvl w:val="0"/>
          <w:numId w:val="42"/>
        </w:numPr>
        <w:spacing w:beforeLines="50" w:before="120" w:line="360" w:lineRule="auto"/>
        <w:ind w:firstLine="480"/>
        <w:jc w:val="both"/>
        <w:rPr>
          <w:rFonts w:ascii="宋体" w:eastAsia="宋体" w:hAnsi="宋体" w:cs="宋体" w:hint="eastAsia"/>
          <w:color w:val="FF0000"/>
        </w:rPr>
      </w:pPr>
      <w:r>
        <w:rPr>
          <w:rFonts w:ascii="宋体" w:eastAsia="宋体" w:hAnsi="宋体" w:cs="宋体" w:hint="eastAsia"/>
          <w:color w:val="FF0000"/>
        </w:rPr>
        <w:t>竞争对手的失败。如果可以证明竞争对手在中国市场上的失败，那么一定程度上意味着本公司的成功并不源自市场溢价的表现。</w:t>
      </w:r>
    </w:p>
    <w:p w14:paraId="34DB230C" w14:textId="77777777" w:rsidR="00160A67" w:rsidRDefault="00000000">
      <w:pPr>
        <w:pStyle w:val="aff3"/>
        <w:numPr>
          <w:ilvl w:val="0"/>
          <w:numId w:val="42"/>
        </w:numPr>
        <w:spacing w:beforeLines="50" w:before="120" w:line="360" w:lineRule="auto"/>
        <w:ind w:firstLine="480"/>
        <w:jc w:val="both"/>
        <w:rPr>
          <w:rFonts w:ascii="宋体" w:eastAsia="宋体" w:hAnsi="宋体" w:cs="宋体" w:hint="eastAsia"/>
          <w:color w:val="FF0000"/>
        </w:rPr>
      </w:pPr>
      <w:proofErr w:type="gramStart"/>
      <w:r>
        <w:rPr>
          <w:rFonts w:ascii="宋体" w:eastAsia="宋体" w:hAnsi="宋体" w:cs="宋体" w:hint="eastAsia"/>
          <w:color w:val="FF0000"/>
        </w:rPr>
        <w:t>市占率和</w:t>
      </w:r>
      <w:proofErr w:type="gramEnd"/>
      <w:r>
        <w:rPr>
          <w:rFonts w:ascii="宋体" w:eastAsia="宋体" w:hAnsi="宋体" w:cs="宋体" w:hint="eastAsia"/>
          <w:color w:val="FF0000"/>
        </w:rPr>
        <w:t>其他竞争对手类似</w:t>
      </w:r>
    </w:p>
    <w:p w14:paraId="55DC4C30" w14:textId="77777777" w:rsidR="00160A67" w:rsidRDefault="00000000">
      <w:pPr>
        <w:pStyle w:val="aff3"/>
        <w:numPr>
          <w:ilvl w:val="0"/>
          <w:numId w:val="42"/>
        </w:numPr>
        <w:spacing w:beforeLines="50" w:before="120" w:line="360" w:lineRule="auto"/>
        <w:ind w:firstLine="480"/>
        <w:jc w:val="both"/>
        <w:rPr>
          <w:rFonts w:ascii="宋体" w:eastAsia="宋体" w:hAnsi="宋体" w:cs="宋体" w:hint="eastAsia"/>
          <w:color w:val="FF0000"/>
        </w:rPr>
      </w:pPr>
      <w:r>
        <w:rPr>
          <w:rFonts w:ascii="宋体" w:eastAsia="宋体" w:hAnsi="宋体" w:cs="宋体" w:hint="eastAsia"/>
          <w:color w:val="FF0000"/>
        </w:rPr>
        <w:t>中国市场的不利因素：</w:t>
      </w:r>
    </w:p>
    <w:p w14:paraId="7F63BC8D" w14:textId="77777777" w:rsidR="00160A67" w:rsidRDefault="00000000">
      <w:pPr>
        <w:pStyle w:val="aff3"/>
        <w:numPr>
          <w:ilvl w:val="1"/>
          <w:numId w:val="43"/>
        </w:numPr>
        <w:spacing w:beforeLines="50" w:before="120" w:line="360" w:lineRule="auto"/>
        <w:ind w:left="839" w:firstLine="480"/>
        <w:jc w:val="both"/>
        <w:rPr>
          <w:rFonts w:ascii="Times New Roman" w:eastAsia="宋体" w:hAnsi="Times New Roman" w:cs="Times New Roman"/>
          <w:color w:val="FF0000"/>
        </w:rPr>
      </w:pPr>
      <w:r>
        <w:rPr>
          <w:rFonts w:ascii="Times New Roman" w:eastAsia="宋体" w:hAnsi="Times New Roman" w:cs="Times New Roman"/>
          <w:color w:val="FF0000"/>
        </w:rPr>
        <w:t>高物流成本</w:t>
      </w:r>
    </w:p>
    <w:p w14:paraId="30457BBD" w14:textId="77777777" w:rsidR="00160A67" w:rsidRDefault="00000000">
      <w:pPr>
        <w:pStyle w:val="aff3"/>
        <w:numPr>
          <w:ilvl w:val="1"/>
          <w:numId w:val="43"/>
        </w:numPr>
        <w:spacing w:beforeLines="50" w:before="120" w:line="360" w:lineRule="auto"/>
        <w:ind w:left="839" w:firstLine="480"/>
        <w:jc w:val="both"/>
        <w:rPr>
          <w:rFonts w:ascii="Times New Roman" w:eastAsia="宋体" w:hAnsi="Times New Roman" w:cs="Times New Roman"/>
          <w:color w:val="FF0000"/>
        </w:rPr>
      </w:pPr>
      <w:r>
        <w:rPr>
          <w:rFonts w:ascii="Times New Roman" w:eastAsia="宋体" w:hAnsi="Times New Roman" w:cs="Times New Roman"/>
          <w:color w:val="FF0000"/>
        </w:rPr>
        <w:t>高分销成本</w:t>
      </w:r>
    </w:p>
    <w:p w14:paraId="74A8C7B7" w14:textId="77777777" w:rsidR="00160A67" w:rsidRDefault="00000000">
      <w:pPr>
        <w:pStyle w:val="aff3"/>
        <w:numPr>
          <w:ilvl w:val="1"/>
          <w:numId w:val="43"/>
        </w:numPr>
        <w:spacing w:beforeLines="50" w:before="120" w:line="360" w:lineRule="auto"/>
        <w:ind w:left="839" w:firstLine="480"/>
        <w:jc w:val="both"/>
        <w:rPr>
          <w:rFonts w:ascii="Times New Roman" w:eastAsia="宋体" w:hAnsi="Times New Roman" w:cs="Times New Roman"/>
          <w:color w:val="FF0000"/>
        </w:rPr>
      </w:pPr>
      <w:r>
        <w:rPr>
          <w:rFonts w:ascii="Times New Roman" w:eastAsia="宋体" w:hAnsi="Times New Roman" w:cs="Times New Roman"/>
          <w:color w:val="FF0000"/>
        </w:rPr>
        <w:t>部分行业对于外资的监管或禁止，例如</w:t>
      </w:r>
      <w:r>
        <w:rPr>
          <w:rFonts w:ascii="Times New Roman" w:eastAsia="宋体" w:hAnsi="Times New Roman" w:cs="Times New Roman"/>
          <w:color w:val="FF0000"/>
        </w:rPr>
        <w:t>ICP</w:t>
      </w:r>
      <w:r>
        <w:rPr>
          <w:rFonts w:ascii="Times New Roman" w:eastAsia="宋体" w:hAnsi="Times New Roman" w:cs="Times New Roman"/>
          <w:color w:val="FF0000"/>
        </w:rPr>
        <w:t>牌照</w:t>
      </w:r>
    </w:p>
    <w:p w14:paraId="0A02B151" w14:textId="77777777" w:rsidR="00160A67" w:rsidRDefault="00000000">
      <w:pPr>
        <w:pStyle w:val="aff3"/>
        <w:numPr>
          <w:ilvl w:val="1"/>
          <w:numId w:val="43"/>
        </w:numPr>
        <w:spacing w:beforeLines="50" w:before="120" w:line="360" w:lineRule="auto"/>
        <w:ind w:left="839" w:firstLine="480"/>
        <w:jc w:val="both"/>
        <w:rPr>
          <w:rFonts w:ascii="Times New Roman" w:eastAsia="宋体" w:hAnsi="Times New Roman" w:cs="Times New Roman"/>
          <w:color w:val="FF0000"/>
        </w:rPr>
      </w:pPr>
      <w:r>
        <w:rPr>
          <w:rFonts w:ascii="Times New Roman" w:eastAsia="宋体" w:hAnsi="Times New Roman" w:cs="Times New Roman"/>
          <w:color w:val="FF0000"/>
        </w:rPr>
        <w:t>对于内资企业的优惠政策</w:t>
      </w:r>
    </w:p>
    <w:p w14:paraId="24593164" w14:textId="77777777" w:rsidR="00160A67" w:rsidRDefault="00000000">
      <w:pPr>
        <w:pStyle w:val="aff3"/>
        <w:numPr>
          <w:ilvl w:val="1"/>
          <w:numId w:val="43"/>
        </w:numPr>
        <w:spacing w:beforeLines="50" w:before="120" w:line="360" w:lineRule="auto"/>
        <w:ind w:left="839" w:firstLine="480"/>
        <w:jc w:val="both"/>
        <w:rPr>
          <w:rFonts w:ascii="Times New Roman" w:eastAsia="宋体" w:hAnsi="Times New Roman" w:cs="Times New Roman"/>
          <w:color w:val="FF0000"/>
        </w:rPr>
      </w:pPr>
      <w:r>
        <w:rPr>
          <w:rFonts w:ascii="Times New Roman" w:eastAsia="宋体" w:hAnsi="Times New Roman" w:cs="Times New Roman"/>
          <w:color w:val="FF0000"/>
        </w:rPr>
        <w:t>外资企业间的高度竞争</w:t>
      </w:r>
    </w:p>
    <w:p w14:paraId="0CC88F51" w14:textId="77777777" w:rsidR="00160A67" w:rsidRDefault="00000000">
      <w:pPr>
        <w:pStyle w:val="aff3"/>
        <w:numPr>
          <w:ilvl w:val="1"/>
          <w:numId w:val="43"/>
        </w:numPr>
        <w:spacing w:beforeLines="50" w:before="120" w:line="360" w:lineRule="auto"/>
        <w:ind w:left="839" w:firstLine="480"/>
        <w:jc w:val="both"/>
        <w:rPr>
          <w:rFonts w:ascii="Times New Roman" w:eastAsia="宋体" w:hAnsi="Times New Roman" w:cs="Times New Roman"/>
          <w:color w:val="FF0000"/>
        </w:rPr>
      </w:pPr>
      <w:r>
        <w:rPr>
          <w:rFonts w:ascii="Times New Roman" w:eastAsia="宋体" w:hAnsi="Times New Roman" w:cs="Times New Roman"/>
          <w:color w:val="FF0000"/>
        </w:rPr>
        <w:t>内资企业的低成本</w:t>
      </w:r>
    </w:p>
    <w:p w14:paraId="052EBC91" w14:textId="77777777" w:rsidR="00160A67" w:rsidRDefault="00000000">
      <w:pPr>
        <w:pStyle w:val="aff3"/>
        <w:numPr>
          <w:ilvl w:val="1"/>
          <w:numId w:val="43"/>
        </w:numPr>
        <w:spacing w:beforeLines="50" w:before="120" w:line="360" w:lineRule="auto"/>
        <w:ind w:left="839" w:firstLine="480"/>
        <w:jc w:val="both"/>
        <w:rPr>
          <w:rFonts w:ascii="Times New Roman" w:eastAsia="宋体" w:hAnsi="Times New Roman" w:cs="Times New Roman"/>
          <w:color w:val="FF0000"/>
        </w:rPr>
      </w:pPr>
      <w:r>
        <w:rPr>
          <w:rFonts w:ascii="Times New Roman" w:eastAsia="宋体" w:hAnsi="Times New Roman" w:cs="Times New Roman"/>
          <w:color w:val="FF0000"/>
        </w:rPr>
        <w:t>仿冒产品</w:t>
      </w:r>
    </w:p>
    <w:p w14:paraId="6D04CB9B" w14:textId="77777777" w:rsidR="00160A67" w:rsidRDefault="00000000">
      <w:pPr>
        <w:pStyle w:val="aff3"/>
        <w:numPr>
          <w:ilvl w:val="1"/>
          <w:numId w:val="43"/>
        </w:numPr>
        <w:spacing w:beforeLines="50" w:before="120" w:line="360" w:lineRule="auto"/>
        <w:ind w:left="839" w:firstLine="480"/>
        <w:jc w:val="both"/>
        <w:rPr>
          <w:rFonts w:ascii="Times New Roman" w:eastAsia="宋体" w:hAnsi="Times New Roman" w:cs="Times New Roman"/>
          <w:color w:val="FF0000"/>
        </w:rPr>
      </w:pPr>
      <w:r>
        <w:rPr>
          <w:rFonts w:ascii="Times New Roman" w:eastAsia="宋体" w:hAnsi="Times New Roman" w:cs="Times New Roman"/>
          <w:color w:val="FF0000"/>
        </w:rPr>
        <w:t>盗版】</w:t>
      </w:r>
    </w:p>
    <w:p w14:paraId="6C03FDB4" w14:textId="77777777" w:rsidR="00160A67" w:rsidRDefault="00160A67">
      <w:pPr>
        <w:rPr>
          <w:rFonts w:ascii="Arial" w:eastAsia="黑体" w:hAnsi="Arial" w:cs="Arial"/>
          <w:color w:val="06A2E0" w:themeColor="accent1"/>
        </w:rPr>
      </w:pPr>
    </w:p>
    <w:p w14:paraId="7028E117" w14:textId="77777777" w:rsidR="00160A67" w:rsidRDefault="00000000">
      <w:pPr>
        <w:pStyle w:val="314"/>
        <w:keepNext/>
        <w:numPr>
          <w:ilvl w:val="255"/>
          <w:numId w:val="0"/>
        </w:numPr>
        <w:outlineLvl w:val="2"/>
        <w:rPr>
          <w:rFonts w:ascii="Times New Roman" w:eastAsia="宋体" w:hAnsi="Times New Roman" w:cs="Times New Roman"/>
        </w:rPr>
      </w:pPr>
      <w:bookmarkStart w:id="1153" w:name="_Toc30928"/>
      <w:r>
        <w:rPr>
          <w:rFonts w:ascii="Times New Roman" w:eastAsia="宋体" w:hAnsi="Times New Roman" w:cs="Times New Roman"/>
        </w:rPr>
        <w:t>7.3.3.</w:t>
      </w:r>
      <w:r>
        <w:rPr>
          <w:rFonts w:ascii="Times New Roman" w:eastAsia="宋体" w:hAnsi="Times New Roman" w:cs="Times New Roman"/>
        </w:rPr>
        <w:t>其他相关因素</w:t>
      </w:r>
      <w:bookmarkEnd w:id="1153"/>
    </w:p>
    <w:p w14:paraId="6B50358D" w14:textId="77777777" w:rsidR="00160A67" w:rsidRDefault="00160A67">
      <w:pPr>
        <w:keepNext/>
        <w:rPr>
          <w:rFonts w:ascii="Arial" w:eastAsia="黑体" w:hAnsi="Arial" w:cs="Arial"/>
        </w:rPr>
      </w:pPr>
    </w:p>
    <w:p w14:paraId="7F234859" w14:textId="77777777" w:rsidR="00160A67" w:rsidRDefault="00000000">
      <w:pPr>
        <w:spacing w:beforeLines="50" w:before="120" w:line="360" w:lineRule="auto"/>
        <w:ind w:firstLineChars="200" w:firstLine="480"/>
        <w:rPr>
          <w:rFonts w:ascii="Arial" w:eastAsia="黑体" w:hAnsi="Arial" w:cs="Arial"/>
        </w:rPr>
      </w:pPr>
      <w:r>
        <w:rPr>
          <w:rStyle w:val="aff9"/>
          <w:rFonts w:ascii="Times New Roman" w:eastAsia="宋体" w:hAnsi="Times New Roman" w:cs="Times New Roman"/>
          <w:color w:val="FF0000"/>
        </w:rPr>
        <w:t>【如果存在其他重大的经济或法律因素影响转让定价，请予以描述。这将包括对被测试者的利润产生了负面影响的公司的行业衰退或法律问题的解释。若不存在，请删除该小节。】</w:t>
      </w:r>
    </w:p>
    <w:p w14:paraId="079B6E5B" w14:textId="77777777" w:rsidR="00160A67" w:rsidRDefault="00000000">
      <w:pPr>
        <w:pStyle w:val="13"/>
        <w:numPr>
          <w:ilvl w:val="1"/>
          <w:numId w:val="30"/>
        </w:numPr>
        <w:jc w:val="both"/>
        <w:outlineLvl w:val="1"/>
        <w:rPr>
          <w:rFonts w:ascii="Times New Roman" w:hAnsi="Times New Roman" w:cs="Times New Roman"/>
          <w:sz w:val="30"/>
          <w:szCs w:val="30"/>
        </w:rPr>
      </w:pPr>
      <w:bookmarkStart w:id="1154" w:name="_Toc144227509"/>
      <w:bookmarkStart w:id="1155" w:name="_Toc139363075"/>
      <w:bookmarkStart w:id="1156" w:name="_Toc27370"/>
      <w:bookmarkStart w:id="1157" w:name="_Toc7152"/>
      <w:bookmarkStart w:id="1158" w:name="_Toc16391"/>
      <w:bookmarkStart w:id="1159" w:name="_Toc139363000"/>
      <w:bookmarkEnd w:id="1131"/>
      <w:bookmarkEnd w:id="1132"/>
      <w:r>
        <w:rPr>
          <w:rFonts w:ascii="Times New Roman" w:hAnsi="Times New Roman" w:cs="Times New Roman" w:hint="eastAsia"/>
          <w:sz w:val="30"/>
          <w:szCs w:val="30"/>
        </w:rPr>
        <w:t>企业集团利润在全球价值链条中的分配原则和分配结果</w:t>
      </w:r>
      <w:bookmarkEnd w:id="1154"/>
      <w:bookmarkEnd w:id="1155"/>
      <w:bookmarkEnd w:id="1156"/>
      <w:bookmarkEnd w:id="1157"/>
      <w:bookmarkEnd w:id="1158"/>
      <w:bookmarkEnd w:id="1159"/>
    </w:p>
    <w:p w14:paraId="70E53B73" w14:textId="41A1E23B"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del w:id="1160" w:author="Tian Su" w:date="2024-12-30T11:34:00Z" w16du:dateUtc="2024-12-30T03:34:00Z">
        <w:r w:rsidDel="00FE6E4A">
          <w:rPr>
            <w:rStyle w:val="aff9"/>
            <w:rFonts w:ascii="Times New Roman" w:eastAsia="宋体" w:hAnsi="Times New Roman" w:cs="Times New Roman"/>
            <w:color w:val="FF0000"/>
          </w:rPr>
          <w:lastRenderedPageBreak/>
          <w:delText>ABC</w:delText>
        </w:r>
        <w:r w:rsidDel="00FE6E4A">
          <w:rPr>
            <w:rStyle w:val="aff9"/>
            <w:rFonts w:ascii="Times New Roman" w:eastAsia="宋体" w:hAnsi="Times New Roman" w:cs="Times New Roman"/>
            <w:color w:val="FF0000"/>
          </w:rPr>
          <w:delText>公司</w:delText>
        </w:r>
      </w:del>
      <w:ins w:id="116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hint="eastAsia"/>
          <w:color w:val="auto"/>
        </w:rPr>
        <w:t>集团</w:t>
      </w:r>
      <w:r>
        <w:rPr>
          <w:rStyle w:val="aff9"/>
          <w:rFonts w:ascii="Times New Roman" w:eastAsia="宋体" w:hAnsi="Times New Roman" w:cs="Times New Roman"/>
          <w:color w:val="auto"/>
        </w:rPr>
        <w:t>通过转让定价政策确保利润分配能够反映各实体的实际商业活动、功能风险分配及重要的无形资产情况。</w:t>
      </w:r>
    </w:p>
    <w:p w14:paraId="252692E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【下文说明了一种可能的披露方法：】</w:t>
      </w:r>
    </w:p>
    <w:p w14:paraId="53DF7A8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全球价值链条中利润的分配原则和分配结果总结如下。</w:t>
      </w:r>
    </w:p>
    <w:p w14:paraId="3F6C13C9" w14:textId="54BFE7C3"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母公司负责执行所有的研发并拥有</w:t>
      </w:r>
      <w:del w:id="116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6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hint="eastAsia"/>
          <w:color w:val="FF0000"/>
        </w:rPr>
        <w:t>集团</w:t>
      </w:r>
      <w:r>
        <w:rPr>
          <w:rStyle w:val="aff9"/>
          <w:rFonts w:ascii="Times New Roman" w:eastAsia="宋体" w:hAnsi="Times New Roman" w:cs="Times New Roman"/>
          <w:color w:val="FF0000"/>
        </w:rPr>
        <w:t>的所有产品和技术无形资产。基于这些无形资产，母公司还负责生产其产品的关键零部件。转让定价的制定原则是使得价值链中的其他公司能够获得符合独立交易原则的利润（即</w:t>
      </w:r>
      <w:del w:id="116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6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和关联分销商）。在其他公司获得相应的补偿后，母公司获取剩余利润或承担剩余亏损。在</w:t>
      </w:r>
      <w:del w:id="1166" w:author="Tian Su" w:date="2024-12-30T11:30:00Z" w16du:dateUtc="2024-12-30T03:30:00Z">
        <w:r w:rsidDel="00FE6E4A">
          <w:rPr>
            <w:rStyle w:val="aff9"/>
            <w:rFonts w:ascii="Times New Roman" w:eastAsia="宋体" w:hAnsi="Times New Roman" w:cs="Times New Roman" w:hint="eastAsia"/>
            <w:color w:val="FF0000"/>
          </w:rPr>
          <w:delText>20XX</w:delText>
        </w:r>
      </w:del>
      <w:ins w:id="1167" w:author="Tian Su" w:date="2024-12-30T11:30:00Z" w16du:dateUtc="2024-12-30T03:30:00Z">
        <w:r w:rsidR="00FE6E4A">
          <w:rPr>
            <w:rStyle w:val="aff9"/>
            <w:rFonts w:ascii="Times New Roman" w:eastAsia="宋体" w:hAnsi="Times New Roman" w:cs="Times New Roman" w:hint="eastAsia"/>
            <w:color w:val="FF0000"/>
          </w:rPr>
          <w:t>【清单模板</w:t>
        </w:r>
        <w:r w:rsidR="00FE6E4A">
          <w:rPr>
            <w:rStyle w:val="aff9"/>
            <w:rFonts w:ascii="Times New Roman" w:eastAsia="宋体" w:hAnsi="Times New Roman" w:cs="Times New Roman" w:hint="eastAsia"/>
            <w:color w:val="FF0000"/>
          </w:rPr>
          <w:t>-</w:t>
        </w:r>
        <w:r w:rsidR="00FE6E4A">
          <w:rPr>
            <w:rStyle w:val="aff9"/>
            <w:rFonts w:ascii="Times New Roman" w:eastAsia="宋体" w:hAnsi="Times New Roman" w:cs="Times New Roman" w:hint="eastAsia"/>
            <w:color w:val="FF0000"/>
          </w:rPr>
          <w:t>数据表</w:t>
        </w:r>
        <w:r w:rsidR="00FE6E4A">
          <w:rPr>
            <w:rStyle w:val="aff9"/>
            <w:rFonts w:ascii="Times New Roman" w:eastAsia="宋体" w:hAnsi="Times New Roman" w:cs="Times New Roman" w:hint="eastAsia"/>
            <w:color w:val="FF0000"/>
          </w:rPr>
          <w:t>B2</w:t>
        </w:r>
        <w:r w:rsidR="00FE6E4A">
          <w:rPr>
            <w:rStyle w:val="aff9"/>
            <w:rFonts w:ascii="Times New Roman" w:eastAsia="宋体" w:hAnsi="Times New Roman" w:cs="Times New Roman" w:hint="eastAsia"/>
            <w:color w:val="FF0000"/>
          </w:rPr>
          <w:t>】</w:t>
        </w:r>
      </w:ins>
      <w:r>
        <w:rPr>
          <w:rStyle w:val="aff9"/>
          <w:rFonts w:ascii="Times New Roman" w:eastAsia="宋体" w:hAnsi="Times New Roman" w:cs="Times New Roman"/>
          <w:color w:val="FF0000"/>
        </w:rPr>
        <w:t>年度，母公司实际营业利润为</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百万人民币，营业利润率为</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w:t>
      </w:r>
    </w:p>
    <w:p w14:paraId="303FED32" w14:textId="77777777" w:rsidR="00160A67" w:rsidRDefault="00160A67">
      <w:pPr>
        <w:spacing w:beforeLines="50" w:before="120" w:line="360" w:lineRule="auto"/>
        <w:ind w:firstLineChars="200" w:firstLine="480"/>
        <w:jc w:val="both"/>
        <w:rPr>
          <w:rStyle w:val="aff9"/>
          <w:rFonts w:ascii="Times New Roman" w:eastAsia="宋体" w:hAnsi="Times New Roman" w:cs="Times New Roman"/>
          <w:color w:val="FF0000"/>
        </w:rPr>
      </w:pPr>
    </w:p>
    <w:p w14:paraId="1F7B7593" w14:textId="5B82AB6D"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del w:id="116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6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从母公司采购专有零部件并生产</w:t>
      </w:r>
      <w:proofErr w:type="gramStart"/>
      <w:r>
        <w:rPr>
          <w:rStyle w:val="aff9"/>
          <w:rFonts w:ascii="Times New Roman" w:eastAsia="宋体" w:hAnsi="Times New Roman" w:cs="Times New Roman"/>
          <w:color w:val="FF0000"/>
        </w:rPr>
        <w:t>产</w:t>
      </w:r>
      <w:proofErr w:type="gramEnd"/>
      <w:r>
        <w:rPr>
          <w:rStyle w:val="aff9"/>
          <w:rFonts w:ascii="Times New Roman" w:eastAsia="宋体" w:hAnsi="Times New Roman" w:cs="Times New Roman"/>
          <w:color w:val="FF0000"/>
        </w:rPr>
        <w:t>成品。生产过程为常规过程，并不使用有价值的无形资产。然后，</w:t>
      </w:r>
      <w:del w:id="117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7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向位于各个国家的关联制造商销售产成品。转让定价的制定原则为成本加成法，即使用半年度的预估成本，使得</w:t>
      </w:r>
      <w:del w:id="117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7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能够在其总成本之上获取</w:t>
      </w:r>
      <w:r>
        <w:rPr>
          <w:rStyle w:val="aff9"/>
          <w:rFonts w:ascii="Times New Roman" w:eastAsia="宋体" w:hAnsi="Times New Roman" w:cs="Times New Roman"/>
          <w:color w:val="FF0000"/>
        </w:rPr>
        <w:t>10%</w:t>
      </w:r>
      <w:r>
        <w:rPr>
          <w:rStyle w:val="aff9"/>
          <w:rFonts w:ascii="Times New Roman" w:eastAsia="宋体" w:hAnsi="Times New Roman" w:cs="Times New Roman"/>
          <w:color w:val="FF0000"/>
        </w:rPr>
        <w:t>的利润。</w:t>
      </w:r>
      <w:del w:id="1174" w:author="Tian Su" w:date="2024-12-30T11:30:00Z" w16du:dateUtc="2024-12-30T03:30:00Z">
        <w:r w:rsidDel="00FE6E4A">
          <w:rPr>
            <w:rStyle w:val="aff9"/>
            <w:rFonts w:ascii="Times New Roman" w:eastAsia="宋体" w:hAnsi="Times New Roman" w:cs="Times New Roman" w:hint="eastAsia"/>
            <w:color w:val="FF0000"/>
          </w:rPr>
          <w:delText>20XX</w:delText>
        </w:r>
      </w:del>
      <w:ins w:id="1175" w:author="Tian Su" w:date="2024-12-30T11:30:00Z" w16du:dateUtc="2024-12-30T03:30:00Z">
        <w:r w:rsidR="00FE6E4A">
          <w:rPr>
            <w:rStyle w:val="aff9"/>
            <w:rFonts w:ascii="Times New Roman" w:eastAsia="宋体" w:hAnsi="Times New Roman" w:cs="Times New Roman" w:hint="eastAsia"/>
            <w:color w:val="FF0000"/>
          </w:rPr>
          <w:t>【清单模板</w:t>
        </w:r>
        <w:r w:rsidR="00FE6E4A">
          <w:rPr>
            <w:rStyle w:val="aff9"/>
            <w:rFonts w:ascii="Times New Roman" w:eastAsia="宋体" w:hAnsi="Times New Roman" w:cs="Times New Roman" w:hint="eastAsia"/>
            <w:color w:val="FF0000"/>
          </w:rPr>
          <w:t>-</w:t>
        </w:r>
        <w:r w:rsidR="00FE6E4A">
          <w:rPr>
            <w:rStyle w:val="aff9"/>
            <w:rFonts w:ascii="Times New Roman" w:eastAsia="宋体" w:hAnsi="Times New Roman" w:cs="Times New Roman" w:hint="eastAsia"/>
            <w:color w:val="FF0000"/>
          </w:rPr>
          <w:t>数据表</w:t>
        </w:r>
        <w:r w:rsidR="00FE6E4A">
          <w:rPr>
            <w:rStyle w:val="aff9"/>
            <w:rFonts w:ascii="Times New Roman" w:eastAsia="宋体" w:hAnsi="Times New Roman" w:cs="Times New Roman" w:hint="eastAsia"/>
            <w:color w:val="FF0000"/>
          </w:rPr>
          <w:t>B2</w:t>
        </w:r>
        <w:r w:rsidR="00FE6E4A">
          <w:rPr>
            <w:rStyle w:val="aff9"/>
            <w:rFonts w:ascii="Times New Roman" w:eastAsia="宋体" w:hAnsi="Times New Roman" w:cs="Times New Roman" w:hint="eastAsia"/>
            <w:color w:val="FF0000"/>
          </w:rPr>
          <w:t>】</w:t>
        </w:r>
      </w:ins>
      <w:r>
        <w:rPr>
          <w:rStyle w:val="aff9"/>
          <w:rFonts w:ascii="Times New Roman" w:eastAsia="宋体" w:hAnsi="Times New Roman" w:cs="Times New Roman"/>
          <w:color w:val="FF0000"/>
        </w:rPr>
        <w:t>年度，</w:t>
      </w:r>
      <w:del w:id="1176"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77"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的实际营业利润（如上文第</w:t>
      </w:r>
      <w:r>
        <w:rPr>
          <w:rStyle w:val="aff9"/>
          <w:rFonts w:ascii="Times New Roman" w:eastAsia="宋体" w:hAnsi="Times New Roman" w:cs="Times New Roman"/>
          <w:color w:val="FF0000"/>
        </w:rPr>
        <w:t>1.5</w:t>
      </w:r>
      <w:r>
        <w:rPr>
          <w:rStyle w:val="aff9"/>
          <w:rFonts w:ascii="Times New Roman" w:eastAsia="宋体" w:hAnsi="Times New Roman" w:cs="Times New Roman"/>
          <w:color w:val="FF0000"/>
        </w:rPr>
        <w:t>节所列示，并折算为美元）为</w:t>
      </w:r>
      <w:r>
        <w:rPr>
          <w:rStyle w:val="aff9"/>
          <w:rFonts w:ascii="Times New Roman" w:eastAsia="宋体" w:hAnsi="Times New Roman" w:cs="Times New Roman"/>
          <w:color w:val="FF0000"/>
        </w:rPr>
        <w:t>YY</w:t>
      </w:r>
      <w:r>
        <w:rPr>
          <w:rStyle w:val="aff9"/>
          <w:rFonts w:ascii="Times New Roman" w:eastAsia="宋体" w:hAnsi="Times New Roman" w:cs="Times New Roman"/>
          <w:color w:val="FF0000"/>
        </w:rPr>
        <w:t>百万美元，相应的完全成本加成率为</w:t>
      </w:r>
      <w:r>
        <w:rPr>
          <w:rStyle w:val="aff9"/>
          <w:rFonts w:ascii="Times New Roman" w:eastAsia="宋体" w:hAnsi="Times New Roman" w:cs="Times New Roman"/>
          <w:color w:val="FF0000"/>
        </w:rPr>
        <w:t>YY%</w:t>
      </w:r>
      <w:r>
        <w:rPr>
          <w:rStyle w:val="aff9"/>
          <w:rFonts w:ascii="Times New Roman" w:eastAsia="宋体" w:hAnsi="Times New Roman" w:cs="Times New Roman"/>
          <w:color w:val="FF0000"/>
        </w:rPr>
        <w:t>。</w:t>
      </w:r>
      <w:r>
        <w:rPr>
          <w:rStyle w:val="aff9"/>
          <w:rFonts w:ascii="Times New Roman" w:eastAsia="宋体" w:hAnsi="Times New Roman" w:cs="Times New Roman" w:hint="eastAsia"/>
          <w:color w:val="FF0000"/>
        </w:rPr>
        <w:t>【</w:t>
      </w:r>
      <w:r>
        <w:rPr>
          <w:rStyle w:val="aff9"/>
          <w:rFonts w:ascii="Times New Roman" w:eastAsia="宋体" w:hAnsi="Times New Roman" w:cs="Times New Roman"/>
          <w:color w:val="FF0000"/>
        </w:rPr>
        <w:t>请与</w:t>
      </w:r>
      <w:r>
        <w:rPr>
          <w:rStyle w:val="aff9"/>
          <w:rFonts w:ascii="Times New Roman" w:eastAsia="宋体" w:hAnsi="Times New Roman" w:cs="Times New Roman"/>
          <w:color w:val="FF0000"/>
        </w:rPr>
        <w:t>1.5</w:t>
      </w:r>
      <w:r>
        <w:rPr>
          <w:rStyle w:val="aff9"/>
          <w:rFonts w:ascii="Times New Roman" w:eastAsia="宋体" w:hAnsi="Times New Roman" w:cs="Times New Roman"/>
          <w:color w:val="FF0000"/>
        </w:rPr>
        <w:t>章节的利润</w:t>
      </w:r>
      <w:r>
        <w:rPr>
          <w:rStyle w:val="aff9"/>
          <w:rFonts w:ascii="Times New Roman" w:eastAsia="宋体" w:hAnsi="Times New Roman" w:cs="Times New Roman" w:hint="eastAsia"/>
          <w:color w:val="FF0000"/>
        </w:rPr>
        <w:t>水平指标</w:t>
      </w:r>
      <w:r>
        <w:rPr>
          <w:rStyle w:val="aff9"/>
          <w:rFonts w:ascii="Times New Roman" w:eastAsia="宋体" w:hAnsi="Times New Roman" w:cs="Times New Roman"/>
          <w:color w:val="FF0000"/>
        </w:rPr>
        <w:t>保持一致</w:t>
      </w:r>
      <w:r>
        <w:rPr>
          <w:rStyle w:val="aff9"/>
          <w:rFonts w:ascii="Times New Roman" w:eastAsia="宋体" w:hAnsi="Times New Roman" w:cs="Times New Roman" w:hint="eastAsia"/>
          <w:color w:val="FF0000"/>
        </w:rPr>
        <w:t>】</w:t>
      </w:r>
    </w:p>
    <w:p w14:paraId="5E5A5D25" w14:textId="64B067B2"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位于世界各地的</w:t>
      </w:r>
      <w:del w:id="1178"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79"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hint="eastAsia"/>
          <w:color w:val="FF0000"/>
        </w:rPr>
        <w:t>集团</w:t>
      </w:r>
      <w:r>
        <w:rPr>
          <w:rStyle w:val="aff9"/>
          <w:rFonts w:ascii="Times New Roman" w:eastAsia="宋体" w:hAnsi="Times New Roman" w:cs="Times New Roman"/>
          <w:color w:val="FF0000"/>
        </w:rPr>
        <w:t>的经销商从</w:t>
      </w:r>
      <w:del w:id="118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8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采购产成品并将其销售给第三方客户。转让定价的制定原则为再销售价格法，即根据半年度的预计销售额和预计成本来计算，关联分销商能够赚取</w:t>
      </w:r>
      <w:r>
        <w:rPr>
          <w:rStyle w:val="aff9"/>
          <w:rFonts w:ascii="Times New Roman" w:eastAsia="宋体" w:hAnsi="Times New Roman" w:cs="Times New Roman"/>
          <w:color w:val="FF0000"/>
        </w:rPr>
        <w:t>3%</w:t>
      </w:r>
      <w:r>
        <w:rPr>
          <w:rStyle w:val="aff9"/>
          <w:rFonts w:ascii="Times New Roman" w:eastAsia="宋体" w:hAnsi="Times New Roman" w:cs="Times New Roman"/>
          <w:color w:val="FF0000"/>
        </w:rPr>
        <w:t>的营业利润率。</w:t>
      </w:r>
      <w:del w:id="1182" w:author="Tian Su" w:date="2024-12-30T11:30:00Z" w16du:dateUtc="2024-12-30T03:30:00Z">
        <w:r w:rsidDel="00FE6E4A">
          <w:rPr>
            <w:rStyle w:val="aff9"/>
            <w:rFonts w:ascii="Times New Roman" w:eastAsia="宋体" w:hAnsi="Times New Roman" w:cs="Times New Roman" w:hint="eastAsia"/>
            <w:color w:val="FF0000"/>
          </w:rPr>
          <w:delText>20XX</w:delText>
        </w:r>
      </w:del>
      <w:ins w:id="1183" w:author="Tian Su" w:date="2024-12-30T11:30:00Z" w16du:dateUtc="2024-12-30T03:30:00Z">
        <w:r w:rsidR="00FE6E4A">
          <w:rPr>
            <w:rStyle w:val="aff9"/>
            <w:rFonts w:ascii="Times New Roman" w:eastAsia="宋体" w:hAnsi="Times New Roman" w:cs="Times New Roman" w:hint="eastAsia"/>
            <w:color w:val="FF0000"/>
          </w:rPr>
          <w:t>【清单模板</w:t>
        </w:r>
        <w:r w:rsidR="00FE6E4A">
          <w:rPr>
            <w:rStyle w:val="aff9"/>
            <w:rFonts w:ascii="Times New Roman" w:eastAsia="宋体" w:hAnsi="Times New Roman" w:cs="Times New Roman" w:hint="eastAsia"/>
            <w:color w:val="FF0000"/>
          </w:rPr>
          <w:t>-</w:t>
        </w:r>
        <w:r w:rsidR="00FE6E4A">
          <w:rPr>
            <w:rStyle w:val="aff9"/>
            <w:rFonts w:ascii="Times New Roman" w:eastAsia="宋体" w:hAnsi="Times New Roman" w:cs="Times New Roman" w:hint="eastAsia"/>
            <w:color w:val="FF0000"/>
          </w:rPr>
          <w:t>数据表</w:t>
        </w:r>
        <w:r w:rsidR="00FE6E4A">
          <w:rPr>
            <w:rStyle w:val="aff9"/>
            <w:rFonts w:ascii="Times New Roman" w:eastAsia="宋体" w:hAnsi="Times New Roman" w:cs="Times New Roman" w:hint="eastAsia"/>
            <w:color w:val="FF0000"/>
          </w:rPr>
          <w:t>B2</w:t>
        </w:r>
        <w:r w:rsidR="00FE6E4A">
          <w:rPr>
            <w:rStyle w:val="aff9"/>
            <w:rFonts w:ascii="Times New Roman" w:eastAsia="宋体" w:hAnsi="Times New Roman" w:cs="Times New Roman" w:hint="eastAsia"/>
            <w:color w:val="FF0000"/>
          </w:rPr>
          <w:t>】</w:t>
        </w:r>
      </w:ins>
      <w:r>
        <w:rPr>
          <w:rStyle w:val="aff9"/>
          <w:rFonts w:ascii="Times New Roman" w:eastAsia="宋体" w:hAnsi="Times New Roman" w:cs="Times New Roman"/>
          <w:color w:val="FF0000"/>
        </w:rPr>
        <w:t>年度，所有</w:t>
      </w:r>
      <w:del w:id="1184"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85"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hint="eastAsia"/>
          <w:color w:val="FF0000"/>
        </w:rPr>
        <w:t>集团</w:t>
      </w:r>
      <w:r>
        <w:rPr>
          <w:rStyle w:val="aff9"/>
          <w:rFonts w:ascii="Times New Roman" w:eastAsia="宋体" w:hAnsi="Times New Roman" w:cs="Times New Roman"/>
          <w:color w:val="FF0000"/>
        </w:rPr>
        <w:t>分销商的营业利润总额为</w:t>
      </w:r>
      <w:r>
        <w:rPr>
          <w:rStyle w:val="aff9"/>
          <w:rFonts w:ascii="Times New Roman" w:eastAsia="宋体" w:hAnsi="Times New Roman" w:cs="Times New Roman"/>
          <w:color w:val="FF0000"/>
        </w:rPr>
        <w:t>ZZ</w:t>
      </w:r>
      <w:r>
        <w:rPr>
          <w:rStyle w:val="aff9"/>
          <w:rFonts w:ascii="Times New Roman" w:eastAsia="宋体" w:hAnsi="Times New Roman" w:cs="Times New Roman"/>
          <w:color w:val="FF0000"/>
        </w:rPr>
        <w:t>百万美元，平均营业利润率为</w:t>
      </w:r>
      <w:r>
        <w:rPr>
          <w:rStyle w:val="aff9"/>
          <w:rFonts w:ascii="Times New Roman" w:eastAsia="宋体" w:hAnsi="Times New Roman" w:cs="Times New Roman"/>
          <w:color w:val="FF0000"/>
        </w:rPr>
        <w:t>Z.Z%</w:t>
      </w:r>
      <w:r>
        <w:rPr>
          <w:rStyle w:val="aff9"/>
          <w:rFonts w:ascii="Times New Roman" w:eastAsia="宋体" w:hAnsi="Times New Roman" w:cs="Times New Roman"/>
          <w:color w:val="FF0000"/>
        </w:rPr>
        <w:t>。</w:t>
      </w:r>
    </w:p>
    <w:p w14:paraId="4BB43EFD" w14:textId="77777777" w:rsidR="00160A67" w:rsidRDefault="00160A67">
      <w:pPr>
        <w:rPr>
          <w:rFonts w:ascii="Arial" w:eastAsia="黑体" w:hAnsi="Arial" w:cs="Arial"/>
        </w:rPr>
      </w:pPr>
    </w:p>
    <w:p w14:paraId="5CE154FD" w14:textId="77777777" w:rsidR="00160A67" w:rsidRDefault="00000000">
      <w:pPr>
        <w:pStyle w:val="13"/>
        <w:numPr>
          <w:ilvl w:val="1"/>
          <w:numId w:val="30"/>
        </w:numPr>
        <w:jc w:val="both"/>
        <w:outlineLvl w:val="1"/>
        <w:rPr>
          <w:rFonts w:ascii="Times New Roman" w:hAnsi="Times New Roman" w:cs="Times New Roman"/>
          <w:sz w:val="30"/>
          <w:szCs w:val="30"/>
        </w:rPr>
      </w:pPr>
      <w:bookmarkStart w:id="1186" w:name="_Toc32091"/>
      <w:bookmarkStart w:id="1187" w:name="_Toc20965"/>
      <w:bookmarkStart w:id="1188" w:name="_Toc11752"/>
      <w:bookmarkStart w:id="1189" w:name="_Toc144227510"/>
      <w:r>
        <w:rPr>
          <w:rFonts w:ascii="Times New Roman" w:hAnsi="Times New Roman" w:cs="Times New Roman" w:hint="eastAsia"/>
          <w:sz w:val="30"/>
          <w:szCs w:val="30"/>
        </w:rPr>
        <w:t>上述各环节参与方最近会计年度的财务报表</w:t>
      </w:r>
      <w:bookmarkEnd w:id="1186"/>
      <w:bookmarkEnd w:id="1187"/>
      <w:bookmarkEnd w:id="1188"/>
      <w:bookmarkEnd w:id="1189"/>
    </w:p>
    <w:p w14:paraId="4B864906" w14:textId="77777777" w:rsidR="00160A67" w:rsidRDefault="00160A67">
      <w:pPr>
        <w:keepNext/>
        <w:rPr>
          <w:rFonts w:ascii="Arial" w:eastAsia="黑体" w:hAnsi="Arial" w:cs="Arial"/>
        </w:rPr>
      </w:pPr>
    </w:p>
    <w:p w14:paraId="79AC4038" w14:textId="7A9B0BA5"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del w:id="1190"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91"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的已审财务报表</w:t>
      </w:r>
      <w:r>
        <w:rPr>
          <w:rStyle w:val="aff9"/>
          <w:rFonts w:ascii="Times New Roman" w:eastAsia="宋体" w:hAnsi="Times New Roman" w:cs="Times New Roman" w:hint="eastAsia"/>
          <w:color w:val="auto"/>
        </w:rPr>
        <w:t>存于</w:t>
      </w:r>
      <w:del w:id="1192"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193"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hint="eastAsia"/>
          <w:color w:val="auto"/>
        </w:rPr>
        <w:t>处，应税务机关要求提交</w:t>
      </w:r>
      <w:r>
        <w:rPr>
          <w:rStyle w:val="aff9"/>
          <w:rFonts w:ascii="Times New Roman" w:eastAsia="宋体" w:hAnsi="Times New Roman" w:cs="Times New Roman"/>
          <w:color w:val="auto"/>
        </w:rPr>
        <w:t>。上述价值链中所涉及各环节的参与方的财务报表</w:t>
      </w:r>
      <w:r>
        <w:rPr>
          <w:rStyle w:val="aff9"/>
          <w:rFonts w:ascii="Times New Roman" w:eastAsia="宋体" w:hAnsi="Times New Roman" w:cs="Times New Roman" w:hint="eastAsia"/>
          <w:color w:val="auto"/>
        </w:rPr>
        <w:t>存于各关联公司处，应税务机关要求并征得相关公司同意后提交</w:t>
      </w:r>
      <w:r>
        <w:rPr>
          <w:rStyle w:val="aff9"/>
          <w:rFonts w:ascii="Times New Roman" w:eastAsia="宋体" w:hAnsi="Times New Roman" w:cs="Times New Roman"/>
          <w:color w:val="auto"/>
        </w:rPr>
        <w:t>。</w:t>
      </w:r>
    </w:p>
    <w:p w14:paraId="6028AAC3" w14:textId="77777777" w:rsidR="00160A67" w:rsidRDefault="00160A67">
      <w:pPr>
        <w:rPr>
          <w:rFonts w:ascii="Arial" w:eastAsia="黑体" w:hAnsi="Arial" w:cs="Arial"/>
        </w:rPr>
      </w:pPr>
    </w:p>
    <w:p w14:paraId="132BF5F3" w14:textId="77777777" w:rsidR="00160A67" w:rsidRDefault="00160A67">
      <w:pPr>
        <w:rPr>
          <w:rFonts w:ascii="Arial" w:eastAsia="黑体" w:hAnsi="Arial" w:cs="Arial"/>
        </w:rPr>
        <w:sectPr w:rsidR="00160A67">
          <w:pgSz w:w="11907" w:h="16839"/>
          <w:pgMar w:top="1440" w:right="1440" w:bottom="1440" w:left="1440" w:header="576" w:footer="576" w:gutter="0"/>
          <w:cols w:space="708"/>
          <w:docGrid w:linePitch="360"/>
        </w:sectPr>
      </w:pPr>
    </w:p>
    <w:p w14:paraId="18872F77" w14:textId="77777777" w:rsidR="00160A67" w:rsidRDefault="00000000">
      <w:pPr>
        <w:pStyle w:val="a"/>
        <w:numPr>
          <w:ilvl w:val="0"/>
          <w:numId w:val="30"/>
        </w:numPr>
        <w:adjustRightInd w:val="0"/>
        <w:snapToGrid w:val="0"/>
        <w:spacing w:before="120" w:after="0"/>
        <w:ind w:left="0" w:firstLine="720"/>
        <w:jc w:val="left"/>
        <w:rPr>
          <w:rFonts w:ascii="Arial" w:eastAsia="黑体" w:hAnsi="Arial" w:cs="Arial"/>
          <w:color w:val="06A2E0" w:themeColor="accent1"/>
          <w:sz w:val="36"/>
          <w:szCs w:val="36"/>
        </w:rPr>
      </w:pPr>
      <w:bookmarkStart w:id="1194" w:name="_Toc5368"/>
      <w:bookmarkStart w:id="1195" w:name="_Toc30924"/>
      <w:bookmarkStart w:id="1196" w:name="_Toc28502"/>
      <w:bookmarkStart w:id="1197" w:name="_Toc144227511"/>
      <w:bookmarkStart w:id="1198" w:name="_Toc139363089"/>
      <w:bookmarkStart w:id="1199" w:name="_Toc139363014"/>
      <w:r>
        <w:rPr>
          <w:rFonts w:ascii="Arial" w:eastAsia="黑体" w:hAnsi="Arial" w:cs="Arial"/>
          <w:color w:val="06A2E0" w:themeColor="accent1"/>
          <w:sz w:val="36"/>
          <w:szCs w:val="36"/>
        </w:rPr>
        <w:lastRenderedPageBreak/>
        <w:t>可比性分析</w:t>
      </w:r>
      <w:bookmarkStart w:id="1200" w:name="_Toc139363090"/>
      <w:bookmarkStart w:id="1201" w:name="_Toc139363015"/>
      <w:bookmarkEnd w:id="1194"/>
      <w:bookmarkEnd w:id="1195"/>
      <w:bookmarkEnd w:id="1196"/>
      <w:bookmarkEnd w:id="1197"/>
      <w:bookmarkEnd w:id="1198"/>
      <w:bookmarkEnd w:id="1199"/>
    </w:p>
    <w:p w14:paraId="1534A6F3" w14:textId="77777777" w:rsidR="00160A67" w:rsidRDefault="00160A67">
      <w:pPr>
        <w:rPr>
          <w:rFonts w:ascii="Arial" w:eastAsia="黑体" w:hAnsi="Arial" w:cs="Arial"/>
          <w:color w:val="43B436" w:themeColor="accent2"/>
        </w:rPr>
      </w:pPr>
      <w:bookmarkStart w:id="1202" w:name="_Toc144227512"/>
    </w:p>
    <w:p w14:paraId="1FF56D07" w14:textId="77777777" w:rsidR="00160A67" w:rsidRDefault="00000000">
      <w:pPr>
        <w:pStyle w:val="13"/>
        <w:numPr>
          <w:ilvl w:val="1"/>
          <w:numId w:val="30"/>
        </w:numPr>
        <w:jc w:val="both"/>
        <w:outlineLvl w:val="1"/>
        <w:rPr>
          <w:rFonts w:ascii="Times New Roman" w:hAnsi="Times New Roman" w:cs="Times New Roman"/>
          <w:sz w:val="30"/>
          <w:szCs w:val="30"/>
        </w:rPr>
      </w:pPr>
      <w:bookmarkStart w:id="1203" w:name="_Toc10209"/>
      <w:bookmarkStart w:id="1204" w:name="_Toc25611"/>
      <w:bookmarkStart w:id="1205" w:name="_Toc5140"/>
      <w:r>
        <w:rPr>
          <w:rFonts w:ascii="Times New Roman" w:hAnsi="Times New Roman" w:cs="Times New Roman" w:hint="eastAsia"/>
          <w:sz w:val="30"/>
          <w:szCs w:val="30"/>
        </w:rPr>
        <w:t>转让定价方法的选用和理由</w:t>
      </w:r>
      <w:bookmarkEnd w:id="1202"/>
      <w:bookmarkEnd w:id="1203"/>
      <w:bookmarkEnd w:id="1204"/>
      <w:bookmarkEnd w:id="1205"/>
    </w:p>
    <w:p w14:paraId="25647A97"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第五款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转让定价方法的选择和使用：</w:t>
      </w:r>
      <w:r>
        <w:rPr>
          <w:rStyle w:val="aff9"/>
          <w:rFonts w:ascii="Times New Roman" w:eastAsia="宋体" w:hAnsi="Times New Roman" w:cs="Times New Roman"/>
          <w:color w:val="FF0000"/>
        </w:rPr>
        <w:t>2.</w:t>
      </w:r>
      <w:r>
        <w:rPr>
          <w:rStyle w:val="aff9"/>
          <w:rFonts w:ascii="Times New Roman" w:eastAsia="宋体" w:hAnsi="Times New Roman" w:cs="Times New Roman"/>
          <w:color w:val="FF0000"/>
        </w:rPr>
        <w:t>转让定价方法的选用及理由，无论选择何种转让定价方法，均须说明企业对集团整体利润或者剩余利润所做的贡献。】</w:t>
      </w:r>
    </w:p>
    <w:p w14:paraId="1ABFAC8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42</w:t>
      </w:r>
      <w:r>
        <w:rPr>
          <w:rStyle w:val="aff9"/>
          <w:rFonts w:ascii="Times New Roman" w:eastAsia="宋体" w:hAnsi="Times New Roman" w:cs="Times New Roman"/>
          <w:color w:val="auto"/>
        </w:rPr>
        <w:t>号公告和</w:t>
      </w:r>
      <w:r>
        <w:rPr>
          <w:rStyle w:val="aff9"/>
          <w:rFonts w:ascii="Times New Roman" w:eastAsia="宋体" w:hAnsi="Times New Roman" w:cs="Times New Roman"/>
          <w:color w:val="auto"/>
        </w:rPr>
        <w:t>OECD</w:t>
      </w:r>
      <w:r>
        <w:rPr>
          <w:rStyle w:val="aff9"/>
          <w:rFonts w:ascii="Times New Roman" w:eastAsia="宋体" w:hAnsi="Times New Roman" w:cs="Times New Roman"/>
          <w:color w:val="auto"/>
        </w:rPr>
        <w:t>指南规定，关联方之间发生的关联交易必须遵循独立交易原则。转让定价方法主要包括可比非受控价格法、再销售价格法、成本加成法、利润分割法以及交易净利润法。下表总结了转让定价方法的选择过程。</w:t>
      </w:r>
    </w:p>
    <w:p w14:paraId="464B71D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【请参照以下转让定价方法的选择摘要。】</w:t>
      </w:r>
    </w:p>
    <w:p w14:paraId="575A3B89" w14:textId="77777777" w:rsidR="00160A67" w:rsidRDefault="00160A67">
      <w:pPr>
        <w:rPr>
          <w:rFonts w:ascii="Arial" w:eastAsia="黑体" w:hAnsi="Arial" w:cs="Arial"/>
        </w:rPr>
      </w:pPr>
    </w:p>
    <w:p w14:paraId="3BAAE417" w14:textId="77777777" w:rsidR="00160A67" w:rsidRDefault="00000000">
      <w:pPr>
        <w:pStyle w:val="ac"/>
        <w:keepNext/>
        <w:ind w:firstLine="482"/>
        <w:jc w:val="center"/>
        <w:rPr>
          <w:rFonts w:ascii="Times New Roman" w:eastAsia="宋体" w:hAnsi="Times New Roman" w:cs="Times New Roman"/>
        </w:rPr>
      </w:pPr>
      <w:bookmarkStart w:id="1206" w:name="_Toc143535413"/>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21</w:t>
      </w:r>
      <w:r>
        <w:rPr>
          <w:rFonts w:ascii="Times New Roman" w:eastAsia="宋体" w:hAnsi="Times New Roman" w:cs="Times New Roman"/>
        </w:rPr>
        <w:fldChar w:fldCharType="end"/>
      </w:r>
      <w:r>
        <w:rPr>
          <w:rFonts w:ascii="Times New Roman" w:eastAsia="宋体" w:hAnsi="Times New Roman" w:cs="Times New Roman"/>
        </w:rPr>
        <w:t>：转让定价方法的选择</w:t>
      </w:r>
      <w:bookmarkEnd w:id="1206"/>
    </w:p>
    <w:p w14:paraId="25FD20B9" w14:textId="77777777" w:rsidR="00160A67" w:rsidRDefault="00160A67">
      <w:pPr>
        <w:rPr>
          <w:rFonts w:eastAsiaTheme="minorEastAsia"/>
        </w:rPr>
      </w:pPr>
    </w:p>
    <w:tbl>
      <w:tblPr>
        <w:tblStyle w:val="afe"/>
        <w:tblW w:w="4889" w:type="pct"/>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1796"/>
        <w:gridCol w:w="3430"/>
        <w:gridCol w:w="3601"/>
      </w:tblGrid>
      <w:tr w:rsidR="00160A67" w14:paraId="79959919" w14:textId="77777777">
        <w:trPr>
          <w:trHeight w:val="432"/>
          <w:tblHeader/>
        </w:trPr>
        <w:tc>
          <w:tcPr>
            <w:tcW w:w="1017" w:type="pct"/>
            <w:tcBorders>
              <w:tl2br w:val="nil"/>
              <w:tr2bl w:val="nil"/>
            </w:tcBorders>
            <w:shd w:val="clear" w:color="auto" w:fill="06A2E0" w:themeFill="accent1"/>
          </w:tcPr>
          <w:p w14:paraId="7ADD0EED" w14:textId="77777777" w:rsidR="00160A67" w:rsidRDefault="00000000">
            <w:pPr>
              <w:spacing w:before="120" w:after="120"/>
              <w:ind w:firstLine="400"/>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color w:val="FFFFFF" w:themeColor="background1"/>
                <w:sz w:val="20"/>
                <w:szCs w:val="20"/>
              </w:rPr>
              <w:t>转让定价的方法</w:t>
            </w:r>
          </w:p>
        </w:tc>
        <w:tc>
          <w:tcPr>
            <w:tcW w:w="1942" w:type="pct"/>
            <w:tcBorders>
              <w:tl2br w:val="nil"/>
              <w:tr2bl w:val="nil"/>
            </w:tcBorders>
            <w:shd w:val="clear" w:color="auto" w:fill="06A2E0" w:themeFill="accent1"/>
          </w:tcPr>
          <w:p w14:paraId="0D92A35F" w14:textId="77777777" w:rsidR="00160A67" w:rsidRDefault="00000000">
            <w:pPr>
              <w:spacing w:before="120" w:after="120"/>
              <w:ind w:firstLine="400"/>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color w:val="FFFFFF" w:themeColor="background1"/>
                <w:sz w:val="20"/>
                <w:szCs w:val="20"/>
              </w:rPr>
              <w:t>适用情形</w:t>
            </w:r>
          </w:p>
        </w:tc>
        <w:tc>
          <w:tcPr>
            <w:tcW w:w="2039" w:type="pct"/>
            <w:tcBorders>
              <w:tl2br w:val="nil"/>
              <w:tr2bl w:val="nil"/>
            </w:tcBorders>
            <w:shd w:val="clear" w:color="auto" w:fill="06A2E0" w:themeFill="accent1"/>
          </w:tcPr>
          <w:p w14:paraId="4D921DFF" w14:textId="77777777" w:rsidR="00160A67" w:rsidRDefault="00000000">
            <w:pPr>
              <w:spacing w:before="120" w:after="120"/>
              <w:ind w:firstLine="400"/>
              <w:jc w:val="center"/>
              <w:rPr>
                <w:rFonts w:ascii="Times New Roman" w:eastAsia="宋体" w:hAnsi="Times New Roman" w:cs="Times New Roman"/>
                <w:b/>
                <w:bCs/>
                <w:color w:val="FFFFFF" w:themeColor="background1"/>
                <w:sz w:val="20"/>
                <w:szCs w:val="20"/>
              </w:rPr>
            </w:pPr>
            <w:r>
              <w:rPr>
                <w:rFonts w:ascii="Times New Roman" w:eastAsia="宋体" w:hAnsi="Times New Roman" w:cs="Times New Roman"/>
                <w:color w:val="FFFFFF" w:themeColor="background1"/>
                <w:sz w:val="20"/>
                <w:szCs w:val="20"/>
              </w:rPr>
              <w:t>选择</w:t>
            </w:r>
            <w:r>
              <w:rPr>
                <w:rFonts w:ascii="Times New Roman" w:eastAsia="宋体" w:hAnsi="Times New Roman" w:cs="Times New Roman"/>
                <w:color w:val="FFFFFF" w:themeColor="background1"/>
                <w:sz w:val="20"/>
                <w:szCs w:val="20"/>
              </w:rPr>
              <w:t>/</w:t>
            </w:r>
            <w:r>
              <w:rPr>
                <w:rFonts w:ascii="Times New Roman" w:eastAsia="宋体" w:hAnsi="Times New Roman" w:cs="Times New Roman"/>
                <w:color w:val="FFFFFF" w:themeColor="background1"/>
                <w:sz w:val="20"/>
                <w:szCs w:val="20"/>
              </w:rPr>
              <w:t>排除的原因</w:t>
            </w:r>
          </w:p>
        </w:tc>
      </w:tr>
      <w:tr w:rsidR="00160A67" w14:paraId="3D9BC64B" w14:textId="77777777">
        <w:trPr>
          <w:trHeight w:val="1584"/>
        </w:trPr>
        <w:tc>
          <w:tcPr>
            <w:tcW w:w="1017" w:type="pct"/>
            <w:tcBorders>
              <w:tl2br w:val="nil"/>
              <w:tr2bl w:val="nil"/>
            </w:tcBorders>
            <w:shd w:val="clear" w:color="auto" w:fill="F2F2F2" w:themeFill="background1" w:themeFillShade="F2"/>
            <w:vAlign w:val="center"/>
          </w:tcPr>
          <w:p w14:paraId="7B1F4FA3" w14:textId="77777777" w:rsidR="00160A67" w:rsidRDefault="00000000">
            <w:pPr>
              <w:spacing w:before="120" w:after="120"/>
              <w:ind w:firstLine="400"/>
              <w:rPr>
                <w:rFonts w:ascii="Times New Roman" w:eastAsia="宋体" w:hAnsi="Times New Roman" w:cs="Times New Roman"/>
                <w:sz w:val="20"/>
                <w:szCs w:val="20"/>
              </w:rPr>
            </w:pPr>
            <w:r>
              <w:rPr>
                <w:rFonts w:ascii="Times New Roman" w:eastAsia="宋体" w:hAnsi="Times New Roman" w:cs="Times New Roman"/>
                <w:kern w:val="2"/>
                <w:sz w:val="20"/>
                <w:szCs w:val="20"/>
              </w:rPr>
              <w:t>可比非受控价格法</w:t>
            </w:r>
          </w:p>
        </w:tc>
        <w:tc>
          <w:tcPr>
            <w:tcW w:w="1942" w:type="pct"/>
            <w:tcBorders>
              <w:tl2br w:val="nil"/>
              <w:tr2bl w:val="nil"/>
            </w:tcBorders>
            <w:shd w:val="clear" w:color="auto" w:fill="F2F2F2" w:themeFill="background1" w:themeFillShade="F2"/>
            <w:vAlign w:val="center"/>
          </w:tcPr>
          <w:p w14:paraId="7B3F0E48" w14:textId="77777777" w:rsidR="00160A67" w:rsidRDefault="00000000">
            <w:pPr>
              <w:spacing w:before="120" w:after="120"/>
              <w:ind w:firstLine="400"/>
              <w:rPr>
                <w:rFonts w:ascii="Times New Roman" w:eastAsia="宋体" w:hAnsi="Times New Roman" w:cs="Times New Roman"/>
                <w:sz w:val="20"/>
                <w:szCs w:val="20"/>
              </w:rPr>
            </w:pPr>
            <w:r>
              <w:rPr>
                <w:rFonts w:ascii="Times New Roman" w:eastAsia="宋体" w:hAnsi="Times New Roman" w:cs="Times New Roman"/>
                <w:kern w:val="2"/>
                <w:sz w:val="20"/>
                <w:szCs w:val="20"/>
              </w:rPr>
              <w:t>适用于高度相似交易条件下同</w:t>
            </w:r>
            <w:proofErr w:type="gramStart"/>
            <w:r>
              <w:rPr>
                <w:rFonts w:ascii="Times New Roman" w:eastAsia="宋体" w:hAnsi="Times New Roman" w:cs="Times New Roman"/>
                <w:kern w:val="2"/>
                <w:sz w:val="20"/>
                <w:szCs w:val="20"/>
              </w:rPr>
              <w:t>一</w:t>
            </w:r>
            <w:proofErr w:type="gramEnd"/>
            <w:r>
              <w:rPr>
                <w:rFonts w:ascii="Times New Roman" w:eastAsia="宋体" w:hAnsi="Times New Roman" w:cs="Times New Roman"/>
                <w:kern w:val="2"/>
                <w:sz w:val="20"/>
                <w:szCs w:val="20"/>
              </w:rPr>
              <w:t>产品或服务既存在关联方之间又在非关联方之间交易的情况。</w:t>
            </w:r>
          </w:p>
        </w:tc>
        <w:tc>
          <w:tcPr>
            <w:tcW w:w="2039" w:type="pct"/>
            <w:tcBorders>
              <w:tl2br w:val="nil"/>
              <w:tr2bl w:val="nil"/>
            </w:tcBorders>
            <w:shd w:val="clear" w:color="auto" w:fill="F2F2F2" w:themeFill="background1" w:themeFillShade="F2"/>
            <w:vAlign w:val="center"/>
          </w:tcPr>
          <w:p w14:paraId="3D13D9EA" w14:textId="7DFED7A3" w:rsidR="00160A67" w:rsidRDefault="00000000">
            <w:pPr>
              <w:spacing w:before="120" w:after="120"/>
              <w:ind w:firstLine="400"/>
              <w:jc w:val="both"/>
              <w:rPr>
                <w:rFonts w:ascii="Times New Roman" w:eastAsia="宋体" w:hAnsi="Times New Roman" w:cs="Times New Roman"/>
                <w:kern w:val="2"/>
                <w:sz w:val="20"/>
                <w:szCs w:val="20"/>
              </w:rPr>
            </w:pPr>
            <w:r>
              <w:rPr>
                <w:rFonts w:ascii="Times New Roman" w:eastAsia="宋体" w:hAnsi="Times New Roman" w:cs="Times New Roman"/>
                <w:color w:val="FF0000"/>
                <w:kern w:val="2"/>
                <w:sz w:val="20"/>
                <w:szCs w:val="20"/>
              </w:rPr>
              <w:fldChar w:fldCharType="begin"/>
            </w:r>
            <w:r>
              <w:rPr>
                <w:rFonts w:ascii="Times New Roman" w:eastAsia="宋体" w:hAnsi="Times New Roman" w:cs="Times New Roman"/>
                <w:color w:val="FF0000"/>
                <w:kern w:val="2"/>
                <w:sz w:val="20"/>
                <w:szCs w:val="20"/>
              </w:rPr>
              <w:instrText xml:space="preserve"> REF XYZ</w:instrText>
            </w:r>
            <w:r>
              <w:rPr>
                <w:rFonts w:ascii="Times New Roman" w:eastAsia="宋体" w:hAnsi="Times New Roman" w:cs="Times New Roman"/>
                <w:color w:val="FF0000"/>
                <w:kern w:val="2"/>
                <w:sz w:val="20"/>
                <w:szCs w:val="20"/>
              </w:rPr>
              <w:instrText>公司</w:instrText>
            </w:r>
            <w:r>
              <w:rPr>
                <w:rFonts w:ascii="Times New Roman" w:eastAsia="宋体" w:hAnsi="Times New Roman" w:cs="Times New Roman"/>
                <w:color w:val="FF0000"/>
                <w:kern w:val="2"/>
                <w:sz w:val="20"/>
                <w:szCs w:val="20"/>
              </w:rPr>
              <w:instrText xml:space="preserve"> \h  \* MERGEFORMAT </w:instrText>
            </w:r>
            <w:r>
              <w:rPr>
                <w:rFonts w:ascii="Times New Roman" w:eastAsia="宋体" w:hAnsi="Times New Roman" w:cs="Times New Roman"/>
                <w:color w:val="FF0000"/>
                <w:kern w:val="2"/>
                <w:sz w:val="20"/>
                <w:szCs w:val="20"/>
              </w:rPr>
            </w:r>
            <w:r>
              <w:rPr>
                <w:rFonts w:ascii="Times New Roman" w:eastAsia="宋体" w:hAnsi="Times New Roman" w:cs="Times New Roman"/>
                <w:color w:val="FF0000"/>
                <w:kern w:val="2"/>
                <w:sz w:val="20"/>
                <w:szCs w:val="20"/>
              </w:rPr>
              <w:fldChar w:fldCharType="separate"/>
            </w:r>
            <w:del w:id="1207" w:author="Tian Su" w:date="2024-12-30T11:34:00Z" w16du:dateUtc="2024-12-30T03:34:00Z">
              <w:r w:rsidDel="00FE6E4A">
                <w:rPr>
                  <w:rFonts w:ascii="Times New Roman" w:eastAsia="宋体" w:hAnsi="Times New Roman" w:cs="Times New Roman"/>
                  <w:color w:val="FF0000"/>
                  <w:kern w:val="2"/>
                  <w:sz w:val="20"/>
                  <w:szCs w:val="20"/>
                </w:rPr>
                <w:delText>ABC</w:delText>
              </w:r>
              <w:r w:rsidDel="00FE6E4A">
                <w:rPr>
                  <w:rFonts w:ascii="Times New Roman" w:eastAsia="宋体" w:hAnsi="Times New Roman" w:cs="Times New Roman"/>
                  <w:color w:val="FF0000"/>
                  <w:kern w:val="2"/>
                  <w:sz w:val="20"/>
                  <w:szCs w:val="20"/>
                </w:rPr>
                <w:delText>公司</w:delText>
              </w:r>
            </w:del>
            <w:ins w:id="1208" w:author="Tian Su" w:date="2024-12-30T11:34:00Z" w16du:dateUtc="2024-12-30T03:34:00Z">
              <w:r w:rsidR="00FE6E4A">
                <w:rPr>
                  <w:rFonts w:ascii="Times New Roman" w:eastAsia="宋体" w:hAnsi="Times New Roman" w:cs="Times New Roman"/>
                  <w:color w:val="FF0000"/>
                  <w:kern w:val="2"/>
                  <w:sz w:val="20"/>
                  <w:szCs w:val="20"/>
                </w:rPr>
                <w:t>【清单模板</w:t>
              </w:r>
              <w:r w:rsidR="00FE6E4A">
                <w:rPr>
                  <w:rFonts w:ascii="Times New Roman" w:eastAsia="宋体" w:hAnsi="Times New Roman" w:cs="Times New Roman"/>
                  <w:color w:val="FF0000"/>
                  <w:kern w:val="2"/>
                  <w:sz w:val="20"/>
                  <w:szCs w:val="20"/>
                </w:rPr>
                <w:t>-</w:t>
              </w:r>
              <w:r w:rsidR="00FE6E4A">
                <w:rPr>
                  <w:rFonts w:ascii="Times New Roman" w:eastAsia="宋体" w:hAnsi="Times New Roman" w:cs="Times New Roman"/>
                  <w:color w:val="FF0000"/>
                  <w:kern w:val="2"/>
                  <w:sz w:val="20"/>
                  <w:szCs w:val="20"/>
                </w:rPr>
                <w:t>数据表</w:t>
              </w:r>
              <w:r w:rsidR="00FE6E4A">
                <w:rPr>
                  <w:rFonts w:ascii="Times New Roman" w:eastAsia="宋体" w:hAnsi="Times New Roman" w:cs="Times New Roman"/>
                  <w:color w:val="FF0000"/>
                  <w:kern w:val="2"/>
                  <w:sz w:val="20"/>
                  <w:szCs w:val="20"/>
                </w:rPr>
                <w:t>B5</w:t>
              </w:r>
              <w:r w:rsidR="00FE6E4A">
                <w:rPr>
                  <w:rFonts w:ascii="Times New Roman" w:eastAsia="宋体" w:hAnsi="Times New Roman" w:cs="Times New Roman"/>
                  <w:color w:val="FF0000"/>
                  <w:kern w:val="2"/>
                  <w:sz w:val="20"/>
                  <w:szCs w:val="20"/>
                </w:rPr>
                <w:t>】</w:t>
              </w:r>
            </w:ins>
            <w:r>
              <w:rPr>
                <w:rFonts w:ascii="Times New Roman" w:eastAsia="宋体" w:hAnsi="Times New Roman" w:cs="Times New Roman"/>
                <w:color w:val="FF0000"/>
                <w:kern w:val="2"/>
                <w:sz w:val="20"/>
                <w:szCs w:val="20"/>
              </w:rPr>
              <w:fldChar w:fldCharType="end"/>
            </w:r>
            <w:r>
              <w:rPr>
                <w:rFonts w:ascii="Times New Roman" w:eastAsia="宋体" w:hAnsi="Times New Roman" w:cs="Times New Roman"/>
                <w:kern w:val="2"/>
                <w:sz w:val="20"/>
                <w:szCs w:val="20"/>
              </w:rPr>
              <w:t>与关联方和非关联方签订合同的合同标的、合同条款、交易数量有明显差异，无法获得可辨认的内部可比交易或外部可比交易的价格作为关联交易的独立交易价格。因此，对于</w:t>
            </w:r>
            <w:r>
              <w:rPr>
                <w:rFonts w:ascii="Times New Roman" w:eastAsia="宋体" w:hAnsi="Times New Roman" w:cs="Times New Roman"/>
                <w:color w:val="FF0000"/>
                <w:kern w:val="2"/>
                <w:sz w:val="20"/>
                <w:szCs w:val="20"/>
              </w:rPr>
              <w:fldChar w:fldCharType="begin"/>
            </w:r>
            <w:r>
              <w:rPr>
                <w:rFonts w:ascii="Times New Roman" w:eastAsia="宋体" w:hAnsi="Times New Roman" w:cs="Times New Roman"/>
                <w:color w:val="FF0000"/>
                <w:kern w:val="2"/>
                <w:sz w:val="20"/>
                <w:szCs w:val="20"/>
              </w:rPr>
              <w:instrText xml:space="preserve"> REF XYZ</w:instrText>
            </w:r>
            <w:r>
              <w:rPr>
                <w:rFonts w:ascii="Times New Roman" w:eastAsia="宋体" w:hAnsi="Times New Roman" w:cs="Times New Roman"/>
                <w:color w:val="FF0000"/>
                <w:kern w:val="2"/>
                <w:sz w:val="20"/>
                <w:szCs w:val="20"/>
              </w:rPr>
              <w:instrText>公司</w:instrText>
            </w:r>
            <w:r>
              <w:rPr>
                <w:rFonts w:ascii="Times New Roman" w:eastAsia="宋体" w:hAnsi="Times New Roman" w:cs="Times New Roman"/>
                <w:color w:val="FF0000"/>
                <w:kern w:val="2"/>
                <w:sz w:val="20"/>
                <w:szCs w:val="20"/>
              </w:rPr>
              <w:instrText xml:space="preserve"> \h  \* MERGEFORMAT </w:instrText>
            </w:r>
            <w:r>
              <w:rPr>
                <w:rFonts w:ascii="Times New Roman" w:eastAsia="宋体" w:hAnsi="Times New Roman" w:cs="Times New Roman"/>
                <w:color w:val="FF0000"/>
                <w:kern w:val="2"/>
                <w:sz w:val="20"/>
                <w:szCs w:val="20"/>
              </w:rPr>
            </w:r>
            <w:r>
              <w:rPr>
                <w:rFonts w:ascii="Times New Roman" w:eastAsia="宋体" w:hAnsi="Times New Roman" w:cs="Times New Roman"/>
                <w:color w:val="FF0000"/>
                <w:kern w:val="2"/>
                <w:sz w:val="20"/>
                <w:szCs w:val="20"/>
              </w:rPr>
              <w:fldChar w:fldCharType="separate"/>
            </w:r>
            <w:del w:id="1209" w:author="Tian Su" w:date="2024-12-30T11:34:00Z" w16du:dateUtc="2024-12-30T03:34:00Z">
              <w:r w:rsidDel="00FE6E4A">
                <w:rPr>
                  <w:rFonts w:ascii="Times New Roman" w:eastAsia="宋体" w:hAnsi="Times New Roman" w:cs="Times New Roman"/>
                  <w:color w:val="FF0000"/>
                  <w:kern w:val="2"/>
                  <w:sz w:val="20"/>
                  <w:szCs w:val="20"/>
                </w:rPr>
                <w:delText>ABC</w:delText>
              </w:r>
              <w:r w:rsidDel="00FE6E4A">
                <w:rPr>
                  <w:rFonts w:ascii="Times New Roman" w:eastAsia="宋体" w:hAnsi="Times New Roman" w:cs="Times New Roman"/>
                  <w:color w:val="FF0000"/>
                  <w:kern w:val="2"/>
                  <w:sz w:val="20"/>
                  <w:szCs w:val="20"/>
                </w:rPr>
                <w:delText>公司</w:delText>
              </w:r>
            </w:del>
            <w:ins w:id="1210" w:author="Tian Su" w:date="2024-12-30T11:34:00Z" w16du:dateUtc="2024-12-30T03:34:00Z">
              <w:r w:rsidR="00FE6E4A">
                <w:rPr>
                  <w:rFonts w:ascii="Times New Roman" w:eastAsia="宋体" w:hAnsi="Times New Roman" w:cs="Times New Roman"/>
                  <w:color w:val="FF0000"/>
                  <w:kern w:val="2"/>
                  <w:sz w:val="20"/>
                  <w:szCs w:val="20"/>
                </w:rPr>
                <w:t>【清单模板</w:t>
              </w:r>
              <w:r w:rsidR="00FE6E4A">
                <w:rPr>
                  <w:rFonts w:ascii="Times New Roman" w:eastAsia="宋体" w:hAnsi="Times New Roman" w:cs="Times New Roman"/>
                  <w:color w:val="FF0000"/>
                  <w:kern w:val="2"/>
                  <w:sz w:val="20"/>
                  <w:szCs w:val="20"/>
                </w:rPr>
                <w:t>-</w:t>
              </w:r>
              <w:r w:rsidR="00FE6E4A">
                <w:rPr>
                  <w:rFonts w:ascii="Times New Roman" w:eastAsia="宋体" w:hAnsi="Times New Roman" w:cs="Times New Roman"/>
                  <w:color w:val="FF0000"/>
                  <w:kern w:val="2"/>
                  <w:sz w:val="20"/>
                  <w:szCs w:val="20"/>
                </w:rPr>
                <w:t>数据表</w:t>
              </w:r>
              <w:r w:rsidR="00FE6E4A">
                <w:rPr>
                  <w:rFonts w:ascii="Times New Roman" w:eastAsia="宋体" w:hAnsi="Times New Roman" w:cs="Times New Roman"/>
                  <w:color w:val="FF0000"/>
                  <w:kern w:val="2"/>
                  <w:sz w:val="20"/>
                  <w:szCs w:val="20"/>
                </w:rPr>
                <w:t>B5</w:t>
              </w:r>
              <w:r w:rsidR="00FE6E4A">
                <w:rPr>
                  <w:rFonts w:ascii="Times New Roman" w:eastAsia="宋体" w:hAnsi="Times New Roman" w:cs="Times New Roman"/>
                  <w:color w:val="FF0000"/>
                  <w:kern w:val="2"/>
                  <w:sz w:val="20"/>
                  <w:szCs w:val="20"/>
                </w:rPr>
                <w:t>】</w:t>
              </w:r>
            </w:ins>
            <w:r>
              <w:rPr>
                <w:rFonts w:ascii="Times New Roman" w:eastAsia="宋体" w:hAnsi="Times New Roman" w:cs="Times New Roman"/>
                <w:color w:val="FF0000"/>
                <w:kern w:val="2"/>
                <w:sz w:val="20"/>
                <w:szCs w:val="20"/>
              </w:rPr>
              <w:fldChar w:fldCharType="end"/>
            </w:r>
            <w:r>
              <w:rPr>
                <w:rFonts w:ascii="Times New Roman" w:eastAsia="宋体" w:hAnsi="Times New Roman" w:cs="Times New Roman"/>
                <w:kern w:val="2"/>
                <w:sz w:val="20"/>
                <w:szCs w:val="20"/>
              </w:rPr>
              <w:t>，该方法不适用。</w:t>
            </w:r>
          </w:p>
        </w:tc>
      </w:tr>
      <w:tr w:rsidR="00160A67" w14:paraId="10549798" w14:textId="77777777">
        <w:trPr>
          <w:trHeight w:val="432"/>
        </w:trPr>
        <w:tc>
          <w:tcPr>
            <w:tcW w:w="1017" w:type="pct"/>
            <w:tcBorders>
              <w:tl2br w:val="nil"/>
              <w:tr2bl w:val="nil"/>
            </w:tcBorders>
            <w:shd w:val="clear" w:color="auto" w:fill="D9D9D9" w:themeFill="background1" w:themeFillShade="D9"/>
            <w:vAlign w:val="center"/>
          </w:tcPr>
          <w:p w14:paraId="1C12EE62" w14:textId="77777777" w:rsidR="00160A67" w:rsidRDefault="00000000">
            <w:pPr>
              <w:spacing w:before="120" w:after="120"/>
              <w:ind w:firstLine="400"/>
              <w:rPr>
                <w:rFonts w:ascii="Times New Roman" w:eastAsia="宋体" w:hAnsi="Times New Roman" w:cs="Times New Roman"/>
                <w:sz w:val="20"/>
                <w:szCs w:val="20"/>
              </w:rPr>
            </w:pPr>
            <w:r>
              <w:rPr>
                <w:rFonts w:ascii="Times New Roman" w:eastAsia="宋体" w:hAnsi="Times New Roman" w:cs="Times New Roman"/>
                <w:kern w:val="2"/>
                <w:sz w:val="20"/>
                <w:szCs w:val="20"/>
              </w:rPr>
              <w:t>再销售价格法</w:t>
            </w:r>
          </w:p>
        </w:tc>
        <w:tc>
          <w:tcPr>
            <w:tcW w:w="1942" w:type="pct"/>
            <w:tcBorders>
              <w:tl2br w:val="nil"/>
              <w:tr2bl w:val="nil"/>
            </w:tcBorders>
            <w:shd w:val="clear" w:color="auto" w:fill="D9D9D9" w:themeFill="background1" w:themeFillShade="D9"/>
            <w:vAlign w:val="center"/>
          </w:tcPr>
          <w:p w14:paraId="1D4FF5DA" w14:textId="77777777" w:rsidR="00160A67" w:rsidRDefault="00000000">
            <w:pPr>
              <w:spacing w:before="120" w:after="120"/>
              <w:ind w:firstLine="400"/>
              <w:rPr>
                <w:rFonts w:ascii="Times New Roman" w:eastAsia="宋体" w:hAnsi="Times New Roman" w:cs="Times New Roman"/>
                <w:sz w:val="20"/>
                <w:szCs w:val="20"/>
              </w:rPr>
            </w:pPr>
            <w:r>
              <w:rPr>
                <w:rFonts w:ascii="Times New Roman" w:eastAsia="宋体" w:hAnsi="Times New Roman" w:cs="Times New Roman"/>
                <w:kern w:val="2"/>
                <w:sz w:val="20"/>
                <w:szCs w:val="20"/>
              </w:rPr>
              <w:t>适用于再销售者未对商品进行改变外型、性能、结构或更换商标等实质性增值加工的简单加工或单纯购销业务。</w:t>
            </w:r>
          </w:p>
        </w:tc>
        <w:tc>
          <w:tcPr>
            <w:tcW w:w="2039" w:type="pct"/>
            <w:tcBorders>
              <w:tl2br w:val="nil"/>
              <w:tr2bl w:val="nil"/>
            </w:tcBorders>
            <w:shd w:val="clear" w:color="auto" w:fill="D9D9D9" w:themeFill="background1" w:themeFillShade="D9"/>
            <w:vAlign w:val="center"/>
          </w:tcPr>
          <w:p w14:paraId="1F977447" w14:textId="34A37144" w:rsidR="00160A67" w:rsidRDefault="00000000">
            <w:pPr>
              <w:spacing w:before="120" w:after="120"/>
              <w:ind w:firstLine="400"/>
              <w:jc w:val="both"/>
              <w:rPr>
                <w:rFonts w:ascii="Times New Roman" w:eastAsia="宋体" w:hAnsi="Times New Roman" w:cs="Times New Roman"/>
                <w:kern w:val="2"/>
                <w:sz w:val="20"/>
                <w:szCs w:val="20"/>
              </w:rPr>
            </w:pPr>
            <w:r>
              <w:rPr>
                <w:rFonts w:ascii="Times New Roman" w:eastAsia="宋体" w:hAnsi="Times New Roman" w:cs="Times New Roman"/>
                <w:kern w:val="2"/>
                <w:sz w:val="20"/>
                <w:szCs w:val="20"/>
              </w:rPr>
              <w:t>由于该方法适用于分销类企业。因此，对于</w:t>
            </w:r>
            <w:del w:id="1211" w:author="Tian Su" w:date="2024-12-30T11:34:00Z" w16du:dateUtc="2024-12-30T03:34:00Z">
              <w:r w:rsidDel="00FE6E4A">
                <w:rPr>
                  <w:rFonts w:ascii="Times New Roman" w:eastAsia="宋体" w:hAnsi="Times New Roman" w:cs="Times New Roman"/>
                  <w:color w:val="FF0000"/>
                  <w:kern w:val="2"/>
                  <w:sz w:val="20"/>
                  <w:szCs w:val="20"/>
                </w:rPr>
                <w:delText>ABC</w:delText>
              </w:r>
              <w:r w:rsidDel="00FE6E4A">
                <w:rPr>
                  <w:rFonts w:ascii="Times New Roman" w:eastAsia="宋体" w:hAnsi="Times New Roman" w:cs="Times New Roman"/>
                  <w:color w:val="FF0000"/>
                  <w:kern w:val="2"/>
                  <w:sz w:val="20"/>
                  <w:szCs w:val="20"/>
                </w:rPr>
                <w:delText>公司</w:delText>
              </w:r>
            </w:del>
            <w:ins w:id="1212" w:author="Tian Su" w:date="2024-12-30T11:34:00Z" w16du:dateUtc="2024-12-30T03:34:00Z">
              <w:r w:rsidR="00FE6E4A">
                <w:rPr>
                  <w:rFonts w:ascii="Times New Roman" w:eastAsia="宋体" w:hAnsi="Times New Roman" w:cs="Times New Roman"/>
                  <w:color w:val="FF0000"/>
                  <w:kern w:val="2"/>
                  <w:sz w:val="20"/>
                  <w:szCs w:val="20"/>
                </w:rPr>
                <w:t>【清单模板</w:t>
              </w:r>
              <w:r w:rsidR="00FE6E4A">
                <w:rPr>
                  <w:rFonts w:ascii="Times New Roman" w:eastAsia="宋体" w:hAnsi="Times New Roman" w:cs="Times New Roman"/>
                  <w:color w:val="FF0000"/>
                  <w:kern w:val="2"/>
                  <w:sz w:val="20"/>
                  <w:szCs w:val="20"/>
                </w:rPr>
                <w:t>-</w:t>
              </w:r>
              <w:r w:rsidR="00FE6E4A">
                <w:rPr>
                  <w:rFonts w:ascii="Times New Roman" w:eastAsia="宋体" w:hAnsi="Times New Roman" w:cs="Times New Roman"/>
                  <w:color w:val="FF0000"/>
                  <w:kern w:val="2"/>
                  <w:sz w:val="20"/>
                  <w:szCs w:val="20"/>
                </w:rPr>
                <w:t>数据表</w:t>
              </w:r>
              <w:r w:rsidR="00FE6E4A">
                <w:rPr>
                  <w:rFonts w:ascii="Times New Roman" w:eastAsia="宋体" w:hAnsi="Times New Roman" w:cs="Times New Roman"/>
                  <w:color w:val="FF0000"/>
                  <w:kern w:val="2"/>
                  <w:sz w:val="20"/>
                  <w:szCs w:val="20"/>
                </w:rPr>
                <w:t>B5</w:t>
              </w:r>
              <w:r w:rsidR="00FE6E4A">
                <w:rPr>
                  <w:rFonts w:ascii="Times New Roman" w:eastAsia="宋体" w:hAnsi="Times New Roman" w:cs="Times New Roman"/>
                  <w:color w:val="FF0000"/>
                  <w:kern w:val="2"/>
                  <w:sz w:val="20"/>
                  <w:szCs w:val="20"/>
                </w:rPr>
                <w:t>】</w:t>
              </w:r>
            </w:ins>
            <w:r>
              <w:rPr>
                <w:rFonts w:ascii="Times New Roman" w:eastAsia="宋体" w:hAnsi="Times New Roman" w:cs="Times New Roman"/>
                <w:kern w:val="2"/>
                <w:sz w:val="20"/>
                <w:szCs w:val="20"/>
              </w:rPr>
              <w:t>，该方法不适用。</w:t>
            </w:r>
          </w:p>
        </w:tc>
      </w:tr>
      <w:tr w:rsidR="00160A67" w14:paraId="3F83B683" w14:textId="77777777">
        <w:trPr>
          <w:trHeight w:val="432"/>
        </w:trPr>
        <w:tc>
          <w:tcPr>
            <w:tcW w:w="1017" w:type="pct"/>
            <w:tcBorders>
              <w:tl2br w:val="nil"/>
              <w:tr2bl w:val="nil"/>
            </w:tcBorders>
            <w:shd w:val="clear" w:color="auto" w:fill="F2F2F2" w:themeFill="background1" w:themeFillShade="F2"/>
            <w:vAlign w:val="center"/>
          </w:tcPr>
          <w:p w14:paraId="184866DB" w14:textId="77777777" w:rsidR="00160A67" w:rsidRDefault="00000000">
            <w:pPr>
              <w:spacing w:before="120" w:after="120"/>
              <w:ind w:firstLine="400"/>
              <w:rPr>
                <w:rFonts w:ascii="Times New Roman" w:eastAsia="宋体" w:hAnsi="Times New Roman" w:cs="Times New Roman"/>
                <w:sz w:val="20"/>
                <w:szCs w:val="20"/>
              </w:rPr>
            </w:pPr>
            <w:r>
              <w:rPr>
                <w:rFonts w:ascii="Times New Roman" w:eastAsia="宋体" w:hAnsi="Times New Roman" w:cs="Times New Roman"/>
                <w:kern w:val="2"/>
                <w:sz w:val="20"/>
                <w:szCs w:val="20"/>
              </w:rPr>
              <w:t>成本加成法</w:t>
            </w:r>
          </w:p>
        </w:tc>
        <w:tc>
          <w:tcPr>
            <w:tcW w:w="1942" w:type="pct"/>
            <w:tcBorders>
              <w:tl2br w:val="nil"/>
              <w:tr2bl w:val="nil"/>
            </w:tcBorders>
            <w:shd w:val="clear" w:color="auto" w:fill="F2F2F2" w:themeFill="background1" w:themeFillShade="F2"/>
            <w:vAlign w:val="center"/>
          </w:tcPr>
          <w:p w14:paraId="2C9EA1B9" w14:textId="77777777" w:rsidR="00160A67" w:rsidRDefault="00000000">
            <w:pPr>
              <w:spacing w:before="120" w:after="120"/>
              <w:ind w:firstLine="400"/>
              <w:rPr>
                <w:rFonts w:ascii="Times New Roman" w:eastAsia="宋体" w:hAnsi="Times New Roman" w:cs="Times New Roman"/>
                <w:sz w:val="20"/>
                <w:szCs w:val="20"/>
              </w:rPr>
            </w:pPr>
            <w:r>
              <w:rPr>
                <w:rFonts w:ascii="Times New Roman" w:eastAsia="宋体" w:hAnsi="Times New Roman" w:cs="Times New Roman"/>
                <w:kern w:val="2"/>
                <w:sz w:val="20"/>
                <w:szCs w:val="20"/>
              </w:rPr>
              <w:t>成本加成法通常适用于涉及有形资产购销、转让和使用、劳务提供或资金融通的关联交易。</w:t>
            </w:r>
          </w:p>
        </w:tc>
        <w:tc>
          <w:tcPr>
            <w:tcW w:w="2039" w:type="pct"/>
            <w:tcBorders>
              <w:tl2br w:val="nil"/>
              <w:tr2bl w:val="nil"/>
            </w:tcBorders>
            <w:shd w:val="clear" w:color="auto" w:fill="F2F2F2" w:themeFill="background1" w:themeFillShade="F2"/>
            <w:vAlign w:val="center"/>
          </w:tcPr>
          <w:p w14:paraId="5CAEF898" w14:textId="7D3D0AA7" w:rsidR="00160A67" w:rsidRDefault="00000000">
            <w:pPr>
              <w:spacing w:before="120" w:after="120"/>
              <w:ind w:firstLine="400"/>
              <w:jc w:val="both"/>
              <w:rPr>
                <w:rFonts w:ascii="Times New Roman" w:eastAsia="宋体" w:hAnsi="Times New Roman" w:cs="Times New Roman"/>
                <w:kern w:val="2"/>
                <w:sz w:val="20"/>
                <w:szCs w:val="20"/>
              </w:rPr>
            </w:pPr>
            <w:r>
              <w:rPr>
                <w:rFonts w:ascii="Times New Roman" w:eastAsia="宋体" w:hAnsi="Times New Roman" w:cs="Times New Roman"/>
                <w:kern w:val="2"/>
                <w:sz w:val="20"/>
                <w:szCs w:val="20"/>
              </w:rPr>
              <w:t>由于成本加成法通常适用于成本数据详尽的涉及劳务或有形产品生产或组装的关联交易，尽管</w:t>
            </w:r>
            <w:del w:id="1213" w:author="Tian Su" w:date="2024-12-30T11:34:00Z" w16du:dateUtc="2024-12-30T03:34:00Z">
              <w:r w:rsidDel="00FE6E4A">
                <w:rPr>
                  <w:rFonts w:ascii="Times New Roman" w:eastAsia="宋体" w:hAnsi="Times New Roman" w:cs="Times New Roman"/>
                  <w:color w:val="FF0000"/>
                  <w:kern w:val="2"/>
                  <w:sz w:val="20"/>
                  <w:szCs w:val="20"/>
                </w:rPr>
                <w:delText>ABC</w:delText>
              </w:r>
              <w:r w:rsidDel="00FE6E4A">
                <w:rPr>
                  <w:rFonts w:ascii="Times New Roman" w:eastAsia="宋体" w:hAnsi="Times New Roman" w:cs="Times New Roman"/>
                  <w:color w:val="FF0000"/>
                  <w:kern w:val="2"/>
                  <w:sz w:val="20"/>
                  <w:szCs w:val="20"/>
                </w:rPr>
                <w:delText>公司</w:delText>
              </w:r>
            </w:del>
            <w:ins w:id="1214" w:author="Tian Su" w:date="2024-12-30T11:34:00Z" w16du:dateUtc="2024-12-30T03:34:00Z">
              <w:r w:rsidR="00FE6E4A">
                <w:rPr>
                  <w:rFonts w:ascii="Times New Roman" w:eastAsia="宋体" w:hAnsi="Times New Roman" w:cs="Times New Roman"/>
                  <w:color w:val="FF0000"/>
                  <w:kern w:val="2"/>
                  <w:sz w:val="20"/>
                  <w:szCs w:val="20"/>
                </w:rPr>
                <w:t>【清单模板</w:t>
              </w:r>
              <w:r w:rsidR="00FE6E4A">
                <w:rPr>
                  <w:rFonts w:ascii="Times New Roman" w:eastAsia="宋体" w:hAnsi="Times New Roman" w:cs="Times New Roman"/>
                  <w:color w:val="FF0000"/>
                  <w:kern w:val="2"/>
                  <w:sz w:val="20"/>
                  <w:szCs w:val="20"/>
                </w:rPr>
                <w:t>-</w:t>
              </w:r>
              <w:r w:rsidR="00FE6E4A">
                <w:rPr>
                  <w:rFonts w:ascii="Times New Roman" w:eastAsia="宋体" w:hAnsi="Times New Roman" w:cs="Times New Roman"/>
                  <w:color w:val="FF0000"/>
                  <w:kern w:val="2"/>
                  <w:sz w:val="20"/>
                  <w:szCs w:val="20"/>
                </w:rPr>
                <w:t>数据表</w:t>
              </w:r>
              <w:r w:rsidR="00FE6E4A">
                <w:rPr>
                  <w:rFonts w:ascii="Times New Roman" w:eastAsia="宋体" w:hAnsi="Times New Roman" w:cs="Times New Roman"/>
                  <w:color w:val="FF0000"/>
                  <w:kern w:val="2"/>
                  <w:sz w:val="20"/>
                  <w:szCs w:val="20"/>
                </w:rPr>
                <w:t>B5</w:t>
              </w:r>
              <w:r w:rsidR="00FE6E4A">
                <w:rPr>
                  <w:rFonts w:ascii="Times New Roman" w:eastAsia="宋体" w:hAnsi="Times New Roman" w:cs="Times New Roman"/>
                  <w:color w:val="FF0000"/>
                  <w:kern w:val="2"/>
                  <w:sz w:val="20"/>
                  <w:szCs w:val="20"/>
                </w:rPr>
                <w:t>】</w:t>
              </w:r>
            </w:ins>
            <w:r>
              <w:rPr>
                <w:rFonts w:ascii="Times New Roman" w:eastAsia="宋体" w:hAnsi="Times New Roman" w:cs="Times New Roman"/>
                <w:kern w:val="2"/>
                <w:sz w:val="20"/>
                <w:szCs w:val="20"/>
              </w:rPr>
              <w:t>向关联方和非关联</w:t>
            </w:r>
            <w:proofErr w:type="gramStart"/>
            <w:r>
              <w:rPr>
                <w:rFonts w:ascii="Times New Roman" w:eastAsia="宋体" w:hAnsi="Times New Roman" w:cs="Times New Roman"/>
                <w:kern w:val="2"/>
                <w:sz w:val="20"/>
                <w:szCs w:val="20"/>
              </w:rPr>
              <w:t>方销售</w:t>
            </w:r>
            <w:proofErr w:type="gramEnd"/>
            <w:r>
              <w:rPr>
                <w:rFonts w:ascii="Times New Roman" w:eastAsia="宋体" w:hAnsi="Times New Roman" w:cs="Times New Roman"/>
                <w:kern w:val="2"/>
                <w:sz w:val="20"/>
                <w:szCs w:val="20"/>
              </w:rPr>
              <w:t>相似的产品，但销售发生的市场环境不同，且也难以获取可以适用成本加成法的外部可比交易成本数据，因此该方法不适用。</w:t>
            </w:r>
          </w:p>
        </w:tc>
      </w:tr>
      <w:tr w:rsidR="00160A67" w14:paraId="2A56D266" w14:textId="77777777">
        <w:trPr>
          <w:cantSplit/>
          <w:trHeight w:val="432"/>
        </w:trPr>
        <w:tc>
          <w:tcPr>
            <w:tcW w:w="1017" w:type="pct"/>
            <w:tcBorders>
              <w:tl2br w:val="nil"/>
              <w:tr2bl w:val="nil"/>
            </w:tcBorders>
            <w:shd w:val="clear" w:color="auto" w:fill="D9D9D9" w:themeFill="background1" w:themeFillShade="D9"/>
            <w:vAlign w:val="center"/>
          </w:tcPr>
          <w:p w14:paraId="3AFD8A85" w14:textId="77777777" w:rsidR="00160A67" w:rsidRDefault="00000000">
            <w:pPr>
              <w:spacing w:before="120" w:after="120"/>
              <w:ind w:firstLine="400"/>
              <w:rPr>
                <w:rFonts w:ascii="Times New Roman" w:eastAsia="宋体" w:hAnsi="Times New Roman" w:cs="Times New Roman"/>
                <w:sz w:val="20"/>
                <w:szCs w:val="20"/>
              </w:rPr>
            </w:pPr>
            <w:r>
              <w:rPr>
                <w:rFonts w:ascii="Times New Roman" w:eastAsia="宋体" w:hAnsi="Times New Roman" w:cs="Times New Roman"/>
                <w:kern w:val="2"/>
                <w:sz w:val="20"/>
                <w:szCs w:val="20"/>
              </w:rPr>
              <w:lastRenderedPageBreak/>
              <w:t>交易净利润法</w:t>
            </w:r>
          </w:p>
        </w:tc>
        <w:tc>
          <w:tcPr>
            <w:tcW w:w="1942" w:type="pct"/>
            <w:tcBorders>
              <w:tl2br w:val="nil"/>
              <w:tr2bl w:val="nil"/>
            </w:tcBorders>
            <w:shd w:val="clear" w:color="auto" w:fill="D9D9D9" w:themeFill="background1" w:themeFillShade="D9"/>
            <w:vAlign w:val="center"/>
          </w:tcPr>
          <w:p w14:paraId="2BB7DC5F" w14:textId="77777777" w:rsidR="00160A67" w:rsidRDefault="00000000">
            <w:pPr>
              <w:spacing w:before="120" w:after="120"/>
              <w:ind w:firstLine="400"/>
              <w:rPr>
                <w:rFonts w:ascii="Times New Roman" w:eastAsia="宋体" w:hAnsi="Times New Roman" w:cs="Times New Roman"/>
                <w:sz w:val="20"/>
                <w:szCs w:val="20"/>
              </w:rPr>
            </w:pPr>
            <w:r>
              <w:rPr>
                <w:rFonts w:ascii="Times New Roman" w:eastAsia="宋体" w:hAnsi="Times New Roman" w:cs="Times New Roman"/>
                <w:kern w:val="2"/>
                <w:sz w:val="20"/>
                <w:szCs w:val="20"/>
              </w:rPr>
              <w:t>交易净利润法一般适用于涉及有形资产购销、转让和使用、无形资产的转让和使用以及劳务提供等关联交易。由于该方法的应用基于对净利润指标的分析，因此该方法</w:t>
            </w:r>
            <w:proofErr w:type="gramStart"/>
            <w:r>
              <w:rPr>
                <w:rFonts w:ascii="Times New Roman" w:eastAsia="宋体" w:hAnsi="Times New Roman" w:cs="Times New Roman"/>
                <w:kern w:val="2"/>
                <w:sz w:val="20"/>
                <w:szCs w:val="20"/>
              </w:rPr>
              <w:t>受功能</w:t>
            </w:r>
            <w:proofErr w:type="gramEnd"/>
            <w:r>
              <w:rPr>
                <w:rFonts w:ascii="Times New Roman" w:eastAsia="宋体" w:hAnsi="Times New Roman" w:cs="Times New Roman"/>
                <w:kern w:val="2"/>
                <w:sz w:val="20"/>
                <w:szCs w:val="20"/>
              </w:rPr>
              <w:t>或会计处理方法差异的影响较小。</w:t>
            </w:r>
          </w:p>
        </w:tc>
        <w:tc>
          <w:tcPr>
            <w:tcW w:w="2039" w:type="pct"/>
            <w:tcBorders>
              <w:tl2br w:val="nil"/>
              <w:tr2bl w:val="nil"/>
            </w:tcBorders>
            <w:shd w:val="clear" w:color="auto" w:fill="D9D9D9" w:themeFill="background1" w:themeFillShade="D9"/>
            <w:vAlign w:val="center"/>
          </w:tcPr>
          <w:p w14:paraId="478DEA00" w14:textId="77777777" w:rsidR="00160A67" w:rsidRDefault="00000000">
            <w:pPr>
              <w:spacing w:before="120" w:after="120"/>
              <w:ind w:firstLine="400"/>
              <w:jc w:val="both"/>
              <w:rPr>
                <w:rFonts w:ascii="Times New Roman" w:eastAsia="宋体" w:hAnsi="Times New Roman" w:cs="Times New Roman"/>
                <w:kern w:val="2"/>
                <w:sz w:val="20"/>
                <w:szCs w:val="20"/>
              </w:rPr>
            </w:pPr>
            <w:r>
              <w:rPr>
                <w:rFonts w:ascii="Times New Roman" w:eastAsia="宋体" w:hAnsi="Times New Roman" w:cs="Times New Roman"/>
                <w:kern w:val="2"/>
                <w:sz w:val="20"/>
                <w:szCs w:val="20"/>
              </w:rPr>
              <w:t>由于应用交易净利润法所需要的信息数据可以获得，因此选择该方法为评估验证交易是否符合独立交易原则的最合适的方法。因此，我们选择交易净利润法作为分析关联交易的转让定价方法。</w:t>
            </w:r>
          </w:p>
        </w:tc>
      </w:tr>
      <w:tr w:rsidR="00160A67" w14:paraId="6EE749BB" w14:textId="77777777">
        <w:trPr>
          <w:trHeight w:val="432"/>
        </w:trPr>
        <w:tc>
          <w:tcPr>
            <w:tcW w:w="1017" w:type="pct"/>
            <w:tcBorders>
              <w:tl2br w:val="nil"/>
              <w:tr2bl w:val="nil"/>
            </w:tcBorders>
            <w:shd w:val="clear" w:color="auto" w:fill="F2F2F2" w:themeFill="background1" w:themeFillShade="F2"/>
            <w:vAlign w:val="center"/>
          </w:tcPr>
          <w:p w14:paraId="5FD26912" w14:textId="77777777" w:rsidR="00160A67" w:rsidRDefault="00000000">
            <w:pPr>
              <w:spacing w:before="120" w:after="120"/>
              <w:ind w:firstLine="400"/>
              <w:rPr>
                <w:rFonts w:ascii="Times New Roman" w:eastAsia="宋体" w:hAnsi="Times New Roman" w:cs="Times New Roman"/>
                <w:sz w:val="20"/>
                <w:szCs w:val="20"/>
              </w:rPr>
            </w:pPr>
            <w:r>
              <w:rPr>
                <w:rFonts w:ascii="Times New Roman" w:eastAsia="宋体" w:hAnsi="Times New Roman" w:cs="Times New Roman"/>
                <w:kern w:val="2"/>
                <w:sz w:val="20"/>
                <w:szCs w:val="20"/>
              </w:rPr>
              <w:t>利润分割法</w:t>
            </w:r>
          </w:p>
        </w:tc>
        <w:tc>
          <w:tcPr>
            <w:tcW w:w="1942" w:type="pct"/>
            <w:tcBorders>
              <w:tl2br w:val="nil"/>
              <w:tr2bl w:val="nil"/>
            </w:tcBorders>
            <w:shd w:val="clear" w:color="auto" w:fill="F2F2F2" w:themeFill="background1" w:themeFillShade="F2"/>
            <w:vAlign w:val="center"/>
          </w:tcPr>
          <w:p w14:paraId="2615C576" w14:textId="77777777" w:rsidR="00160A67" w:rsidRDefault="00000000">
            <w:pPr>
              <w:spacing w:before="120" w:after="120"/>
              <w:ind w:firstLine="400"/>
              <w:rPr>
                <w:rFonts w:ascii="Times New Roman" w:eastAsia="宋体" w:hAnsi="Times New Roman" w:cs="Times New Roman"/>
                <w:sz w:val="20"/>
                <w:szCs w:val="20"/>
              </w:rPr>
            </w:pPr>
            <w:r>
              <w:rPr>
                <w:rFonts w:ascii="Times New Roman" w:eastAsia="宋体" w:hAnsi="Times New Roman" w:cs="Times New Roman"/>
                <w:kern w:val="2"/>
                <w:sz w:val="20"/>
                <w:szCs w:val="20"/>
              </w:rPr>
              <w:t>利润分割法适用于各参与方关联交易高度</w:t>
            </w:r>
            <w:proofErr w:type="gramStart"/>
            <w:r>
              <w:rPr>
                <w:rFonts w:ascii="Times New Roman" w:eastAsia="宋体" w:hAnsi="Times New Roman" w:cs="Times New Roman"/>
                <w:kern w:val="2"/>
                <w:sz w:val="20"/>
                <w:szCs w:val="20"/>
              </w:rPr>
              <w:t>整合且</w:t>
            </w:r>
            <w:proofErr w:type="gramEnd"/>
            <w:r>
              <w:rPr>
                <w:rFonts w:ascii="Times New Roman" w:eastAsia="宋体" w:hAnsi="Times New Roman" w:cs="Times New Roman"/>
                <w:kern w:val="2"/>
                <w:sz w:val="20"/>
                <w:szCs w:val="20"/>
              </w:rPr>
              <w:t>难以单独评估各方交易结果的情况。该方法也适用于交易各方拥有或贡献独特无形资产的情形。</w:t>
            </w:r>
          </w:p>
        </w:tc>
        <w:tc>
          <w:tcPr>
            <w:tcW w:w="2039" w:type="pct"/>
            <w:tcBorders>
              <w:tl2br w:val="nil"/>
              <w:tr2bl w:val="nil"/>
            </w:tcBorders>
            <w:shd w:val="clear" w:color="auto" w:fill="F2F2F2" w:themeFill="background1" w:themeFillShade="F2"/>
            <w:vAlign w:val="center"/>
          </w:tcPr>
          <w:p w14:paraId="2C450541" w14:textId="29CE976A" w:rsidR="00160A67" w:rsidRDefault="00000000">
            <w:pPr>
              <w:pStyle w:val="aff8"/>
              <w:ind w:firstLine="400"/>
              <w:jc w:val="both"/>
              <w:rPr>
                <w:rFonts w:ascii="Times New Roman" w:eastAsia="宋体" w:hAnsi="Times New Roman" w:cs="Times New Roman"/>
                <w:iCs w:val="0"/>
                <w:color w:val="auto"/>
                <w:kern w:val="2"/>
                <w:sz w:val="20"/>
                <w:szCs w:val="20"/>
              </w:rPr>
            </w:pPr>
            <w:r>
              <w:rPr>
                <w:rFonts w:ascii="Times New Roman" w:eastAsia="宋体" w:hAnsi="Times New Roman" w:cs="Times New Roman"/>
                <w:iCs w:val="0"/>
                <w:color w:val="auto"/>
                <w:kern w:val="2"/>
                <w:sz w:val="20"/>
                <w:szCs w:val="20"/>
              </w:rPr>
              <w:t>利润分割法为根据企业与其关联方对关联交易合并利润的贡献计算各自应该分配的利润额，适用于关联交易双方高度整合的情形。由于</w:t>
            </w:r>
            <w:del w:id="1215" w:author="Tian Su" w:date="2024-12-30T11:34:00Z" w16du:dateUtc="2024-12-30T03:34:00Z">
              <w:r w:rsidDel="00FE6E4A">
                <w:rPr>
                  <w:rFonts w:ascii="Times New Roman" w:eastAsia="宋体" w:hAnsi="Times New Roman" w:cs="Times New Roman"/>
                  <w:iCs w:val="0"/>
                  <w:color w:val="FF0000"/>
                  <w:kern w:val="2"/>
                  <w:sz w:val="20"/>
                  <w:szCs w:val="20"/>
                </w:rPr>
                <w:delText>ABC</w:delText>
              </w:r>
              <w:r w:rsidDel="00FE6E4A">
                <w:rPr>
                  <w:rFonts w:ascii="Times New Roman" w:eastAsia="宋体" w:hAnsi="Times New Roman" w:cs="Times New Roman"/>
                  <w:iCs w:val="0"/>
                  <w:color w:val="FF0000"/>
                  <w:kern w:val="2"/>
                  <w:sz w:val="20"/>
                  <w:szCs w:val="20"/>
                </w:rPr>
                <w:delText>公司</w:delText>
              </w:r>
            </w:del>
            <w:ins w:id="1216" w:author="Tian Su" w:date="2024-12-30T11:34:00Z" w16du:dateUtc="2024-12-30T03:34:00Z">
              <w:r w:rsidR="00FE6E4A">
                <w:rPr>
                  <w:rFonts w:ascii="Times New Roman" w:eastAsia="宋体" w:hAnsi="Times New Roman" w:cs="Times New Roman"/>
                  <w:iCs w:val="0"/>
                  <w:color w:val="FF0000"/>
                  <w:kern w:val="2"/>
                  <w:sz w:val="20"/>
                  <w:szCs w:val="20"/>
                </w:rPr>
                <w:t>【清单模板</w:t>
              </w:r>
              <w:r w:rsidR="00FE6E4A">
                <w:rPr>
                  <w:rFonts w:ascii="Times New Roman" w:eastAsia="宋体" w:hAnsi="Times New Roman" w:cs="Times New Roman"/>
                  <w:iCs w:val="0"/>
                  <w:color w:val="FF0000"/>
                  <w:kern w:val="2"/>
                  <w:sz w:val="20"/>
                  <w:szCs w:val="20"/>
                </w:rPr>
                <w:t>-</w:t>
              </w:r>
              <w:r w:rsidR="00FE6E4A">
                <w:rPr>
                  <w:rFonts w:ascii="Times New Roman" w:eastAsia="宋体" w:hAnsi="Times New Roman" w:cs="Times New Roman"/>
                  <w:iCs w:val="0"/>
                  <w:color w:val="FF0000"/>
                  <w:kern w:val="2"/>
                  <w:sz w:val="20"/>
                  <w:szCs w:val="20"/>
                </w:rPr>
                <w:t>数据表</w:t>
              </w:r>
              <w:r w:rsidR="00FE6E4A">
                <w:rPr>
                  <w:rFonts w:ascii="Times New Roman" w:eastAsia="宋体" w:hAnsi="Times New Roman" w:cs="Times New Roman"/>
                  <w:iCs w:val="0"/>
                  <w:color w:val="FF0000"/>
                  <w:kern w:val="2"/>
                  <w:sz w:val="20"/>
                  <w:szCs w:val="20"/>
                </w:rPr>
                <w:t>B5</w:t>
              </w:r>
              <w:r w:rsidR="00FE6E4A">
                <w:rPr>
                  <w:rFonts w:ascii="Times New Roman" w:eastAsia="宋体" w:hAnsi="Times New Roman" w:cs="Times New Roman"/>
                  <w:iCs w:val="0"/>
                  <w:color w:val="FF0000"/>
                  <w:kern w:val="2"/>
                  <w:sz w:val="20"/>
                  <w:szCs w:val="20"/>
                </w:rPr>
                <w:t>】</w:t>
              </w:r>
            </w:ins>
            <w:r>
              <w:rPr>
                <w:rFonts w:ascii="Times New Roman" w:eastAsia="宋体" w:hAnsi="Times New Roman" w:cs="Times New Roman"/>
                <w:iCs w:val="0"/>
                <w:color w:val="auto"/>
                <w:kern w:val="2"/>
                <w:sz w:val="20"/>
                <w:szCs w:val="20"/>
              </w:rPr>
              <w:t>的与关联</w:t>
            </w:r>
            <w:proofErr w:type="gramStart"/>
            <w:r>
              <w:rPr>
                <w:rFonts w:ascii="Times New Roman" w:eastAsia="宋体" w:hAnsi="Times New Roman" w:cs="Times New Roman"/>
                <w:iCs w:val="0"/>
                <w:color w:val="auto"/>
                <w:kern w:val="2"/>
                <w:sz w:val="20"/>
                <w:szCs w:val="20"/>
              </w:rPr>
              <w:t>方间并非</w:t>
            </w:r>
            <w:proofErr w:type="gramEnd"/>
            <w:r>
              <w:rPr>
                <w:rFonts w:ascii="Times New Roman" w:eastAsia="宋体" w:hAnsi="Times New Roman" w:cs="Times New Roman"/>
                <w:iCs w:val="0"/>
                <w:color w:val="auto"/>
                <w:kern w:val="2"/>
                <w:sz w:val="20"/>
                <w:szCs w:val="20"/>
              </w:rPr>
              <w:t>高度整合，因此该方法不适用。</w:t>
            </w:r>
          </w:p>
        </w:tc>
      </w:tr>
    </w:tbl>
    <w:p w14:paraId="3A0470D6" w14:textId="77777777" w:rsidR="00160A67" w:rsidRDefault="00160A67">
      <w:pPr>
        <w:pStyle w:val="52"/>
        <w:keepNext/>
        <w:numPr>
          <w:ilvl w:val="0"/>
          <w:numId w:val="0"/>
        </w:numPr>
        <w:ind w:left="357" w:hanging="357"/>
        <w:rPr>
          <w:rFonts w:ascii="Arial" w:eastAsia="黑体" w:hAnsi="Arial" w:cs="Arial"/>
        </w:rPr>
      </w:pPr>
    </w:p>
    <w:p w14:paraId="57699CC7"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对以上各种方法的详细描述，请见</w:t>
      </w:r>
      <w:r>
        <w:rPr>
          <w:rStyle w:val="aff9"/>
          <w:rFonts w:ascii="Times New Roman" w:eastAsia="宋体" w:hAnsi="Times New Roman" w:cs="Times New Roman" w:hint="eastAsia"/>
          <w:color w:val="auto"/>
        </w:rPr>
        <w:t>附录三</w:t>
      </w:r>
      <w:r>
        <w:rPr>
          <w:rStyle w:val="aff9"/>
          <w:rFonts w:ascii="Times New Roman" w:eastAsia="宋体" w:hAnsi="Times New Roman" w:cs="Times New Roman"/>
          <w:color w:val="auto"/>
        </w:rPr>
        <w:t>。</w:t>
      </w:r>
    </w:p>
    <w:p w14:paraId="09B072BC" w14:textId="77777777" w:rsidR="00160A67" w:rsidRDefault="00160A67">
      <w:pPr>
        <w:ind w:firstLineChars="200" w:firstLine="480"/>
        <w:rPr>
          <w:rFonts w:ascii="Arial" w:eastAsia="黑体" w:hAnsi="Arial" w:cs="Arial"/>
        </w:rPr>
      </w:pPr>
    </w:p>
    <w:p w14:paraId="512E541D" w14:textId="77777777" w:rsidR="00160A67" w:rsidRDefault="00000000">
      <w:pPr>
        <w:pStyle w:val="13"/>
        <w:numPr>
          <w:ilvl w:val="1"/>
          <w:numId w:val="30"/>
        </w:numPr>
        <w:jc w:val="both"/>
        <w:outlineLvl w:val="1"/>
        <w:rPr>
          <w:rFonts w:ascii="Times New Roman" w:hAnsi="Times New Roman" w:cs="Times New Roman"/>
          <w:sz w:val="30"/>
          <w:szCs w:val="30"/>
        </w:rPr>
      </w:pPr>
      <w:bookmarkStart w:id="1217" w:name="_Toc139363096"/>
      <w:bookmarkStart w:id="1218" w:name="_Toc139363021"/>
      <w:bookmarkStart w:id="1219" w:name="_Toc144227513"/>
      <w:bookmarkStart w:id="1220" w:name="_Toc18777"/>
      <w:bookmarkStart w:id="1221" w:name="_Toc3171"/>
      <w:bookmarkStart w:id="1222" w:name="_Toc6199"/>
      <w:r>
        <w:rPr>
          <w:rFonts w:ascii="Times New Roman" w:hAnsi="Times New Roman" w:cs="Times New Roman" w:hint="eastAsia"/>
          <w:sz w:val="30"/>
          <w:szCs w:val="30"/>
        </w:rPr>
        <w:t>被测试方的选择及理由</w:t>
      </w:r>
      <w:bookmarkEnd w:id="1217"/>
      <w:bookmarkEnd w:id="1218"/>
      <w:bookmarkEnd w:id="1219"/>
      <w:bookmarkEnd w:id="1220"/>
      <w:bookmarkEnd w:id="1221"/>
      <w:bookmarkEnd w:id="1222"/>
    </w:p>
    <w:p w14:paraId="795DB0C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第五款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转让定价方法的选择和使用：</w:t>
      </w:r>
      <w:r>
        <w:rPr>
          <w:rStyle w:val="aff9"/>
          <w:rFonts w:ascii="Times New Roman" w:eastAsia="宋体" w:hAnsi="Times New Roman" w:cs="Times New Roman"/>
          <w:color w:val="FF0000"/>
        </w:rPr>
        <w:t>1.</w:t>
      </w:r>
      <w:r>
        <w:rPr>
          <w:rStyle w:val="aff9"/>
          <w:rFonts w:ascii="Times New Roman" w:eastAsia="宋体" w:hAnsi="Times New Roman" w:cs="Times New Roman"/>
          <w:color w:val="FF0000"/>
        </w:rPr>
        <w:t>被测试方的选择及理由。】</w:t>
      </w:r>
    </w:p>
    <w:p w14:paraId="1A52BC4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如果涉及多个关联交易（如本模板所假设的）并且这些关联交易将被整体验证分析，则包括以下范例段落。以下范例段落同样适用于关联交易和重大非关联交易同时存在的情况（整合或分部）。否则，删除此段落，以下依次的标题为</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选择被测试方</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和</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整体验证</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w:t>
      </w:r>
    </w:p>
    <w:p w14:paraId="730C988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如上文所述，交易净利润法是用来验证所涵盖关联交易的最合适的转让定价方法。在应用交易净利润法时，需要选定所涉及关联交易中的一方作为</w:t>
      </w:r>
      <w:r>
        <w:rPr>
          <w:rStyle w:val="aff9"/>
          <w:rFonts w:ascii="Times New Roman" w:eastAsia="宋体" w:hAnsi="Times New Roman" w:cs="Times New Roman"/>
          <w:color w:val="auto"/>
        </w:rPr>
        <w:t>“</w:t>
      </w:r>
      <w:r>
        <w:rPr>
          <w:rStyle w:val="aff9"/>
          <w:rFonts w:ascii="Times New Roman" w:eastAsia="宋体" w:hAnsi="Times New Roman" w:cs="Times New Roman"/>
          <w:color w:val="auto"/>
        </w:rPr>
        <w:t>被测试方</w:t>
      </w:r>
      <w:r>
        <w:rPr>
          <w:rStyle w:val="aff9"/>
          <w:rFonts w:ascii="Times New Roman" w:eastAsia="宋体" w:hAnsi="Times New Roman" w:cs="Times New Roman"/>
          <w:color w:val="auto"/>
        </w:rPr>
        <w:t>”</w:t>
      </w:r>
      <w:r>
        <w:rPr>
          <w:rStyle w:val="aff2"/>
          <w:rFonts w:ascii="Times New Roman" w:eastAsia="黑体" w:hAnsi="Times New Roman" w:cs="Times New Roman"/>
        </w:rPr>
        <w:footnoteReference w:id="24"/>
      </w:r>
      <w:r>
        <w:rPr>
          <w:rStyle w:val="aff9"/>
          <w:rFonts w:ascii="Times New Roman" w:eastAsia="宋体" w:hAnsi="Times New Roman" w:cs="Times New Roman"/>
          <w:color w:val="auto"/>
        </w:rPr>
        <w:t>。此外，需要确定是否对被测试方的财务数据进行整体分析或分割成单独的交易进行分别验证。本章节将详细描述以上两种情况。</w:t>
      </w:r>
    </w:p>
    <w:p w14:paraId="45442C23" w14:textId="77777777" w:rsidR="00160A67" w:rsidRDefault="00160A67">
      <w:pPr>
        <w:jc w:val="both"/>
        <w:rPr>
          <w:rFonts w:ascii="Arial" w:eastAsia="黑体" w:hAnsi="Arial" w:cs="Arial"/>
        </w:rPr>
      </w:pPr>
    </w:p>
    <w:p w14:paraId="635E2470" w14:textId="77777777" w:rsidR="00160A67" w:rsidRDefault="00000000">
      <w:pPr>
        <w:pStyle w:val="51"/>
        <w:keepNext/>
        <w:numPr>
          <w:ilvl w:val="255"/>
          <w:numId w:val="0"/>
        </w:numPr>
        <w:spacing w:beforeLines="50" w:before="120" w:afterLines="50" w:after="120" w:line="360" w:lineRule="auto"/>
        <w:jc w:val="both"/>
        <w:rPr>
          <w:rFonts w:ascii="Times New Roman" w:eastAsia="宋体" w:hAnsi="Times New Roman" w:cs="Times New Roman"/>
        </w:rPr>
      </w:pPr>
      <w:r>
        <w:rPr>
          <w:rFonts w:ascii="Times New Roman" w:eastAsia="宋体" w:hAnsi="Times New Roman" w:cs="Times New Roman"/>
        </w:rPr>
        <w:t xml:space="preserve">8.2.1  </w:t>
      </w:r>
      <w:r>
        <w:rPr>
          <w:rFonts w:ascii="Times New Roman" w:eastAsia="宋体" w:hAnsi="Times New Roman" w:cs="Times New Roman"/>
        </w:rPr>
        <w:t>选择被测试方</w:t>
      </w:r>
    </w:p>
    <w:p w14:paraId="2DA8C1D8" w14:textId="759382F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在应用交易净利润法时，需要在关联交易参与方之间，即</w:t>
      </w:r>
      <w:del w:id="1223"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224"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或关联方中选定被测试方。被测试方的财务数据将与独立交易价格【或利润】区间进</w:t>
      </w:r>
      <w:r>
        <w:rPr>
          <w:rStyle w:val="aff9"/>
          <w:rFonts w:ascii="Times New Roman" w:eastAsia="宋体" w:hAnsi="Times New Roman" w:cs="Times New Roman"/>
          <w:color w:val="auto"/>
        </w:rPr>
        <w:lastRenderedPageBreak/>
        <w:t>行比较，以验证被测试方的价格【或利润】是否符合独立交易原则。在关联交易中作为被测试方的企业，通常其在关联交易中的利润水平可以被有效地确定，并且相关的可比数据可以被可靠地取得。通常情况下，被测试方应是承担功能相对简单，所承担的风险也相对较小，并且不拥有能使其在实质上有别于其他潜在可比非受控企业的重要无形资产或特殊资产的企业。</w:t>
      </w:r>
    </w:p>
    <w:p w14:paraId="3E213730" w14:textId="40FFACC6"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由于</w:t>
      </w:r>
      <w:del w:id="1225"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226"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相对其关联方在关联交易中拥有较少的无形资产、承担有限的功能和风险，因此我们较易寻找与</w:t>
      </w:r>
      <w:del w:id="1227"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228"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所执行的功能、承担的风险和拥有的资产相同或类似的非受控企业。而另一方面，我们较难寻找到与</w:t>
      </w:r>
      <w:del w:id="1229"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230"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进行关联交易的关联方高度可比的非受控企业。所以，我们选择</w:t>
      </w:r>
      <w:del w:id="1231"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232"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作为经济分析的被测试方。</w:t>
      </w:r>
    </w:p>
    <w:p w14:paraId="1B4EFD5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【使用以下段落，如果关联方确实执行研发功能则可考虑适用。】</w:t>
      </w:r>
    </w:p>
    <w:p w14:paraId="405A92DB" w14:textId="4864D96F"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例如，</w:t>
      </w:r>
      <w:del w:id="1233"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34"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与关联方最重要的区别是关联方负责产品开发。虽然</w:t>
      </w:r>
      <w:del w:id="123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3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的主要功能是</w:t>
      </w:r>
      <w:r>
        <w:rPr>
          <w:rStyle w:val="aff9"/>
          <w:rFonts w:ascii="Times New Roman" w:eastAsia="宋体" w:hAnsi="Times New Roman" w:cs="Times New Roman"/>
          <w:color w:val="FF0000"/>
        </w:rPr>
        <w:t>【分销</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制造</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服务】</w:t>
      </w:r>
      <w:r>
        <w:rPr>
          <w:rFonts w:ascii="Times New Roman" w:eastAsia="宋体" w:hAnsi="Times New Roman" w:cs="Times New Roman"/>
        </w:rPr>
        <w:t>，但关联方除了履行其它功能之外还执行产品研发功能。针对主要功能是</w:t>
      </w:r>
      <w:r>
        <w:rPr>
          <w:rStyle w:val="aff9"/>
          <w:rFonts w:ascii="Times New Roman" w:eastAsia="宋体" w:hAnsi="Times New Roman" w:cs="Times New Roman"/>
          <w:color w:val="FF0000"/>
        </w:rPr>
        <w:t>【分销</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制造</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服务】</w:t>
      </w:r>
      <w:r>
        <w:rPr>
          <w:rFonts w:ascii="Times New Roman" w:eastAsia="宋体" w:hAnsi="Times New Roman" w:cs="Times New Roman"/>
        </w:rPr>
        <w:t>的可比公司相对更容易找到可比的非受控交易</w:t>
      </w:r>
      <w:r>
        <w:rPr>
          <w:rStyle w:val="aff9"/>
          <w:rFonts w:ascii="Times New Roman" w:eastAsia="宋体" w:hAnsi="Times New Roman" w:cs="Times New Roman"/>
          <w:color w:val="FF0000"/>
        </w:rPr>
        <w:t>【或可比公司】</w:t>
      </w:r>
      <w:r>
        <w:rPr>
          <w:rFonts w:ascii="Times New Roman" w:eastAsia="宋体" w:hAnsi="Times New Roman" w:cs="Times New Roman"/>
        </w:rPr>
        <w:t>。此外，关联方承担产品研发风险，并拥有与产品研发相关的有价值的无形资产。相比之下，</w:t>
      </w:r>
      <w:del w:id="1237"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38"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的功能和风险则更为常规。从本质上来说，无形资产是独一无二的，所以我们很难找到使用类似无形资产的可比非受控交易</w:t>
      </w:r>
      <w:r>
        <w:rPr>
          <w:rStyle w:val="aff9"/>
          <w:rFonts w:ascii="Times New Roman" w:eastAsia="宋体" w:hAnsi="Times New Roman" w:cs="Times New Roman"/>
          <w:color w:val="FF0000"/>
        </w:rPr>
        <w:t>【或可比公司】</w:t>
      </w:r>
      <w:r>
        <w:rPr>
          <w:rFonts w:ascii="Times New Roman" w:eastAsia="宋体" w:hAnsi="Times New Roman" w:cs="Times New Roman"/>
        </w:rPr>
        <w:t>。</w:t>
      </w:r>
    </w:p>
    <w:p w14:paraId="6DC0ACA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FF0000"/>
        </w:rPr>
      </w:pPr>
      <w:r>
        <w:rPr>
          <w:rStyle w:val="aff9"/>
          <w:rFonts w:ascii="Times New Roman" w:eastAsia="宋体" w:hAnsi="Times New Roman" w:cs="Times New Roman"/>
          <w:color w:val="FF0000"/>
        </w:rPr>
        <w:t>【仅当多个所涉及的关联交易被整体验证或存在重大非关联交易时，才应包括以下部分</w:t>
      </w:r>
      <w:r>
        <w:rPr>
          <w:rStyle w:val="aff9"/>
          <w:rFonts w:ascii="Times New Roman" w:eastAsia="宋体" w:hAnsi="Times New Roman" w:cs="Times New Roman"/>
          <w:color w:val="FF0000"/>
        </w:rPr>
        <w:t xml:space="preserve"> - </w:t>
      </w:r>
      <w:r>
        <w:rPr>
          <w:rStyle w:val="aff9"/>
          <w:rFonts w:ascii="Times New Roman" w:eastAsia="宋体" w:hAnsi="Times New Roman" w:cs="Times New Roman"/>
          <w:color w:val="FF0000"/>
        </w:rPr>
        <w:t>根据适用情况使用以下两段中的一段或两段】</w:t>
      </w:r>
    </w:p>
    <w:p w14:paraId="13AB8ADC" w14:textId="77777777" w:rsidR="00160A67" w:rsidRDefault="00000000">
      <w:pPr>
        <w:pStyle w:val="51"/>
        <w:numPr>
          <w:ilvl w:val="255"/>
          <w:numId w:val="0"/>
        </w:numPr>
        <w:spacing w:beforeLines="50" w:before="120" w:afterLines="50" w:after="120" w:line="360" w:lineRule="auto"/>
        <w:rPr>
          <w:rFonts w:ascii="Times New Roman" w:eastAsia="宋体" w:hAnsi="Times New Roman" w:cs="Times New Roman"/>
        </w:rPr>
      </w:pPr>
      <w:r>
        <w:rPr>
          <w:rFonts w:ascii="Times New Roman" w:eastAsia="宋体" w:hAnsi="Times New Roman" w:cs="Times New Roman" w:hint="eastAsia"/>
        </w:rPr>
        <w:t xml:space="preserve">8.2.2.  </w:t>
      </w:r>
      <w:r>
        <w:rPr>
          <w:rFonts w:ascii="Times New Roman" w:eastAsia="宋体" w:hAnsi="Times New Roman" w:cs="Times New Roman"/>
        </w:rPr>
        <w:t>确定与验证交易相关的财务数据</w:t>
      </w:r>
    </w:p>
    <w:p w14:paraId="36FAE2D4" w14:textId="77777777" w:rsidR="00160A67" w:rsidRDefault="00000000">
      <w:pPr>
        <w:keepNext/>
        <w:jc w:val="both"/>
        <w:rPr>
          <w:rFonts w:ascii="Arial" w:eastAsia="黑体" w:hAnsi="Arial" w:cs="Arial"/>
          <w:u w:val="single"/>
        </w:rPr>
      </w:pPr>
      <w:r>
        <w:rPr>
          <w:rFonts w:ascii="Arial" w:eastAsia="黑体" w:hAnsi="Arial" w:cs="Arial"/>
          <w:u w:val="single"/>
        </w:rPr>
        <w:t>整体验证</w:t>
      </w:r>
    </w:p>
    <w:p w14:paraId="51DCAEBD" w14:textId="77777777" w:rsidR="00160A67" w:rsidRDefault="00160A67">
      <w:pPr>
        <w:keepNext/>
        <w:jc w:val="both"/>
        <w:rPr>
          <w:rFonts w:ascii="Arial" w:eastAsia="黑体" w:hAnsi="Arial" w:cs="Arial"/>
        </w:rPr>
      </w:pPr>
    </w:p>
    <w:p w14:paraId="1A286CB1"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【如果多个所涉及的关联交易进行整体验证分析时，请使用以下段落】</w:t>
      </w:r>
    </w:p>
    <w:p w14:paraId="1BDE8896" w14:textId="77777777" w:rsidR="00160A67" w:rsidRDefault="00000000">
      <w:pPr>
        <w:spacing w:beforeLines="50" w:before="120" w:line="360" w:lineRule="auto"/>
        <w:ind w:firstLineChars="200" w:firstLine="480"/>
        <w:jc w:val="both"/>
      </w:pPr>
      <w:r>
        <w:rPr>
          <w:rFonts w:ascii="Times New Roman" w:eastAsia="宋体" w:hAnsi="Times New Roman" w:cs="Times New Roman"/>
        </w:rPr>
        <w:t>在适用交易净利润法时，有必要确定如何整合各个关联交易进行交易净利润法的整体分析。</w:t>
      </w:r>
      <w:r>
        <w:rPr>
          <w:rFonts w:ascii="Times New Roman" w:eastAsia="宋体" w:hAnsi="Times New Roman" w:cs="Times New Roman"/>
        </w:rPr>
        <w:t>OECD</w:t>
      </w:r>
      <w:r>
        <w:rPr>
          <w:rFonts w:ascii="Times New Roman" w:eastAsia="宋体" w:hAnsi="Times New Roman" w:cs="Times New Roman"/>
        </w:rPr>
        <w:t>指南规定：</w:t>
      </w:r>
    </w:p>
    <w:p w14:paraId="432AA481" w14:textId="77777777" w:rsidR="00160A67" w:rsidRDefault="00000000">
      <w:pPr>
        <w:tabs>
          <w:tab w:val="left" w:pos="1592"/>
        </w:tabs>
        <w:ind w:left="426" w:firstLineChars="200" w:firstLine="480"/>
        <w:rPr>
          <w:rFonts w:ascii="Times New Roman" w:eastAsia="宋体" w:hAnsi="Times New Roman" w:cs="Times New Roman"/>
          <w:i/>
          <w:iCs/>
        </w:rPr>
      </w:pPr>
      <w:r>
        <w:rPr>
          <w:rFonts w:ascii="Times New Roman" w:eastAsia="宋体" w:hAnsi="Times New Roman" w:cs="Times New Roman"/>
          <w:i/>
          <w:iCs/>
        </w:rPr>
        <w:lastRenderedPageBreak/>
        <w:t>“</w:t>
      </w:r>
      <w:r>
        <w:rPr>
          <w:rFonts w:ascii="Times New Roman" w:eastAsia="宋体" w:hAnsi="Times New Roman" w:cs="Times New Roman"/>
          <w:i/>
          <w:iCs/>
        </w:rPr>
        <w:t>在理想状态下，为了能够更准确地接近公平市场价值，应针对各交易逐个运用独立交易原则。但是，通常的情况是各个交易紧密相关或连续发生，不能单独对其加以适当评估</w:t>
      </w:r>
      <w:r>
        <w:rPr>
          <w:rFonts w:ascii="Times New Roman" w:eastAsia="宋体" w:hAnsi="Times New Roman" w:cs="Times New Roman"/>
          <w:i/>
          <w:iCs/>
        </w:rPr>
        <w:t>……</w:t>
      </w:r>
      <w:r>
        <w:rPr>
          <w:rFonts w:ascii="Times New Roman" w:eastAsia="宋体" w:hAnsi="Times New Roman" w:cs="Times New Roman"/>
          <w:i/>
          <w:iCs/>
        </w:rPr>
        <w:t>因此，对此类交易应使用最恰当的方法进行合并评估。</w:t>
      </w:r>
      <w:r>
        <w:rPr>
          <w:rStyle w:val="aff2"/>
          <w:rFonts w:ascii="Times New Roman" w:eastAsia="黑体" w:hAnsi="Times New Roman" w:cs="Times New Roman"/>
          <w:i/>
          <w:iCs/>
        </w:rPr>
        <w:footnoteReference w:id="25"/>
      </w:r>
      <w:r>
        <w:rPr>
          <w:rFonts w:ascii="Times New Roman" w:eastAsia="宋体" w:hAnsi="Times New Roman" w:cs="Times New Roman"/>
          <w:i/>
          <w:iCs/>
        </w:rPr>
        <w:t>”</w:t>
      </w:r>
    </w:p>
    <w:p w14:paraId="55F5C3AD" w14:textId="77777777" w:rsidR="00160A67" w:rsidRDefault="00160A67">
      <w:pPr>
        <w:spacing w:beforeLines="50" w:before="120" w:line="360" w:lineRule="auto"/>
        <w:ind w:firstLineChars="200" w:firstLine="480"/>
        <w:jc w:val="both"/>
        <w:rPr>
          <w:rFonts w:ascii="Times New Roman" w:eastAsia="宋体" w:hAnsi="Times New Roman" w:cs="Times New Roman"/>
        </w:rPr>
      </w:pPr>
    </w:p>
    <w:p w14:paraId="5060A361" w14:textId="34D91344"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对</w:t>
      </w:r>
      <w:del w:id="123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40"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w:t>
      </w:r>
      <w:r>
        <w:rPr>
          <w:rFonts w:ascii="Times New Roman" w:eastAsia="宋体" w:hAnsi="Times New Roman" w:cs="Times New Roman"/>
          <w:color w:val="FF0000"/>
        </w:rPr>
        <w:t>【</w:t>
      </w:r>
      <w:r>
        <w:rPr>
          <w:rFonts w:ascii="Times New Roman" w:eastAsia="宋体" w:hAnsi="Times New Roman" w:cs="Times New Roman"/>
          <w:color w:val="FF0000"/>
        </w:rPr>
        <w:t>XX</w:t>
      </w:r>
      <w:r>
        <w:rPr>
          <w:rFonts w:ascii="Times New Roman" w:eastAsia="宋体" w:hAnsi="Times New Roman" w:cs="Times New Roman"/>
          <w:color w:val="FF0000"/>
        </w:rPr>
        <w:t>关联交易】</w:t>
      </w:r>
      <w:r>
        <w:rPr>
          <w:rFonts w:ascii="Times New Roman" w:eastAsia="宋体" w:hAnsi="Times New Roman" w:cs="Times New Roman"/>
        </w:rPr>
        <w:t>进行分析后，我们认为这些交易都是构成</w:t>
      </w:r>
      <w:del w:id="1241"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42"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整体业务的各个不可被单独分割的部分。因此，我们将对</w:t>
      </w:r>
      <w:del w:id="1243"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44"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的关联交易进行整体验证分析。</w:t>
      </w:r>
    </w:p>
    <w:p w14:paraId="2668B0C8"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【如果存在重大的非关联交易（即使用关联分部数据），请使用以下段落】</w:t>
      </w:r>
    </w:p>
    <w:p w14:paraId="1952BBC1"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rPr>
        <w:t>如上文第</w:t>
      </w:r>
      <w:r>
        <w:rPr>
          <w:rFonts w:ascii="Times New Roman" w:eastAsia="宋体" w:hAnsi="Times New Roman" w:cs="Times New Roman"/>
        </w:rPr>
        <w:t>5.4</w:t>
      </w:r>
      <w:r>
        <w:rPr>
          <w:rFonts w:ascii="Times New Roman" w:eastAsia="宋体" w:hAnsi="Times New Roman" w:cs="Times New Roman"/>
        </w:rPr>
        <w:t>章节所述，存在与非关联方的重大交易。我们认为，在选用交易净利润法来验证时，这些非关联交易应当</w:t>
      </w:r>
      <w:r>
        <w:rPr>
          <w:rFonts w:ascii="Times New Roman" w:eastAsia="宋体" w:hAnsi="Times New Roman" w:cs="Times New Roman"/>
          <w:color w:val="FF0000"/>
        </w:rPr>
        <w:t>【与关联交易整合进行整体验证或从所涉及的关联交易中分离出来】。</w:t>
      </w:r>
    </w:p>
    <w:p w14:paraId="15F99F73" w14:textId="77777777" w:rsidR="00160A67" w:rsidRDefault="00160A67">
      <w:pPr>
        <w:ind w:firstLineChars="200" w:firstLine="480"/>
        <w:rPr>
          <w:rFonts w:ascii="Arial" w:eastAsia="黑体" w:hAnsi="Arial" w:cs="Arial"/>
          <w:color w:val="06A2E0" w:themeColor="accent1"/>
        </w:rPr>
      </w:pPr>
    </w:p>
    <w:p w14:paraId="2466CB6E" w14:textId="06C4F0DF" w:rsidR="00160A67" w:rsidRDefault="00000000">
      <w:pPr>
        <w:pStyle w:val="ac"/>
        <w:keepNext/>
        <w:ind w:firstLine="482"/>
        <w:jc w:val="center"/>
        <w:rPr>
          <w:rFonts w:ascii="Times New Roman" w:eastAsia="宋体" w:hAnsi="Times New Roman" w:cs="Times New Roman"/>
        </w:rPr>
      </w:pPr>
      <w:bookmarkStart w:id="1245" w:name="_Toc143535414"/>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22</w:t>
      </w:r>
      <w:r>
        <w:rPr>
          <w:rFonts w:ascii="Times New Roman" w:eastAsia="宋体" w:hAnsi="Times New Roman" w:cs="Times New Roman"/>
        </w:rPr>
        <w:fldChar w:fldCharType="end"/>
      </w:r>
      <w:r>
        <w:rPr>
          <w:rFonts w:ascii="Times New Roman" w:eastAsia="宋体" w:hAnsi="Times New Roman" w:cs="Times New Roman"/>
        </w:rPr>
        <w:t>：</w:t>
      </w:r>
      <w:del w:id="124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4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del w:id="1248" w:author="Tian Su" w:date="2024-12-30T11:30:00Z" w16du:dateUtc="2024-12-30T03:30:00Z">
        <w:r w:rsidDel="00FE6E4A">
          <w:rPr>
            <w:rFonts w:ascii="Times New Roman" w:eastAsia="宋体" w:hAnsi="Times New Roman" w:cs="Times New Roman"/>
            <w:color w:val="FF0000"/>
          </w:rPr>
          <w:delText>20XX</w:delText>
        </w:r>
      </w:del>
      <w:ins w:id="1249"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年度整体【</w:t>
      </w:r>
      <w:r>
        <w:rPr>
          <w:rFonts w:ascii="Times New Roman" w:eastAsia="宋体" w:hAnsi="Times New Roman" w:cs="Times New Roman"/>
          <w:color w:val="FF0000"/>
        </w:rPr>
        <w:t>或</w:t>
      </w:r>
      <w:r>
        <w:rPr>
          <w:rFonts w:ascii="Times New Roman" w:eastAsia="宋体" w:hAnsi="Times New Roman" w:cs="Times New Roman"/>
          <w:color w:val="FF0000"/>
        </w:rPr>
        <w:t>X</w:t>
      </w:r>
      <w:r>
        <w:rPr>
          <w:rFonts w:ascii="Times New Roman" w:eastAsia="宋体" w:hAnsi="Times New Roman" w:cs="Times New Roman"/>
          <w:color w:val="FF0000"/>
        </w:rPr>
        <w:t>分部】</w:t>
      </w:r>
      <w:r>
        <w:rPr>
          <w:rFonts w:ascii="Times New Roman" w:eastAsia="宋体" w:hAnsi="Times New Roman" w:cs="Times New Roman"/>
        </w:rPr>
        <w:t>财务数据</w:t>
      </w:r>
      <w:bookmarkEnd w:id="1245"/>
    </w:p>
    <w:p w14:paraId="16970DD6" w14:textId="77777777" w:rsidR="00160A67" w:rsidRDefault="00160A67">
      <w:pPr>
        <w:rPr>
          <w:rFonts w:eastAsiaTheme="minorEastAsia"/>
        </w:rPr>
      </w:pPr>
    </w:p>
    <w:p w14:paraId="3BFA7A2C" w14:textId="77777777" w:rsidR="00160A67" w:rsidRDefault="00000000">
      <w:pPr>
        <w:keepNext/>
        <w:ind w:firstLine="400"/>
        <w:jc w:val="right"/>
        <w:rPr>
          <w:rFonts w:ascii="Arial" w:eastAsia="黑体" w:hAnsi="Arial" w:cs="Arial"/>
          <w:sz w:val="20"/>
        </w:rPr>
      </w:pPr>
      <w:r>
        <w:rPr>
          <w:rFonts w:ascii="宋体" w:eastAsia="宋体" w:hAnsi="宋体" w:cs="宋体" w:hint="eastAsia"/>
          <w:sz w:val="20"/>
        </w:rPr>
        <w:fldChar w:fldCharType="begin"/>
      </w:r>
      <w:r>
        <w:rPr>
          <w:rFonts w:ascii="宋体" w:eastAsia="宋体" w:hAnsi="宋体" w:cs="宋体" w:hint="eastAsia"/>
          <w:sz w:val="20"/>
        </w:rPr>
        <w:instrText xml:space="preserve"> REF 货币 \h  \* MERGEFORMAT </w:instrText>
      </w:r>
      <w:r>
        <w:rPr>
          <w:rFonts w:ascii="宋体" w:eastAsia="宋体" w:hAnsi="宋体" w:cs="宋体" w:hint="eastAsia"/>
          <w:sz w:val="20"/>
        </w:rPr>
      </w:r>
      <w:r>
        <w:rPr>
          <w:rFonts w:ascii="宋体" w:eastAsia="宋体" w:hAnsi="宋体" w:cs="宋体" w:hint="eastAsia"/>
          <w:sz w:val="20"/>
        </w:rPr>
        <w:fldChar w:fldCharType="separate"/>
      </w:r>
      <w:r>
        <w:rPr>
          <w:rFonts w:ascii="宋体" w:eastAsia="宋体" w:hAnsi="宋体" w:cs="宋体" w:hint="eastAsia"/>
          <w:sz w:val="20"/>
        </w:rPr>
        <w:t>货币：人民币元</w:t>
      </w:r>
      <w:r>
        <w:rPr>
          <w:rFonts w:ascii="宋体" w:eastAsia="宋体" w:hAnsi="宋体" w:cs="宋体" w:hint="eastAsia"/>
          <w:sz w:val="20"/>
        </w:rPr>
        <w:fldChar w:fldCharType="end"/>
      </w:r>
    </w:p>
    <w:tbl>
      <w:tblPr>
        <w:tblStyle w:val="4-41"/>
        <w:tblW w:w="9067" w:type="dxa"/>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3539"/>
        <w:gridCol w:w="2126"/>
        <w:gridCol w:w="3402"/>
      </w:tblGrid>
      <w:tr w:rsidR="00160A67" w14:paraId="1DB0747E" w14:textId="77777777" w:rsidTr="00160A6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39" w:type="dxa"/>
            <w:tcBorders>
              <w:tl2br w:val="nil"/>
              <w:tr2bl w:val="nil"/>
            </w:tcBorders>
            <w:shd w:val="clear" w:color="auto" w:fill="00A7E1"/>
            <w:vAlign w:val="center"/>
          </w:tcPr>
          <w:p w14:paraId="132DC301" w14:textId="77777777" w:rsidR="00160A67" w:rsidRDefault="00000000">
            <w:pPr>
              <w:spacing w:before="120" w:after="60"/>
              <w:ind w:firstLine="402"/>
              <w:jc w:val="center"/>
              <w:rPr>
                <w:rFonts w:ascii="Times New Roman" w:eastAsia="宋体" w:hAnsi="Times New Roman"/>
                <w:sz w:val="20"/>
                <w:szCs w:val="20"/>
              </w:rPr>
            </w:pPr>
            <w:commentRangeStart w:id="1250"/>
            <w:r>
              <w:rPr>
                <w:rFonts w:ascii="Times New Roman" w:eastAsia="宋体" w:hAnsi="Times New Roman"/>
                <w:sz w:val="20"/>
                <w:szCs w:val="20"/>
              </w:rPr>
              <w:t>项目</w:t>
            </w:r>
          </w:p>
        </w:tc>
        <w:tc>
          <w:tcPr>
            <w:tcW w:w="2126" w:type="dxa"/>
            <w:tcBorders>
              <w:tl2br w:val="nil"/>
              <w:tr2bl w:val="nil"/>
            </w:tcBorders>
            <w:shd w:val="clear" w:color="auto" w:fill="00A7E1"/>
            <w:vAlign w:val="center"/>
          </w:tcPr>
          <w:p w14:paraId="5D9EA8BF" w14:textId="77777777" w:rsidR="00160A67" w:rsidRDefault="00000000">
            <w:pPr>
              <w:ind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sz w:val="20"/>
                <w:szCs w:val="20"/>
              </w:rPr>
            </w:pPr>
            <w:r>
              <w:rPr>
                <w:rFonts w:ascii="Times New Roman" w:eastAsia="宋体" w:hAnsi="Times New Roman"/>
                <w:sz w:val="20"/>
                <w:szCs w:val="20"/>
              </w:rPr>
              <w:t>公式</w:t>
            </w:r>
          </w:p>
        </w:tc>
        <w:tc>
          <w:tcPr>
            <w:tcW w:w="3402" w:type="dxa"/>
            <w:tcBorders>
              <w:tl2br w:val="nil"/>
              <w:tr2bl w:val="nil"/>
            </w:tcBorders>
            <w:shd w:val="clear" w:color="auto" w:fill="00A7E1"/>
            <w:vAlign w:val="center"/>
          </w:tcPr>
          <w:p w14:paraId="2ABC87BF" w14:textId="77777777" w:rsidR="00160A67" w:rsidRDefault="00000000">
            <w:pPr>
              <w:ind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sz w:val="20"/>
                <w:szCs w:val="20"/>
              </w:rPr>
            </w:pPr>
            <w:r>
              <w:rPr>
                <w:rFonts w:ascii="Times New Roman" w:eastAsia="宋体" w:hAnsi="Times New Roman"/>
                <w:sz w:val="20"/>
                <w:szCs w:val="20"/>
              </w:rPr>
              <w:t>金额</w:t>
            </w:r>
          </w:p>
        </w:tc>
      </w:tr>
      <w:tr w:rsidR="00160A67" w14:paraId="06F2EC90" w14:textId="77777777" w:rsidTr="00160A67">
        <w:tc>
          <w:tcPr>
            <w:cnfStyle w:val="001000000000" w:firstRow="0" w:lastRow="0" w:firstColumn="1" w:lastColumn="0" w:oddVBand="0" w:evenVBand="0" w:oddHBand="0" w:evenHBand="0" w:firstRowFirstColumn="0" w:firstRowLastColumn="0" w:lastRowFirstColumn="0" w:lastRowLastColumn="0"/>
            <w:tcW w:w="3539" w:type="dxa"/>
            <w:tcBorders>
              <w:tl2br w:val="nil"/>
              <w:tr2bl w:val="nil"/>
            </w:tcBorders>
            <w:shd w:val="clear" w:color="auto" w:fill="F2F2F2" w:themeFill="background1" w:themeFillShade="F2"/>
            <w:vAlign w:val="center"/>
          </w:tcPr>
          <w:p w14:paraId="1571D1E7" w14:textId="77777777" w:rsidR="00160A67" w:rsidRDefault="00000000">
            <w:pPr>
              <w:snapToGrid w:val="0"/>
              <w:spacing w:before="120" w:after="60"/>
              <w:ind w:firstLine="400"/>
              <w:rPr>
                <w:rFonts w:ascii="Times New Roman" w:eastAsia="宋体" w:hAnsi="Times New Roman"/>
                <w:bCs w:val="0"/>
                <w:sz w:val="20"/>
                <w:szCs w:val="20"/>
              </w:rPr>
            </w:pPr>
            <w:r>
              <w:rPr>
                <w:rFonts w:ascii="Times New Roman" w:eastAsia="宋体" w:hAnsi="Times New Roman"/>
                <w:b w:val="0"/>
                <w:color w:val="000000"/>
                <w:sz w:val="20"/>
                <w:szCs w:val="20"/>
              </w:rPr>
              <w:t>主营业务收入</w:t>
            </w:r>
          </w:p>
        </w:tc>
        <w:tc>
          <w:tcPr>
            <w:tcW w:w="2126" w:type="dxa"/>
            <w:tcBorders>
              <w:tl2br w:val="nil"/>
              <w:tr2bl w:val="nil"/>
            </w:tcBorders>
            <w:shd w:val="clear" w:color="auto" w:fill="F2F2F2" w:themeFill="background1" w:themeFillShade="F2"/>
            <w:vAlign w:val="center"/>
          </w:tcPr>
          <w:p w14:paraId="4A8E5360"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sz w:val="20"/>
                <w:szCs w:val="20"/>
              </w:rPr>
            </w:pPr>
            <w:r>
              <w:rPr>
                <w:rFonts w:ascii="Times New Roman" w:eastAsia="宋体" w:hAnsi="Times New Roman"/>
                <w:color w:val="000000"/>
                <w:sz w:val="20"/>
                <w:szCs w:val="20"/>
              </w:rPr>
              <w:t>A</w:t>
            </w:r>
          </w:p>
        </w:tc>
        <w:tc>
          <w:tcPr>
            <w:tcW w:w="3402" w:type="dxa"/>
            <w:tcBorders>
              <w:tl2br w:val="nil"/>
              <w:tr2bl w:val="nil"/>
            </w:tcBorders>
            <w:shd w:val="clear" w:color="auto" w:fill="F2F2F2" w:themeFill="background1" w:themeFillShade="F2"/>
            <w:vAlign w:val="center"/>
          </w:tcPr>
          <w:p w14:paraId="51215627" w14:textId="77777777" w:rsidR="00160A67" w:rsidRDefault="00160A67">
            <w:pPr>
              <w:snapToGrid w:val="0"/>
              <w:spacing w:before="120" w:after="60"/>
              <w:ind w:firstLine="400"/>
              <w:jc w:val="righ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0B945B83" w14:textId="77777777" w:rsidTr="00160A67">
        <w:tc>
          <w:tcPr>
            <w:cnfStyle w:val="001000000000" w:firstRow="0" w:lastRow="0" w:firstColumn="1" w:lastColumn="0" w:oddVBand="0" w:evenVBand="0" w:oddHBand="0" w:evenHBand="0" w:firstRowFirstColumn="0" w:firstRowLastColumn="0" w:lastRowFirstColumn="0" w:lastRowLastColumn="0"/>
            <w:tcW w:w="3539" w:type="dxa"/>
            <w:tcBorders>
              <w:tl2br w:val="nil"/>
              <w:tr2bl w:val="nil"/>
            </w:tcBorders>
            <w:shd w:val="clear" w:color="auto" w:fill="F2F2F2" w:themeFill="background1" w:themeFillShade="F2"/>
            <w:vAlign w:val="center"/>
          </w:tcPr>
          <w:p w14:paraId="306A1459" w14:textId="77777777" w:rsidR="00160A67" w:rsidRDefault="00000000">
            <w:pPr>
              <w:snapToGrid w:val="0"/>
              <w:spacing w:before="120" w:after="60"/>
              <w:ind w:firstLine="400"/>
              <w:rPr>
                <w:rFonts w:ascii="Times New Roman" w:eastAsia="宋体" w:hAnsi="Times New Roman"/>
                <w:bCs w:val="0"/>
                <w:sz w:val="20"/>
                <w:szCs w:val="20"/>
              </w:rPr>
            </w:pPr>
            <w:r>
              <w:rPr>
                <w:rFonts w:ascii="Times New Roman" w:eastAsia="宋体" w:hAnsi="Times New Roman"/>
                <w:b w:val="0"/>
                <w:sz w:val="20"/>
                <w:szCs w:val="20"/>
              </w:rPr>
              <w:t>减：</w:t>
            </w:r>
            <w:r>
              <w:rPr>
                <w:rFonts w:ascii="Times New Roman" w:eastAsia="宋体" w:hAnsi="Times New Roman"/>
                <w:b w:val="0"/>
                <w:color w:val="000000"/>
                <w:sz w:val="20"/>
                <w:szCs w:val="20"/>
              </w:rPr>
              <w:t>主营业务成本</w:t>
            </w:r>
          </w:p>
        </w:tc>
        <w:tc>
          <w:tcPr>
            <w:tcW w:w="2126" w:type="dxa"/>
            <w:tcBorders>
              <w:tl2br w:val="nil"/>
              <w:tr2bl w:val="nil"/>
            </w:tcBorders>
            <w:shd w:val="clear" w:color="auto" w:fill="F2F2F2" w:themeFill="background1" w:themeFillShade="F2"/>
            <w:vAlign w:val="center"/>
          </w:tcPr>
          <w:p w14:paraId="709B7179"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color w:val="000000"/>
                <w:sz w:val="20"/>
                <w:szCs w:val="20"/>
              </w:rPr>
              <w:t>B</w:t>
            </w:r>
          </w:p>
        </w:tc>
        <w:tc>
          <w:tcPr>
            <w:tcW w:w="3402" w:type="dxa"/>
            <w:tcBorders>
              <w:tl2br w:val="nil"/>
              <w:tr2bl w:val="nil"/>
            </w:tcBorders>
            <w:shd w:val="clear" w:color="auto" w:fill="F2F2F2" w:themeFill="background1" w:themeFillShade="F2"/>
            <w:vAlign w:val="center"/>
          </w:tcPr>
          <w:p w14:paraId="165D1251" w14:textId="77777777" w:rsidR="00160A67" w:rsidRDefault="00160A67">
            <w:pPr>
              <w:snapToGrid w:val="0"/>
              <w:spacing w:before="120" w:after="60"/>
              <w:ind w:firstLine="400"/>
              <w:jc w:val="righ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2297C9B9" w14:textId="77777777" w:rsidTr="00160A67">
        <w:tc>
          <w:tcPr>
            <w:cnfStyle w:val="001000000000" w:firstRow="0" w:lastRow="0" w:firstColumn="1" w:lastColumn="0" w:oddVBand="0" w:evenVBand="0" w:oddHBand="0" w:evenHBand="0" w:firstRowFirstColumn="0" w:firstRowLastColumn="0" w:lastRowFirstColumn="0" w:lastRowLastColumn="0"/>
            <w:tcW w:w="3539" w:type="dxa"/>
            <w:tcBorders>
              <w:tl2br w:val="nil"/>
              <w:tr2bl w:val="nil"/>
            </w:tcBorders>
            <w:shd w:val="clear" w:color="auto" w:fill="F2F2F2" w:themeFill="background1" w:themeFillShade="F2"/>
            <w:vAlign w:val="center"/>
          </w:tcPr>
          <w:p w14:paraId="558758E6" w14:textId="77777777" w:rsidR="00160A67" w:rsidRDefault="00000000">
            <w:pPr>
              <w:snapToGrid w:val="0"/>
              <w:spacing w:before="120" w:after="60"/>
              <w:ind w:firstLineChars="200" w:firstLine="400"/>
              <w:rPr>
                <w:rFonts w:ascii="Times New Roman" w:eastAsia="宋体" w:hAnsi="Times New Roman"/>
                <w:bCs w:val="0"/>
                <w:sz w:val="20"/>
                <w:szCs w:val="20"/>
              </w:rPr>
            </w:pPr>
            <w:r>
              <w:rPr>
                <w:rFonts w:ascii="Times New Roman" w:eastAsia="宋体" w:hAnsi="Times New Roman"/>
                <w:b w:val="0"/>
                <w:color w:val="000000"/>
                <w:sz w:val="20"/>
                <w:szCs w:val="20"/>
              </w:rPr>
              <w:t>主营业务税金及附加</w:t>
            </w:r>
          </w:p>
        </w:tc>
        <w:tc>
          <w:tcPr>
            <w:tcW w:w="2126" w:type="dxa"/>
            <w:tcBorders>
              <w:tl2br w:val="nil"/>
              <w:tr2bl w:val="nil"/>
            </w:tcBorders>
            <w:shd w:val="clear" w:color="auto" w:fill="F2F2F2" w:themeFill="background1" w:themeFillShade="F2"/>
            <w:vAlign w:val="center"/>
          </w:tcPr>
          <w:p w14:paraId="446A651E"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color w:val="000000"/>
                <w:sz w:val="20"/>
                <w:szCs w:val="20"/>
              </w:rPr>
              <w:t>C</w:t>
            </w:r>
          </w:p>
        </w:tc>
        <w:tc>
          <w:tcPr>
            <w:tcW w:w="3402" w:type="dxa"/>
            <w:tcBorders>
              <w:tl2br w:val="nil"/>
              <w:tr2bl w:val="nil"/>
            </w:tcBorders>
            <w:shd w:val="clear" w:color="auto" w:fill="F2F2F2" w:themeFill="background1" w:themeFillShade="F2"/>
            <w:vAlign w:val="center"/>
          </w:tcPr>
          <w:p w14:paraId="40B60983" w14:textId="77777777" w:rsidR="00160A67" w:rsidRDefault="00160A67">
            <w:pPr>
              <w:snapToGrid w:val="0"/>
              <w:spacing w:before="120" w:after="60"/>
              <w:ind w:firstLine="400"/>
              <w:jc w:val="righ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374CFC42" w14:textId="77777777" w:rsidTr="00160A67">
        <w:tc>
          <w:tcPr>
            <w:cnfStyle w:val="001000000000" w:firstRow="0" w:lastRow="0" w:firstColumn="1" w:lastColumn="0" w:oddVBand="0" w:evenVBand="0" w:oddHBand="0" w:evenHBand="0" w:firstRowFirstColumn="0" w:firstRowLastColumn="0" w:lastRowFirstColumn="0" w:lastRowLastColumn="0"/>
            <w:tcW w:w="3539" w:type="dxa"/>
            <w:tcBorders>
              <w:tl2br w:val="nil"/>
              <w:tr2bl w:val="nil"/>
            </w:tcBorders>
            <w:shd w:val="clear" w:color="auto" w:fill="F2F2F2" w:themeFill="background1" w:themeFillShade="F2"/>
            <w:vAlign w:val="center"/>
          </w:tcPr>
          <w:p w14:paraId="34227D99" w14:textId="77777777" w:rsidR="00160A67" w:rsidRDefault="00000000">
            <w:pPr>
              <w:snapToGrid w:val="0"/>
              <w:spacing w:before="120" w:after="60"/>
              <w:ind w:firstLine="400"/>
              <w:rPr>
                <w:rFonts w:ascii="Times New Roman" w:eastAsia="宋体" w:hAnsi="Times New Roman"/>
                <w:bCs w:val="0"/>
                <w:sz w:val="20"/>
                <w:szCs w:val="20"/>
              </w:rPr>
            </w:pPr>
            <w:r>
              <w:rPr>
                <w:rFonts w:ascii="Times New Roman" w:eastAsia="宋体" w:hAnsi="Times New Roman"/>
                <w:b w:val="0"/>
                <w:color w:val="000000"/>
                <w:sz w:val="20"/>
                <w:szCs w:val="20"/>
              </w:rPr>
              <w:t>主营业务利润</w:t>
            </w:r>
          </w:p>
        </w:tc>
        <w:tc>
          <w:tcPr>
            <w:tcW w:w="2126" w:type="dxa"/>
            <w:tcBorders>
              <w:tl2br w:val="nil"/>
              <w:tr2bl w:val="nil"/>
            </w:tcBorders>
            <w:shd w:val="clear" w:color="auto" w:fill="F2F2F2" w:themeFill="background1" w:themeFillShade="F2"/>
            <w:vAlign w:val="center"/>
          </w:tcPr>
          <w:p w14:paraId="2A3923AF"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color w:val="000000"/>
                <w:sz w:val="20"/>
                <w:szCs w:val="20"/>
              </w:rPr>
              <w:t>D = A – B - C</w:t>
            </w:r>
          </w:p>
        </w:tc>
        <w:tc>
          <w:tcPr>
            <w:tcW w:w="3402" w:type="dxa"/>
            <w:tcBorders>
              <w:tl2br w:val="nil"/>
              <w:tr2bl w:val="nil"/>
            </w:tcBorders>
            <w:shd w:val="clear" w:color="auto" w:fill="F2F2F2" w:themeFill="background1" w:themeFillShade="F2"/>
            <w:vAlign w:val="center"/>
          </w:tcPr>
          <w:p w14:paraId="6D1AC6E4" w14:textId="77777777" w:rsidR="00160A67" w:rsidRDefault="00160A67">
            <w:pPr>
              <w:snapToGrid w:val="0"/>
              <w:spacing w:before="120" w:after="60"/>
              <w:ind w:firstLine="400"/>
              <w:jc w:val="righ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426138BD" w14:textId="77777777" w:rsidTr="00160A67">
        <w:tc>
          <w:tcPr>
            <w:cnfStyle w:val="001000000000" w:firstRow="0" w:lastRow="0" w:firstColumn="1" w:lastColumn="0" w:oddVBand="0" w:evenVBand="0" w:oddHBand="0" w:evenHBand="0" w:firstRowFirstColumn="0" w:firstRowLastColumn="0" w:lastRowFirstColumn="0" w:lastRowLastColumn="0"/>
            <w:tcW w:w="3539" w:type="dxa"/>
            <w:tcBorders>
              <w:tl2br w:val="nil"/>
              <w:tr2bl w:val="nil"/>
            </w:tcBorders>
            <w:shd w:val="clear" w:color="auto" w:fill="F2F2F2" w:themeFill="background1" w:themeFillShade="F2"/>
            <w:vAlign w:val="center"/>
          </w:tcPr>
          <w:p w14:paraId="1F764B51" w14:textId="77777777" w:rsidR="00160A67" w:rsidRDefault="00000000">
            <w:pPr>
              <w:snapToGrid w:val="0"/>
              <w:spacing w:before="120" w:after="60"/>
              <w:ind w:firstLine="400"/>
              <w:rPr>
                <w:rFonts w:ascii="Times New Roman" w:eastAsia="宋体" w:hAnsi="Times New Roman"/>
                <w:bCs w:val="0"/>
                <w:sz w:val="20"/>
                <w:szCs w:val="20"/>
              </w:rPr>
            </w:pPr>
            <w:r>
              <w:rPr>
                <w:rFonts w:ascii="Times New Roman" w:eastAsia="宋体" w:hAnsi="Times New Roman"/>
                <w:b w:val="0"/>
                <w:sz w:val="20"/>
                <w:szCs w:val="20"/>
              </w:rPr>
              <w:t>减：营业费用</w:t>
            </w:r>
          </w:p>
        </w:tc>
        <w:tc>
          <w:tcPr>
            <w:tcW w:w="2126" w:type="dxa"/>
            <w:tcBorders>
              <w:tl2br w:val="nil"/>
              <w:tr2bl w:val="nil"/>
            </w:tcBorders>
            <w:shd w:val="clear" w:color="auto" w:fill="F2F2F2" w:themeFill="background1" w:themeFillShade="F2"/>
            <w:vAlign w:val="center"/>
          </w:tcPr>
          <w:p w14:paraId="18342604"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color w:val="000000"/>
                <w:sz w:val="20"/>
                <w:szCs w:val="20"/>
              </w:rPr>
              <w:t>E</w:t>
            </w:r>
          </w:p>
        </w:tc>
        <w:tc>
          <w:tcPr>
            <w:tcW w:w="3402" w:type="dxa"/>
            <w:tcBorders>
              <w:tl2br w:val="nil"/>
              <w:tr2bl w:val="nil"/>
            </w:tcBorders>
            <w:shd w:val="clear" w:color="auto" w:fill="F2F2F2" w:themeFill="background1" w:themeFillShade="F2"/>
            <w:vAlign w:val="center"/>
          </w:tcPr>
          <w:p w14:paraId="23A314C9" w14:textId="77777777" w:rsidR="00160A67" w:rsidRDefault="00160A67">
            <w:pPr>
              <w:snapToGrid w:val="0"/>
              <w:spacing w:before="120" w:after="60"/>
              <w:ind w:firstLine="400"/>
              <w:jc w:val="righ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2E253D04" w14:textId="77777777" w:rsidTr="00160A67">
        <w:tc>
          <w:tcPr>
            <w:cnfStyle w:val="001000000000" w:firstRow="0" w:lastRow="0" w:firstColumn="1" w:lastColumn="0" w:oddVBand="0" w:evenVBand="0" w:oddHBand="0" w:evenHBand="0" w:firstRowFirstColumn="0" w:firstRowLastColumn="0" w:lastRowFirstColumn="0" w:lastRowLastColumn="0"/>
            <w:tcW w:w="3539" w:type="dxa"/>
            <w:tcBorders>
              <w:tl2br w:val="nil"/>
              <w:tr2bl w:val="nil"/>
            </w:tcBorders>
            <w:shd w:val="clear" w:color="auto" w:fill="F2F2F2" w:themeFill="background1" w:themeFillShade="F2"/>
            <w:vAlign w:val="center"/>
          </w:tcPr>
          <w:p w14:paraId="26CA7CB5" w14:textId="77777777" w:rsidR="00160A67" w:rsidRDefault="00000000">
            <w:pPr>
              <w:snapToGrid w:val="0"/>
              <w:spacing w:before="120" w:after="60"/>
              <w:ind w:firstLineChars="200" w:firstLine="400"/>
              <w:rPr>
                <w:rFonts w:ascii="Times New Roman" w:eastAsia="宋体" w:hAnsi="Times New Roman"/>
                <w:bCs w:val="0"/>
                <w:sz w:val="20"/>
                <w:szCs w:val="20"/>
              </w:rPr>
            </w:pPr>
            <w:r>
              <w:rPr>
                <w:rFonts w:ascii="Times New Roman" w:eastAsia="宋体" w:hAnsi="Times New Roman"/>
                <w:b w:val="0"/>
                <w:color w:val="000000"/>
                <w:sz w:val="20"/>
                <w:szCs w:val="20"/>
              </w:rPr>
              <w:t>管理费用</w:t>
            </w:r>
          </w:p>
        </w:tc>
        <w:tc>
          <w:tcPr>
            <w:tcW w:w="2126" w:type="dxa"/>
            <w:tcBorders>
              <w:tl2br w:val="nil"/>
              <w:tr2bl w:val="nil"/>
            </w:tcBorders>
            <w:shd w:val="clear" w:color="auto" w:fill="F2F2F2" w:themeFill="background1" w:themeFillShade="F2"/>
            <w:vAlign w:val="center"/>
          </w:tcPr>
          <w:p w14:paraId="411F019F"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color w:val="000000"/>
                <w:sz w:val="20"/>
                <w:szCs w:val="20"/>
              </w:rPr>
              <w:t>F</w:t>
            </w:r>
          </w:p>
        </w:tc>
        <w:tc>
          <w:tcPr>
            <w:tcW w:w="3402" w:type="dxa"/>
            <w:tcBorders>
              <w:tl2br w:val="nil"/>
              <w:tr2bl w:val="nil"/>
            </w:tcBorders>
            <w:shd w:val="clear" w:color="auto" w:fill="F2F2F2" w:themeFill="background1" w:themeFillShade="F2"/>
            <w:vAlign w:val="center"/>
          </w:tcPr>
          <w:p w14:paraId="5D8E10BE" w14:textId="77777777" w:rsidR="00160A67" w:rsidRDefault="00160A67">
            <w:pPr>
              <w:snapToGrid w:val="0"/>
              <w:spacing w:before="120" w:after="60"/>
              <w:ind w:firstLine="400"/>
              <w:jc w:val="righ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49124BE7" w14:textId="77777777" w:rsidTr="00160A67">
        <w:tc>
          <w:tcPr>
            <w:cnfStyle w:val="001000000000" w:firstRow="0" w:lastRow="0" w:firstColumn="1" w:lastColumn="0" w:oddVBand="0" w:evenVBand="0" w:oddHBand="0" w:evenHBand="0" w:firstRowFirstColumn="0" w:firstRowLastColumn="0" w:lastRowFirstColumn="0" w:lastRowLastColumn="0"/>
            <w:tcW w:w="3539" w:type="dxa"/>
            <w:tcBorders>
              <w:tl2br w:val="nil"/>
              <w:tr2bl w:val="nil"/>
            </w:tcBorders>
            <w:shd w:val="clear" w:color="auto" w:fill="F2F2F2" w:themeFill="background1" w:themeFillShade="F2"/>
            <w:vAlign w:val="center"/>
          </w:tcPr>
          <w:p w14:paraId="65A27CD2" w14:textId="77777777" w:rsidR="00160A67" w:rsidRDefault="00000000">
            <w:pPr>
              <w:snapToGrid w:val="0"/>
              <w:spacing w:before="120" w:after="60"/>
              <w:ind w:firstLine="400"/>
              <w:rPr>
                <w:rFonts w:ascii="Times New Roman" w:eastAsia="宋体" w:hAnsi="Times New Roman"/>
                <w:bCs w:val="0"/>
                <w:sz w:val="20"/>
                <w:szCs w:val="20"/>
              </w:rPr>
            </w:pPr>
            <w:proofErr w:type="gramStart"/>
            <w:r>
              <w:rPr>
                <w:rFonts w:ascii="Times New Roman" w:eastAsia="宋体" w:hAnsi="Times New Roman"/>
                <w:b w:val="0"/>
                <w:sz w:val="20"/>
                <w:szCs w:val="20"/>
              </w:rPr>
              <w:t>息</w:t>
            </w:r>
            <w:proofErr w:type="gramEnd"/>
            <w:r>
              <w:rPr>
                <w:rFonts w:ascii="Times New Roman" w:eastAsia="宋体" w:hAnsi="Times New Roman"/>
                <w:b w:val="0"/>
                <w:sz w:val="20"/>
                <w:szCs w:val="20"/>
              </w:rPr>
              <w:t>税前利润</w:t>
            </w:r>
          </w:p>
        </w:tc>
        <w:tc>
          <w:tcPr>
            <w:tcW w:w="2126" w:type="dxa"/>
            <w:tcBorders>
              <w:tl2br w:val="nil"/>
              <w:tr2bl w:val="nil"/>
            </w:tcBorders>
            <w:shd w:val="clear" w:color="auto" w:fill="F2F2F2" w:themeFill="background1" w:themeFillShade="F2"/>
            <w:vAlign w:val="center"/>
          </w:tcPr>
          <w:p w14:paraId="259B713D"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sz w:val="20"/>
                <w:szCs w:val="20"/>
              </w:rPr>
              <w:t>G = D – E - F</w:t>
            </w:r>
          </w:p>
        </w:tc>
        <w:tc>
          <w:tcPr>
            <w:tcW w:w="3402" w:type="dxa"/>
            <w:tcBorders>
              <w:tl2br w:val="nil"/>
              <w:tr2bl w:val="nil"/>
            </w:tcBorders>
            <w:shd w:val="clear" w:color="auto" w:fill="F2F2F2" w:themeFill="background1" w:themeFillShade="F2"/>
            <w:vAlign w:val="center"/>
          </w:tcPr>
          <w:p w14:paraId="5753E8AE" w14:textId="77777777" w:rsidR="00160A67" w:rsidRDefault="00160A67">
            <w:pPr>
              <w:snapToGrid w:val="0"/>
              <w:spacing w:before="120" w:after="60"/>
              <w:ind w:firstLine="400"/>
              <w:jc w:val="righ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614A70DA" w14:textId="77777777" w:rsidTr="00160A67">
        <w:trPr>
          <w:trHeight w:val="431"/>
        </w:trPr>
        <w:tc>
          <w:tcPr>
            <w:cnfStyle w:val="001000000000" w:firstRow="0" w:lastRow="0" w:firstColumn="1" w:lastColumn="0" w:oddVBand="0" w:evenVBand="0" w:oddHBand="0" w:evenHBand="0" w:firstRowFirstColumn="0" w:firstRowLastColumn="0" w:lastRowFirstColumn="0" w:lastRowLastColumn="0"/>
            <w:tcW w:w="3539" w:type="dxa"/>
            <w:tcBorders>
              <w:tl2br w:val="nil"/>
              <w:tr2bl w:val="nil"/>
            </w:tcBorders>
            <w:shd w:val="clear" w:color="auto" w:fill="F2F2F2" w:themeFill="background1" w:themeFillShade="F2"/>
            <w:vAlign w:val="center"/>
          </w:tcPr>
          <w:p w14:paraId="5DF6BDF3" w14:textId="77777777" w:rsidR="00160A67" w:rsidRDefault="00000000">
            <w:pPr>
              <w:snapToGrid w:val="0"/>
              <w:spacing w:before="120" w:after="60"/>
              <w:ind w:firstLine="400"/>
              <w:rPr>
                <w:rFonts w:ascii="Times New Roman" w:eastAsia="宋体" w:hAnsi="Times New Roman"/>
                <w:bCs w:val="0"/>
                <w:sz w:val="20"/>
                <w:szCs w:val="20"/>
              </w:rPr>
            </w:pPr>
            <w:r>
              <w:rPr>
                <w:rFonts w:ascii="Times New Roman" w:eastAsia="宋体" w:hAnsi="Times New Roman"/>
                <w:b w:val="0"/>
                <w:sz w:val="20"/>
                <w:szCs w:val="20"/>
              </w:rPr>
              <w:t>主营业务成本及费用</w:t>
            </w:r>
          </w:p>
        </w:tc>
        <w:tc>
          <w:tcPr>
            <w:tcW w:w="2126" w:type="dxa"/>
            <w:tcBorders>
              <w:tl2br w:val="nil"/>
              <w:tr2bl w:val="nil"/>
            </w:tcBorders>
            <w:shd w:val="clear" w:color="auto" w:fill="F2F2F2" w:themeFill="background1" w:themeFillShade="F2"/>
            <w:vAlign w:val="center"/>
          </w:tcPr>
          <w:p w14:paraId="5DE1F5BB"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sz w:val="20"/>
                <w:szCs w:val="20"/>
              </w:rPr>
              <w:t>H = B+C+E+F</w:t>
            </w:r>
          </w:p>
        </w:tc>
        <w:tc>
          <w:tcPr>
            <w:tcW w:w="3402" w:type="dxa"/>
            <w:tcBorders>
              <w:tl2br w:val="nil"/>
              <w:tr2bl w:val="nil"/>
            </w:tcBorders>
            <w:shd w:val="clear" w:color="auto" w:fill="F2F2F2" w:themeFill="background1" w:themeFillShade="F2"/>
            <w:vAlign w:val="center"/>
          </w:tcPr>
          <w:p w14:paraId="409CFAB3" w14:textId="77777777" w:rsidR="00160A67" w:rsidRDefault="00160A67">
            <w:pPr>
              <w:snapToGrid w:val="0"/>
              <w:spacing w:before="120" w:after="60"/>
              <w:ind w:firstLine="400"/>
              <w:jc w:val="righ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22F9CF31" w14:textId="77777777" w:rsidTr="00160A67">
        <w:tc>
          <w:tcPr>
            <w:cnfStyle w:val="001000000000" w:firstRow="0" w:lastRow="0" w:firstColumn="1" w:lastColumn="0" w:oddVBand="0" w:evenVBand="0" w:oddHBand="0" w:evenHBand="0" w:firstRowFirstColumn="0" w:firstRowLastColumn="0" w:lastRowFirstColumn="0" w:lastRowLastColumn="0"/>
            <w:tcW w:w="3539" w:type="dxa"/>
            <w:tcBorders>
              <w:tl2br w:val="nil"/>
              <w:tr2bl w:val="nil"/>
            </w:tcBorders>
            <w:shd w:val="clear" w:color="auto" w:fill="F2F2F2" w:themeFill="background1" w:themeFillShade="F2"/>
            <w:vAlign w:val="center"/>
          </w:tcPr>
          <w:p w14:paraId="7FD85480" w14:textId="77777777" w:rsidR="00160A67" w:rsidRDefault="00000000">
            <w:pPr>
              <w:snapToGrid w:val="0"/>
              <w:spacing w:before="120" w:after="60"/>
              <w:ind w:firstLine="400"/>
              <w:rPr>
                <w:rFonts w:ascii="Times New Roman" w:eastAsia="宋体" w:hAnsi="Times New Roman"/>
                <w:b w:val="0"/>
                <w:color w:val="FF0000"/>
                <w:sz w:val="20"/>
                <w:szCs w:val="20"/>
              </w:rPr>
            </w:pPr>
            <w:r>
              <w:rPr>
                <w:rFonts w:ascii="Times New Roman" w:eastAsia="宋体" w:hAnsi="Times New Roman"/>
                <w:b w:val="0"/>
                <w:color w:val="FF0000"/>
                <w:sz w:val="20"/>
                <w:szCs w:val="20"/>
              </w:rPr>
              <w:t>完全成本加成率或息税前营业利润率</w:t>
            </w:r>
          </w:p>
          <w:p w14:paraId="292EB5A0" w14:textId="77777777" w:rsidR="00160A67" w:rsidRDefault="00000000">
            <w:pPr>
              <w:snapToGrid w:val="0"/>
              <w:spacing w:before="120" w:after="60"/>
              <w:ind w:firstLine="400"/>
              <w:rPr>
                <w:rFonts w:ascii="Times New Roman" w:eastAsia="宋体" w:hAnsi="Times New Roman"/>
                <w:bCs w:val="0"/>
                <w:color w:val="00B0F0"/>
                <w:sz w:val="20"/>
                <w:szCs w:val="20"/>
              </w:rPr>
            </w:pPr>
            <w:r>
              <w:rPr>
                <w:rFonts w:ascii="Times New Roman" w:eastAsia="宋体" w:hAnsi="Times New Roman"/>
                <w:b w:val="0"/>
                <w:color w:val="FF0000"/>
                <w:sz w:val="20"/>
                <w:szCs w:val="20"/>
              </w:rPr>
              <w:t>【请选择合适的利润率指标】</w:t>
            </w:r>
          </w:p>
        </w:tc>
        <w:tc>
          <w:tcPr>
            <w:tcW w:w="2126" w:type="dxa"/>
            <w:tcBorders>
              <w:tl2br w:val="nil"/>
              <w:tr2bl w:val="nil"/>
            </w:tcBorders>
            <w:shd w:val="clear" w:color="auto" w:fill="F2F2F2" w:themeFill="background1" w:themeFillShade="F2"/>
            <w:vAlign w:val="center"/>
          </w:tcPr>
          <w:p w14:paraId="7FFA902A"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FF0000"/>
                <w:sz w:val="20"/>
                <w:szCs w:val="20"/>
              </w:rPr>
            </w:pPr>
            <w:r>
              <w:rPr>
                <w:rFonts w:ascii="Times New Roman" w:eastAsia="宋体" w:hAnsi="Times New Roman"/>
                <w:color w:val="FF0000"/>
                <w:sz w:val="20"/>
                <w:szCs w:val="20"/>
              </w:rPr>
              <w:t>I = G/H</w:t>
            </w:r>
          </w:p>
          <w:p w14:paraId="4A79A1AE"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color w:val="FF0000"/>
                <w:sz w:val="20"/>
                <w:szCs w:val="20"/>
              </w:rPr>
              <w:t>或</w:t>
            </w:r>
            <w:r>
              <w:rPr>
                <w:rFonts w:ascii="Times New Roman" w:eastAsia="宋体" w:hAnsi="Times New Roman"/>
                <w:color w:val="FF0000"/>
                <w:sz w:val="20"/>
                <w:szCs w:val="20"/>
              </w:rPr>
              <w:t>I = G/A</w:t>
            </w:r>
            <w:commentRangeEnd w:id="1250"/>
            <w:r w:rsidR="00E11FAD">
              <w:rPr>
                <w:rStyle w:val="aff1"/>
                <w:rFonts w:cstheme="minorBidi"/>
              </w:rPr>
              <w:commentReference w:id="1250"/>
            </w:r>
          </w:p>
        </w:tc>
        <w:tc>
          <w:tcPr>
            <w:tcW w:w="3402" w:type="dxa"/>
            <w:tcBorders>
              <w:tl2br w:val="nil"/>
              <w:tr2bl w:val="nil"/>
            </w:tcBorders>
            <w:shd w:val="clear" w:color="auto" w:fill="F2F2F2" w:themeFill="background1" w:themeFillShade="F2"/>
            <w:vAlign w:val="center"/>
          </w:tcPr>
          <w:p w14:paraId="373C64F5" w14:textId="77777777" w:rsidR="00160A67" w:rsidRDefault="00160A67">
            <w:pPr>
              <w:snapToGrid w:val="0"/>
              <w:spacing w:before="120" w:after="60"/>
              <w:ind w:firstLine="400"/>
              <w:jc w:val="righ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bl>
    <w:p w14:paraId="648E4984" w14:textId="77777777" w:rsidR="00160A67" w:rsidRDefault="00160A67">
      <w:pPr>
        <w:ind w:firstLineChars="200" w:firstLine="480"/>
        <w:rPr>
          <w:rFonts w:ascii="Arial" w:eastAsia="黑体" w:hAnsi="Arial" w:cs="Arial"/>
          <w:color w:val="06A2E0" w:themeColor="accent1"/>
        </w:rPr>
      </w:pPr>
    </w:p>
    <w:p w14:paraId="41A72811" w14:textId="77777777" w:rsidR="00160A67" w:rsidRDefault="00000000">
      <w:pPr>
        <w:pStyle w:val="51"/>
        <w:numPr>
          <w:ilvl w:val="255"/>
          <w:numId w:val="0"/>
        </w:numPr>
        <w:spacing w:beforeLines="50" w:before="120" w:afterLines="50" w:after="120" w:line="360" w:lineRule="auto"/>
        <w:jc w:val="both"/>
        <w:rPr>
          <w:rFonts w:ascii="Times New Roman" w:eastAsia="宋体" w:hAnsi="Times New Roman" w:cs="Times New Roman"/>
        </w:rPr>
      </w:pPr>
      <w:r>
        <w:rPr>
          <w:rFonts w:ascii="Times New Roman" w:eastAsia="宋体" w:hAnsi="Times New Roman" w:cs="Times New Roman" w:hint="eastAsia"/>
        </w:rPr>
        <w:t xml:space="preserve">8.2.3.  </w:t>
      </w:r>
      <w:r>
        <w:rPr>
          <w:rFonts w:ascii="Times New Roman" w:eastAsia="宋体" w:hAnsi="Times New Roman" w:cs="Times New Roman" w:hint="eastAsia"/>
        </w:rPr>
        <w:t>特殊因素分析</w:t>
      </w:r>
    </w:p>
    <w:p w14:paraId="44B8E938"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lastRenderedPageBreak/>
        <w:t>[2017] 6</w:t>
      </w:r>
      <w:r>
        <w:rPr>
          <w:rFonts w:ascii="Times New Roman" w:eastAsia="宋体" w:hAnsi="Times New Roman" w:cs="Times New Roman"/>
        </w:rPr>
        <w:t>号公告规定：</w:t>
      </w:r>
      <w:r>
        <w:rPr>
          <w:rFonts w:ascii="Times New Roman" w:eastAsia="宋体" w:hAnsi="Times New Roman" w:cs="Times New Roman"/>
        </w:rPr>
        <w:t>“</w:t>
      </w:r>
      <w:r>
        <w:rPr>
          <w:rFonts w:ascii="Times New Roman" w:eastAsia="宋体" w:hAnsi="Times New Roman" w:cs="Times New Roman"/>
        </w:rPr>
        <w:t>可比性分析应特别考察关联交易与非关联交易之间在功能风险及经济环境上的差异以及影响营业利润的其他因素，具体包括执行功能、承担风险和使用资产，行业和市场情况，经营规模，经济周期和产品生命周期，成本、费用、所得和资产在各交易间的分摊，会计处理及经营管理效率等。</w:t>
      </w:r>
      <w:r>
        <w:rPr>
          <w:rFonts w:ascii="Times New Roman" w:eastAsia="宋体" w:hAnsi="Times New Roman" w:cs="Times New Roman"/>
        </w:rPr>
        <w:t>”…“</w:t>
      </w:r>
      <w:r>
        <w:rPr>
          <w:rFonts w:ascii="Times New Roman" w:eastAsia="宋体" w:hAnsi="Times New Roman" w:cs="Times New Roman"/>
        </w:rPr>
        <w:t>关联交易与非关联交易之间在以上方面存在重大差异的，应就该差异对营业利润的影响进行合理调整，无法合理调整的，应根据本章规定选择其他合理的转让定价方法。</w:t>
      </w:r>
      <w:r>
        <w:rPr>
          <w:rFonts w:ascii="Times New Roman" w:eastAsia="宋体" w:hAnsi="Times New Roman" w:cs="Times New Roman"/>
        </w:rPr>
        <w:t>”</w:t>
      </w:r>
    </w:p>
    <w:p w14:paraId="04D7E968" w14:textId="77777777" w:rsidR="00160A67" w:rsidRDefault="00160A67">
      <w:pPr>
        <w:spacing w:beforeLines="50" w:before="120" w:line="360" w:lineRule="auto"/>
        <w:ind w:firstLineChars="200" w:firstLine="480"/>
        <w:jc w:val="both"/>
        <w:rPr>
          <w:rFonts w:ascii="Times New Roman" w:eastAsia="宋体" w:hAnsi="Times New Roman" w:cs="Times New Roman"/>
        </w:rPr>
      </w:pPr>
    </w:p>
    <w:p w14:paraId="6A21E902" w14:textId="1A0518FF"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因此，根据中国转让定价法规和</w:t>
      </w:r>
      <w:r>
        <w:rPr>
          <w:rFonts w:ascii="Times New Roman" w:eastAsia="宋体" w:hAnsi="Times New Roman" w:cs="Times New Roman"/>
        </w:rPr>
        <w:t>OECD</w:t>
      </w:r>
      <w:r>
        <w:rPr>
          <w:rFonts w:ascii="Times New Roman" w:eastAsia="宋体" w:hAnsi="Times New Roman" w:cs="Times New Roman"/>
        </w:rPr>
        <w:t>指南的相关规定，在进行关联交易的比较验证时，如果存在足以影响</w:t>
      </w:r>
      <w:del w:id="1251"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52"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和可比公司之间可比性的因素时，相应的比较分析应当在调整影响可比性因素之后进行。据此，对</w:t>
      </w:r>
      <w:del w:id="1253"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54"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验证交易的利润状况进行分析时，应当进行相应的调整或分析说明而使相关的可比性分析建立在合理的可比基础上。</w:t>
      </w:r>
    </w:p>
    <w:p w14:paraId="31F4F4B4" w14:textId="509CB97D"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报告期间，影响</w:t>
      </w:r>
      <w:del w:id="125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5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经营情况的特殊因素为：</w:t>
      </w:r>
    </w:p>
    <w:p w14:paraId="1D5C645A"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【请项目组根据实际情况判断特殊因素，请注意，正常情况下，与整体经济形势导致的公司利润较差不应是特殊因素，因为可比公司应同样收到影响而在可比利润率中体现。】</w:t>
      </w:r>
    </w:p>
    <w:p w14:paraId="7C8284B1" w14:textId="77777777" w:rsidR="00160A67" w:rsidRDefault="00160A67"/>
    <w:p w14:paraId="36297CC0" w14:textId="77777777" w:rsidR="00160A67" w:rsidRDefault="00000000">
      <w:pPr>
        <w:pStyle w:val="ac"/>
        <w:keepNext/>
        <w:ind w:firstLine="482"/>
        <w:jc w:val="center"/>
        <w:rPr>
          <w:rFonts w:ascii="Times New Roman" w:eastAsia="宋体" w:hAnsi="Times New Roman" w:cs="Times New Roman"/>
        </w:rPr>
      </w:pPr>
      <w:bookmarkStart w:id="1257" w:name="_Toc143535415"/>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23</w:t>
      </w:r>
      <w:r>
        <w:rPr>
          <w:rFonts w:ascii="Times New Roman" w:eastAsia="宋体" w:hAnsi="Times New Roman" w:cs="Times New Roman"/>
        </w:rPr>
        <w:fldChar w:fldCharType="end"/>
      </w:r>
      <w:r>
        <w:rPr>
          <w:rFonts w:ascii="Times New Roman" w:eastAsia="宋体" w:hAnsi="Times New Roman" w:cs="Times New Roman"/>
        </w:rPr>
        <w:t>：特殊因素调整后的验证交易</w:t>
      </w:r>
      <w:bookmarkEnd w:id="1257"/>
      <w:r>
        <w:rPr>
          <w:rFonts w:ascii="Times New Roman" w:eastAsia="宋体" w:hAnsi="Times New Roman" w:cs="Times New Roman"/>
        </w:rPr>
        <w:t>财务数据</w:t>
      </w:r>
    </w:p>
    <w:p w14:paraId="70A3B4BA" w14:textId="77777777" w:rsidR="00160A67" w:rsidRDefault="00160A67">
      <w:pPr>
        <w:rPr>
          <w:rFonts w:eastAsiaTheme="minorEastAsia"/>
        </w:rPr>
      </w:pPr>
    </w:p>
    <w:p w14:paraId="535941C0" w14:textId="77777777" w:rsidR="00160A67" w:rsidRDefault="00000000">
      <w:pPr>
        <w:ind w:firstLine="400"/>
        <w:jc w:val="right"/>
        <w:rPr>
          <w:rFonts w:ascii="黑体" w:eastAsia="黑体" w:hAnsi="黑体" w:hint="eastAsia"/>
          <w:sz w:val="20"/>
          <w:szCs w:val="20"/>
        </w:rPr>
      </w:pPr>
      <w:r>
        <w:rPr>
          <w:rFonts w:ascii="宋体" w:eastAsia="宋体" w:hAnsi="宋体" w:cs="宋体" w:hint="eastAsia"/>
          <w:sz w:val="20"/>
          <w:szCs w:val="20"/>
        </w:rPr>
        <w:t>单位：人民币元</w:t>
      </w:r>
    </w:p>
    <w:tbl>
      <w:tblPr>
        <w:tblStyle w:val="4-41"/>
        <w:tblW w:w="0" w:type="auto"/>
        <w:jc w:val="center"/>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2080"/>
        <w:gridCol w:w="1466"/>
        <w:gridCol w:w="1905"/>
        <w:gridCol w:w="1814"/>
        <w:gridCol w:w="1752"/>
      </w:tblGrid>
      <w:tr w:rsidR="00160A67" w14:paraId="3BCC85CC" w14:textId="77777777" w:rsidTr="00160A67">
        <w:trPr>
          <w:cnfStyle w:val="100000000000" w:firstRow="1" w:lastRow="0" w:firstColumn="0" w:lastColumn="0" w:oddVBand="0" w:evenVBand="0" w:oddHBand="0" w:evenHBand="0" w:firstRowFirstColumn="0" w:firstRowLastColumn="0" w:lastRowFirstColumn="0" w:lastRowLastColumn="0"/>
          <w:trHeight w:val="431"/>
          <w:tblHeader/>
          <w:jc w:val="center"/>
        </w:trPr>
        <w:tc>
          <w:tcPr>
            <w:cnfStyle w:val="001000000000" w:firstRow="0" w:lastRow="0" w:firstColumn="1" w:lastColumn="0" w:oddVBand="0" w:evenVBand="0" w:oddHBand="0" w:evenHBand="0" w:firstRowFirstColumn="0" w:firstRowLastColumn="0" w:lastRowFirstColumn="0" w:lastRowLastColumn="0"/>
            <w:tcW w:w="2080" w:type="dxa"/>
            <w:tcBorders>
              <w:tl2br w:val="nil"/>
              <w:tr2bl w:val="nil"/>
            </w:tcBorders>
            <w:shd w:val="clear" w:color="auto" w:fill="00A7E1"/>
            <w:vAlign w:val="center"/>
          </w:tcPr>
          <w:p w14:paraId="223C3818" w14:textId="77777777" w:rsidR="00160A67" w:rsidRDefault="00000000">
            <w:pPr>
              <w:spacing w:before="120" w:after="60"/>
              <w:ind w:firstLine="402"/>
              <w:jc w:val="center"/>
              <w:rPr>
                <w:rFonts w:ascii="Times New Roman" w:eastAsia="宋体" w:hAnsi="Times New Roman"/>
                <w:sz w:val="20"/>
                <w:szCs w:val="20"/>
              </w:rPr>
            </w:pPr>
            <w:commentRangeStart w:id="1258"/>
            <w:r>
              <w:rPr>
                <w:rFonts w:ascii="Times New Roman" w:eastAsia="宋体" w:hAnsi="Times New Roman"/>
                <w:sz w:val="20"/>
                <w:szCs w:val="20"/>
              </w:rPr>
              <w:t>项目</w:t>
            </w:r>
          </w:p>
        </w:tc>
        <w:tc>
          <w:tcPr>
            <w:tcW w:w="1466" w:type="dxa"/>
            <w:tcBorders>
              <w:tl2br w:val="nil"/>
              <w:tr2bl w:val="nil"/>
            </w:tcBorders>
            <w:shd w:val="clear" w:color="auto" w:fill="00A7E1"/>
            <w:vAlign w:val="center"/>
          </w:tcPr>
          <w:p w14:paraId="7B40C649" w14:textId="77777777" w:rsidR="00160A67" w:rsidRDefault="00000000">
            <w:pPr>
              <w:ind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sz w:val="20"/>
                <w:szCs w:val="20"/>
              </w:rPr>
            </w:pPr>
            <w:r>
              <w:rPr>
                <w:rFonts w:ascii="Times New Roman" w:eastAsia="宋体" w:hAnsi="Times New Roman"/>
                <w:sz w:val="20"/>
                <w:szCs w:val="20"/>
              </w:rPr>
              <w:t>公式</w:t>
            </w:r>
          </w:p>
        </w:tc>
        <w:tc>
          <w:tcPr>
            <w:tcW w:w="1905" w:type="dxa"/>
            <w:tcBorders>
              <w:tl2br w:val="nil"/>
              <w:tr2bl w:val="nil"/>
            </w:tcBorders>
            <w:shd w:val="clear" w:color="auto" w:fill="00A7E1"/>
            <w:vAlign w:val="center"/>
          </w:tcPr>
          <w:p w14:paraId="7F03C8FD" w14:textId="77777777" w:rsidR="00160A67" w:rsidRDefault="00000000">
            <w:pPr>
              <w:ind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sz w:val="20"/>
                <w:szCs w:val="20"/>
              </w:rPr>
              <w:t>调整前金额</w:t>
            </w:r>
          </w:p>
          <w:p w14:paraId="4F429675" w14:textId="77777777" w:rsidR="00160A67" w:rsidRDefault="00000000">
            <w:pPr>
              <w:ind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sz w:val="20"/>
                <w:szCs w:val="20"/>
              </w:rPr>
            </w:pPr>
            <w:r>
              <w:rPr>
                <w:rFonts w:ascii="Times New Roman" w:eastAsia="宋体" w:hAnsi="Times New Roman"/>
                <w:sz w:val="20"/>
                <w:szCs w:val="20"/>
              </w:rPr>
              <w:t>X</w:t>
            </w:r>
          </w:p>
        </w:tc>
        <w:tc>
          <w:tcPr>
            <w:tcW w:w="1814" w:type="dxa"/>
            <w:tcBorders>
              <w:tl2br w:val="nil"/>
              <w:tr2bl w:val="nil"/>
            </w:tcBorders>
            <w:shd w:val="clear" w:color="auto" w:fill="00A7E1"/>
            <w:vAlign w:val="center"/>
          </w:tcPr>
          <w:p w14:paraId="4892ECC8" w14:textId="77777777" w:rsidR="00160A67" w:rsidRDefault="00000000">
            <w:pPr>
              <w:ind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sz w:val="20"/>
                <w:szCs w:val="20"/>
              </w:rPr>
              <w:t>特殊因素</w:t>
            </w:r>
          </w:p>
          <w:p w14:paraId="47928C2C" w14:textId="77777777" w:rsidR="00160A67" w:rsidRDefault="00000000">
            <w:pPr>
              <w:ind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sz w:val="20"/>
                <w:szCs w:val="20"/>
              </w:rPr>
            </w:pPr>
            <w:r>
              <w:rPr>
                <w:rFonts w:ascii="Times New Roman" w:eastAsia="宋体" w:hAnsi="Times New Roman"/>
                <w:sz w:val="20"/>
                <w:szCs w:val="20"/>
              </w:rPr>
              <w:t>Y</w:t>
            </w:r>
          </w:p>
        </w:tc>
        <w:tc>
          <w:tcPr>
            <w:tcW w:w="1752" w:type="dxa"/>
            <w:tcBorders>
              <w:tl2br w:val="nil"/>
              <w:tr2bl w:val="nil"/>
            </w:tcBorders>
            <w:shd w:val="clear" w:color="auto" w:fill="00A7E1"/>
          </w:tcPr>
          <w:p w14:paraId="5C1853D1" w14:textId="77777777" w:rsidR="00160A67" w:rsidRDefault="00000000">
            <w:pPr>
              <w:ind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sz w:val="20"/>
                <w:szCs w:val="20"/>
              </w:rPr>
              <w:t>调整后金额</w:t>
            </w:r>
          </w:p>
          <w:p w14:paraId="2C545EFB" w14:textId="77777777" w:rsidR="00160A67" w:rsidRDefault="00000000">
            <w:pPr>
              <w:ind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sz w:val="20"/>
                <w:szCs w:val="20"/>
              </w:rPr>
            </w:pPr>
            <w:r>
              <w:rPr>
                <w:rFonts w:ascii="Times New Roman" w:eastAsia="宋体" w:hAnsi="Times New Roman"/>
                <w:sz w:val="20"/>
                <w:szCs w:val="20"/>
              </w:rPr>
              <w:t>Z=X+Y</w:t>
            </w:r>
          </w:p>
        </w:tc>
      </w:tr>
      <w:tr w:rsidR="00160A67" w14:paraId="13608DF4" w14:textId="77777777" w:rsidTr="00160A67">
        <w:trPr>
          <w:trHeight w:val="431"/>
          <w:jc w:val="center"/>
        </w:trPr>
        <w:tc>
          <w:tcPr>
            <w:cnfStyle w:val="001000000000" w:firstRow="0" w:lastRow="0" w:firstColumn="1" w:lastColumn="0" w:oddVBand="0" w:evenVBand="0" w:oddHBand="0" w:evenHBand="0" w:firstRowFirstColumn="0" w:firstRowLastColumn="0" w:lastRowFirstColumn="0" w:lastRowLastColumn="0"/>
            <w:tcW w:w="2080" w:type="dxa"/>
            <w:tcBorders>
              <w:tl2br w:val="nil"/>
              <w:tr2bl w:val="nil"/>
            </w:tcBorders>
            <w:shd w:val="clear" w:color="auto" w:fill="F2F2F2" w:themeFill="background1" w:themeFillShade="F2"/>
            <w:vAlign w:val="center"/>
          </w:tcPr>
          <w:p w14:paraId="3035A8F2" w14:textId="77777777" w:rsidR="00160A67" w:rsidRDefault="00000000">
            <w:pPr>
              <w:snapToGrid w:val="0"/>
              <w:spacing w:before="120" w:after="60"/>
              <w:ind w:firstLine="400"/>
              <w:rPr>
                <w:rFonts w:ascii="Times New Roman" w:eastAsia="宋体" w:hAnsi="Times New Roman"/>
                <w:bCs w:val="0"/>
                <w:sz w:val="20"/>
                <w:szCs w:val="20"/>
              </w:rPr>
            </w:pPr>
            <w:r>
              <w:rPr>
                <w:rFonts w:ascii="Times New Roman" w:eastAsia="宋体" w:hAnsi="Times New Roman"/>
                <w:b w:val="0"/>
                <w:color w:val="000000"/>
                <w:sz w:val="20"/>
                <w:szCs w:val="20"/>
              </w:rPr>
              <w:t>主营业务收入</w:t>
            </w:r>
          </w:p>
        </w:tc>
        <w:tc>
          <w:tcPr>
            <w:tcW w:w="1466" w:type="dxa"/>
            <w:tcBorders>
              <w:tl2br w:val="nil"/>
              <w:tr2bl w:val="nil"/>
            </w:tcBorders>
            <w:shd w:val="clear" w:color="auto" w:fill="F2F2F2" w:themeFill="background1" w:themeFillShade="F2"/>
            <w:vAlign w:val="center"/>
          </w:tcPr>
          <w:p w14:paraId="159F0A7B"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sz w:val="20"/>
                <w:szCs w:val="20"/>
              </w:rPr>
            </w:pPr>
            <w:r>
              <w:rPr>
                <w:rFonts w:ascii="Times New Roman" w:eastAsia="宋体" w:hAnsi="Times New Roman"/>
                <w:color w:val="000000"/>
                <w:sz w:val="20"/>
                <w:szCs w:val="20"/>
              </w:rPr>
              <w:t>A</w:t>
            </w:r>
          </w:p>
        </w:tc>
        <w:tc>
          <w:tcPr>
            <w:tcW w:w="1905" w:type="dxa"/>
            <w:tcBorders>
              <w:tl2br w:val="nil"/>
              <w:tr2bl w:val="nil"/>
            </w:tcBorders>
            <w:shd w:val="clear" w:color="auto" w:fill="F2F2F2" w:themeFill="background1" w:themeFillShade="F2"/>
            <w:vAlign w:val="center"/>
          </w:tcPr>
          <w:p w14:paraId="1161DDDD"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814" w:type="dxa"/>
            <w:tcBorders>
              <w:tl2br w:val="nil"/>
              <w:tr2bl w:val="nil"/>
            </w:tcBorders>
            <w:shd w:val="clear" w:color="auto" w:fill="F2F2F2" w:themeFill="background1" w:themeFillShade="F2"/>
            <w:vAlign w:val="center"/>
          </w:tcPr>
          <w:p w14:paraId="72891E34"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752" w:type="dxa"/>
            <w:tcBorders>
              <w:tl2br w:val="nil"/>
              <w:tr2bl w:val="nil"/>
            </w:tcBorders>
            <w:shd w:val="clear" w:color="auto" w:fill="F2F2F2" w:themeFill="background1" w:themeFillShade="F2"/>
            <w:vAlign w:val="center"/>
          </w:tcPr>
          <w:p w14:paraId="1158B691"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61E825DA" w14:textId="77777777" w:rsidTr="00160A67">
        <w:trPr>
          <w:trHeight w:val="431"/>
          <w:jc w:val="center"/>
        </w:trPr>
        <w:tc>
          <w:tcPr>
            <w:cnfStyle w:val="001000000000" w:firstRow="0" w:lastRow="0" w:firstColumn="1" w:lastColumn="0" w:oddVBand="0" w:evenVBand="0" w:oddHBand="0" w:evenHBand="0" w:firstRowFirstColumn="0" w:firstRowLastColumn="0" w:lastRowFirstColumn="0" w:lastRowLastColumn="0"/>
            <w:tcW w:w="2080" w:type="dxa"/>
            <w:tcBorders>
              <w:tl2br w:val="nil"/>
              <w:tr2bl w:val="nil"/>
            </w:tcBorders>
            <w:shd w:val="clear" w:color="auto" w:fill="F2F2F2" w:themeFill="background1" w:themeFillShade="F2"/>
            <w:vAlign w:val="center"/>
          </w:tcPr>
          <w:p w14:paraId="7A3282BC" w14:textId="77777777" w:rsidR="00160A67" w:rsidRDefault="00000000">
            <w:pPr>
              <w:snapToGrid w:val="0"/>
              <w:spacing w:before="120" w:after="60"/>
              <w:ind w:firstLine="400"/>
              <w:rPr>
                <w:rFonts w:ascii="Times New Roman" w:eastAsia="宋体" w:hAnsi="Times New Roman"/>
                <w:bCs w:val="0"/>
                <w:sz w:val="20"/>
                <w:szCs w:val="20"/>
              </w:rPr>
            </w:pPr>
            <w:r>
              <w:rPr>
                <w:rFonts w:ascii="Times New Roman" w:eastAsia="宋体" w:hAnsi="Times New Roman"/>
                <w:b w:val="0"/>
                <w:sz w:val="20"/>
                <w:szCs w:val="20"/>
              </w:rPr>
              <w:t>减：</w:t>
            </w:r>
            <w:r>
              <w:rPr>
                <w:rFonts w:ascii="Times New Roman" w:eastAsia="宋体" w:hAnsi="Times New Roman"/>
                <w:b w:val="0"/>
                <w:color w:val="000000"/>
                <w:sz w:val="20"/>
                <w:szCs w:val="20"/>
              </w:rPr>
              <w:t>主营业务成本</w:t>
            </w:r>
          </w:p>
        </w:tc>
        <w:tc>
          <w:tcPr>
            <w:tcW w:w="1466" w:type="dxa"/>
            <w:tcBorders>
              <w:tl2br w:val="nil"/>
              <w:tr2bl w:val="nil"/>
            </w:tcBorders>
            <w:shd w:val="clear" w:color="auto" w:fill="F2F2F2" w:themeFill="background1" w:themeFillShade="F2"/>
            <w:vAlign w:val="center"/>
          </w:tcPr>
          <w:p w14:paraId="7ECE4FDE"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color w:val="000000"/>
                <w:sz w:val="20"/>
                <w:szCs w:val="20"/>
              </w:rPr>
              <w:t>B</w:t>
            </w:r>
          </w:p>
        </w:tc>
        <w:tc>
          <w:tcPr>
            <w:tcW w:w="1905" w:type="dxa"/>
            <w:tcBorders>
              <w:tl2br w:val="nil"/>
              <w:tr2bl w:val="nil"/>
            </w:tcBorders>
            <w:shd w:val="clear" w:color="auto" w:fill="F2F2F2" w:themeFill="background1" w:themeFillShade="F2"/>
            <w:vAlign w:val="center"/>
          </w:tcPr>
          <w:p w14:paraId="4BDAF54E"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814" w:type="dxa"/>
            <w:tcBorders>
              <w:tl2br w:val="nil"/>
              <w:tr2bl w:val="nil"/>
            </w:tcBorders>
            <w:shd w:val="clear" w:color="auto" w:fill="F2F2F2" w:themeFill="background1" w:themeFillShade="F2"/>
            <w:vAlign w:val="center"/>
          </w:tcPr>
          <w:p w14:paraId="2A017C57"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752" w:type="dxa"/>
            <w:tcBorders>
              <w:tl2br w:val="nil"/>
              <w:tr2bl w:val="nil"/>
            </w:tcBorders>
            <w:shd w:val="clear" w:color="auto" w:fill="F2F2F2" w:themeFill="background1" w:themeFillShade="F2"/>
            <w:vAlign w:val="center"/>
          </w:tcPr>
          <w:p w14:paraId="160BE8A1"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243C87E8" w14:textId="77777777" w:rsidTr="00160A67">
        <w:trPr>
          <w:trHeight w:val="431"/>
          <w:jc w:val="center"/>
        </w:trPr>
        <w:tc>
          <w:tcPr>
            <w:cnfStyle w:val="001000000000" w:firstRow="0" w:lastRow="0" w:firstColumn="1" w:lastColumn="0" w:oddVBand="0" w:evenVBand="0" w:oddHBand="0" w:evenHBand="0" w:firstRowFirstColumn="0" w:firstRowLastColumn="0" w:lastRowFirstColumn="0" w:lastRowLastColumn="0"/>
            <w:tcW w:w="2080" w:type="dxa"/>
            <w:tcBorders>
              <w:tl2br w:val="nil"/>
              <w:tr2bl w:val="nil"/>
            </w:tcBorders>
            <w:shd w:val="clear" w:color="auto" w:fill="F2F2F2" w:themeFill="background1" w:themeFillShade="F2"/>
            <w:vAlign w:val="center"/>
          </w:tcPr>
          <w:p w14:paraId="22011355" w14:textId="77777777" w:rsidR="00160A67" w:rsidRDefault="00000000">
            <w:pPr>
              <w:snapToGrid w:val="0"/>
              <w:spacing w:before="120" w:after="60"/>
              <w:ind w:firstLineChars="200" w:firstLine="400"/>
              <w:rPr>
                <w:rFonts w:ascii="Times New Roman" w:eastAsia="宋体" w:hAnsi="Times New Roman"/>
                <w:bCs w:val="0"/>
                <w:sz w:val="20"/>
                <w:szCs w:val="20"/>
              </w:rPr>
            </w:pPr>
            <w:r>
              <w:rPr>
                <w:rFonts w:ascii="Times New Roman" w:eastAsia="宋体" w:hAnsi="Times New Roman"/>
                <w:b w:val="0"/>
                <w:color w:val="000000"/>
                <w:sz w:val="20"/>
                <w:szCs w:val="20"/>
              </w:rPr>
              <w:t>主营业务税金及附加</w:t>
            </w:r>
          </w:p>
        </w:tc>
        <w:tc>
          <w:tcPr>
            <w:tcW w:w="1466" w:type="dxa"/>
            <w:tcBorders>
              <w:tl2br w:val="nil"/>
              <w:tr2bl w:val="nil"/>
            </w:tcBorders>
            <w:shd w:val="clear" w:color="auto" w:fill="F2F2F2" w:themeFill="background1" w:themeFillShade="F2"/>
            <w:vAlign w:val="center"/>
          </w:tcPr>
          <w:p w14:paraId="1E4F7661"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color w:val="000000"/>
                <w:sz w:val="20"/>
                <w:szCs w:val="20"/>
              </w:rPr>
              <w:t>C</w:t>
            </w:r>
          </w:p>
        </w:tc>
        <w:tc>
          <w:tcPr>
            <w:tcW w:w="1905" w:type="dxa"/>
            <w:tcBorders>
              <w:tl2br w:val="nil"/>
              <w:tr2bl w:val="nil"/>
            </w:tcBorders>
            <w:shd w:val="clear" w:color="auto" w:fill="F2F2F2" w:themeFill="background1" w:themeFillShade="F2"/>
            <w:vAlign w:val="center"/>
          </w:tcPr>
          <w:p w14:paraId="697D1A30"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814" w:type="dxa"/>
            <w:tcBorders>
              <w:tl2br w:val="nil"/>
              <w:tr2bl w:val="nil"/>
            </w:tcBorders>
            <w:shd w:val="clear" w:color="auto" w:fill="F2F2F2" w:themeFill="background1" w:themeFillShade="F2"/>
            <w:vAlign w:val="center"/>
          </w:tcPr>
          <w:p w14:paraId="7F62910E"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752" w:type="dxa"/>
            <w:tcBorders>
              <w:tl2br w:val="nil"/>
              <w:tr2bl w:val="nil"/>
            </w:tcBorders>
            <w:shd w:val="clear" w:color="auto" w:fill="F2F2F2" w:themeFill="background1" w:themeFillShade="F2"/>
            <w:vAlign w:val="center"/>
          </w:tcPr>
          <w:p w14:paraId="0363BC54"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6157D0E2" w14:textId="77777777" w:rsidTr="00160A67">
        <w:trPr>
          <w:trHeight w:val="431"/>
          <w:jc w:val="center"/>
        </w:trPr>
        <w:tc>
          <w:tcPr>
            <w:cnfStyle w:val="001000000000" w:firstRow="0" w:lastRow="0" w:firstColumn="1" w:lastColumn="0" w:oddVBand="0" w:evenVBand="0" w:oddHBand="0" w:evenHBand="0" w:firstRowFirstColumn="0" w:firstRowLastColumn="0" w:lastRowFirstColumn="0" w:lastRowLastColumn="0"/>
            <w:tcW w:w="2080" w:type="dxa"/>
            <w:tcBorders>
              <w:tl2br w:val="nil"/>
              <w:tr2bl w:val="nil"/>
            </w:tcBorders>
            <w:shd w:val="clear" w:color="auto" w:fill="F2F2F2" w:themeFill="background1" w:themeFillShade="F2"/>
            <w:vAlign w:val="center"/>
          </w:tcPr>
          <w:p w14:paraId="41369B42" w14:textId="77777777" w:rsidR="00160A67" w:rsidRDefault="00000000">
            <w:pPr>
              <w:snapToGrid w:val="0"/>
              <w:spacing w:before="120" w:after="60"/>
              <w:ind w:firstLine="400"/>
              <w:rPr>
                <w:rFonts w:ascii="Times New Roman" w:eastAsia="宋体" w:hAnsi="Times New Roman"/>
                <w:bCs w:val="0"/>
                <w:sz w:val="20"/>
                <w:szCs w:val="20"/>
              </w:rPr>
            </w:pPr>
            <w:r>
              <w:rPr>
                <w:rFonts w:ascii="Times New Roman" w:eastAsia="宋体" w:hAnsi="Times New Roman"/>
                <w:b w:val="0"/>
                <w:color w:val="000000"/>
                <w:sz w:val="20"/>
                <w:szCs w:val="20"/>
              </w:rPr>
              <w:t>主营业务利润</w:t>
            </w:r>
          </w:p>
        </w:tc>
        <w:tc>
          <w:tcPr>
            <w:tcW w:w="1466" w:type="dxa"/>
            <w:tcBorders>
              <w:tl2br w:val="nil"/>
              <w:tr2bl w:val="nil"/>
            </w:tcBorders>
            <w:shd w:val="clear" w:color="auto" w:fill="F2F2F2" w:themeFill="background1" w:themeFillShade="F2"/>
            <w:vAlign w:val="center"/>
          </w:tcPr>
          <w:p w14:paraId="66EF13DB"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color w:val="000000"/>
                <w:sz w:val="20"/>
                <w:szCs w:val="20"/>
              </w:rPr>
              <w:t>D = A-B-C</w:t>
            </w:r>
          </w:p>
        </w:tc>
        <w:tc>
          <w:tcPr>
            <w:tcW w:w="1905" w:type="dxa"/>
            <w:tcBorders>
              <w:tl2br w:val="nil"/>
              <w:tr2bl w:val="nil"/>
            </w:tcBorders>
            <w:shd w:val="clear" w:color="auto" w:fill="F2F2F2" w:themeFill="background1" w:themeFillShade="F2"/>
            <w:vAlign w:val="center"/>
          </w:tcPr>
          <w:p w14:paraId="7CD9B370"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814" w:type="dxa"/>
            <w:tcBorders>
              <w:tl2br w:val="nil"/>
              <w:tr2bl w:val="nil"/>
            </w:tcBorders>
            <w:shd w:val="clear" w:color="auto" w:fill="F2F2F2" w:themeFill="background1" w:themeFillShade="F2"/>
            <w:vAlign w:val="center"/>
          </w:tcPr>
          <w:p w14:paraId="46C5CBB2"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752" w:type="dxa"/>
            <w:tcBorders>
              <w:tl2br w:val="nil"/>
              <w:tr2bl w:val="nil"/>
            </w:tcBorders>
            <w:shd w:val="clear" w:color="auto" w:fill="F2F2F2" w:themeFill="background1" w:themeFillShade="F2"/>
            <w:vAlign w:val="center"/>
          </w:tcPr>
          <w:p w14:paraId="2D2436D2"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18F19455" w14:textId="77777777" w:rsidTr="00160A67">
        <w:trPr>
          <w:trHeight w:val="431"/>
          <w:jc w:val="center"/>
        </w:trPr>
        <w:tc>
          <w:tcPr>
            <w:cnfStyle w:val="001000000000" w:firstRow="0" w:lastRow="0" w:firstColumn="1" w:lastColumn="0" w:oddVBand="0" w:evenVBand="0" w:oddHBand="0" w:evenHBand="0" w:firstRowFirstColumn="0" w:firstRowLastColumn="0" w:lastRowFirstColumn="0" w:lastRowLastColumn="0"/>
            <w:tcW w:w="2080" w:type="dxa"/>
            <w:tcBorders>
              <w:tl2br w:val="nil"/>
              <w:tr2bl w:val="nil"/>
            </w:tcBorders>
            <w:shd w:val="clear" w:color="auto" w:fill="F2F2F2" w:themeFill="background1" w:themeFillShade="F2"/>
            <w:vAlign w:val="center"/>
          </w:tcPr>
          <w:p w14:paraId="00F54998" w14:textId="77777777" w:rsidR="00160A67" w:rsidRDefault="00000000">
            <w:pPr>
              <w:snapToGrid w:val="0"/>
              <w:spacing w:before="120" w:after="60"/>
              <w:ind w:firstLine="400"/>
              <w:rPr>
                <w:rFonts w:ascii="Times New Roman" w:eastAsia="宋体" w:hAnsi="Times New Roman"/>
                <w:bCs w:val="0"/>
                <w:sz w:val="20"/>
                <w:szCs w:val="20"/>
              </w:rPr>
            </w:pPr>
            <w:r>
              <w:rPr>
                <w:rFonts w:ascii="Times New Roman" w:eastAsia="宋体" w:hAnsi="Times New Roman"/>
                <w:b w:val="0"/>
                <w:sz w:val="20"/>
                <w:szCs w:val="20"/>
              </w:rPr>
              <w:t>减：营业费用</w:t>
            </w:r>
          </w:p>
        </w:tc>
        <w:tc>
          <w:tcPr>
            <w:tcW w:w="1466" w:type="dxa"/>
            <w:tcBorders>
              <w:tl2br w:val="nil"/>
              <w:tr2bl w:val="nil"/>
            </w:tcBorders>
            <w:shd w:val="clear" w:color="auto" w:fill="F2F2F2" w:themeFill="background1" w:themeFillShade="F2"/>
            <w:vAlign w:val="center"/>
          </w:tcPr>
          <w:p w14:paraId="5D14F760"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color w:val="000000"/>
                <w:sz w:val="20"/>
                <w:szCs w:val="20"/>
              </w:rPr>
              <w:t>E</w:t>
            </w:r>
          </w:p>
        </w:tc>
        <w:tc>
          <w:tcPr>
            <w:tcW w:w="1905" w:type="dxa"/>
            <w:tcBorders>
              <w:tl2br w:val="nil"/>
              <w:tr2bl w:val="nil"/>
            </w:tcBorders>
            <w:shd w:val="clear" w:color="auto" w:fill="F2F2F2" w:themeFill="background1" w:themeFillShade="F2"/>
            <w:vAlign w:val="center"/>
          </w:tcPr>
          <w:p w14:paraId="08630FB2"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814" w:type="dxa"/>
            <w:tcBorders>
              <w:tl2br w:val="nil"/>
              <w:tr2bl w:val="nil"/>
            </w:tcBorders>
            <w:shd w:val="clear" w:color="auto" w:fill="F2F2F2" w:themeFill="background1" w:themeFillShade="F2"/>
            <w:vAlign w:val="center"/>
          </w:tcPr>
          <w:p w14:paraId="5B5DDB3B"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752" w:type="dxa"/>
            <w:tcBorders>
              <w:tl2br w:val="nil"/>
              <w:tr2bl w:val="nil"/>
            </w:tcBorders>
            <w:shd w:val="clear" w:color="auto" w:fill="F2F2F2" w:themeFill="background1" w:themeFillShade="F2"/>
            <w:vAlign w:val="center"/>
          </w:tcPr>
          <w:p w14:paraId="3AB04FC9"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18E7E03C" w14:textId="77777777" w:rsidTr="00160A67">
        <w:trPr>
          <w:trHeight w:val="431"/>
          <w:jc w:val="center"/>
        </w:trPr>
        <w:tc>
          <w:tcPr>
            <w:cnfStyle w:val="001000000000" w:firstRow="0" w:lastRow="0" w:firstColumn="1" w:lastColumn="0" w:oddVBand="0" w:evenVBand="0" w:oddHBand="0" w:evenHBand="0" w:firstRowFirstColumn="0" w:firstRowLastColumn="0" w:lastRowFirstColumn="0" w:lastRowLastColumn="0"/>
            <w:tcW w:w="2080" w:type="dxa"/>
            <w:tcBorders>
              <w:tl2br w:val="nil"/>
              <w:tr2bl w:val="nil"/>
            </w:tcBorders>
            <w:shd w:val="clear" w:color="auto" w:fill="F2F2F2" w:themeFill="background1" w:themeFillShade="F2"/>
            <w:vAlign w:val="center"/>
          </w:tcPr>
          <w:p w14:paraId="06D45135" w14:textId="77777777" w:rsidR="00160A67" w:rsidRDefault="00000000">
            <w:pPr>
              <w:snapToGrid w:val="0"/>
              <w:spacing w:before="120" w:after="60"/>
              <w:ind w:firstLineChars="200" w:firstLine="400"/>
              <w:rPr>
                <w:rFonts w:ascii="Times New Roman" w:eastAsia="宋体" w:hAnsi="Times New Roman"/>
                <w:bCs w:val="0"/>
                <w:sz w:val="20"/>
                <w:szCs w:val="20"/>
              </w:rPr>
            </w:pPr>
            <w:r>
              <w:rPr>
                <w:rFonts w:ascii="Times New Roman" w:eastAsia="宋体" w:hAnsi="Times New Roman"/>
                <w:b w:val="0"/>
                <w:color w:val="000000"/>
                <w:sz w:val="20"/>
                <w:szCs w:val="20"/>
              </w:rPr>
              <w:t>管理费用</w:t>
            </w:r>
          </w:p>
        </w:tc>
        <w:tc>
          <w:tcPr>
            <w:tcW w:w="1466" w:type="dxa"/>
            <w:tcBorders>
              <w:tl2br w:val="nil"/>
              <w:tr2bl w:val="nil"/>
            </w:tcBorders>
            <w:shd w:val="clear" w:color="auto" w:fill="F2F2F2" w:themeFill="background1" w:themeFillShade="F2"/>
            <w:vAlign w:val="center"/>
          </w:tcPr>
          <w:p w14:paraId="1A3C06F1"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color w:val="000000"/>
                <w:sz w:val="20"/>
                <w:szCs w:val="20"/>
              </w:rPr>
              <w:t>F</w:t>
            </w:r>
          </w:p>
        </w:tc>
        <w:tc>
          <w:tcPr>
            <w:tcW w:w="1905" w:type="dxa"/>
            <w:tcBorders>
              <w:tl2br w:val="nil"/>
              <w:tr2bl w:val="nil"/>
            </w:tcBorders>
            <w:shd w:val="clear" w:color="auto" w:fill="F2F2F2" w:themeFill="background1" w:themeFillShade="F2"/>
            <w:vAlign w:val="center"/>
          </w:tcPr>
          <w:p w14:paraId="0BE3173B"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814" w:type="dxa"/>
            <w:tcBorders>
              <w:tl2br w:val="nil"/>
              <w:tr2bl w:val="nil"/>
            </w:tcBorders>
            <w:shd w:val="clear" w:color="auto" w:fill="F2F2F2" w:themeFill="background1" w:themeFillShade="F2"/>
            <w:vAlign w:val="center"/>
          </w:tcPr>
          <w:p w14:paraId="21FEF772"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752" w:type="dxa"/>
            <w:tcBorders>
              <w:tl2br w:val="nil"/>
              <w:tr2bl w:val="nil"/>
            </w:tcBorders>
            <w:shd w:val="clear" w:color="auto" w:fill="F2F2F2" w:themeFill="background1" w:themeFillShade="F2"/>
            <w:vAlign w:val="center"/>
          </w:tcPr>
          <w:p w14:paraId="4D678F0E"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4B4100A7" w14:textId="77777777" w:rsidTr="00160A67">
        <w:trPr>
          <w:trHeight w:val="431"/>
          <w:jc w:val="center"/>
        </w:trPr>
        <w:tc>
          <w:tcPr>
            <w:cnfStyle w:val="001000000000" w:firstRow="0" w:lastRow="0" w:firstColumn="1" w:lastColumn="0" w:oddVBand="0" w:evenVBand="0" w:oddHBand="0" w:evenHBand="0" w:firstRowFirstColumn="0" w:firstRowLastColumn="0" w:lastRowFirstColumn="0" w:lastRowLastColumn="0"/>
            <w:tcW w:w="2080" w:type="dxa"/>
            <w:tcBorders>
              <w:tl2br w:val="nil"/>
              <w:tr2bl w:val="nil"/>
            </w:tcBorders>
            <w:shd w:val="clear" w:color="auto" w:fill="F2F2F2" w:themeFill="background1" w:themeFillShade="F2"/>
            <w:vAlign w:val="center"/>
          </w:tcPr>
          <w:p w14:paraId="1292109A" w14:textId="77777777" w:rsidR="00160A67" w:rsidRDefault="00000000">
            <w:pPr>
              <w:snapToGrid w:val="0"/>
              <w:spacing w:before="120" w:after="60"/>
              <w:ind w:firstLine="400"/>
              <w:rPr>
                <w:rFonts w:ascii="Times New Roman" w:eastAsia="宋体" w:hAnsi="Times New Roman"/>
                <w:bCs w:val="0"/>
                <w:sz w:val="20"/>
                <w:szCs w:val="20"/>
              </w:rPr>
            </w:pPr>
            <w:proofErr w:type="gramStart"/>
            <w:r>
              <w:rPr>
                <w:rFonts w:ascii="Times New Roman" w:eastAsia="宋体" w:hAnsi="Times New Roman"/>
                <w:b w:val="0"/>
                <w:sz w:val="20"/>
                <w:szCs w:val="20"/>
              </w:rPr>
              <w:lastRenderedPageBreak/>
              <w:t>息</w:t>
            </w:r>
            <w:proofErr w:type="gramEnd"/>
            <w:r>
              <w:rPr>
                <w:rFonts w:ascii="Times New Roman" w:eastAsia="宋体" w:hAnsi="Times New Roman"/>
                <w:b w:val="0"/>
                <w:sz w:val="20"/>
                <w:szCs w:val="20"/>
              </w:rPr>
              <w:t>税前利润</w:t>
            </w:r>
          </w:p>
        </w:tc>
        <w:tc>
          <w:tcPr>
            <w:tcW w:w="1466" w:type="dxa"/>
            <w:tcBorders>
              <w:tl2br w:val="nil"/>
              <w:tr2bl w:val="nil"/>
            </w:tcBorders>
            <w:shd w:val="clear" w:color="auto" w:fill="F2F2F2" w:themeFill="background1" w:themeFillShade="F2"/>
            <w:vAlign w:val="center"/>
          </w:tcPr>
          <w:p w14:paraId="08939D45"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sz w:val="20"/>
                <w:szCs w:val="20"/>
              </w:rPr>
              <w:t>G = D-E-F</w:t>
            </w:r>
          </w:p>
        </w:tc>
        <w:tc>
          <w:tcPr>
            <w:tcW w:w="1905" w:type="dxa"/>
            <w:tcBorders>
              <w:tl2br w:val="nil"/>
              <w:tr2bl w:val="nil"/>
            </w:tcBorders>
            <w:shd w:val="clear" w:color="auto" w:fill="F2F2F2" w:themeFill="background1" w:themeFillShade="F2"/>
            <w:vAlign w:val="center"/>
          </w:tcPr>
          <w:p w14:paraId="220511D2"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814" w:type="dxa"/>
            <w:tcBorders>
              <w:tl2br w:val="nil"/>
              <w:tr2bl w:val="nil"/>
            </w:tcBorders>
            <w:shd w:val="clear" w:color="auto" w:fill="F2F2F2" w:themeFill="background1" w:themeFillShade="F2"/>
            <w:vAlign w:val="center"/>
          </w:tcPr>
          <w:p w14:paraId="37897025"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752" w:type="dxa"/>
            <w:tcBorders>
              <w:tl2br w:val="nil"/>
              <w:tr2bl w:val="nil"/>
            </w:tcBorders>
            <w:shd w:val="clear" w:color="auto" w:fill="F2F2F2" w:themeFill="background1" w:themeFillShade="F2"/>
            <w:vAlign w:val="center"/>
          </w:tcPr>
          <w:p w14:paraId="2EA00087"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07AFE890" w14:textId="77777777" w:rsidTr="00160A67">
        <w:trPr>
          <w:trHeight w:val="431"/>
          <w:jc w:val="center"/>
        </w:trPr>
        <w:tc>
          <w:tcPr>
            <w:cnfStyle w:val="001000000000" w:firstRow="0" w:lastRow="0" w:firstColumn="1" w:lastColumn="0" w:oddVBand="0" w:evenVBand="0" w:oddHBand="0" w:evenHBand="0" w:firstRowFirstColumn="0" w:firstRowLastColumn="0" w:lastRowFirstColumn="0" w:lastRowLastColumn="0"/>
            <w:tcW w:w="2080" w:type="dxa"/>
            <w:tcBorders>
              <w:tl2br w:val="nil"/>
              <w:tr2bl w:val="nil"/>
            </w:tcBorders>
            <w:shd w:val="clear" w:color="auto" w:fill="F2F2F2" w:themeFill="background1" w:themeFillShade="F2"/>
            <w:vAlign w:val="center"/>
          </w:tcPr>
          <w:p w14:paraId="17C2D6B2" w14:textId="77777777" w:rsidR="00160A67" w:rsidRDefault="00000000">
            <w:pPr>
              <w:snapToGrid w:val="0"/>
              <w:spacing w:before="120" w:after="60"/>
              <w:ind w:firstLine="400"/>
              <w:rPr>
                <w:rFonts w:ascii="Times New Roman" w:eastAsia="宋体" w:hAnsi="Times New Roman"/>
                <w:bCs w:val="0"/>
                <w:sz w:val="20"/>
                <w:szCs w:val="20"/>
              </w:rPr>
            </w:pPr>
            <w:r>
              <w:rPr>
                <w:rFonts w:ascii="Times New Roman" w:eastAsia="宋体" w:hAnsi="Times New Roman"/>
                <w:b w:val="0"/>
                <w:sz w:val="20"/>
                <w:szCs w:val="20"/>
              </w:rPr>
              <w:t>主营业务成本及费用</w:t>
            </w:r>
          </w:p>
        </w:tc>
        <w:tc>
          <w:tcPr>
            <w:tcW w:w="1466" w:type="dxa"/>
            <w:tcBorders>
              <w:tl2br w:val="nil"/>
              <w:tr2bl w:val="nil"/>
            </w:tcBorders>
            <w:shd w:val="clear" w:color="auto" w:fill="F2F2F2" w:themeFill="background1" w:themeFillShade="F2"/>
            <w:vAlign w:val="center"/>
          </w:tcPr>
          <w:p w14:paraId="28B31DD8"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 w:val="20"/>
                <w:szCs w:val="20"/>
              </w:rPr>
            </w:pPr>
            <w:r>
              <w:rPr>
                <w:rFonts w:ascii="Times New Roman" w:eastAsia="宋体" w:hAnsi="Times New Roman"/>
                <w:sz w:val="20"/>
                <w:szCs w:val="20"/>
              </w:rPr>
              <w:t>H = B+C+E+F</w:t>
            </w:r>
          </w:p>
        </w:tc>
        <w:tc>
          <w:tcPr>
            <w:tcW w:w="1905" w:type="dxa"/>
            <w:tcBorders>
              <w:tl2br w:val="nil"/>
              <w:tr2bl w:val="nil"/>
            </w:tcBorders>
            <w:shd w:val="clear" w:color="auto" w:fill="F2F2F2" w:themeFill="background1" w:themeFillShade="F2"/>
            <w:vAlign w:val="center"/>
          </w:tcPr>
          <w:p w14:paraId="7A8C9D44"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814" w:type="dxa"/>
            <w:tcBorders>
              <w:tl2br w:val="nil"/>
              <w:tr2bl w:val="nil"/>
            </w:tcBorders>
            <w:shd w:val="clear" w:color="auto" w:fill="F2F2F2" w:themeFill="background1" w:themeFillShade="F2"/>
            <w:vAlign w:val="center"/>
          </w:tcPr>
          <w:p w14:paraId="7F7A2393"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752" w:type="dxa"/>
            <w:tcBorders>
              <w:tl2br w:val="nil"/>
              <w:tr2bl w:val="nil"/>
            </w:tcBorders>
            <w:shd w:val="clear" w:color="auto" w:fill="F2F2F2" w:themeFill="background1" w:themeFillShade="F2"/>
            <w:vAlign w:val="center"/>
          </w:tcPr>
          <w:p w14:paraId="0BB3B192"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r w:rsidR="00160A67" w14:paraId="188A43C5" w14:textId="77777777" w:rsidTr="00160A67">
        <w:trPr>
          <w:trHeight w:val="431"/>
          <w:jc w:val="center"/>
        </w:trPr>
        <w:tc>
          <w:tcPr>
            <w:cnfStyle w:val="001000000000" w:firstRow="0" w:lastRow="0" w:firstColumn="1" w:lastColumn="0" w:oddVBand="0" w:evenVBand="0" w:oddHBand="0" w:evenHBand="0" w:firstRowFirstColumn="0" w:firstRowLastColumn="0" w:lastRowFirstColumn="0" w:lastRowLastColumn="0"/>
            <w:tcW w:w="2080" w:type="dxa"/>
            <w:tcBorders>
              <w:tl2br w:val="nil"/>
              <w:tr2bl w:val="nil"/>
            </w:tcBorders>
            <w:shd w:val="clear" w:color="auto" w:fill="F2F2F2" w:themeFill="background1" w:themeFillShade="F2"/>
            <w:vAlign w:val="center"/>
          </w:tcPr>
          <w:p w14:paraId="02798A79" w14:textId="77777777" w:rsidR="00160A67" w:rsidRDefault="00000000">
            <w:pPr>
              <w:snapToGrid w:val="0"/>
              <w:spacing w:before="120" w:after="60"/>
              <w:ind w:firstLine="400"/>
              <w:rPr>
                <w:rFonts w:ascii="Times New Roman" w:eastAsia="宋体" w:hAnsi="Times New Roman"/>
                <w:b w:val="0"/>
                <w:color w:val="FF0000"/>
                <w:sz w:val="20"/>
                <w:szCs w:val="20"/>
              </w:rPr>
            </w:pPr>
            <w:r>
              <w:rPr>
                <w:rFonts w:ascii="Times New Roman" w:eastAsia="宋体" w:hAnsi="Times New Roman"/>
                <w:b w:val="0"/>
                <w:color w:val="FF0000"/>
                <w:sz w:val="20"/>
                <w:szCs w:val="20"/>
              </w:rPr>
              <w:t>完全成本加成率或息税前营业利润率</w:t>
            </w:r>
          </w:p>
          <w:p w14:paraId="0BC1F33E" w14:textId="77777777" w:rsidR="00160A67" w:rsidRDefault="00000000">
            <w:pPr>
              <w:snapToGrid w:val="0"/>
              <w:spacing w:before="120" w:after="60"/>
              <w:ind w:firstLine="400"/>
              <w:rPr>
                <w:rFonts w:ascii="Times New Roman" w:eastAsia="宋体" w:hAnsi="Times New Roman"/>
                <w:bCs w:val="0"/>
                <w:color w:val="FF0000"/>
                <w:sz w:val="20"/>
                <w:szCs w:val="20"/>
              </w:rPr>
            </w:pPr>
            <w:r>
              <w:rPr>
                <w:rFonts w:ascii="Times New Roman" w:eastAsia="宋体" w:hAnsi="Times New Roman"/>
                <w:b w:val="0"/>
                <w:color w:val="FF0000"/>
                <w:sz w:val="20"/>
                <w:szCs w:val="20"/>
              </w:rPr>
              <w:t>【请选择合适的利润率指标】</w:t>
            </w:r>
          </w:p>
        </w:tc>
        <w:tc>
          <w:tcPr>
            <w:tcW w:w="1466" w:type="dxa"/>
            <w:tcBorders>
              <w:tl2br w:val="nil"/>
              <w:tr2bl w:val="nil"/>
            </w:tcBorders>
            <w:shd w:val="clear" w:color="auto" w:fill="F2F2F2" w:themeFill="background1" w:themeFillShade="F2"/>
            <w:vAlign w:val="center"/>
          </w:tcPr>
          <w:p w14:paraId="2A9D363E"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FF0000"/>
                <w:sz w:val="20"/>
                <w:szCs w:val="20"/>
              </w:rPr>
            </w:pPr>
            <w:r>
              <w:rPr>
                <w:rFonts w:ascii="Times New Roman" w:eastAsia="宋体" w:hAnsi="Times New Roman"/>
                <w:color w:val="FF0000"/>
                <w:sz w:val="20"/>
                <w:szCs w:val="20"/>
              </w:rPr>
              <w:t>I = G/H</w:t>
            </w:r>
          </w:p>
          <w:p w14:paraId="6C36B324" w14:textId="77777777" w:rsidR="00160A67" w:rsidRDefault="00000000">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FF0000"/>
                <w:sz w:val="20"/>
                <w:szCs w:val="20"/>
              </w:rPr>
            </w:pPr>
            <w:r>
              <w:rPr>
                <w:rFonts w:ascii="Times New Roman" w:eastAsia="宋体" w:hAnsi="Times New Roman"/>
                <w:color w:val="FF0000"/>
                <w:sz w:val="20"/>
                <w:szCs w:val="20"/>
              </w:rPr>
              <w:t>或</w:t>
            </w:r>
            <w:r>
              <w:rPr>
                <w:rFonts w:ascii="Times New Roman" w:eastAsia="宋体" w:hAnsi="Times New Roman"/>
                <w:color w:val="FF0000"/>
                <w:sz w:val="20"/>
                <w:szCs w:val="20"/>
              </w:rPr>
              <w:t>I = G/A</w:t>
            </w:r>
          </w:p>
        </w:tc>
        <w:commentRangeEnd w:id="1258"/>
        <w:tc>
          <w:tcPr>
            <w:tcW w:w="1905" w:type="dxa"/>
            <w:tcBorders>
              <w:tl2br w:val="nil"/>
              <w:tr2bl w:val="nil"/>
            </w:tcBorders>
            <w:shd w:val="clear" w:color="auto" w:fill="F2F2F2" w:themeFill="background1" w:themeFillShade="F2"/>
            <w:vAlign w:val="center"/>
          </w:tcPr>
          <w:p w14:paraId="098359BD" w14:textId="77777777" w:rsidR="00160A67" w:rsidRDefault="0000621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r>
              <w:rPr>
                <w:rStyle w:val="aff1"/>
                <w:rFonts w:cstheme="minorBidi"/>
              </w:rPr>
              <w:commentReference w:id="1258"/>
            </w:r>
          </w:p>
        </w:tc>
        <w:tc>
          <w:tcPr>
            <w:tcW w:w="1814" w:type="dxa"/>
            <w:tcBorders>
              <w:tl2br w:val="nil"/>
              <w:tr2bl w:val="nil"/>
            </w:tcBorders>
            <w:shd w:val="clear" w:color="auto" w:fill="F2F2F2" w:themeFill="background1" w:themeFillShade="F2"/>
            <w:vAlign w:val="center"/>
          </w:tcPr>
          <w:p w14:paraId="0F1667E1"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c>
          <w:tcPr>
            <w:tcW w:w="1752" w:type="dxa"/>
            <w:tcBorders>
              <w:tl2br w:val="nil"/>
              <w:tr2bl w:val="nil"/>
            </w:tcBorders>
            <w:shd w:val="clear" w:color="auto" w:fill="F2F2F2" w:themeFill="background1" w:themeFillShade="F2"/>
            <w:vAlign w:val="center"/>
          </w:tcPr>
          <w:p w14:paraId="699BC966" w14:textId="77777777" w:rsidR="00160A67" w:rsidRDefault="00160A67">
            <w:pPr>
              <w:snapToGrid w:val="0"/>
              <w:spacing w:before="120" w:after="60"/>
              <w:ind w:firstLine="4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20"/>
                <w:szCs w:val="20"/>
              </w:rPr>
            </w:pPr>
          </w:p>
        </w:tc>
      </w:tr>
    </w:tbl>
    <w:p w14:paraId="0B569DC2" w14:textId="2784DBDC"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由上表可见，经过特殊因素调整后，</w:t>
      </w:r>
      <w:del w:id="125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60"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在验证交易中取得的</w:t>
      </w:r>
      <w:r>
        <w:rPr>
          <w:rFonts w:ascii="Times New Roman" w:eastAsia="宋体" w:hAnsi="Times New Roman" w:cs="Times New Roman"/>
          <w:color w:val="FF0000"/>
        </w:rPr>
        <w:t>{</w:t>
      </w:r>
      <w:r>
        <w:rPr>
          <w:rFonts w:ascii="Times New Roman" w:eastAsia="宋体" w:hAnsi="Times New Roman" w:cs="Times New Roman"/>
          <w:color w:val="FF0000"/>
        </w:rPr>
        <w:t>完全成本加成率或息税前营业利润率</w:t>
      </w:r>
      <w:r>
        <w:rPr>
          <w:rFonts w:ascii="Times New Roman" w:eastAsia="宋体" w:hAnsi="Times New Roman" w:cs="Times New Roman"/>
          <w:color w:val="FF0000"/>
        </w:rPr>
        <w:t>}</w:t>
      </w:r>
      <w:r>
        <w:rPr>
          <w:rFonts w:ascii="Times New Roman" w:eastAsia="宋体" w:hAnsi="Times New Roman" w:cs="Times New Roman"/>
        </w:rPr>
        <w:t>为</w:t>
      </w:r>
      <w:r>
        <w:rPr>
          <w:rFonts w:ascii="Times New Roman" w:eastAsia="宋体" w:hAnsi="Times New Roman" w:cs="Times New Roman"/>
          <w:color w:val="FF0000"/>
        </w:rPr>
        <w:t>XX%</w:t>
      </w:r>
      <w:r>
        <w:rPr>
          <w:rFonts w:ascii="Times New Roman" w:eastAsia="宋体" w:hAnsi="Times New Roman" w:cs="Times New Roman"/>
        </w:rPr>
        <w:t>。</w:t>
      </w:r>
    </w:p>
    <w:p w14:paraId="14EED001"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br w:type="page"/>
      </w:r>
    </w:p>
    <w:p w14:paraId="28AE7681" w14:textId="77777777" w:rsidR="00160A67" w:rsidRDefault="00000000">
      <w:pPr>
        <w:pStyle w:val="13"/>
        <w:numPr>
          <w:ilvl w:val="1"/>
          <w:numId w:val="30"/>
        </w:numPr>
        <w:jc w:val="both"/>
        <w:outlineLvl w:val="1"/>
        <w:rPr>
          <w:rFonts w:ascii="Times New Roman" w:hAnsi="Times New Roman" w:cs="Times New Roman"/>
          <w:sz w:val="30"/>
          <w:szCs w:val="30"/>
        </w:rPr>
      </w:pPr>
      <w:bookmarkStart w:id="1261" w:name="_Toc144227514"/>
      <w:bookmarkStart w:id="1262" w:name="_Toc24569"/>
      <w:bookmarkStart w:id="1263" w:name="_Toc11173"/>
      <w:bookmarkStart w:id="1264" w:name="_Toc14368"/>
      <w:r>
        <w:rPr>
          <w:rFonts w:ascii="Times New Roman" w:hAnsi="Times New Roman" w:cs="Times New Roman" w:hint="eastAsia"/>
          <w:sz w:val="30"/>
          <w:szCs w:val="30"/>
        </w:rPr>
        <w:lastRenderedPageBreak/>
        <w:t>可比性分析考虑的因素</w:t>
      </w:r>
      <w:bookmarkEnd w:id="1200"/>
      <w:bookmarkEnd w:id="1201"/>
      <w:bookmarkEnd w:id="1261"/>
      <w:bookmarkEnd w:id="1262"/>
      <w:bookmarkEnd w:id="1263"/>
      <w:bookmarkEnd w:id="1264"/>
    </w:p>
    <w:p w14:paraId="4804F8EC" w14:textId="77777777" w:rsidR="00160A67" w:rsidRDefault="00160A67">
      <w:pPr>
        <w:rPr>
          <w:rFonts w:ascii="Arial" w:eastAsia="黑体" w:hAnsi="Arial" w:cs="Arial"/>
          <w:color w:val="43B436" w:themeColor="accent2"/>
        </w:rPr>
      </w:pPr>
    </w:p>
    <w:p w14:paraId="01CE4935"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【法规依据：</w:t>
      </w:r>
      <w:r>
        <w:rPr>
          <w:rFonts w:ascii="Times New Roman" w:eastAsia="宋体" w:hAnsi="Times New Roman" w:cs="Times New Roman"/>
          <w:color w:val="FF0000"/>
        </w:rPr>
        <w:t>42</w:t>
      </w:r>
      <w:r>
        <w:rPr>
          <w:rFonts w:ascii="Times New Roman" w:eastAsia="宋体" w:hAnsi="Times New Roman" w:cs="Times New Roman"/>
          <w:color w:val="FF0000"/>
        </w:rPr>
        <w:t>号公告</w:t>
      </w:r>
      <w:r>
        <w:rPr>
          <w:rFonts w:ascii="Times New Roman" w:eastAsia="宋体" w:hAnsi="Times New Roman" w:cs="Times New Roman"/>
          <w:color w:val="FF0000"/>
        </w:rPr>
        <w:t xml:space="preserve"> </w:t>
      </w:r>
      <w:r>
        <w:rPr>
          <w:rFonts w:ascii="Times New Roman" w:eastAsia="宋体" w:hAnsi="Times New Roman" w:cs="Times New Roman"/>
          <w:color w:val="FF0000"/>
        </w:rPr>
        <w:t>第十四条</w:t>
      </w:r>
      <w:r>
        <w:rPr>
          <w:rFonts w:ascii="Times New Roman" w:eastAsia="宋体" w:hAnsi="Times New Roman" w:cs="Times New Roman"/>
          <w:color w:val="FF0000"/>
        </w:rPr>
        <w:t xml:space="preserve"> </w:t>
      </w:r>
      <w:r>
        <w:rPr>
          <w:rFonts w:ascii="Times New Roman" w:eastAsia="宋体" w:hAnsi="Times New Roman" w:cs="Times New Roman"/>
          <w:color w:val="FF0000"/>
        </w:rPr>
        <w:t>第四款</w:t>
      </w:r>
      <w:r>
        <w:rPr>
          <w:rFonts w:ascii="Times New Roman" w:eastAsia="宋体" w:hAnsi="Times New Roman" w:cs="Times New Roman"/>
          <w:color w:val="FF0000"/>
        </w:rPr>
        <w:t xml:space="preserve"> </w:t>
      </w:r>
      <w:r>
        <w:rPr>
          <w:rFonts w:ascii="Times New Roman" w:eastAsia="宋体" w:hAnsi="Times New Roman" w:cs="Times New Roman"/>
          <w:color w:val="FF0000"/>
        </w:rPr>
        <w:t>可比性分析：</w:t>
      </w:r>
      <w:r>
        <w:rPr>
          <w:rFonts w:ascii="Times New Roman" w:eastAsia="宋体" w:hAnsi="Times New Roman" w:cs="Times New Roman"/>
          <w:color w:val="FF0000"/>
        </w:rPr>
        <w:t>1.</w:t>
      </w:r>
      <w:r>
        <w:rPr>
          <w:rFonts w:ascii="Times New Roman" w:eastAsia="宋体" w:hAnsi="Times New Roman" w:cs="Times New Roman"/>
          <w:color w:val="FF0000"/>
        </w:rPr>
        <w:t>可比性分析考虑的因素，包括交易资产或者劳务特性，交易各方功能、风险和资产，合同条款，经济环境，经营策略等。】</w:t>
      </w:r>
    </w:p>
    <w:p w14:paraId="61DB3711"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若针对企业需要分别测试不同交易或者分别测试不同业务的情况下，我们会采用单独测试的方法而非整体测试。因此，项目团队需要对本章节的结构进行较大的调整。（但是如果仅涉及补充分析，则无需对本报告进行重大结构调整。只需要将补充分析增加到报告最后或附录中。）】</w:t>
      </w:r>
    </w:p>
    <w:p w14:paraId="31DC6597"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【当应用除了交易净利润法外的其他方法时，应对以下内容进行相应的修改；然而，论述的架构应该是相同的（即，涵盖以下相同五个因素）】</w:t>
      </w:r>
    </w:p>
    <w:p w14:paraId="6F32173D" w14:textId="57AE0F41" w:rsidR="00160A67" w:rsidRDefault="00000000">
      <w:pPr>
        <w:spacing w:beforeLines="50" w:before="120" w:line="360" w:lineRule="auto"/>
        <w:ind w:firstLineChars="200" w:firstLine="480"/>
        <w:rPr>
          <w:rFonts w:ascii="Times New Roman" w:eastAsia="宋体" w:hAnsi="Times New Roman" w:cs="Times New Roman"/>
        </w:rPr>
      </w:pPr>
      <w:r>
        <w:rPr>
          <w:rFonts w:ascii="Times New Roman" w:eastAsia="宋体" w:hAnsi="Times New Roman" w:cs="Times New Roman"/>
        </w:rPr>
        <w:t>在搜索</w:t>
      </w:r>
      <w:del w:id="126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6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的可比公司策略上同时体现了功能和产品的可比性以提高搜索结果的可靠性。我们考虑了以下因素：</w:t>
      </w:r>
    </w:p>
    <w:p w14:paraId="6FB260A4" w14:textId="77777777" w:rsidR="00160A67" w:rsidRDefault="00000000">
      <w:pPr>
        <w:pStyle w:val="aff3"/>
        <w:numPr>
          <w:ilvl w:val="0"/>
          <w:numId w:val="42"/>
        </w:numPr>
        <w:spacing w:beforeLines="50" w:before="120" w:line="360" w:lineRule="auto"/>
        <w:ind w:firstLine="480"/>
        <w:jc w:val="both"/>
        <w:rPr>
          <w:rFonts w:ascii="宋体" w:eastAsia="宋体" w:hAnsi="宋体" w:cs="宋体" w:hint="eastAsia"/>
          <w:color w:val="FF0000"/>
        </w:rPr>
      </w:pPr>
      <w:r>
        <w:rPr>
          <w:rFonts w:ascii="宋体" w:eastAsia="宋体" w:hAnsi="宋体" w:cs="宋体" w:hint="eastAsia"/>
        </w:rPr>
        <w:t>交易所涉及的产品或服务性质：该公司生产/分销相同或类似的产品，或提供相同或类似的服务。该公司的主营业务收入不应主要来源于</w:t>
      </w:r>
      <w:r>
        <w:rPr>
          <w:rFonts w:ascii="宋体" w:eastAsia="宋体" w:hAnsi="宋体" w:cs="宋体" w:hint="eastAsia"/>
          <w:color w:val="FF0000"/>
        </w:rPr>
        <w:t>销售或生产不可比的产品或服务。不可比的产品或服务包括XXX。</w:t>
      </w:r>
    </w:p>
    <w:p w14:paraId="2932598F" w14:textId="4B8C062E" w:rsidR="00160A67" w:rsidRDefault="00000000">
      <w:pPr>
        <w:pStyle w:val="aff3"/>
        <w:numPr>
          <w:ilvl w:val="0"/>
          <w:numId w:val="42"/>
        </w:numPr>
        <w:spacing w:beforeLines="50" w:before="120" w:line="360" w:lineRule="auto"/>
        <w:ind w:firstLine="480"/>
        <w:jc w:val="both"/>
        <w:rPr>
          <w:rFonts w:ascii="宋体" w:eastAsia="宋体" w:hAnsi="宋体" w:cs="宋体" w:hint="eastAsia"/>
        </w:rPr>
      </w:pPr>
      <w:r>
        <w:rPr>
          <w:rFonts w:ascii="宋体" w:eastAsia="宋体" w:hAnsi="宋体" w:cs="宋体" w:hint="eastAsia"/>
        </w:rPr>
        <w:t>交易</w:t>
      </w:r>
      <w:proofErr w:type="gramStart"/>
      <w:r>
        <w:rPr>
          <w:rFonts w:ascii="宋体" w:eastAsia="宋体" w:hAnsi="宋体" w:cs="宋体" w:hint="eastAsia"/>
        </w:rPr>
        <w:t>方各方</w:t>
      </w:r>
      <w:proofErr w:type="gramEnd"/>
      <w:r>
        <w:rPr>
          <w:rFonts w:ascii="宋体" w:eastAsia="宋体" w:hAnsi="宋体" w:cs="宋体" w:hint="eastAsia"/>
        </w:rPr>
        <w:t>所执行的功能、承担的风险和使用的资产：该公司在执行的功能、承担的风险和使用的资产方面类似类似于</w:t>
      </w:r>
      <w:del w:id="1267" w:author="Tian Su" w:date="2024-12-30T11:34:00Z" w16du:dateUtc="2024-12-30T03:34:00Z">
        <w:r w:rsidDel="00FE6E4A">
          <w:rPr>
            <w:rFonts w:ascii="宋体" w:eastAsia="宋体" w:hAnsi="宋体" w:cs="宋体" w:hint="eastAsia"/>
            <w:color w:val="FF0000"/>
          </w:rPr>
          <w:delText>ABC公司</w:delText>
        </w:r>
      </w:del>
      <w:ins w:id="1268" w:author="Tian Su" w:date="2024-12-30T11:34:00Z" w16du:dateUtc="2024-12-30T03:34:00Z">
        <w:r w:rsidR="00FE6E4A">
          <w:rPr>
            <w:rFonts w:ascii="宋体" w:eastAsia="宋体" w:hAnsi="宋体" w:cs="宋体" w:hint="eastAsia"/>
            <w:color w:val="FF0000"/>
          </w:rPr>
          <w:t>【清单模板-数据表B5】</w:t>
        </w:r>
      </w:ins>
      <w:r>
        <w:rPr>
          <w:rFonts w:ascii="宋体" w:eastAsia="宋体" w:hAnsi="宋体" w:cs="宋体" w:hint="eastAsia"/>
        </w:rPr>
        <w:t>。</w:t>
      </w:r>
    </w:p>
    <w:p w14:paraId="0BA27EAC" w14:textId="55D5FD2F" w:rsidR="00160A67" w:rsidRDefault="00000000">
      <w:pPr>
        <w:spacing w:beforeLines="50" w:before="120" w:line="360" w:lineRule="auto"/>
        <w:ind w:firstLineChars="200" w:firstLine="480"/>
        <w:rPr>
          <w:rFonts w:ascii="Times New Roman" w:eastAsia="宋体" w:hAnsi="Times New Roman" w:cs="Times New Roman"/>
          <w:color w:val="FF0000"/>
        </w:rPr>
      </w:pPr>
      <w:proofErr w:type="gramStart"/>
      <w:r>
        <w:rPr>
          <w:rFonts w:ascii="Times New Roman" w:eastAsia="宋体" w:hAnsi="Times New Roman" w:cs="Times New Roman"/>
          <w:color w:val="FF0000"/>
        </w:rPr>
        <w:t>【</w:t>
      </w:r>
      <w:proofErr w:type="gramEnd"/>
      <w:r>
        <w:rPr>
          <w:rFonts w:ascii="Times New Roman" w:eastAsia="宋体" w:hAnsi="Times New Roman" w:cs="Times New Roman"/>
          <w:color w:val="FF0000"/>
        </w:rPr>
        <w:t>如果应用可比非受控价格法时：我们搜寻存在与</w:t>
      </w:r>
      <w:del w:id="126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proofErr w:type="gramStart"/>
      <w:ins w:id="1270" w:author="Tian Su" w:date="2024-12-30T11:34:00Z" w16du:dateUtc="2024-12-30T03:34:00Z">
        <w:r w:rsidR="00FE6E4A">
          <w:rPr>
            <w:rFonts w:ascii="Times New Roman" w:eastAsia="宋体" w:hAnsi="Times New Roman" w:cs="Times New Roman"/>
            <w:color w:val="FF0000"/>
          </w:rPr>
          <w:t>【</w:t>
        </w:r>
        <w:proofErr w:type="gramEnd"/>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proofErr w:type="gramStart"/>
        <w:r w:rsidR="00FE6E4A">
          <w:rPr>
            <w:rFonts w:ascii="Times New Roman" w:eastAsia="宋体" w:hAnsi="Times New Roman" w:cs="Times New Roman"/>
            <w:color w:val="FF0000"/>
          </w:rPr>
          <w:t>】</w:t>
        </w:r>
      </w:ins>
      <w:proofErr w:type="gramEnd"/>
      <w:r>
        <w:rPr>
          <w:rFonts w:ascii="Times New Roman" w:eastAsia="宋体" w:hAnsi="Times New Roman" w:cs="Times New Roman"/>
          <w:color w:val="FF0000"/>
        </w:rPr>
        <w:t>与其关联方之间交易拥有类似功能、资产和风险的非关联方之间的交易。（此处无交叉引用）】</w:t>
      </w:r>
    </w:p>
    <w:p w14:paraId="73E2370A" w14:textId="77777777" w:rsidR="00160A67" w:rsidRDefault="00000000">
      <w:pPr>
        <w:pStyle w:val="aff3"/>
        <w:numPr>
          <w:ilvl w:val="0"/>
          <w:numId w:val="42"/>
        </w:numPr>
        <w:spacing w:beforeLines="50" w:before="120" w:line="360" w:lineRule="auto"/>
        <w:ind w:firstLine="480"/>
        <w:jc w:val="both"/>
        <w:rPr>
          <w:rFonts w:ascii="宋体" w:eastAsia="宋体" w:hAnsi="宋体" w:cs="宋体" w:hint="eastAsia"/>
        </w:rPr>
      </w:pPr>
      <w:r>
        <w:rPr>
          <w:rFonts w:ascii="宋体" w:eastAsia="宋体" w:hAnsi="宋体" w:cs="宋体" w:hint="eastAsia"/>
        </w:rPr>
        <w:t>合同条款：在应用交易净利润法时，合同条款与搜索可比公司无关。</w:t>
      </w:r>
    </w:p>
    <w:p w14:paraId="4866816E"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【但在应用可比非受控价格法时，合同条款将被用于授权交易的搜索中】</w:t>
      </w:r>
    </w:p>
    <w:p w14:paraId="1F802A1C" w14:textId="77777777" w:rsidR="00160A67" w:rsidRDefault="00000000">
      <w:pPr>
        <w:pStyle w:val="aff3"/>
        <w:numPr>
          <w:ilvl w:val="0"/>
          <w:numId w:val="42"/>
        </w:numPr>
        <w:spacing w:beforeLines="50" w:before="120" w:line="360" w:lineRule="auto"/>
        <w:ind w:firstLine="480"/>
        <w:jc w:val="both"/>
        <w:rPr>
          <w:rFonts w:ascii="宋体" w:eastAsia="宋体" w:hAnsi="宋体" w:cs="宋体" w:hint="eastAsia"/>
        </w:rPr>
      </w:pPr>
      <w:r>
        <w:rPr>
          <w:rFonts w:ascii="宋体" w:eastAsia="宋体" w:hAnsi="宋体" w:cs="宋体" w:hint="eastAsia"/>
        </w:rPr>
        <w:t>经济环境：可比公司最近的财务数据将被引用以反应当下的经济环境。并且，可比公司所处的地域环境也与被测试方相似。除此之外，没有采用其他筛选条件。</w:t>
      </w:r>
    </w:p>
    <w:p w14:paraId="12DC4326"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【如果使用特定的筛选标准，如公司或行业面临下滑</w:t>
      </w:r>
      <w:r>
        <w:rPr>
          <w:rFonts w:ascii="Times New Roman" w:eastAsia="宋体" w:hAnsi="Times New Roman" w:cs="Times New Roman"/>
          <w:color w:val="FF0000"/>
        </w:rPr>
        <w:t>/</w:t>
      </w:r>
      <w:r>
        <w:rPr>
          <w:rFonts w:ascii="Times New Roman" w:eastAsia="宋体" w:hAnsi="Times New Roman" w:cs="Times New Roman"/>
          <w:color w:val="FF0000"/>
        </w:rPr>
        <w:t>亏损，应予以描述】</w:t>
      </w:r>
    </w:p>
    <w:p w14:paraId="2708CD84" w14:textId="77777777" w:rsidR="00160A67" w:rsidRDefault="00160A67">
      <w:pPr>
        <w:jc w:val="both"/>
        <w:rPr>
          <w:rFonts w:ascii="Arial" w:eastAsia="黑体" w:hAnsi="Arial" w:cs="Arial"/>
        </w:rPr>
      </w:pPr>
    </w:p>
    <w:p w14:paraId="17C10A16" w14:textId="0D5ED230" w:rsidR="00160A67" w:rsidRDefault="00000000">
      <w:pPr>
        <w:pStyle w:val="aff3"/>
        <w:numPr>
          <w:ilvl w:val="0"/>
          <w:numId w:val="42"/>
        </w:numPr>
        <w:spacing w:beforeLines="50" w:before="120" w:line="360" w:lineRule="auto"/>
        <w:ind w:firstLine="480"/>
        <w:jc w:val="both"/>
        <w:rPr>
          <w:rFonts w:ascii="宋体" w:eastAsia="宋体" w:hAnsi="宋体" w:cs="宋体" w:hint="eastAsia"/>
        </w:rPr>
      </w:pPr>
      <w:r>
        <w:rPr>
          <w:rFonts w:ascii="宋体" w:eastAsia="宋体" w:hAnsi="宋体" w:cs="宋体" w:hint="eastAsia"/>
        </w:rPr>
        <w:t>经营战略：由于</w:t>
      </w:r>
      <w:del w:id="1271" w:author="Tian Su" w:date="2024-12-30T11:34:00Z" w16du:dateUtc="2024-12-30T03:34:00Z">
        <w:r w:rsidDel="00FE6E4A">
          <w:rPr>
            <w:rFonts w:ascii="宋体" w:eastAsia="宋体" w:hAnsi="宋体" w:cs="宋体" w:hint="eastAsia"/>
            <w:color w:val="FF0000"/>
          </w:rPr>
          <w:delText>ABC公司</w:delText>
        </w:r>
      </w:del>
      <w:ins w:id="1272" w:author="Tian Su" w:date="2024-12-30T11:34:00Z" w16du:dateUtc="2024-12-30T03:34:00Z">
        <w:r w:rsidR="00FE6E4A">
          <w:rPr>
            <w:rFonts w:ascii="宋体" w:eastAsia="宋体" w:hAnsi="宋体" w:cs="宋体" w:hint="eastAsia"/>
            <w:color w:val="FF0000"/>
          </w:rPr>
          <w:t>【清单模板-数据表B5】</w:t>
        </w:r>
      </w:ins>
      <w:r>
        <w:rPr>
          <w:rFonts w:ascii="宋体" w:eastAsia="宋体" w:hAnsi="宋体" w:cs="宋体" w:hint="eastAsia"/>
        </w:rPr>
        <w:t>不存在任何非常规的商业战略（如市场渗透），因此将</w:t>
      </w:r>
      <w:proofErr w:type="gramStart"/>
      <w:r>
        <w:rPr>
          <w:rFonts w:ascii="宋体" w:eastAsia="宋体" w:hAnsi="宋体" w:cs="宋体" w:hint="eastAsia"/>
        </w:rPr>
        <w:t>不</w:t>
      </w:r>
      <w:proofErr w:type="gramEnd"/>
      <w:r>
        <w:rPr>
          <w:rFonts w:ascii="宋体" w:eastAsia="宋体" w:hAnsi="宋体" w:cs="宋体" w:hint="eastAsia"/>
        </w:rPr>
        <w:t>对此应用额外的筛选标准。</w:t>
      </w:r>
    </w:p>
    <w:p w14:paraId="63ACAC41"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【如适用，需做相应的修改】</w:t>
      </w:r>
    </w:p>
    <w:p w14:paraId="725937A4" w14:textId="77777777" w:rsidR="00160A67" w:rsidRDefault="00000000">
      <w:pPr>
        <w:ind w:firstLine="320"/>
        <w:rPr>
          <w:rStyle w:val="aff1"/>
          <w:rFonts w:ascii="Arial" w:hAnsi="Arial" w:cs="Arial"/>
        </w:rPr>
      </w:pPr>
      <w:r>
        <w:rPr>
          <w:rStyle w:val="aff1"/>
          <w:rFonts w:ascii="Arial" w:hAnsi="Arial" w:cs="Arial"/>
        </w:rPr>
        <w:br w:type="page"/>
      </w:r>
    </w:p>
    <w:p w14:paraId="63B87C59" w14:textId="77777777" w:rsidR="00160A67" w:rsidRDefault="00000000">
      <w:pPr>
        <w:pStyle w:val="13"/>
        <w:numPr>
          <w:ilvl w:val="1"/>
          <w:numId w:val="30"/>
        </w:numPr>
        <w:jc w:val="both"/>
        <w:outlineLvl w:val="1"/>
        <w:rPr>
          <w:rFonts w:ascii="Times New Roman" w:hAnsi="Times New Roman" w:cs="Times New Roman"/>
          <w:sz w:val="30"/>
          <w:szCs w:val="30"/>
        </w:rPr>
      </w:pPr>
      <w:bookmarkStart w:id="1273" w:name="_Toc348"/>
      <w:bookmarkStart w:id="1274" w:name="_Toc21874"/>
      <w:bookmarkStart w:id="1275" w:name="_Toc144227515"/>
      <w:bookmarkStart w:id="1276" w:name="_Toc16880"/>
      <w:r>
        <w:rPr>
          <w:rFonts w:ascii="Times New Roman" w:hAnsi="Times New Roman" w:cs="Times New Roman" w:hint="eastAsia"/>
          <w:sz w:val="30"/>
          <w:szCs w:val="30"/>
        </w:rPr>
        <w:lastRenderedPageBreak/>
        <w:t>可比性搜索</w:t>
      </w:r>
      <w:bookmarkEnd w:id="1273"/>
      <w:bookmarkEnd w:id="1274"/>
      <w:bookmarkEnd w:id="1275"/>
      <w:bookmarkEnd w:id="1276"/>
    </w:p>
    <w:p w14:paraId="37874038" w14:textId="77777777" w:rsidR="00160A67" w:rsidRDefault="00160A67">
      <w:pPr>
        <w:ind w:firstLine="320"/>
        <w:rPr>
          <w:rStyle w:val="aff1"/>
          <w:rFonts w:ascii="Arial" w:hAnsi="Arial" w:cs="Arial"/>
        </w:rPr>
      </w:pPr>
    </w:p>
    <w:p w14:paraId="5AB76EAC" w14:textId="77777777" w:rsidR="00160A67" w:rsidRDefault="00000000">
      <w:pPr>
        <w:spacing w:beforeLines="50" w:before="120" w:line="360" w:lineRule="auto"/>
        <w:ind w:firstLineChars="200" w:firstLine="480"/>
        <w:rPr>
          <w:rFonts w:ascii="Times New Roman" w:eastAsia="宋体" w:hAnsi="Times New Roman" w:cs="Times New Roman"/>
          <w:color w:val="FF0000"/>
        </w:rPr>
      </w:pPr>
      <w:proofErr w:type="gramStart"/>
      <w:r>
        <w:rPr>
          <w:rFonts w:ascii="Times New Roman" w:eastAsia="宋体" w:hAnsi="Times New Roman" w:cs="Times New Roman"/>
          <w:color w:val="FF0000"/>
        </w:rPr>
        <w:t>【</w:t>
      </w:r>
      <w:proofErr w:type="gramEnd"/>
      <w:r>
        <w:rPr>
          <w:rFonts w:ascii="Times New Roman" w:eastAsia="宋体" w:hAnsi="Times New Roman" w:cs="Times New Roman"/>
          <w:color w:val="FF0000"/>
        </w:rPr>
        <w:t>可比性搜索主要包括两个主要方面：可比交易搜索和可比公司搜索。可比交易主要采用可比非受控价格法、再销售价格法、成本加成法。如果不存在可靠的可比交易数据，则需要进行可比公司搜索。可比公司公布的财务数据可以用来确认合适的利润水平指标：毛利率指标通常在再销售价格法或者成本加成法下使用；净利率指标通常在交易净利润方法下使用。</w:t>
      </w:r>
    </w:p>
    <w:p w14:paraId="4A1D9D84"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若可比非受控价格法适用，请使用以下段落：</w:t>
      </w:r>
    </w:p>
    <w:p w14:paraId="6D30B368" w14:textId="77777777" w:rsidR="00160A67" w:rsidRDefault="00160A67">
      <w:pPr>
        <w:pStyle w:val="aff8"/>
        <w:jc w:val="both"/>
        <w:rPr>
          <w:rFonts w:ascii="Arial" w:eastAsia="黑体" w:hAnsi="Arial" w:cs="Arial"/>
          <w:color w:val="06A2E0" w:themeColor="accent1"/>
        </w:rPr>
      </w:pPr>
    </w:p>
    <w:p w14:paraId="005F908D" w14:textId="77777777" w:rsidR="00160A67" w:rsidRDefault="00000000">
      <w:pPr>
        <w:pStyle w:val="a2"/>
        <w:keepNext/>
        <w:numPr>
          <w:ilvl w:val="2"/>
          <w:numId w:val="30"/>
        </w:numPr>
        <w:jc w:val="both"/>
        <w:outlineLvl w:val="2"/>
        <w:rPr>
          <w:rFonts w:ascii="Times New Roman" w:eastAsia="宋体" w:hAnsi="Times New Roman" w:cs="Times New Roman"/>
          <w:b/>
          <w:bCs/>
        </w:rPr>
      </w:pPr>
      <w:bookmarkStart w:id="1277" w:name="_Toc24817"/>
      <w:r>
        <w:rPr>
          <w:rFonts w:ascii="Times New Roman" w:eastAsia="宋体" w:hAnsi="Times New Roman" w:cs="Times New Roman"/>
          <w:b/>
          <w:bCs/>
        </w:rPr>
        <w:t xml:space="preserve"> </w:t>
      </w:r>
      <w:r>
        <w:rPr>
          <w:rFonts w:ascii="Times New Roman" w:eastAsia="宋体" w:hAnsi="Times New Roman" w:cs="Times New Roman"/>
          <w:b/>
          <w:bCs/>
        </w:rPr>
        <w:t>可比交易搜索</w:t>
      </w:r>
      <w:bookmarkEnd w:id="1277"/>
    </w:p>
    <w:p w14:paraId="6D3916C2" w14:textId="77777777" w:rsidR="00160A67" w:rsidRDefault="00160A67">
      <w:pPr>
        <w:keepNext/>
        <w:jc w:val="both"/>
        <w:rPr>
          <w:rFonts w:ascii="Arial" w:eastAsia="黑体" w:hAnsi="Arial" w:cs="Arial"/>
        </w:rPr>
      </w:pPr>
    </w:p>
    <w:p w14:paraId="422B10C1" w14:textId="09B23450"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在寻找可比交易过程中，我们将使用两类信息来源，一类是</w:t>
      </w:r>
      <w:del w:id="127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7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集团</w:t>
      </w:r>
      <w:r>
        <w:rPr>
          <w:rFonts w:ascii="Times New Roman" w:eastAsia="宋体" w:hAnsi="Times New Roman" w:cs="Times New Roman"/>
        </w:rPr>
        <w:t>内部的信息，另一类是公开的交易价格信息。第一类称为</w:t>
      </w:r>
      <w:r>
        <w:rPr>
          <w:rFonts w:ascii="Times New Roman" w:eastAsia="宋体" w:hAnsi="Times New Roman" w:cs="Times New Roman"/>
        </w:rPr>
        <w:t>“</w:t>
      </w:r>
      <w:r>
        <w:rPr>
          <w:rFonts w:ascii="Times New Roman" w:eastAsia="宋体" w:hAnsi="Times New Roman" w:cs="Times New Roman"/>
        </w:rPr>
        <w:t>内部可比信息</w:t>
      </w:r>
      <w:r>
        <w:rPr>
          <w:rFonts w:ascii="Times New Roman" w:eastAsia="宋体" w:hAnsi="Times New Roman" w:cs="Times New Roman"/>
        </w:rPr>
        <w:t>”</w:t>
      </w:r>
      <w:r>
        <w:rPr>
          <w:rFonts w:ascii="Times New Roman" w:eastAsia="宋体" w:hAnsi="Times New Roman" w:cs="Times New Roman"/>
        </w:rPr>
        <w:t>。第二类，包括可比公司公开的信息，称为</w:t>
      </w:r>
      <w:r>
        <w:rPr>
          <w:rFonts w:ascii="Times New Roman" w:eastAsia="宋体" w:hAnsi="Times New Roman" w:cs="Times New Roman"/>
        </w:rPr>
        <w:t>“</w:t>
      </w:r>
      <w:r>
        <w:rPr>
          <w:rFonts w:ascii="Times New Roman" w:eastAsia="宋体" w:hAnsi="Times New Roman" w:cs="Times New Roman"/>
        </w:rPr>
        <w:t>外部可比信息</w:t>
      </w:r>
      <w:r>
        <w:rPr>
          <w:rFonts w:ascii="Times New Roman" w:eastAsia="宋体" w:hAnsi="Times New Roman" w:cs="Times New Roman"/>
        </w:rPr>
        <w:t>”</w:t>
      </w:r>
      <w:r>
        <w:rPr>
          <w:rFonts w:ascii="Times New Roman" w:eastAsia="宋体" w:hAnsi="Times New Roman" w:cs="Times New Roman"/>
        </w:rPr>
        <w:t>。</w:t>
      </w:r>
    </w:p>
    <w:p w14:paraId="092EA325" w14:textId="77777777" w:rsidR="00160A67" w:rsidRDefault="00160A67">
      <w:pPr>
        <w:jc w:val="both"/>
        <w:rPr>
          <w:rFonts w:ascii="Arial" w:eastAsia="黑体" w:hAnsi="Arial" w:cs="Arial"/>
        </w:rPr>
      </w:pPr>
    </w:p>
    <w:p w14:paraId="5D356C8D" w14:textId="77777777" w:rsidR="00160A67" w:rsidRDefault="00000000">
      <w:pPr>
        <w:pStyle w:val="a2"/>
        <w:keepNext/>
        <w:numPr>
          <w:ilvl w:val="3"/>
          <w:numId w:val="30"/>
        </w:numPr>
        <w:jc w:val="both"/>
        <w:rPr>
          <w:rFonts w:ascii="Times New Roman" w:eastAsia="宋体" w:hAnsi="Times New Roman" w:cs="Times New Roman"/>
          <w:b/>
          <w:bCs/>
        </w:rPr>
      </w:pPr>
      <w:bookmarkStart w:id="1280" w:name="_Toc143530558"/>
      <w:bookmarkStart w:id="1281" w:name="_Toc144227516"/>
      <w:r>
        <w:rPr>
          <w:rFonts w:ascii="Times New Roman" w:eastAsia="宋体" w:hAnsi="Times New Roman" w:cs="Times New Roman"/>
          <w:b/>
          <w:bCs/>
        </w:rPr>
        <w:t xml:space="preserve"> </w:t>
      </w:r>
      <w:r>
        <w:rPr>
          <w:rFonts w:ascii="Times New Roman" w:eastAsia="宋体" w:hAnsi="Times New Roman" w:cs="Times New Roman"/>
          <w:b/>
          <w:bCs/>
        </w:rPr>
        <w:t>内部可比性搜索</w:t>
      </w:r>
      <w:bookmarkEnd w:id="1280"/>
      <w:bookmarkEnd w:id="1281"/>
    </w:p>
    <w:p w14:paraId="65923A35" w14:textId="77777777" w:rsidR="00160A67" w:rsidRDefault="00160A67">
      <w:pPr>
        <w:keepNext/>
        <w:jc w:val="both"/>
        <w:rPr>
          <w:rFonts w:ascii="Arial" w:eastAsia="黑体" w:hAnsi="Arial" w:cs="Arial"/>
        </w:rPr>
      </w:pPr>
    </w:p>
    <w:p w14:paraId="35CFED0E"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【可比性搜索则还需要考虑其他集团成员和非关联方之间的交易。】</w:t>
      </w:r>
    </w:p>
    <w:p w14:paraId="04C5F7D9" w14:textId="4BA384C5"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内部可比交易指</w:t>
      </w:r>
      <w:del w:id="128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8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或者其他</w:t>
      </w:r>
      <w:del w:id="128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8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集团</w:t>
      </w:r>
      <w:r>
        <w:rPr>
          <w:rFonts w:ascii="Times New Roman" w:eastAsia="宋体" w:hAnsi="Times New Roman" w:cs="Times New Roman"/>
        </w:rPr>
        <w:t>内部公司与非关联方之间所进行的交易。在某些特定情况下，可比交易与被验证交易相比在相同</w:t>
      </w:r>
      <w:proofErr w:type="gramStart"/>
      <w:r>
        <w:rPr>
          <w:rFonts w:ascii="Times New Roman" w:eastAsia="宋体" w:hAnsi="Times New Roman" w:cs="Times New Roman"/>
        </w:rPr>
        <w:t>条件下且涉及</w:t>
      </w:r>
      <w:proofErr w:type="gramEnd"/>
      <w:r>
        <w:rPr>
          <w:rFonts w:ascii="Times New Roman" w:eastAsia="宋体" w:hAnsi="Times New Roman" w:cs="Times New Roman"/>
        </w:rPr>
        <w:t>的相同产品或服务。这些可比交易可能有助于可比非受控价格法的运用。在其他情况下，这些交易与被验证交易类似，但由于在服务和产品性质上的差异，而不能直接用于确立符合独立交易原则的价格。在这些情况下，可能需要将</w:t>
      </w:r>
      <w:del w:id="128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8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的财务结果在可比交易和被验证交易之间进行分拆，以便于使用再销售价格法和成本加成法进行毛利率基准分析</w:t>
      </w:r>
      <w:r>
        <w:rPr>
          <w:rStyle w:val="aff2"/>
          <w:rFonts w:ascii="Times New Roman" w:hAnsi="Times New Roman" w:cs="Times New Roman"/>
        </w:rPr>
        <w:footnoteReference w:id="26"/>
      </w:r>
      <w:r>
        <w:rPr>
          <w:rFonts w:ascii="Times New Roman" w:eastAsia="宋体" w:hAnsi="Times New Roman" w:cs="Times New Roman"/>
        </w:rPr>
        <w:t>。</w:t>
      </w:r>
      <w:r>
        <w:rPr>
          <w:rFonts w:ascii="Times New Roman" w:eastAsia="宋体" w:hAnsi="Times New Roman" w:cs="Times New Roman"/>
        </w:rPr>
        <w:t xml:space="preserve"> </w:t>
      </w:r>
    </w:p>
    <w:p w14:paraId="39C1F76E"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一般来说，关于是否存在潜在的内部可比交易，有四种不同的可能情况。首先，不存在符合条件的可比交易。第二，存在不具可比性的非关联交易，因为这些非关联交易相对不重要（例如，这些交易量相对较小或高度一体化）。第三，存在非关</w:t>
      </w:r>
      <w:r>
        <w:rPr>
          <w:rFonts w:ascii="Times New Roman" w:eastAsia="宋体" w:hAnsi="Times New Roman" w:cs="Times New Roman"/>
          <w:color w:val="FF0000"/>
        </w:rPr>
        <w:lastRenderedPageBreak/>
        <w:t>联交易，但是由于更复杂的原因（例如，这些交易涉及与</w:t>
      </w:r>
      <w:r>
        <w:rPr>
          <w:rFonts w:ascii="Times New Roman" w:eastAsia="宋体" w:hAnsi="Times New Roman" w:cs="Times New Roman"/>
          <w:color w:val="FF0000"/>
        </w:rPr>
        <w:t>“</w:t>
      </w:r>
      <w:r>
        <w:rPr>
          <w:rFonts w:ascii="Times New Roman" w:eastAsia="宋体" w:hAnsi="Times New Roman" w:cs="Times New Roman"/>
          <w:color w:val="FF0000"/>
        </w:rPr>
        <w:t>常规</w:t>
      </w:r>
      <w:r>
        <w:rPr>
          <w:rFonts w:ascii="Times New Roman" w:eastAsia="宋体" w:hAnsi="Times New Roman" w:cs="Times New Roman"/>
          <w:color w:val="FF0000"/>
        </w:rPr>
        <w:t>”</w:t>
      </w:r>
      <w:r>
        <w:rPr>
          <w:rFonts w:ascii="Times New Roman" w:eastAsia="宋体" w:hAnsi="Times New Roman" w:cs="Times New Roman"/>
          <w:color w:val="FF0000"/>
        </w:rPr>
        <w:t>关联交易不同的</w:t>
      </w:r>
      <w:r>
        <w:rPr>
          <w:rFonts w:ascii="Times New Roman" w:eastAsia="宋体" w:hAnsi="Times New Roman" w:cs="Times New Roman"/>
          <w:color w:val="FF0000"/>
        </w:rPr>
        <w:t>“</w:t>
      </w:r>
      <w:r>
        <w:rPr>
          <w:rFonts w:ascii="Times New Roman" w:eastAsia="宋体" w:hAnsi="Times New Roman" w:cs="Times New Roman"/>
          <w:color w:val="FF0000"/>
        </w:rPr>
        <w:t>企业家</w:t>
      </w:r>
      <w:r>
        <w:rPr>
          <w:rFonts w:ascii="Times New Roman" w:eastAsia="宋体" w:hAnsi="Times New Roman" w:cs="Times New Roman"/>
          <w:color w:val="FF0000"/>
        </w:rPr>
        <w:t>”</w:t>
      </w:r>
      <w:r>
        <w:rPr>
          <w:rFonts w:ascii="Times New Roman" w:eastAsia="宋体" w:hAnsi="Times New Roman" w:cs="Times New Roman"/>
          <w:color w:val="FF0000"/>
        </w:rPr>
        <w:t>性质的活动）而不可比。第四，存在非关联可比交易可以运用于可比非受控价格法、再销售价格法或成本加成法进行分析。下面给出前三种情况下的替代语言和指导。第四种情况在此处未进行介绍，因为此模板是为使用交易净利润法的情况设计的。】</w:t>
      </w:r>
    </w:p>
    <w:p w14:paraId="613E0842"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【情况</w:t>
      </w:r>
      <w:r>
        <w:rPr>
          <w:rFonts w:ascii="Times New Roman" w:eastAsia="宋体" w:hAnsi="Times New Roman" w:cs="Times New Roman"/>
          <w:color w:val="FF0000"/>
        </w:rPr>
        <w:t>1</w:t>
      </w:r>
      <w:r>
        <w:rPr>
          <w:rFonts w:ascii="Times New Roman" w:eastAsia="宋体" w:hAnsi="Times New Roman" w:cs="Times New Roman"/>
          <w:color w:val="FF0000"/>
        </w:rPr>
        <w:t>：不存在符合条件的可比交易，请使用以下语言：】</w:t>
      </w:r>
    </w:p>
    <w:p w14:paraId="23CFA8E4" w14:textId="5B29544E"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color w:val="FF0000"/>
        </w:rPr>
        <w:t>【制造商：】</w:t>
      </w:r>
      <w:r>
        <w:rPr>
          <w:rFonts w:ascii="Times New Roman" w:eastAsia="宋体" w:hAnsi="Times New Roman" w:cs="Times New Roman"/>
        </w:rPr>
        <w:t>不论是</w:t>
      </w:r>
      <w:del w:id="128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8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还是其他集团内公司都未向非关联</w:t>
      </w:r>
      <w:proofErr w:type="gramStart"/>
      <w:r>
        <w:rPr>
          <w:rFonts w:ascii="Times New Roman" w:eastAsia="宋体" w:hAnsi="Times New Roman" w:cs="Times New Roman"/>
        </w:rPr>
        <w:t>方销售</w:t>
      </w:r>
      <w:proofErr w:type="gramEnd"/>
      <w:r>
        <w:rPr>
          <w:rFonts w:ascii="Times New Roman" w:eastAsia="宋体" w:hAnsi="Times New Roman" w:cs="Times New Roman"/>
        </w:rPr>
        <w:t>产品，因此，并不存在与被验证交易可比的交易信息。</w:t>
      </w:r>
      <w:r>
        <w:rPr>
          <w:rFonts w:ascii="Times New Roman" w:eastAsia="宋体" w:hAnsi="Times New Roman" w:cs="Times New Roman"/>
        </w:rPr>
        <w:t xml:space="preserve"> </w:t>
      </w:r>
    </w:p>
    <w:p w14:paraId="708EEF4B" w14:textId="5B940CE6"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color w:val="FF0000"/>
        </w:rPr>
        <w:t>【分销商：】</w:t>
      </w:r>
      <w:r>
        <w:rPr>
          <w:rFonts w:ascii="Times New Roman" w:eastAsia="宋体" w:hAnsi="Times New Roman" w:cs="Times New Roman"/>
        </w:rPr>
        <w:t>不论是</w:t>
      </w:r>
      <w:del w:id="129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9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还是其他集团内公司都未从非关联方购买产品，因此，并不存在与被验证交易可比的交易信息。</w:t>
      </w:r>
    </w:p>
    <w:p w14:paraId="367F007D" w14:textId="59BFC83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color w:val="FF0000"/>
        </w:rPr>
        <w:t>【服务提供商：】</w:t>
      </w:r>
      <w:r>
        <w:rPr>
          <w:rFonts w:ascii="Times New Roman" w:eastAsia="宋体" w:hAnsi="Times New Roman" w:cs="Times New Roman"/>
        </w:rPr>
        <w:t>不论是</w:t>
      </w:r>
      <w:del w:id="129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9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还是其他集团内公司都未向非关联方提供服务，因此，并不存在与被验证交易可比的交易信息。</w:t>
      </w:r>
    </w:p>
    <w:p w14:paraId="41429925"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【案例</w:t>
      </w:r>
      <w:r>
        <w:rPr>
          <w:rFonts w:ascii="Times New Roman" w:eastAsia="宋体" w:hAnsi="Times New Roman" w:cs="Times New Roman"/>
          <w:color w:val="FF0000"/>
        </w:rPr>
        <w:t>2</w:t>
      </w:r>
      <w:r>
        <w:rPr>
          <w:rFonts w:ascii="Times New Roman" w:eastAsia="宋体" w:hAnsi="Times New Roman" w:cs="Times New Roman"/>
          <w:color w:val="FF0000"/>
        </w:rPr>
        <w:t>或</w:t>
      </w:r>
      <w:r>
        <w:rPr>
          <w:rFonts w:ascii="Times New Roman" w:eastAsia="宋体" w:hAnsi="Times New Roman" w:cs="Times New Roman"/>
          <w:color w:val="FF0000"/>
        </w:rPr>
        <w:t>3</w:t>
      </w:r>
      <w:r>
        <w:rPr>
          <w:rFonts w:ascii="Times New Roman" w:eastAsia="宋体" w:hAnsi="Times New Roman" w:cs="Times New Roman"/>
          <w:color w:val="FF0000"/>
        </w:rPr>
        <w:t>：存在不具可比性的非关联交易】</w:t>
      </w:r>
    </w:p>
    <w:p w14:paraId="32FA0333" w14:textId="2D70DF11"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【生产商：】</w:t>
      </w:r>
      <w:r>
        <w:rPr>
          <w:rFonts w:ascii="Times New Roman" w:eastAsia="宋体" w:hAnsi="Times New Roman" w:cs="Times New Roman"/>
        </w:rPr>
        <w:t>在被验证交易之外，</w:t>
      </w:r>
      <w:del w:id="129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9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【或者另一个集团公司】</w:t>
      </w:r>
      <w:r>
        <w:rPr>
          <w:rFonts w:ascii="Times New Roman" w:eastAsia="宋体" w:hAnsi="Times New Roman" w:cs="Times New Roman"/>
        </w:rPr>
        <w:t>也向第三方客户销售其生产的产品。</w:t>
      </w:r>
      <w:r>
        <w:rPr>
          <w:rFonts w:ascii="Times New Roman" w:eastAsia="宋体" w:hAnsi="Times New Roman" w:cs="Times New Roman"/>
          <w:color w:val="FF0000"/>
        </w:rPr>
        <w:t>【简要描述这些交易。】</w:t>
      </w:r>
    </w:p>
    <w:p w14:paraId="3C597E70" w14:textId="5E2A5708"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【分销商：】</w:t>
      </w:r>
      <w:r>
        <w:rPr>
          <w:rFonts w:ascii="Times New Roman" w:eastAsia="宋体" w:hAnsi="Times New Roman" w:cs="Times New Roman"/>
        </w:rPr>
        <w:t>在被验证交易之外，</w:t>
      </w:r>
      <w:del w:id="129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9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【或者另一个集团公司】</w:t>
      </w:r>
      <w:r>
        <w:rPr>
          <w:rFonts w:ascii="Times New Roman" w:eastAsia="宋体" w:hAnsi="Times New Roman" w:cs="Times New Roman"/>
        </w:rPr>
        <w:t>也从第三方客户采购产品。</w:t>
      </w:r>
      <w:r>
        <w:rPr>
          <w:rFonts w:ascii="Times New Roman" w:eastAsia="宋体" w:hAnsi="Times New Roman" w:cs="Times New Roman"/>
          <w:color w:val="FF0000"/>
        </w:rPr>
        <w:t>【简要描述这些交易。】</w:t>
      </w:r>
    </w:p>
    <w:p w14:paraId="50547065"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【案例</w:t>
      </w:r>
      <w:r>
        <w:rPr>
          <w:rFonts w:ascii="Times New Roman" w:eastAsia="宋体" w:hAnsi="Times New Roman" w:cs="Times New Roman"/>
          <w:color w:val="FF0000"/>
        </w:rPr>
        <w:t>2</w:t>
      </w:r>
      <w:r>
        <w:rPr>
          <w:rFonts w:ascii="Times New Roman" w:eastAsia="宋体" w:hAnsi="Times New Roman" w:cs="Times New Roman"/>
          <w:color w:val="FF0000"/>
        </w:rPr>
        <w:t>：由于交易量的不重大造成非关联交易不具可比性。】</w:t>
      </w:r>
    </w:p>
    <w:p w14:paraId="5268A723"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我们认为这些交易不能作为可靠的可比数据，因为：</w:t>
      </w:r>
    </w:p>
    <w:p w14:paraId="13E0B864"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【请插入如下示例的原因】</w:t>
      </w:r>
    </w:p>
    <w:p w14:paraId="2F0EA387" w14:textId="77777777" w:rsidR="00160A67" w:rsidRDefault="00160A67">
      <w:pPr>
        <w:pStyle w:val="aff8"/>
        <w:jc w:val="both"/>
        <w:rPr>
          <w:rFonts w:ascii="Arial" w:eastAsia="黑体" w:hAnsi="Arial" w:cs="Arial"/>
          <w:color w:val="06A2E0" w:themeColor="accent1"/>
        </w:rPr>
      </w:pPr>
    </w:p>
    <w:p w14:paraId="5FA44BA8" w14:textId="77777777" w:rsidR="00160A67" w:rsidRDefault="00000000">
      <w:pPr>
        <w:pStyle w:val="aff3"/>
        <w:numPr>
          <w:ilvl w:val="0"/>
          <w:numId w:val="42"/>
        </w:numPr>
        <w:spacing w:beforeLines="50" w:before="120" w:line="360" w:lineRule="auto"/>
        <w:ind w:firstLine="480"/>
        <w:rPr>
          <w:rFonts w:ascii="宋体" w:eastAsia="宋体" w:hAnsi="宋体" w:cs="宋体" w:hint="eastAsia"/>
          <w:color w:val="FF0000"/>
        </w:rPr>
      </w:pPr>
      <w:r>
        <w:rPr>
          <w:rFonts w:ascii="宋体" w:eastAsia="宋体" w:hAnsi="宋体" w:cs="宋体" w:hint="eastAsia"/>
          <w:color w:val="FF0000"/>
        </w:rPr>
        <w:t>【非关联交易量远小于关联交易量】</w:t>
      </w:r>
    </w:p>
    <w:p w14:paraId="3CF74F29" w14:textId="77777777" w:rsidR="00160A67" w:rsidRDefault="00000000">
      <w:pPr>
        <w:pStyle w:val="aff3"/>
        <w:numPr>
          <w:ilvl w:val="0"/>
          <w:numId w:val="42"/>
        </w:numPr>
        <w:spacing w:beforeLines="50" w:before="120" w:line="360" w:lineRule="auto"/>
        <w:ind w:firstLine="480"/>
        <w:rPr>
          <w:rFonts w:ascii="宋体" w:eastAsia="宋体" w:hAnsi="宋体" w:cs="宋体" w:hint="eastAsia"/>
          <w:color w:val="FF0000"/>
        </w:rPr>
      </w:pPr>
      <w:r>
        <w:rPr>
          <w:rFonts w:ascii="宋体" w:eastAsia="宋体" w:hAnsi="宋体" w:cs="宋体" w:hint="eastAsia"/>
          <w:color w:val="FF0000"/>
        </w:rPr>
        <w:t>产生非关联交易是因为生产商的产能过剩</w:t>
      </w:r>
    </w:p>
    <w:p w14:paraId="76A4BDA5" w14:textId="77777777" w:rsidR="00160A67" w:rsidRDefault="00000000">
      <w:pPr>
        <w:pStyle w:val="aff3"/>
        <w:numPr>
          <w:ilvl w:val="0"/>
          <w:numId w:val="42"/>
        </w:numPr>
        <w:spacing w:beforeLines="50" w:before="120" w:line="360" w:lineRule="auto"/>
        <w:ind w:firstLine="480"/>
        <w:rPr>
          <w:rFonts w:ascii="宋体" w:eastAsia="宋体" w:hAnsi="宋体" w:cs="宋体" w:hint="eastAsia"/>
          <w:color w:val="FF0000"/>
        </w:rPr>
      </w:pPr>
      <w:r>
        <w:rPr>
          <w:rFonts w:ascii="宋体" w:eastAsia="宋体" w:hAnsi="宋体" w:cs="宋体" w:hint="eastAsia"/>
          <w:color w:val="FF0000"/>
        </w:rPr>
        <w:t>非关联交易涉及分销与集团产品互补和辅助的产品（包括第三</w:t>
      </w:r>
      <w:proofErr w:type="gramStart"/>
      <w:r>
        <w:rPr>
          <w:rFonts w:ascii="宋体" w:eastAsia="宋体" w:hAnsi="宋体" w:cs="宋体" w:hint="eastAsia"/>
          <w:color w:val="FF0000"/>
        </w:rPr>
        <w:t>方业务</w:t>
      </w:r>
      <w:proofErr w:type="gramEnd"/>
      <w:r>
        <w:rPr>
          <w:rFonts w:ascii="宋体" w:eastAsia="宋体" w:hAnsi="宋体" w:cs="宋体" w:hint="eastAsia"/>
          <w:color w:val="FF0000"/>
        </w:rPr>
        <w:t>产品为</w:t>
      </w:r>
      <w:proofErr w:type="gramStart"/>
      <w:r>
        <w:rPr>
          <w:rFonts w:ascii="宋体" w:eastAsia="宋体" w:hAnsi="宋体" w:cs="宋体" w:hint="eastAsia"/>
          <w:color w:val="FF0000"/>
        </w:rPr>
        <w:t>”</w:t>
      </w:r>
      <w:proofErr w:type="gramEnd"/>
      <w:r>
        <w:rPr>
          <w:rFonts w:ascii="宋体" w:eastAsia="宋体" w:hAnsi="宋体" w:cs="宋体" w:hint="eastAsia"/>
          <w:color w:val="FF0000"/>
        </w:rPr>
        <w:t>亏本产品“的情况）</w:t>
      </w:r>
    </w:p>
    <w:p w14:paraId="290C5668" w14:textId="77777777" w:rsidR="00160A67" w:rsidRDefault="00000000">
      <w:pPr>
        <w:pStyle w:val="aff3"/>
        <w:numPr>
          <w:ilvl w:val="0"/>
          <w:numId w:val="42"/>
        </w:numPr>
        <w:spacing w:beforeLines="50" w:before="120" w:line="360" w:lineRule="auto"/>
        <w:ind w:firstLine="480"/>
        <w:rPr>
          <w:rFonts w:ascii="宋体" w:eastAsia="宋体" w:hAnsi="宋体" w:cs="宋体" w:hint="eastAsia"/>
          <w:color w:val="FF0000"/>
        </w:rPr>
      </w:pPr>
      <w:r>
        <w:rPr>
          <w:rFonts w:ascii="宋体" w:eastAsia="宋体" w:hAnsi="宋体" w:cs="宋体" w:hint="eastAsia"/>
          <w:color w:val="FF0000"/>
        </w:rPr>
        <w:lastRenderedPageBreak/>
        <w:t>非关联交易和被验证交易是高度一体化的，其包括相同的人员和设备，所以两者之间的费用分拆是高度主观且不可靠的。</w:t>
      </w:r>
    </w:p>
    <w:p w14:paraId="595BAA2C"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【情况</w:t>
      </w:r>
      <w:r>
        <w:rPr>
          <w:rFonts w:ascii="Times New Roman" w:eastAsia="宋体" w:hAnsi="Times New Roman" w:cs="Times New Roman"/>
          <w:color w:val="FF0000"/>
        </w:rPr>
        <w:t>3</w:t>
      </w:r>
      <w:r>
        <w:rPr>
          <w:rFonts w:ascii="Times New Roman" w:eastAsia="宋体" w:hAnsi="Times New Roman" w:cs="Times New Roman"/>
          <w:color w:val="FF0000"/>
        </w:rPr>
        <w:t>：存在非关联交易，但是由于更复杂的原因而不可比。以下是这种情况下的一个例子。】</w:t>
      </w:r>
    </w:p>
    <w:p w14:paraId="2C9C4462" w14:textId="1959AF2A"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我们认为这些交易与被验证交易不可比，因为他们所涉及的功能、风险和资产存在很大的差异。</w:t>
      </w:r>
      <w:del w:id="129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29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在非关联交易方面扮演</w:t>
      </w:r>
      <w:r>
        <w:rPr>
          <w:rFonts w:ascii="Times New Roman" w:eastAsia="宋体" w:hAnsi="Times New Roman" w:cs="Times New Roman"/>
          <w:color w:val="FF0000"/>
        </w:rPr>
        <w:t>“</w:t>
      </w:r>
      <w:r>
        <w:rPr>
          <w:rFonts w:ascii="Times New Roman" w:eastAsia="宋体" w:hAnsi="Times New Roman" w:cs="Times New Roman"/>
          <w:color w:val="FF0000"/>
        </w:rPr>
        <w:t>企业家</w:t>
      </w:r>
      <w:r>
        <w:rPr>
          <w:rFonts w:ascii="Times New Roman" w:eastAsia="宋体" w:hAnsi="Times New Roman" w:cs="Times New Roman"/>
          <w:color w:val="FF0000"/>
        </w:rPr>
        <w:t>”</w:t>
      </w:r>
      <w:r>
        <w:rPr>
          <w:rFonts w:ascii="Times New Roman" w:eastAsia="宋体" w:hAnsi="Times New Roman" w:cs="Times New Roman"/>
          <w:color w:val="FF0000"/>
        </w:rPr>
        <w:t>的角色，同时公司在被验证交易中承担常规功能。</w:t>
      </w:r>
    </w:p>
    <w:p w14:paraId="01F83ABF" w14:textId="5CEABE67" w:rsidR="00160A67" w:rsidRDefault="00000000">
      <w:pPr>
        <w:spacing w:beforeLines="50" w:before="120" w:line="360" w:lineRule="auto"/>
        <w:ind w:firstLineChars="200" w:firstLine="480"/>
        <w:rPr>
          <w:rFonts w:ascii="Times New Roman" w:eastAsia="宋体" w:hAnsi="Times New Roman" w:cs="Times New Roman"/>
          <w:color w:val="FF0000"/>
        </w:rPr>
      </w:pPr>
      <w:del w:id="130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0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的产品目前有半成品和产成品两种形式。其中半成品</w:t>
      </w:r>
      <w:r>
        <w:rPr>
          <w:rFonts w:ascii="Times New Roman" w:eastAsia="宋体" w:hAnsi="Times New Roman" w:cs="Times New Roman"/>
          <w:color w:val="FF0000"/>
        </w:rPr>
        <w:t>A</w:t>
      </w:r>
      <w:r>
        <w:rPr>
          <w:rFonts w:ascii="Times New Roman" w:eastAsia="宋体" w:hAnsi="Times New Roman" w:cs="Times New Roman"/>
          <w:color w:val="FF0000"/>
        </w:rPr>
        <w:t>少量在境内市场销售，产成品</w:t>
      </w:r>
      <w:r>
        <w:rPr>
          <w:rFonts w:ascii="Times New Roman" w:eastAsia="宋体" w:hAnsi="Times New Roman" w:cs="Times New Roman"/>
          <w:color w:val="FF0000"/>
        </w:rPr>
        <w:t>B1</w:t>
      </w:r>
      <w:r>
        <w:rPr>
          <w:rFonts w:ascii="Times New Roman" w:eastAsia="宋体" w:hAnsi="Times New Roman" w:cs="Times New Roman"/>
          <w:color w:val="FF0000"/>
        </w:rPr>
        <w:t>少量在境内市场销售。因此，</w:t>
      </w:r>
      <w:del w:id="130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0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在这些交易中全权负责与境内市场的客户的谈判和协商、产品的质量控制，并承担相应的产品质量风险。同时，关联方不参与非关联交易的定价，也不承担相应的风险。因此，</w:t>
      </w:r>
      <w:del w:id="130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0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的境内销售业务属于非关联交易。</w:t>
      </w:r>
    </w:p>
    <w:p w14:paraId="2AF26E61" w14:textId="5F675314"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就被验证交易而言，</w:t>
      </w:r>
      <w:del w:id="130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0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生产的</w:t>
      </w:r>
      <w:r>
        <w:rPr>
          <w:rFonts w:ascii="Times New Roman" w:eastAsia="宋体" w:hAnsi="Times New Roman" w:cs="Times New Roman"/>
          <w:color w:val="FF0000"/>
        </w:rPr>
        <w:t>B2</w:t>
      </w:r>
      <w:r>
        <w:rPr>
          <w:rFonts w:ascii="Times New Roman" w:eastAsia="宋体" w:hAnsi="Times New Roman" w:cs="Times New Roman"/>
          <w:color w:val="FF0000"/>
        </w:rPr>
        <w:t>全部销往海外市场。对外</w:t>
      </w:r>
      <w:proofErr w:type="gramStart"/>
      <w:r>
        <w:rPr>
          <w:rFonts w:ascii="Times New Roman" w:eastAsia="宋体" w:hAnsi="Times New Roman" w:cs="Times New Roman"/>
          <w:color w:val="FF0000"/>
        </w:rPr>
        <w:t>该海外</w:t>
      </w:r>
      <w:proofErr w:type="gramEnd"/>
      <w:r>
        <w:rPr>
          <w:rFonts w:ascii="Times New Roman" w:eastAsia="宋体" w:hAnsi="Times New Roman" w:cs="Times New Roman"/>
          <w:color w:val="FF0000"/>
        </w:rPr>
        <w:t>销售，</w:t>
      </w:r>
      <w:del w:id="130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0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与境外关联方签订购销合同，并收取关联方的预付款。</w:t>
      </w:r>
      <w:del w:id="131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1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根据销售订单购买材料进行生产，生产完工后将产品直接发货至第三方客户。</w:t>
      </w:r>
    </w:p>
    <w:p w14:paraId="31815389" w14:textId="19EB10AB"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非关联交易和被验证交易存在差异。在非关联交易中，关联方不参与合同签订、价格协商以及设定产品质量标准等功能，也不承担相应的风险。另一方面，在被验证交易中，关联方起着非常重要的作用，不但需要开拓市场、发现客户、与</w:t>
      </w:r>
      <w:del w:id="131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1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签订合同，还就向境外客户销售的产品支付预付款。</w:t>
      </w:r>
    </w:p>
    <w:p w14:paraId="496E8683" w14:textId="77777777" w:rsidR="00160A67" w:rsidRDefault="00160A67">
      <w:pPr>
        <w:ind w:firstLineChars="200" w:firstLine="480"/>
        <w:rPr>
          <w:rFonts w:ascii="Arial" w:eastAsia="黑体" w:hAnsi="Arial" w:cs="Arial"/>
          <w:color w:val="06A2E0" w:themeColor="accent1"/>
        </w:rPr>
      </w:pPr>
    </w:p>
    <w:p w14:paraId="302B1DF7" w14:textId="77777777" w:rsidR="00160A67" w:rsidRDefault="00000000">
      <w:pPr>
        <w:pStyle w:val="a2"/>
        <w:keepNext/>
        <w:numPr>
          <w:ilvl w:val="3"/>
          <w:numId w:val="30"/>
        </w:numPr>
        <w:jc w:val="both"/>
        <w:rPr>
          <w:rFonts w:ascii="Times New Roman" w:eastAsia="宋体" w:hAnsi="Times New Roman" w:cs="Times New Roman"/>
          <w:b/>
          <w:bCs/>
        </w:rPr>
      </w:pPr>
      <w:bookmarkStart w:id="1314" w:name="_Toc144227517"/>
      <w:r>
        <w:rPr>
          <w:rFonts w:ascii="Times New Roman" w:eastAsia="宋体" w:hAnsi="Times New Roman" w:cs="Times New Roman"/>
          <w:b/>
          <w:bCs/>
        </w:rPr>
        <w:t xml:space="preserve"> </w:t>
      </w:r>
      <w:r>
        <w:rPr>
          <w:rFonts w:ascii="Times New Roman" w:eastAsia="宋体" w:hAnsi="Times New Roman" w:cs="Times New Roman"/>
          <w:b/>
          <w:bCs/>
        </w:rPr>
        <w:t>外部可比性搜索</w:t>
      </w:r>
      <w:bookmarkEnd w:id="1314"/>
    </w:p>
    <w:p w14:paraId="0129666C" w14:textId="77777777" w:rsidR="00160A67" w:rsidRDefault="00160A67">
      <w:pPr>
        <w:keepNext/>
        <w:jc w:val="both"/>
        <w:rPr>
          <w:rFonts w:ascii="Arial" w:eastAsia="黑体" w:hAnsi="Arial" w:cs="Arial"/>
        </w:rPr>
      </w:pPr>
    </w:p>
    <w:p w14:paraId="2C4B00F9" w14:textId="69EB20E6"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因为</w:t>
      </w:r>
      <w:del w:id="131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1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集团</w:t>
      </w:r>
      <w:r>
        <w:rPr>
          <w:rFonts w:ascii="Times New Roman" w:eastAsia="宋体" w:hAnsi="Times New Roman" w:cs="Times New Roman"/>
        </w:rPr>
        <w:t>的产品的独特性，所以不可能找到非关联方生产的可比产品。此外，就算找到可比的产品，被验证交易的交易环境（如市场水平、支持功能、风险的承担）可能也与非关联交易不完全相同。</w:t>
      </w:r>
    </w:p>
    <w:p w14:paraId="54710BBA"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若交易净利润法适用，请使用以下段落：</w:t>
      </w:r>
    </w:p>
    <w:p w14:paraId="0FDBB78D" w14:textId="77777777" w:rsidR="00160A67" w:rsidRDefault="00160A67">
      <w:pPr>
        <w:jc w:val="both"/>
        <w:rPr>
          <w:rFonts w:ascii="Arial" w:eastAsia="黑体" w:hAnsi="Arial" w:cs="Arial"/>
        </w:rPr>
      </w:pPr>
    </w:p>
    <w:p w14:paraId="7B1D5743" w14:textId="77777777" w:rsidR="00160A67" w:rsidRDefault="00000000">
      <w:pPr>
        <w:pStyle w:val="a2"/>
        <w:keepNext/>
        <w:numPr>
          <w:ilvl w:val="2"/>
          <w:numId w:val="30"/>
        </w:numPr>
        <w:jc w:val="both"/>
        <w:outlineLvl w:val="2"/>
        <w:rPr>
          <w:rFonts w:ascii="Times New Roman" w:eastAsia="宋体" w:hAnsi="Times New Roman" w:cs="Times New Roman"/>
          <w:b/>
          <w:bCs/>
        </w:rPr>
      </w:pPr>
      <w:bookmarkStart w:id="1317" w:name="_Toc144227518"/>
      <w:bookmarkStart w:id="1318" w:name="_Toc11718"/>
      <w:r>
        <w:rPr>
          <w:rFonts w:ascii="Times New Roman" w:eastAsia="宋体" w:hAnsi="Times New Roman" w:cs="Times New Roman"/>
          <w:b/>
          <w:bCs/>
        </w:rPr>
        <w:lastRenderedPageBreak/>
        <w:t xml:space="preserve"> </w:t>
      </w:r>
      <w:r>
        <w:rPr>
          <w:rFonts w:ascii="Times New Roman" w:eastAsia="宋体" w:hAnsi="Times New Roman" w:cs="Times New Roman"/>
          <w:b/>
          <w:bCs/>
        </w:rPr>
        <w:t>外部可比公司</w:t>
      </w:r>
      <w:bookmarkEnd w:id="1317"/>
      <w:r>
        <w:rPr>
          <w:rFonts w:ascii="Times New Roman" w:eastAsia="宋体" w:hAnsi="Times New Roman" w:cs="Times New Roman"/>
          <w:b/>
          <w:bCs/>
        </w:rPr>
        <w:t>搜索</w:t>
      </w:r>
      <w:bookmarkEnd w:id="1318"/>
    </w:p>
    <w:p w14:paraId="2FA9AAA3" w14:textId="77777777" w:rsidR="00160A67" w:rsidRDefault="00160A67">
      <w:pPr>
        <w:keepNext/>
        <w:jc w:val="both"/>
        <w:rPr>
          <w:rFonts w:ascii="Arial" w:eastAsia="黑体" w:hAnsi="Arial" w:cs="Arial"/>
        </w:rPr>
      </w:pPr>
    </w:p>
    <w:p w14:paraId="1B040E74" w14:textId="7C59FAE8"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由于无法找到可比交易，因此有必要找到与</w:t>
      </w:r>
      <w:del w:id="131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20"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执行功能、承担风险和资产使用情况可比的公司，且是拥有公开财务数据的独立性公司。</w:t>
      </w:r>
    </w:p>
    <w:p w14:paraId="05AB2673" w14:textId="77777777" w:rsidR="00160A67" w:rsidRDefault="00160A67">
      <w:pPr>
        <w:jc w:val="both"/>
        <w:rPr>
          <w:rFonts w:ascii="Arial" w:eastAsia="黑体" w:hAnsi="Arial" w:cs="Arial"/>
        </w:rPr>
      </w:pPr>
    </w:p>
    <w:p w14:paraId="11EEC6FF" w14:textId="77777777" w:rsidR="00160A67" w:rsidRDefault="00000000">
      <w:pPr>
        <w:pStyle w:val="a2"/>
        <w:keepNext/>
        <w:numPr>
          <w:ilvl w:val="3"/>
          <w:numId w:val="30"/>
        </w:numPr>
        <w:jc w:val="both"/>
        <w:rPr>
          <w:rFonts w:ascii="Times New Roman" w:eastAsia="宋体" w:hAnsi="Times New Roman" w:cs="Times New Roman"/>
          <w:b/>
          <w:bCs/>
        </w:rPr>
      </w:pPr>
      <w:r>
        <w:rPr>
          <w:rFonts w:ascii="Times New Roman" w:eastAsia="宋体" w:hAnsi="Times New Roman" w:cs="Times New Roman"/>
          <w:b/>
          <w:bCs/>
        </w:rPr>
        <w:t xml:space="preserve"> </w:t>
      </w:r>
      <w:r>
        <w:rPr>
          <w:rFonts w:ascii="Times New Roman" w:eastAsia="宋体" w:hAnsi="Times New Roman" w:cs="Times New Roman"/>
          <w:b/>
          <w:bCs/>
        </w:rPr>
        <w:t>搜索过程</w:t>
      </w:r>
    </w:p>
    <w:p w14:paraId="1054E77A"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我们运用</w:t>
      </w:r>
      <w:r>
        <w:rPr>
          <w:rFonts w:ascii="Times New Roman" w:eastAsia="宋体" w:hAnsi="Times New Roman" w:cs="Times New Roman"/>
        </w:rPr>
        <w:t>TP Catalyst</w:t>
      </w:r>
      <w:r>
        <w:rPr>
          <w:rFonts w:ascii="Times New Roman" w:eastAsia="宋体" w:hAnsi="Times New Roman" w:cs="Times New Roman"/>
        </w:rPr>
        <w:t>数据库搜索可比公司。</w:t>
      </w:r>
      <w:r>
        <w:rPr>
          <w:rFonts w:ascii="Times New Roman" w:eastAsia="宋体" w:hAnsi="Times New Roman" w:cs="Times New Roman"/>
        </w:rPr>
        <w:t>TP Catalyst</w:t>
      </w:r>
      <w:r>
        <w:rPr>
          <w:rFonts w:ascii="Times New Roman" w:eastAsia="宋体" w:hAnsi="Times New Roman" w:cs="Times New Roman"/>
        </w:rPr>
        <w:t>是一个整合了全球上市公司、银行和保险公司信息的综合性数据库，其内容范围涵盖了超过</w:t>
      </w:r>
      <w:r>
        <w:rPr>
          <w:rFonts w:ascii="Times New Roman" w:eastAsia="宋体" w:hAnsi="Times New Roman" w:cs="Times New Roman"/>
        </w:rPr>
        <w:t>150</w:t>
      </w:r>
      <w:r>
        <w:rPr>
          <w:rFonts w:ascii="Times New Roman" w:eastAsia="宋体" w:hAnsi="Times New Roman" w:cs="Times New Roman"/>
        </w:rPr>
        <w:t>个国家的</w:t>
      </w:r>
      <w:r>
        <w:rPr>
          <w:rFonts w:ascii="Times New Roman" w:eastAsia="宋体" w:hAnsi="Times New Roman" w:cs="Times New Roman"/>
        </w:rPr>
        <w:t>75,000</w:t>
      </w:r>
      <w:r>
        <w:rPr>
          <w:rFonts w:ascii="Times New Roman" w:eastAsia="宋体" w:hAnsi="Times New Roman" w:cs="Times New Roman"/>
        </w:rPr>
        <w:t>多家公司，包括</w:t>
      </w:r>
      <w:r>
        <w:rPr>
          <w:rFonts w:ascii="Times New Roman" w:eastAsia="宋体" w:hAnsi="Times New Roman" w:cs="Times New Roman"/>
        </w:rPr>
        <w:t>4,000</w:t>
      </w:r>
      <w:r>
        <w:rPr>
          <w:rFonts w:ascii="Times New Roman" w:eastAsia="宋体" w:hAnsi="Times New Roman" w:cs="Times New Roman"/>
        </w:rPr>
        <w:t>多家中国上市公司</w:t>
      </w:r>
      <w:r>
        <w:rPr>
          <w:rStyle w:val="aff2"/>
          <w:rFonts w:ascii="Times New Roman" w:hAnsi="Times New Roman" w:cs="Times New Roman"/>
        </w:rPr>
        <w:footnoteReference w:id="27"/>
      </w:r>
      <w:r>
        <w:rPr>
          <w:rFonts w:ascii="Times New Roman" w:eastAsia="宋体" w:hAnsi="Times New Roman" w:cs="Times New Roman"/>
        </w:rPr>
        <w:t>。</w:t>
      </w:r>
      <w:r>
        <w:rPr>
          <w:rFonts w:ascii="Times New Roman" w:eastAsia="宋体" w:hAnsi="Times New Roman" w:cs="Times New Roman"/>
        </w:rPr>
        <w:t xml:space="preserve">  </w:t>
      </w:r>
    </w:p>
    <w:p w14:paraId="2440E7B2"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我们通过其他公开渠道获取的信息，如公司主页、审计报告和其他公开可浏览信息作为补充，并复核了</w:t>
      </w:r>
      <w:r>
        <w:rPr>
          <w:rFonts w:ascii="Times New Roman" w:eastAsia="宋体" w:hAnsi="Times New Roman" w:cs="Times New Roman"/>
        </w:rPr>
        <w:t>TP Catalyst</w:t>
      </w:r>
      <w:r>
        <w:rPr>
          <w:rFonts w:ascii="Times New Roman" w:eastAsia="宋体" w:hAnsi="Times New Roman" w:cs="Times New Roman"/>
        </w:rPr>
        <w:t>数据库提供的信息来确认</w:t>
      </w:r>
      <w:r>
        <w:rPr>
          <w:rFonts w:ascii="Times New Roman" w:eastAsia="宋体" w:hAnsi="Times New Roman" w:cs="Times New Roman"/>
        </w:rPr>
        <w:t>TP Catalyst</w:t>
      </w:r>
      <w:r>
        <w:rPr>
          <w:rFonts w:ascii="Times New Roman" w:eastAsia="宋体" w:hAnsi="Times New Roman" w:cs="Times New Roman"/>
        </w:rPr>
        <w:t>数据库未提供充足信息和明确的交易活动的潜在的可比公司的可比性。</w:t>
      </w:r>
    </w:p>
    <w:p w14:paraId="6905703A" w14:textId="77777777" w:rsidR="00160A67" w:rsidRDefault="00000000">
      <w:pPr>
        <w:spacing w:beforeLines="50" w:before="120" w:line="360" w:lineRule="auto"/>
        <w:ind w:firstLineChars="200" w:firstLine="480"/>
        <w:rPr>
          <w:rFonts w:ascii="宋体" w:eastAsia="宋体" w:hAnsi="宋体" w:cs="宋体" w:hint="eastAsia"/>
        </w:rPr>
      </w:pPr>
      <w:r>
        <w:rPr>
          <w:rFonts w:ascii="Times New Roman" w:eastAsia="宋体" w:hAnsi="Times New Roman" w:cs="Times New Roman"/>
        </w:rPr>
        <w:t>搜索过程主要包括以下两个筛选步骤：</w:t>
      </w:r>
    </w:p>
    <w:p w14:paraId="10AF55BD" w14:textId="77777777" w:rsidR="00160A67" w:rsidRDefault="00000000">
      <w:pPr>
        <w:pStyle w:val="aff3"/>
        <w:numPr>
          <w:ilvl w:val="0"/>
          <w:numId w:val="42"/>
        </w:numPr>
        <w:spacing w:beforeLines="50" w:before="120" w:line="360" w:lineRule="auto"/>
        <w:ind w:firstLine="480"/>
        <w:rPr>
          <w:rFonts w:ascii="宋体" w:eastAsia="宋体" w:hAnsi="宋体" w:cs="宋体" w:hint="eastAsia"/>
        </w:rPr>
      </w:pPr>
      <w:r>
        <w:rPr>
          <w:rFonts w:ascii="宋体" w:eastAsia="宋体" w:hAnsi="宋体" w:cs="宋体" w:hint="eastAsia"/>
        </w:rPr>
        <w:t>通过TP Catalyst数据库进行自动搜索，初步确定潜在的可比公司，包括三个步骤：可靠数据筛选、地理区域筛选和行业分类筛选；</w:t>
      </w:r>
    </w:p>
    <w:p w14:paraId="3178E005" w14:textId="77777777" w:rsidR="00160A67" w:rsidRDefault="00000000">
      <w:pPr>
        <w:pStyle w:val="aff3"/>
        <w:numPr>
          <w:ilvl w:val="0"/>
          <w:numId w:val="42"/>
        </w:numPr>
        <w:spacing w:beforeLines="50" w:before="120" w:line="360" w:lineRule="auto"/>
        <w:ind w:firstLine="480"/>
        <w:rPr>
          <w:rFonts w:ascii="宋体" w:eastAsia="宋体" w:hAnsi="宋体" w:cs="宋体" w:hint="eastAsia"/>
        </w:rPr>
      </w:pPr>
      <w:r>
        <w:rPr>
          <w:rFonts w:ascii="宋体" w:eastAsia="宋体" w:hAnsi="宋体" w:cs="宋体" w:hint="eastAsia"/>
        </w:rPr>
        <w:t>通过从TP Catalyst数据库中获得财务数据，对初步入选的潜在可比公司进行定量筛选，剔除可能存在较大业务活动差异的公司；</w:t>
      </w:r>
    </w:p>
    <w:p w14:paraId="0536E7AD" w14:textId="77777777" w:rsidR="00160A67" w:rsidRDefault="00000000">
      <w:pPr>
        <w:pStyle w:val="aff3"/>
        <w:numPr>
          <w:ilvl w:val="0"/>
          <w:numId w:val="42"/>
        </w:numPr>
        <w:spacing w:beforeLines="50" w:before="120" w:line="360" w:lineRule="auto"/>
        <w:ind w:firstLine="480"/>
        <w:rPr>
          <w:rFonts w:ascii="宋体" w:eastAsia="宋体" w:hAnsi="宋体" w:cs="宋体" w:hint="eastAsia"/>
        </w:rPr>
      </w:pPr>
      <w:r>
        <w:rPr>
          <w:rFonts w:ascii="宋体" w:eastAsia="宋体" w:hAnsi="宋体" w:cs="宋体" w:hint="eastAsia"/>
        </w:rPr>
        <w:t>通过TP Catalyst数据库所提供的信息以及我们通过其他公开渠道获取的信息，对通过以上步骤筛选剩余的潜在可比公司的可比性进行分析，并最终确定可比公司的名单。</w:t>
      </w:r>
    </w:p>
    <w:p w14:paraId="266292BE" w14:textId="77777777" w:rsidR="00160A67" w:rsidRDefault="00160A67">
      <w:pPr>
        <w:jc w:val="both"/>
        <w:rPr>
          <w:rFonts w:ascii="Arial" w:eastAsia="黑体" w:hAnsi="Arial" w:cs="Arial"/>
        </w:rPr>
      </w:pPr>
    </w:p>
    <w:p w14:paraId="2EA45406"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【在下表中，前三个筛选步骤可以合并标记为</w:t>
      </w:r>
      <w:r>
        <w:rPr>
          <w:rFonts w:ascii="Times New Roman" w:eastAsia="宋体" w:hAnsi="Times New Roman" w:cs="Times New Roman"/>
          <w:color w:val="FF0000"/>
        </w:rPr>
        <w:t>“</w:t>
      </w:r>
      <w:r>
        <w:rPr>
          <w:rFonts w:ascii="Times New Roman" w:eastAsia="宋体" w:hAnsi="Times New Roman" w:cs="Times New Roman"/>
          <w:color w:val="FF0000"/>
        </w:rPr>
        <w:t>自动搜索</w:t>
      </w:r>
      <w:r>
        <w:rPr>
          <w:rFonts w:ascii="Times New Roman" w:eastAsia="宋体" w:hAnsi="Times New Roman" w:cs="Times New Roman"/>
          <w:color w:val="FF0000"/>
        </w:rPr>
        <w:t>”</w:t>
      </w:r>
      <w:r>
        <w:rPr>
          <w:rFonts w:ascii="Times New Roman" w:eastAsia="宋体" w:hAnsi="Times New Roman" w:cs="Times New Roman"/>
          <w:color w:val="FF0000"/>
        </w:rPr>
        <w:t>】</w:t>
      </w:r>
    </w:p>
    <w:p w14:paraId="71382B37" w14:textId="77777777" w:rsidR="00160A67" w:rsidRDefault="00160A67">
      <w:pPr>
        <w:jc w:val="both"/>
        <w:rPr>
          <w:rFonts w:ascii="Arial" w:eastAsia="黑体" w:hAnsi="Arial" w:cs="Arial"/>
        </w:rPr>
      </w:pPr>
    </w:p>
    <w:p w14:paraId="12DED04C" w14:textId="77777777" w:rsidR="00160A67" w:rsidRDefault="00000000">
      <w:pPr>
        <w:keepNext/>
        <w:spacing w:beforeLines="50" w:before="120" w:line="360" w:lineRule="auto"/>
        <w:jc w:val="both"/>
        <w:rPr>
          <w:rFonts w:ascii="Times New Roman" w:eastAsia="宋体" w:hAnsi="Times New Roman" w:cs="Times New Roman"/>
          <w:u w:val="single"/>
        </w:rPr>
      </w:pPr>
      <w:r>
        <w:rPr>
          <w:rFonts w:ascii="Times New Roman" w:eastAsia="宋体" w:hAnsi="Times New Roman" w:cs="Times New Roman"/>
          <w:u w:val="single"/>
        </w:rPr>
        <w:lastRenderedPageBreak/>
        <w:t>筛选过程总结：</w:t>
      </w:r>
    </w:p>
    <w:p w14:paraId="08E9BC12" w14:textId="77777777" w:rsidR="00160A67" w:rsidRDefault="00160A67">
      <w:pPr>
        <w:keepNext/>
        <w:rPr>
          <w:rFonts w:ascii="Arial" w:eastAsia="黑体" w:hAnsi="Arial" w:cs="Arial"/>
        </w:rPr>
      </w:pPr>
    </w:p>
    <w:p w14:paraId="09E0A475" w14:textId="77777777" w:rsidR="00160A67" w:rsidRDefault="00000000">
      <w:pPr>
        <w:pStyle w:val="ac"/>
        <w:keepNext/>
        <w:ind w:firstLine="482"/>
        <w:jc w:val="center"/>
        <w:rPr>
          <w:rFonts w:ascii="Times New Roman" w:eastAsia="宋体" w:hAnsi="Times New Roman" w:cs="Times New Roman"/>
        </w:rPr>
      </w:pPr>
      <w:bookmarkStart w:id="1321" w:name="_Toc143535416"/>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24</w:t>
      </w:r>
      <w:r>
        <w:rPr>
          <w:rFonts w:ascii="Times New Roman" w:eastAsia="宋体" w:hAnsi="Times New Roman" w:cs="Times New Roman"/>
        </w:rPr>
        <w:fldChar w:fldCharType="end"/>
      </w:r>
      <w:r>
        <w:rPr>
          <w:rFonts w:ascii="Times New Roman" w:eastAsia="宋体" w:hAnsi="Times New Roman" w:cs="Times New Roman"/>
        </w:rPr>
        <w:t>：可比公司筛选过程</w:t>
      </w:r>
      <w:bookmarkEnd w:id="1321"/>
    </w:p>
    <w:p w14:paraId="0A11CC89" w14:textId="77777777" w:rsidR="00160A67" w:rsidRDefault="00160A67">
      <w:pPr>
        <w:keepNext/>
        <w:rPr>
          <w:rFonts w:ascii="Arial" w:eastAsia="黑体" w:hAnsi="Arial" w:cs="Arial"/>
        </w:rPr>
      </w:pPr>
    </w:p>
    <w:tbl>
      <w:tblPr>
        <w:tblStyle w:val="afe"/>
        <w:tblW w:w="3193" w:type="pct"/>
        <w:jc w:val="center"/>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3055"/>
        <w:gridCol w:w="2710"/>
      </w:tblGrid>
      <w:tr w:rsidR="00160A67" w14:paraId="0B2CFA2E" w14:textId="77777777">
        <w:trPr>
          <w:trHeight w:val="432"/>
          <w:tblHeader/>
          <w:jc w:val="center"/>
        </w:trPr>
        <w:tc>
          <w:tcPr>
            <w:tcW w:w="2650" w:type="pct"/>
            <w:tcBorders>
              <w:tl2br w:val="nil"/>
              <w:tr2bl w:val="nil"/>
            </w:tcBorders>
            <w:shd w:val="clear" w:color="auto" w:fill="06A2E0" w:themeFill="accent1"/>
            <w:vAlign w:val="center"/>
          </w:tcPr>
          <w:p w14:paraId="67E067CD"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筛选步骤</w:t>
            </w:r>
          </w:p>
        </w:tc>
        <w:tc>
          <w:tcPr>
            <w:tcW w:w="2350" w:type="pct"/>
            <w:tcBorders>
              <w:tl2br w:val="nil"/>
              <w:tr2bl w:val="nil"/>
            </w:tcBorders>
            <w:shd w:val="clear" w:color="auto" w:fill="06A2E0" w:themeFill="accent1"/>
            <w:vAlign w:val="center"/>
          </w:tcPr>
          <w:p w14:paraId="26FB20FB"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保留公司的数量</w:t>
            </w:r>
          </w:p>
        </w:tc>
      </w:tr>
      <w:tr w:rsidR="00160A67" w14:paraId="1438C0A8" w14:textId="77777777">
        <w:trPr>
          <w:trHeight w:val="432"/>
          <w:jc w:val="center"/>
        </w:trPr>
        <w:tc>
          <w:tcPr>
            <w:tcW w:w="2650" w:type="pct"/>
            <w:tcBorders>
              <w:tl2br w:val="nil"/>
              <w:tr2bl w:val="nil"/>
            </w:tcBorders>
            <w:shd w:val="clear" w:color="auto" w:fill="F2F2F2" w:themeFill="background1" w:themeFillShade="F2"/>
            <w:vAlign w:val="center"/>
          </w:tcPr>
          <w:p w14:paraId="578664A4"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color w:val="000000"/>
                <w:sz w:val="20"/>
              </w:rPr>
              <w:t>数据的可靠性</w:t>
            </w:r>
          </w:p>
        </w:tc>
        <w:tc>
          <w:tcPr>
            <w:tcW w:w="2350" w:type="pct"/>
            <w:tcBorders>
              <w:tl2br w:val="nil"/>
              <w:tr2bl w:val="nil"/>
            </w:tcBorders>
            <w:shd w:val="clear" w:color="auto" w:fill="F2F2F2" w:themeFill="background1" w:themeFillShade="F2"/>
            <w:vAlign w:val="center"/>
          </w:tcPr>
          <w:p w14:paraId="59CFCEAE" w14:textId="77777777" w:rsidR="00160A67" w:rsidRDefault="00000000">
            <w:pPr>
              <w:ind w:firstLine="400"/>
              <w:jc w:val="center"/>
              <w:rPr>
                <w:rFonts w:ascii="Times New Roman" w:eastAsia="宋体" w:hAnsi="Times New Roman" w:cs="Times New Roman"/>
                <w:color w:val="FF0000"/>
                <w:sz w:val="20"/>
              </w:rPr>
            </w:pPr>
            <w:bookmarkStart w:id="1322" w:name="潜在可比公司数量_数据的可靠性"/>
            <w:r>
              <w:rPr>
                <w:rFonts w:ascii="Times New Roman" w:eastAsia="宋体" w:hAnsi="Times New Roman" w:cs="Times New Roman"/>
                <w:color w:val="FF0000"/>
                <w:sz w:val="20"/>
              </w:rPr>
              <w:t>{X1}</w:t>
            </w:r>
            <w:bookmarkEnd w:id="1322"/>
          </w:p>
        </w:tc>
      </w:tr>
      <w:tr w:rsidR="00160A67" w14:paraId="09D82C5F" w14:textId="77777777">
        <w:trPr>
          <w:trHeight w:val="432"/>
          <w:jc w:val="center"/>
        </w:trPr>
        <w:tc>
          <w:tcPr>
            <w:tcW w:w="2650" w:type="pct"/>
            <w:tcBorders>
              <w:tl2br w:val="nil"/>
              <w:tr2bl w:val="nil"/>
            </w:tcBorders>
            <w:shd w:val="clear" w:color="auto" w:fill="F2F2F2" w:themeFill="background1" w:themeFillShade="F2"/>
            <w:vAlign w:val="center"/>
          </w:tcPr>
          <w:p w14:paraId="60439F88"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确定地域范围</w:t>
            </w:r>
          </w:p>
        </w:tc>
        <w:tc>
          <w:tcPr>
            <w:tcW w:w="2350" w:type="pct"/>
            <w:tcBorders>
              <w:tl2br w:val="nil"/>
              <w:tr2bl w:val="nil"/>
            </w:tcBorders>
            <w:shd w:val="clear" w:color="auto" w:fill="F2F2F2" w:themeFill="background1" w:themeFillShade="F2"/>
            <w:vAlign w:val="center"/>
          </w:tcPr>
          <w:p w14:paraId="1D4C0E95" w14:textId="77777777" w:rsidR="00160A67" w:rsidRDefault="00000000">
            <w:pPr>
              <w:ind w:firstLine="400"/>
              <w:jc w:val="center"/>
              <w:rPr>
                <w:rFonts w:ascii="Times New Roman" w:eastAsia="宋体" w:hAnsi="Times New Roman" w:cs="Times New Roman"/>
                <w:color w:val="FF0000"/>
                <w:sz w:val="20"/>
              </w:rPr>
            </w:pPr>
            <w:bookmarkStart w:id="1323" w:name="潜在可比公司数量_确定地域范围"/>
            <w:r>
              <w:rPr>
                <w:rFonts w:ascii="Times New Roman" w:eastAsia="宋体" w:hAnsi="Times New Roman" w:cs="Times New Roman"/>
                <w:color w:val="FF0000"/>
                <w:sz w:val="20"/>
              </w:rPr>
              <w:t>{X2}</w:t>
            </w:r>
            <w:bookmarkEnd w:id="1323"/>
          </w:p>
        </w:tc>
      </w:tr>
      <w:tr w:rsidR="00160A67" w14:paraId="13019F93" w14:textId="77777777">
        <w:trPr>
          <w:trHeight w:val="432"/>
          <w:jc w:val="center"/>
        </w:trPr>
        <w:tc>
          <w:tcPr>
            <w:tcW w:w="2650" w:type="pct"/>
            <w:tcBorders>
              <w:tl2br w:val="nil"/>
              <w:tr2bl w:val="nil"/>
            </w:tcBorders>
            <w:shd w:val="clear" w:color="auto" w:fill="F2F2F2" w:themeFill="background1" w:themeFillShade="F2"/>
            <w:vAlign w:val="center"/>
          </w:tcPr>
          <w:p w14:paraId="452ADB81"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产业分类</w:t>
            </w:r>
          </w:p>
        </w:tc>
        <w:tc>
          <w:tcPr>
            <w:tcW w:w="2350" w:type="pct"/>
            <w:tcBorders>
              <w:tl2br w:val="nil"/>
              <w:tr2bl w:val="nil"/>
            </w:tcBorders>
            <w:shd w:val="clear" w:color="auto" w:fill="F2F2F2" w:themeFill="background1" w:themeFillShade="F2"/>
            <w:vAlign w:val="center"/>
          </w:tcPr>
          <w:p w14:paraId="1833B709" w14:textId="77777777" w:rsidR="00160A67" w:rsidRDefault="00000000">
            <w:pPr>
              <w:ind w:firstLine="400"/>
              <w:jc w:val="center"/>
              <w:rPr>
                <w:rFonts w:ascii="Times New Roman" w:eastAsia="宋体" w:hAnsi="Times New Roman" w:cs="Times New Roman"/>
                <w:color w:val="FF0000"/>
                <w:sz w:val="20"/>
              </w:rPr>
            </w:pPr>
            <w:bookmarkStart w:id="1324" w:name="潜在可比公司数量_产业分类"/>
            <w:r>
              <w:rPr>
                <w:rFonts w:ascii="Times New Roman" w:eastAsia="宋体" w:hAnsi="Times New Roman" w:cs="Times New Roman"/>
                <w:color w:val="FF0000"/>
                <w:sz w:val="20"/>
              </w:rPr>
              <w:t>{X3}</w:t>
            </w:r>
            <w:bookmarkEnd w:id="1324"/>
          </w:p>
        </w:tc>
      </w:tr>
      <w:tr w:rsidR="00160A67" w14:paraId="567ABACF" w14:textId="77777777">
        <w:trPr>
          <w:trHeight w:val="432"/>
          <w:jc w:val="center"/>
        </w:trPr>
        <w:tc>
          <w:tcPr>
            <w:tcW w:w="2650" w:type="pct"/>
            <w:tcBorders>
              <w:tl2br w:val="nil"/>
              <w:tr2bl w:val="nil"/>
            </w:tcBorders>
            <w:shd w:val="clear" w:color="auto" w:fill="F2F2F2" w:themeFill="background1" w:themeFillShade="F2"/>
            <w:vAlign w:val="center"/>
          </w:tcPr>
          <w:p w14:paraId="405392EF"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color w:val="000000"/>
                <w:sz w:val="20"/>
              </w:rPr>
              <w:t>定量筛选</w:t>
            </w:r>
          </w:p>
        </w:tc>
        <w:tc>
          <w:tcPr>
            <w:tcW w:w="2350" w:type="pct"/>
            <w:tcBorders>
              <w:tl2br w:val="nil"/>
              <w:tr2bl w:val="nil"/>
            </w:tcBorders>
            <w:shd w:val="clear" w:color="auto" w:fill="F2F2F2" w:themeFill="background1" w:themeFillShade="F2"/>
            <w:vAlign w:val="center"/>
          </w:tcPr>
          <w:p w14:paraId="6138AE11" w14:textId="77777777" w:rsidR="00160A67" w:rsidRDefault="00000000">
            <w:pPr>
              <w:ind w:firstLine="400"/>
              <w:jc w:val="center"/>
              <w:rPr>
                <w:rFonts w:ascii="Times New Roman" w:eastAsia="宋体" w:hAnsi="Times New Roman" w:cs="Times New Roman"/>
                <w:sz w:val="20"/>
              </w:rPr>
            </w:pPr>
            <w:bookmarkStart w:id="1325" w:name="潜在可比公司数量_定量筛选"/>
            <w:r>
              <w:rPr>
                <w:rFonts w:ascii="Times New Roman" w:eastAsia="宋体" w:hAnsi="Times New Roman" w:cs="Times New Roman"/>
                <w:sz w:val="20"/>
              </w:rPr>
              <w:t>{X4}</w:t>
            </w:r>
            <w:bookmarkEnd w:id="1325"/>
          </w:p>
        </w:tc>
      </w:tr>
      <w:tr w:rsidR="00160A67" w14:paraId="63462B03" w14:textId="77777777">
        <w:trPr>
          <w:trHeight w:val="432"/>
          <w:jc w:val="center"/>
        </w:trPr>
        <w:tc>
          <w:tcPr>
            <w:tcW w:w="2650" w:type="pct"/>
            <w:tcBorders>
              <w:tl2br w:val="nil"/>
              <w:tr2bl w:val="nil"/>
            </w:tcBorders>
            <w:shd w:val="clear" w:color="auto" w:fill="F2F2F2" w:themeFill="background1" w:themeFillShade="F2"/>
            <w:vAlign w:val="center"/>
          </w:tcPr>
          <w:p w14:paraId="3D5D81F9"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潜在可比公司筛选</w:t>
            </w:r>
          </w:p>
        </w:tc>
        <w:tc>
          <w:tcPr>
            <w:tcW w:w="2350" w:type="pct"/>
            <w:tcBorders>
              <w:tl2br w:val="nil"/>
              <w:tr2bl w:val="nil"/>
            </w:tcBorders>
            <w:shd w:val="clear" w:color="auto" w:fill="F2F2F2" w:themeFill="background1" w:themeFillShade="F2"/>
            <w:vAlign w:val="center"/>
          </w:tcPr>
          <w:p w14:paraId="47500114" w14:textId="77777777" w:rsidR="00160A67" w:rsidRDefault="00000000">
            <w:pPr>
              <w:ind w:firstLine="400"/>
              <w:jc w:val="center"/>
              <w:rPr>
                <w:rFonts w:ascii="Times New Roman" w:eastAsia="宋体" w:hAnsi="Times New Roman" w:cs="Times New Roman"/>
                <w:sz w:val="20"/>
                <w:szCs w:val="20"/>
              </w:rPr>
            </w:pPr>
            <w:r>
              <w:rPr>
                <w:rFonts w:ascii="Times New Roman" w:eastAsia="宋体" w:hAnsi="Times New Roman" w:cs="Times New Roman"/>
                <w:sz w:val="20"/>
                <w:szCs w:val="20"/>
              </w:rPr>
              <w:t>{X1X}</w:t>
            </w:r>
          </w:p>
        </w:tc>
      </w:tr>
    </w:tbl>
    <w:p w14:paraId="15ED0EA0" w14:textId="77777777" w:rsidR="00160A67" w:rsidRDefault="00160A67">
      <w:pPr>
        <w:rPr>
          <w:rFonts w:ascii="Arial" w:eastAsia="黑体" w:hAnsi="Arial" w:cs="Arial"/>
        </w:rPr>
      </w:pPr>
    </w:p>
    <w:p w14:paraId="4256BF41" w14:textId="77777777" w:rsidR="00160A67" w:rsidRDefault="00000000">
      <w:pPr>
        <w:pStyle w:val="a2"/>
        <w:keepNext/>
        <w:numPr>
          <w:ilvl w:val="3"/>
          <w:numId w:val="30"/>
        </w:numPr>
        <w:rPr>
          <w:rFonts w:ascii="Times New Roman" w:eastAsia="宋体" w:hAnsi="Times New Roman" w:cs="Times New Roman"/>
          <w:b/>
          <w:bCs/>
        </w:rPr>
      </w:pPr>
      <w:r>
        <w:rPr>
          <w:rFonts w:ascii="Times New Roman" w:eastAsia="宋体" w:hAnsi="Times New Roman" w:cs="Times New Roman"/>
          <w:b/>
          <w:bCs/>
        </w:rPr>
        <w:t xml:space="preserve"> </w:t>
      </w:r>
      <w:r>
        <w:rPr>
          <w:rFonts w:ascii="Times New Roman" w:eastAsia="宋体" w:hAnsi="Times New Roman" w:cs="Times New Roman"/>
          <w:b/>
          <w:bCs/>
        </w:rPr>
        <w:t>数据可靠性筛选</w:t>
      </w:r>
    </w:p>
    <w:p w14:paraId="14F4041F" w14:textId="77777777" w:rsidR="00160A67" w:rsidRDefault="00160A67">
      <w:pPr>
        <w:keepNext/>
        <w:jc w:val="center"/>
        <w:rPr>
          <w:rFonts w:ascii="Arial" w:eastAsia="黑体" w:hAnsi="Arial" w:cs="Arial"/>
        </w:rPr>
      </w:pPr>
    </w:p>
    <w:p w14:paraId="704ED520"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作为初始步骤，缩小</w:t>
      </w:r>
      <w:r>
        <w:rPr>
          <w:rFonts w:ascii="Times New Roman" w:eastAsia="宋体" w:hAnsi="Times New Roman" w:cs="Times New Roman"/>
        </w:rPr>
        <w:t>TP Catalyst</w:t>
      </w:r>
      <w:r>
        <w:rPr>
          <w:rFonts w:ascii="Times New Roman" w:eastAsia="宋体" w:hAnsi="Times New Roman" w:cs="Times New Roman"/>
        </w:rPr>
        <w:t>数据库中可用公司的范围，以确保我们所选的公司在我们的分析中有足够可靠的财务数据。此步骤是在</w:t>
      </w:r>
      <w:r>
        <w:rPr>
          <w:rFonts w:ascii="Times New Roman" w:eastAsia="宋体" w:hAnsi="Times New Roman" w:cs="Times New Roman"/>
        </w:rPr>
        <w:t>TP Catalyst</w:t>
      </w:r>
      <w:r>
        <w:rPr>
          <w:rFonts w:ascii="Times New Roman" w:eastAsia="宋体" w:hAnsi="Times New Roman" w:cs="Times New Roman"/>
        </w:rPr>
        <w:t>数据库中使用自动搜索条件来完成的。</w:t>
      </w:r>
    </w:p>
    <w:p w14:paraId="1B5331DA" w14:textId="77777777" w:rsidR="00160A67" w:rsidRDefault="00000000">
      <w:pPr>
        <w:keepNext/>
        <w:spacing w:beforeLines="50" w:before="120" w:line="360" w:lineRule="auto"/>
        <w:jc w:val="both"/>
        <w:rPr>
          <w:rFonts w:ascii="Times New Roman" w:eastAsia="宋体" w:hAnsi="Times New Roman" w:cs="Times New Roman"/>
          <w:u w:val="single"/>
        </w:rPr>
      </w:pPr>
      <w:r>
        <w:rPr>
          <w:rFonts w:ascii="Times New Roman" w:eastAsia="宋体" w:hAnsi="Times New Roman" w:cs="Times New Roman"/>
          <w:u w:val="single"/>
        </w:rPr>
        <w:t>业务正常</w:t>
      </w:r>
      <w:r>
        <w:rPr>
          <w:rFonts w:ascii="Times New Roman" w:eastAsia="宋体" w:hAnsi="Times New Roman" w:cs="Times New Roman"/>
          <w:u w:val="single"/>
        </w:rPr>
        <w:t>/</w:t>
      </w:r>
      <w:r>
        <w:rPr>
          <w:rFonts w:ascii="Times New Roman" w:eastAsia="宋体" w:hAnsi="Times New Roman" w:cs="Times New Roman"/>
          <w:u w:val="single"/>
        </w:rPr>
        <w:t>非正常（</w:t>
      </w:r>
      <w:r>
        <w:rPr>
          <w:rFonts w:ascii="Times New Roman" w:eastAsia="宋体" w:hAnsi="Times New Roman" w:cs="Times New Roman"/>
          <w:u w:val="single"/>
        </w:rPr>
        <w:t>Active/Inactive</w:t>
      </w:r>
      <w:r>
        <w:rPr>
          <w:rFonts w:ascii="Times New Roman" w:eastAsia="宋体" w:hAnsi="Times New Roman" w:cs="Times New Roman"/>
          <w:u w:val="single"/>
        </w:rPr>
        <w:t>）运作指标</w:t>
      </w:r>
    </w:p>
    <w:p w14:paraId="61AC2A2C"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所有初选的公司中，我们只接受在</w:t>
      </w:r>
      <w:r>
        <w:rPr>
          <w:rFonts w:ascii="Times New Roman" w:eastAsia="宋体" w:hAnsi="Times New Roman" w:cs="Times New Roman"/>
        </w:rPr>
        <w:t>TP Catalyst</w:t>
      </w:r>
      <w:r>
        <w:rPr>
          <w:rFonts w:ascii="Times New Roman" w:eastAsia="宋体" w:hAnsi="Times New Roman" w:cs="Times New Roman"/>
        </w:rPr>
        <w:t>中标记为</w:t>
      </w:r>
      <w:r>
        <w:rPr>
          <w:rFonts w:ascii="Times New Roman" w:eastAsia="宋体" w:hAnsi="Times New Roman" w:cs="Times New Roman"/>
        </w:rPr>
        <w:t>“Active”</w:t>
      </w:r>
      <w:r>
        <w:rPr>
          <w:rFonts w:ascii="Times New Roman" w:eastAsia="宋体" w:hAnsi="Times New Roman" w:cs="Times New Roman"/>
        </w:rPr>
        <w:t>（表示业务正常运行）的公司。</w:t>
      </w:r>
    </w:p>
    <w:p w14:paraId="24DAB9BF" w14:textId="77777777" w:rsidR="00160A67" w:rsidRDefault="00000000">
      <w:pPr>
        <w:keepNext/>
        <w:spacing w:beforeLines="50" w:before="120" w:line="360" w:lineRule="auto"/>
        <w:jc w:val="both"/>
        <w:rPr>
          <w:rFonts w:ascii="Times New Roman" w:eastAsia="宋体" w:hAnsi="Times New Roman" w:cs="Times New Roman"/>
          <w:u w:val="single"/>
        </w:rPr>
      </w:pPr>
      <w:r>
        <w:rPr>
          <w:rFonts w:ascii="Times New Roman" w:eastAsia="宋体" w:hAnsi="Times New Roman" w:cs="Times New Roman"/>
          <w:u w:val="single"/>
        </w:rPr>
        <w:t>独立性指标</w:t>
      </w:r>
    </w:p>
    <w:p w14:paraId="76148D1B"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为确保初选出的公司为独立公司，我们引入了</w:t>
      </w:r>
      <w:r>
        <w:rPr>
          <w:rFonts w:ascii="Times New Roman" w:eastAsia="宋体" w:hAnsi="Times New Roman" w:cs="Times New Roman"/>
        </w:rPr>
        <w:t>TP Catalyst</w:t>
      </w:r>
      <w:r>
        <w:rPr>
          <w:rFonts w:ascii="Times New Roman" w:eastAsia="宋体" w:hAnsi="Times New Roman" w:cs="Times New Roman"/>
        </w:rPr>
        <w:t>所提供独立性指标进行筛选，只保留那些被</w:t>
      </w:r>
      <w:r>
        <w:rPr>
          <w:rFonts w:ascii="Times New Roman" w:eastAsia="宋体" w:hAnsi="Times New Roman" w:cs="Times New Roman"/>
        </w:rPr>
        <w:t>TP Catalyst</w:t>
      </w:r>
      <w:r>
        <w:rPr>
          <w:rFonts w:ascii="Times New Roman" w:eastAsia="宋体" w:hAnsi="Times New Roman" w:cs="Times New Roman"/>
        </w:rPr>
        <w:t>数据库标注了如下独立性指标的公司：</w:t>
      </w:r>
    </w:p>
    <w:p w14:paraId="0D7631E8" w14:textId="77777777" w:rsidR="00160A67" w:rsidRDefault="00000000">
      <w:pPr>
        <w:pStyle w:val="aff3"/>
        <w:numPr>
          <w:ilvl w:val="0"/>
          <w:numId w:val="42"/>
        </w:numPr>
        <w:spacing w:beforeLines="50" w:before="120" w:line="360" w:lineRule="auto"/>
        <w:ind w:firstLine="480"/>
        <w:rPr>
          <w:rFonts w:ascii="宋体" w:eastAsia="宋体" w:hAnsi="宋体" w:cs="宋体" w:hint="eastAsia"/>
        </w:rPr>
      </w:pPr>
      <w:r>
        <w:rPr>
          <w:rFonts w:ascii="宋体" w:eastAsia="宋体" w:hAnsi="宋体" w:cs="宋体" w:hint="eastAsia"/>
        </w:rPr>
        <w:t>A+、A或者A-：表明没有任何单个股东控制该公司的股份超过25%；或者</w:t>
      </w:r>
    </w:p>
    <w:p w14:paraId="0A6556BE" w14:textId="77777777" w:rsidR="00160A67" w:rsidRDefault="00000000">
      <w:pPr>
        <w:pStyle w:val="aff3"/>
        <w:numPr>
          <w:ilvl w:val="0"/>
          <w:numId w:val="42"/>
        </w:numPr>
        <w:spacing w:beforeLines="50" w:before="120" w:line="360" w:lineRule="auto"/>
        <w:ind w:firstLine="480"/>
        <w:rPr>
          <w:rFonts w:ascii="宋体" w:eastAsia="宋体" w:hAnsi="宋体" w:cs="宋体" w:hint="eastAsia"/>
        </w:rPr>
      </w:pPr>
      <w:r>
        <w:rPr>
          <w:rFonts w:ascii="宋体" w:eastAsia="宋体" w:hAnsi="宋体" w:cs="宋体" w:hint="eastAsia"/>
          <w:color w:val="FF0000"/>
        </w:rPr>
        <w:t>【如果实在不够可比公司才适用】</w:t>
      </w:r>
      <w:r>
        <w:rPr>
          <w:rFonts w:ascii="宋体" w:eastAsia="宋体" w:hAnsi="宋体" w:cs="宋体" w:hint="eastAsia"/>
        </w:rPr>
        <w:t>B+、B或者B-：表明没有任何单个股东控制该公司的股份超过50%；或者</w:t>
      </w:r>
    </w:p>
    <w:p w14:paraId="6CBD791C" w14:textId="77777777" w:rsidR="00160A67" w:rsidRDefault="00000000">
      <w:pPr>
        <w:pStyle w:val="aff3"/>
        <w:numPr>
          <w:ilvl w:val="0"/>
          <w:numId w:val="42"/>
        </w:numPr>
        <w:spacing w:beforeLines="50" w:before="120" w:line="360" w:lineRule="auto"/>
        <w:ind w:firstLine="480"/>
        <w:rPr>
          <w:rFonts w:ascii="宋体" w:eastAsia="宋体" w:hAnsi="宋体" w:cs="宋体" w:hint="eastAsia"/>
        </w:rPr>
      </w:pPr>
      <w:r>
        <w:rPr>
          <w:rFonts w:ascii="宋体" w:eastAsia="宋体" w:hAnsi="宋体" w:cs="宋体" w:hint="eastAsia"/>
        </w:rPr>
        <w:t>U：表明该公司股东持股情况不清楚</w:t>
      </w:r>
      <w:r>
        <w:rPr>
          <w:rStyle w:val="aff2"/>
          <w:rFonts w:ascii="Times New Roman" w:hAnsi="Times New Roman" w:cs="Times New Roman"/>
        </w:rPr>
        <w:footnoteReference w:id="28"/>
      </w:r>
      <w:r>
        <w:rPr>
          <w:rFonts w:ascii="宋体" w:eastAsia="宋体" w:hAnsi="宋体" w:cs="宋体" w:hint="eastAsia"/>
        </w:rPr>
        <w:t>。</w:t>
      </w:r>
    </w:p>
    <w:p w14:paraId="3BDC08F4"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lastRenderedPageBreak/>
        <w:t>此外，我们接受，其所有股东属于</w:t>
      </w:r>
      <w:r>
        <w:rPr>
          <w:rFonts w:ascii="Times New Roman" w:eastAsia="宋体" w:hAnsi="Times New Roman" w:cs="Times New Roman"/>
        </w:rPr>
        <w:t>“</w:t>
      </w:r>
      <w:r>
        <w:rPr>
          <w:rFonts w:ascii="Times New Roman" w:eastAsia="宋体" w:hAnsi="Times New Roman" w:cs="Times New Roman"/>
        </w:rPr>
        <w:t>一个或多个个人或家庭</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员工</w:t>
      </w:r>
      <w:r>
        <w:rPr>
          <w:rFonts w:ascii="Times New Roman" w:eastAsia="宋体" w:hAnsi="Times New Roman" w:cs="Times New Roman"/>
        </w:rPr>
        <w:t>/</w:t>
      </w:r>
      <w:r>
        <w:rPr>
          <w:rFonts w:ascii="Times New Roman" w:eastAsia="宋体" w:hAnsi="Times New Roman" w:cs="Times New Roman"/>
        </w:rPr>
        <w:t>经理</w:t>
      </w:r>
      <w:r>
        <w:rPr>
          <w:rFonts w:ascii="Times New Roman" w:eastAsia="宋体" w:hAnsi="Times New Roman" w:cs="Times New Roman"/>
        </w:rPr>
        <w:t>/</w:t>
      </w:r>
      <w:r>
        <w:rPr>
          <w:rFonts w:ascii="Times New Roman" w:eastAsia="宋体" w:hAnsi="Times New Roman" w:cs="Times New Roman"/>
        </w:rPr>
        <w:t>董事</w:t>
      </w:r>
      <w:r>
        <w:rPr>
          <w:rFonts w:ascii="Times New Roman" w:eastAsia="宋体" w:hAnsi="Times New Roman" w:cs="Times New Roman"/>
        </w:rPr>
        <w:t>”</w:t>
      </w:r>
      <w:r>
        <w:rPr>
          <w:rFonts w:ascii="Times New Roman" w:eastAsia="宋体" w:hAnsi="Times New Roman" w:cs="Times New Roman"/>
        </w:rPr>
        <w:t>类别的公司，以及所有股份超过</w:t>
      </w:r>
      <w:r>
        <w:rPr>
          <w:rFonts w:ascii="Times New Roman" w:eastAsia="宋体" w:hAnsi="Times New Roman" w:cs="Times New Roman"/>
        </w:rPr>
        <w:t>25%</w:t>
      </w:r>
      <w:r>
        <w:rPr>
          <w:rFonts w:ascii="Times New Roman" w:eastAsia="宋体" w:hAnsi="Times New Roman" w:cs="Times New Roman"/>
        </w:rPr>
        <w:t>的所有股东属于</w:t>
      </w:r>
      <w:proofErr w:type="gramStart"/>
      <w:r>
        <w:rPr>
          <w:rFonts w:ascii="Times New Roman" w:eastAsia="宋体" w:hAnsi="Times New Roman" w:cs="Times New Roman"/>
        </w:rPr>
        <w:t>“</w:t>
      </w:r>
      <w:proofErr w:type="gramEnd"/>
      <w:r>
        <w:rPr>
          <w:rFonts w:ascii="Times New Roman" w:eastAsia="宋体" w:hAnsi="Times New Roman" w:cs="Times New Roman"/>
        </w:rPr>
        <w:t>一个或多个个人或家庭</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雇员</w:t>
      </w:r>
      <w:r>
        <w:rPr>
          <w:rFonts w:ascii="Times New Roman" w:eastAsia="宋体" w:hAnsi="Times New Roman" w:cs="Times New Roman"/>
        </w:rPr>
        <w:t>/</w:t>
      </w:r>
      <w:r>
        <w:rPr>
          <w:rFonts w:ascii="Times New Roman" w:eastAsia="宋体" w:hAnsi="Times New Roman" w:cs="Times New Roman"/>
        </w:rPr>
        <w:t>经理</w:t>
      </w:r>
      <w:r>
        <w:rPr>
          <w:rFonts w:ascii="Times New Roman" w:eastAsia="宋体" w:hAnsi="Times New Roman" w:cs="Times New Roman"/>
        </w:rPr>
        <w:t>/</w:t>
      </w:r>
      <w:r>
        <w:rPr>
          <w:rFonts w:ascii="Times New Roman" w:eastAsia="宋体" w:hAnsi="Times New Roman" w:cs="Times New Roman"/>
        </w:rPr>
        <w:t>董事</w:t>
      </w:r>
      <w:proofErr w:type="gramStart"/>
      <w:r>
        <w:rPr>
          <w:rFonts w:ascii="Times New Roman" w:eastAsia="宋体" w:hAnsi="Times New Roman" w:cs="Times New Roman"/>
        </w:rPr>
        <w:t>”</w:t>
      </w:r>
      <w:proofErr w:type="gramEnd"/>
      <w:r>
        <w:rPr>
          <w:rFonts w:ascii="Times New Roman" w:eastAsia="宋体" w:hAnsi="Times New Roman" w:cs="Times New Roman"/>
        </w:rPr>
        <w:t>的公司。</w:t>
      </w:r>
    </w:p>
    <w:p w14:paraId="03505422"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独立性指标筛选对于剔除公司与关联方（如多数股东）之间的</w:t>
      </w:r>
      <w:proofErr w:type="gramStart"/>
      <w:r>
        <w:rPr>
          <w:rFonts w:ascii="Times New Roman" w:eastAsia="宋体" w:hAnsi="Times New Roman" w:cs="Times New Roman"/>
        </w:rPr>
        <w:t>非符合</w:t>
      </w:r>
      <w:proofErr w:type="gramEnd"/>
      <w:r>
        <w:rPr>
          <w:rFonts w:ascii="Times New Roman" w:eastAsia="宋体" w:hAnsi="Times New Roman" w:cs="Times New Roman"/>
        </w:rPr>
        <w:t>独立交易原则交易所产生的影响尤为必要。</w:t>
      </w:r>
    </w:p>
    <w:p w14:paraId="3BB84783" w14:textId="77777777" w:rsidR="00160A67" w:rsidRDefault="00000000">
      <w:pPr>
        <w:keepNext/>
        <w:spacing w:beforeLines="50" w:before="120" w:line="360" w:lineRule="auto"/>
        <w:jc w:val="both"/>
        <w:rPr>
          <w:rFonts w:ascii="Times New Roman" w:eastAsia="宋体" w:hAnsi="Times New Roman" w:cs="Times New Roman"/>
          <w:u w:val="single"/>
        </w:rPr>
      </w:pPr>
      <w:r>
        <w:rPr>
          <w:rFonts w:ascii="Times New Roman" w:eastAsia="宋体" w:hAnsi="Times New Roman" w:cs="Times New Roman"/>
          <w:u w:val="single"/>
        </w:rPr>
        <w:t>合并数据</w:t>
      </w:r>
    </w:p>
    <w:p w14:paraId="279C380C"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我们仅使用从合并报表中提取的财务数据。</w:t>
      </w:r>
    </w:p>
    <w:p w14:paraId="2F1EEB78" w14:textId="77777777" w:rsidR="00160A67" w:rsidRDefault="00000000">
      <w:pPr>
        <w:pStyle w:val="aff8"/>
        <w:spacing w:beforeLines="50" w:before="120" w:line="360" w:lineRule="auto"/>
        <w:jc w:val="both"/>
        <w:rPr>
          <w:rFonts w:ascii="Times New Roman" w:eastAsia="宋体" w:hAnsi="Times New Roman" w:cs="Times New Roman"/>
          <w:color w:val="FF0000"/>
        </w:rPr>
      </w:pPr>
      <w:r>
        <w:rPr>
          <w:rFonts w:ascii="Times New Roman" w:eastAsia="宋体" w:hAnsi="Times New Roman" w:cs="Times New Roman"/>
          <w:color w:val="FF0000"/>
        </w:rPr>
        <w:t>【可选段落：】</w:t>
      </w:r>
    </w:p>
    <w:p w14:paraId="503C1C88"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rPr>
        <w:t>根据分析，潜在可比公司数量缩小到</w:t>
      </w:r>
      <w:r>
        <w:rPr>
          <w:rFonts w:ascii="Times New Roman" w:eastAsia="宋体" w:hAnsi="Times New Roman" w:cs="Times New Roman"/>
          <w:color w:val="FF0000"/>
        </w:rPr>
        <w:t>{X1}</w:t>
      </w:r>
      <w:r>
        <w:rPr>
          <w:rFonts w:ascii="Times New Roman" w:eastAsia="宋体" w:hAnsi="Times New Roman" w:cs="Times New Roman"/>
          <w:color w:val="FF0000"/>
        </w:rPr>
        <w:t>【请与</w:t>
      </w:r>
      <w:r>
        <w:rPr>
          <w:rFonts w:ascii="Times New Roman" w:eastAsia="宋体" w:hAnsi="Times New Roman" w:cs="Times New Roman"/>
          <w:color w:val="FF0000"/>
        </w:rPr>
        <w:t>“</w:t>
      </w:r>
      <w:r>
        <w:rPr>
          <w:rFonts w:ascii="Times New Roman" w:eastAsia="宋体" w:hAnsi="Times New Roman" w:cs="Times New Roman"/>
          <w:color w:val="FF0000"/>
        </w:rPr>
        <w:t>表：可比公司筛选过程</w:t>
      </w:r>
      <w:r>
        <w:rPr>
          <w:rFonts w:ascii="Times New Roman" w:eastAsia="宋体" w:hAnsi="Times New Roman" w:cs="Times New Roman"/>
          <w:color w:val="FF0000"/>
        </w:rPr>
        <w:t>”</w:t>
      </w:r>
      <w:r>
        <w:rPr>
          <w:rFonts w:ascii="Times New Roman" w:eastAsia="宋体" w:hAnsi="Times New Roman" w:cs="Times New Roman"/>
          <w:color w:val="FF0000"/>
        </w:rPr>
        <w:t>保持一致】。</w:t>
      </w:r>
    </w:p>
    <w:p w14:paraId="2D1F6141" w14:textId="77777777" w:rsidR="00160A67" w:rsidRDefault="00000000">
      <w:pPr>
        <w:pStyle w:val="a2"/>
        <w:keepNext/>
        <w:numPr>
          <w:ilvl w:val="3"/>
          <w:numId w:val="30"/>
        </w:numPr>
        <w:jc w:val="both"/>
        <w:rPr>
          <w:rFonts w:ascii="Times New Roman" w:eastAsia="宋体" w:hAnsi="Times New Roman" w:cs="Times New Roman"/>
          <w:b/>
          <w:bCs/>
        </w:rPr>
      </w:pPr>
      <w:r>
        <w:rPr>
          <w:rFonts w:ascii="Times New Roman" w:eastAsia="宋体" w:hAnsi="Times New Roman" w:cs="Times New Roman"/>
          <w:b/>
          <w:bCs/>
        </w:rPr>
        <w:t xml:space="preserve"> </w:t>
      </w:r>
      <w:r>
        <w:rPr>
          <w:rFonts w:ascii="Times New Roman" w:eastAsia="宋体" w:hAnsi="Times New Roman" w:cs="Times New Roman"/>
          <w:b/>
          <w:bCs/>
        </w:rPr>
        <w:t>地域范围筛选</w:t>
      </w:r>
    </w:p>
    <w:p w14:paraId="27E2B7E8"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通常，应该适当的缩小潜在可比公司的地域范围，因为不同地域市场的经济特征会对符合独立交易原则的交易利润产生很大的影响。此方法需要在</w:t>
      </w:r>
      <w:r>
        <w:rPr>
          <w:rFonts w:ascii="Times New Roman" w:eastAsia="宋体" w:hAnsi="Times New Roman" w:cs="Times New Roman"/>
        </w:rPr>
        <w:t>TP Catalyst</w:t>
      </w:r>
      <w:r>
        <w:rPr>
          <w:rFonts w:ascii="Times New Roman" w:eastAsia="宋体" w:hAnsi="Times New Roman" w:cs="Times New Roman"/>
        </w:rPr>
        <w:t>数据中通过交易地址限制在特定国家或地区来实现。使用经营地址而非注册地址很重要，因为有些公司的主要经营国家和注册国家并不相同。</w:t>
      </w:r>
      <w:r>
        <w:rPr>
          <w:rFonts w:ascii="Times New Roman" w:eastAsia="宋体" w:hAnsi="Times New Roman" w:cs="Times New Roman"/>
        </w:rPr>
        <w:t xml:space="preserve"> </w:t>
      </w:r>
    </w:p>
    <w:p w14:paraId="3FB60916" w14:textId="77777777" w:rsidR="00160A67" w:rsidRDefault="00000000">
      <w:pPr>
        <w:pStyle w:val="aff8"/>
        <w:spacing w:beforeLines="50" w:before="120" w:line="360" w:lineRule="auto"/>
        <w:jc w:val="both"/>
        <w:rPr>
          <w:rFonts w:ascii="Times New Roman" w:eastAsia="宋体" w:hAnsi="Times New Roman" w:cs="Times New Roman"/>
          <w:color w:val="FF0000"/>
        </w:rPr>
      </w:pPr>
      <w:r>
        <w:rPr>
          <w:rFonts w:ascii="Times New Roman" w:eastAsia="宋体" w:hAnsi="Times New Roman" w:cs="Times New Roman"/>
          <w:color w:val="FF0000"/>
        </w:rPr>
        <w:t>【如果使用全球搜索：】</w:t>
      </w:r>
    </w:p>
    <w:p w14:paraId="4587679C" w14:textId="22FB90F1"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rPr>
        <w:t>然而，在这种情况下，我们并未缩小地域范围，而是使用全球搜索。此方法是适当的，因为</w:t>
      </w:r>
      <w:proofErr w:type="gramStart"/>
      <w:r>
        <w:rPr>
          <w:rFonts w:ascii="Times New Roman" w:eastAsia="宋体" w:hAnsi="Times New Roman" w:cs="Times New Roman"/>
          <w:color w:val="FF0000"/>
        </w:rPr>
        <w:t>【</w:t>
      </w:r>
      <w:proofErr w:type="gramEnd"/>
      <w:r>
        <w:rPr>
          <w:rFonts w:ascii="Times New Roman" w:eastAsia="宋体" w:hAnsi="Times New Roman" w:cs="Times New Roman"/>
          <w:color w:val="FF0000"/>
        </w:rPr>
        <w:t>确定的原因如下：相关行业中潜在公司的数量有限；</w:t>
      </w:r>
      <w:del w:id="132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proofErr w:type="gramStart"/>
      <w:ins w:id="1327" w:author="Tian Su" w:date="2024-12-30T11:34:00Z" w16du:dateUtc="2024-12-30T03:34:00Z">
        <w:r w:rsidR="00FE6E4A">
          <w:rPr>
            <w:rFonts w:ascii="Times New Roman" w:eastAsia="宋体" w:hAnsi="Times New Roman" w:cs="Times New Roman"/>
            <w:color w:val="FF0000"/>
          </w:rPr>
          <w:t>【</w:t>
        </w:r>
        <w:proofErr w:type="gramEnd"/>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proofErr w:type="gramStart"/>
        <w:r w:rsidR="00FE6E4A">
          <w:rPr>
            <w:rFonts w:ascii="Times New Roman" w:eastAsia="宋体" w:hAnsi="Times New Roman" w:cs="Times New Roman"/>
            <w:color w:val="FF0000"/>
          </w:rPr>
          <w:t>】</w:t>
        </w:r>
      </w:ins>
      <w:proofErr w:type="gramEnd"/>
      <w:r>
        <w:rPr>
          <w:rFonts w:ascii="Times New Roman" w:eastAsia="宋体" w:hAnsi="Times New Roman" w:cs="Times New Roman"/>
          <w:color w:val="FF0000"/>
        </w:rPr>
        <w:t>在一个行业中进行经营活动，其中大多数或者所有的潜在可比公司的经营范围都在全球或者跨地区的基础上进行。】</w:t>
      </w:r>
    </w:p>
    <w:p w14:paraId="769EA49C" w14:textId="77777777" w:rsidR="00160A67" w:rsidRDefault="00000000">
      <w:pPr>
        <w:pStyle w:val="aff8"/>
        <w:spacing w:beforeLines="50" w:before="120" w:line="360" w:lineRule="auto"/>
        <w:jc w:val="both"/>
        <w:rPr>
          <w:rFonts w:ascii="Times New Roman" w:eastAsia="宋体" w:hAnsi="Times New Roman" w:cs="Times New Roman"/>
          <w:color w:val="FF0000"/>
        </w:rPr>
      </w:pPr>
      <w:r>
        <w:rPr>
          <w:rFonts w:ascii="Times New Roman" w:eastAsia="宋体" w:hAnsi="Times New Roman" w:cs="Times New Roman"/>
          <w:color w:val="FF0000"/>
        </w:rPr>
        <w:t>【如果仅使用大中华地区搜索：】</w:t>
      </w:r>
    </w:p>
    <w:p w14:paraId="3F1DE5D0" w14:textId="27F42E5E"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由于</w:t>
      </w:r>
      <w:del w:id="132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2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【单独</w:t>
      </w:r>
      <w:r>
        <w:rPr>
          <w:rFonts w:ascii="Times New Roman" w:eastAsia="宋体" w:hAnsi="Times New Roman" w:cs="Times New Roman"/>
          <w:color w:val="FF0000"/>
        </w:rPr>
        <w:t>/</w:t>
      </w:r>
      <w:r>
        <w:rPr>
          <w:rFonts w:ascii="Times New Roman" w:eastAsia="宋体" w:hAnsi="Times New Roman" w:cs="Times New Roman"/>
          <w:color w:val="FF0000"/>
        </w:rPr>
        <w:t>主要】</w:t>
      </w:r>
      <w:r>
        <w:rPr>
          <w:rFonts w:ascii="Times New Roman" w:eastAsia="宋体" w:hAnsi="Times New Roman" w:cs="Times New Roman"/>
        </w:rPr>
        <w:t>在中国经营，最相关的市场是中国本身。我们确定中国市场的规模足够大，以保证有足够的潜在可比公司。因此，我们将搜索限制在经营地址在中国（含中国大陆、中国香港、中国澳门及中国台湾地区）的公司。</w:t>
      </w:r>
      <w:r>
        <w:rPr>
          <w:rFonts w:ascii="Times New Roman" w:eastAsia="宋体" w:hAnsi="Times New Roman" w:cs="Times New Roman"/>
        </w:rPr>
        <w:t xml:space="preserve"> </w:t>
      </w:r>
    </w:p>
    <w:p w14:paraId="79064130" w14:textId="77777777" w:rsidR="00160A67" w:rsidRDefault="00000000">
      <w:pPr>
        <w:pStyle w:val="aff8"/>
        <w:spacing w:beforeLines="50" w:before="120" w:line="360" w:lineRule="auto"/>
        <w:jc w:val="both"/>
        <w:rPr>
          <w:rFonts w:ascii="Times New Roman" w:eastAsia="宋体" w:hAnsi="Times New Roman" w:cs="Times New Roman"/>
          <w:color w:val="FF0000"/>
        </w:rPr>
      </w:pPr>
      <w:r>
        <w:rPr>
          <w:rFonts w:ascii="Times New Roman" w:eastAsia="宋体" w:hAnsi="Times New Roman" w:cs="Times New Roman"/>
          <w:color w:val="FF0000"/>
        </w:rPr>
        <w:t>【如果使用亚太地区或泛亚太等地域搜索】</w:t>
      </w:r>
      <w:r>
        <w:rPr>
          <w:rFonts w:ascii="Times New Roman" w:eastAsia="宋体" w:hAnsi="Times New Roman" w:cs="Times New Roman"/>
          <w:color w:val="FF0000"/>
        </w:rPr>
        <w:t>:</w:t>
      </w:r>
    </w:p>
    <w:p w14:paraId="7FFFCC77" w14:textId="5DA38431"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lastRenderedPageBreak/>
        <w:t>由于</w:t>
      </w:r>
      <w:del w:id="133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3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是一家中国公司，我们首先试图把交易地址限制在中国。然而，我们认为，在中国的潜在可比公司的数量不足以确定最终可比公司。因此，我们扩大了搜索的地域标准，进而包括以下亚太地区的其他国家</w:t>
      </w:r>
      <w:r>
        <w:rPr>
          <w:rFonts w:ascii="Times New Roman" w:eastAsia="宋体" w:hAnsi="Times New Roman" w:cs="Times New Roman"/>
        </w:rPr>
        <w:t>/</w:t>
      </w:r>
      <w:r>
        <w:rPr>
          <w:rFonts w:ascii="Times New Roman" w:eastAsia="宋体" w:hAnsi="Times New Roman" w:cs="Times New Roman"/>
        </w:rPr>
        <w:t>地区：</w:t>
      </w:r>
    </w:p>
    <w:tbl>
      <w:tblPr>
        <w:tblW w:w="5000" w:type="pct"/>
        <w:tblBorders>
          <w:top w:val="single" w:sz="12" w:space="0" w:color="000000" w:themeColor="text1"/>
          <w:bottom w:val="single" w:sz="12" w:space="0" w:color="000000" w:themeColor="text1"/>
          <w:insideH w:val="single" w:sz="4" w:space="0" w:color="000000" w:themeColor="text1"/>
          <w:insideV w:val="single" w:sz="4" w:space="0" w:color="000000" w:themeColor="text1"/>
        </w:tblBorders>
        <w:shd w:val="clear" w:color="auto" w:fill="F2F2F2" w:themeFill="background1" w:themeFillShade="F2"/>
        <w:tblLook w:val="04A0" w:firstRow="1" w:lastRow="0" w:firstColumn="1" w:lastColumn="0" w:noHBand="0" w:noVBand="1"/>
      </w:tblPr>
      <w:tblGrid>
        <w:gridCol w:w="1806"/>
        <w:gridCol w:w="1806"/>
        <w:gridCol w:w="1805"/>
        <w:gridCol w:w="1805"/>
        <w:gridCol w:w="1805"/>
      </w:tblGrid>
      <w:tr w:rsidR="00160A67" w14:paraId="34FB0EF7" w14:textId="77777777">
        <w:trPr>
          <w:trHeight w:val="397"/>
        </w:trPr>
        <w:tc>
          <w:tcPr>
            <w:tcW w:w="1000" w:type="pct"/>
            <w:tcBorders>
              <w:tl2br w:val="nil"/>
              <w:tr2bl w:val="nil"/>
            </w:tcBorders>
            <w:shd w:val="clear" w:color="auto" w:fill="F2F2F2" w:themeFill="background1" w:themeFillShade="F2"/>
            <w:vAlign w:val="center"/>
          </w:tcPr>
          <w:p w14:paraId="1353DF27"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中国</w:t>
            </w:r>
          </w:p>
        </w:tc>
        <w:tc>
          <w:tcPr>
            <w:tcW w:w="1000" w:type="pct"/>
            <w:tcBorders>
              <w:tl2br w:val="nil"/>
              <w:tr2bl w:val="nil"/>
            </w:tcBorders>
            <w:shd w:val="clear" w:color="auto" w:fill="F2F2F2" w:themeFill="background1" w:themeFillShade="F2"/>
            <w:vAlign w:val="center"/>
          </w:tcPr>
          <w:p w14:paraId="13A4A0A1"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日本</w:t>
            </w:r>
          </w:p>
        </w:tc>
        <w:tc>
          <w:tcPr>
            <w:tcW w:w="1000" w:type="pct"/>
            <w:tcBorders>
              <w:tl2br w:val="nil"/>
              <w:tr2bl w:val="nil"/>
            </w:tcBorders>
            <w:shd w:val="clear" w:color="auto" w:fill="F2F2F2" w:themeFill="background1" w:themeFillShade="F2"/>
            <w:vAlign w:val="center"/>
          </w:tcPr>
          <w:p w14:paraId="2DB30294"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中国香港</w:t>
            </w:r>
          </w:p>
        </w:tc>
        <w:tc>
          <w:tcPr>
            <w:tcW w:w="1000" w:type="pct"/>
            <w:tcBorders>
              <w:tl2br w:val="nil"/>
              <w:tr2bl w:val="nil"/>
            </w:tcBorders>
            <w:shd w:val="clear" w:color="auto" w:fill="F2F2F2" w:themeFill="background1" w:themeFillShade="F2"/>
            <w:vAlign w:val="center"/>
          </w:tcPr>
          <w:p w14:paraId="4776A32F"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澳大利亚</w:t>
            </w:r>
          </w:p>
        </w:tc>
        <w:tc>
          <w:tcPr>
            <w:tcW w:w="1000" w:type="pct"/>
            <w:tcBorders>
              <w:tl2br w:val="nil"/>
              <w:tr2bl w:val="nil"/>
            </w:tcBorders>
            <w:shd w:val="clear" w:color="auto" w:fill="F2F2F2" w:themeFill="background1" w:themeFillShade="F2"/>
            <w:vAlign w:val="center"/>
          </w:tcPr>
          <w:p w14:paraId="2D5F1D7D"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马来西亚</w:t>
            </w:r>
          </w:p>
        </w:tc>
      </w:tr>
      <w:tr w:rsidR="00160A67" w14:paraId="03A3DCFE" w14:textId="77777777">
        <w:trPr>
          <w:trHeight w:val="397"/>
        </w:trPr>
        <w:tc>
          <w:tcPr>
            <w:tcW w:w="1000" w:type="pct"/>
            <w:tcBorders>
              <w:tl2br w:val="nil"/>
              <w:tr2bl w:val="nil"/>
            </w:tcBorders>
            <w:shd w:val="clear" w:color="auto" w:fill="F2F2F2" w:themeFill="background1" w:themeFillShade="F2"/>
            <w:vAlign w:val="center"/>
          </w:tcPr>
          <w:p w14:paraId="1E79E94F"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印度</w:t>
            </w:r>
          </w:p>
        </w:tc>
        <w:tc>
          <w:tcPr>
            <w:tcW w:w="1000" w:type="pct"/>
            <w:tcBorders>
              <w:tl2br w:val="nil"/>
              <w:tr2bl w:val="nil"/>
            </w:tcBorders>
            <w:shd w:val="clear" w:color="auto" w:fill="F2F2F2" w:themeFill="background1" w:themeFillShade="F2"/>
            <w:vAlign w:val="center"/>
          </w:tcPr>
          <w:p w14:paraId="45F82B6E"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韩国</w:t>
            </w:r>
          </w:p>
        </w:tc>
        <w:tc>
          <w:tcPr>
            <w:tcW w:w="1000" w:type="pct"/>
            <w:tcBorders>
              <w:tl2br w:val="nil"/>
              <w:tr2bl w:val="nil"/>
            </w:tcBorders>
            <w:shd w:val="clear" w:color="auto" w:fill="F2F2F2" w:themeFill="background1" w:themeFillShade="F2"/>
            <w:vAlign w:val="center"/>
          </w:tcPr>
          <w:p w14:paraId="5CA6E97C"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中国台湾</w:t>
            </w:r>
          </w:p>
        </w:tc>
        <w:tc>
          <w:tcPr>
            <w:tcW w:w="1000" w:type="pct"/>
            <w:tcBorders>
              <w:tl2br w:val="nil"/>
              <w:tr2bl w:val="nil"/>
            </w:tcBorders>
            <w:shd w:val="clear" w:color="auto" w:fill="F2F2F2" w:themeFill="background1" w:themeFillShade="F2"/>
            <w:vAlign w:val="center"/>
          </w:tcPr>
          <w:p w14:paraId="0A5821AD"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泰国</w:t>
            </w:r>
          </w:p>
        </w:tc>
        <w:tc>
          <w:tcPr>
            <w:tcW w:w="1000" w:type="pct"/>
            <w:tcBorders>
              <w:tl2br w:val="nil"/>
              <w:tr2bl w:val="nil"/>
            </w:tcBorders>
            <w:shd w:val="clear" w:color="auto" w:fill="F2F2F2" w:themeFill="background1" w:themeFillShade="F2"/>
            <w:vAlign w:val="center"/>
          </w:tcPr>
          <w:p w14:paraId="7210A557"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新加坡</w:t>
            </w:r>
          </w:p>
        </w:tc>
      </w:tr>
      <w:tr w:rsidR="00160A67" w14:paraId="6093A5EF" w14:textId="77777777">
        <w:trPr>
          <w:trHeight w:val="397"/>
        </w:trPr>
        <w:tc>
          <w:tcPr>
            <w:tcW w:w="1000" w:type="pct"/>
            <w:tcBorders>
              <w:tl2br w:val="nil"/>
              <w:tr2bl w:val="nil"/>
            </w:tcBorders>
            <w:shd w:val="clear" w:color="auto" w:fill="F2F2F2" w:themeFill="background1" w:themeFillShade="F2"/>
            <w:vAlign w:val="center"/>
          </w:tcPr>
          <w:p w14:paraId="40619C6B"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印度尼西亚</w:t>
            </w:r>
          </w:p>
        </w:tc>
        <w:tc>
          <w:tcPr>
            <w:tcW w:w="1000" w:type="pct"/>
            <w:tcBorders>
              <w:tl2br w:val="nil"/>
              <w:tr2bl w:val="nil"/>
            </w:tcBorders>
            <w:shd w:val="clear" w:color="auto" w:fill="F2F2F2" w:themeFill="background1" w:themeFillShade="F2"/>
            <w:vAlign w:val="center"/>
          </w:tcPr>
          <w:p w14:paraId="7BBA8BC9"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菲律宾</w:t>
            </w:r>
          </w:p>
        </w:tc>
        <w:tc>
          <w:tcPr>
            <w:tcW w:w="1000" w:type="pct"/>
            <w:tcBorders>
              <w:tl2br w:val="nil"/>
              <w:tr2bl w:val="nil"/>
            </w:tcBorders>
            <w:shd w:val="clear" w:color="auto" w:fill="F2F2F2" w:themeFill="background1" w:themeFillShade="F2"/>
            <w:vAlign w:val="center"/>
          </w:tcPr>
          <w:p w14:paraId="3E9192D5"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新西兰</w:t>
            </w:r>
          </w:p>
        </w:tc>
        <w:tc>
          <w:tcPr>
            <w:tcW w:w="1000" w:type="pct"/>
            <w:tcBorders>
              <w:tl2br w:val="nil"/>
              <w:tr2bl w:val="nil"/>
            </w:tcBorders>
            <w:shd w:val="clear" w:color="auto" w:fill="F2F2F2" w:themeFill="background1" w:themeFillShade="F2"/>
            <w:vAlign w:val="center"/>
          </w:tcPr>
          <w:p w14:paraId="71BAD61C"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越南</w:t>
            </w:r>
          </w:p>
        </w:tc>
        <w:tc>
          <w:tcPr>
            <w:tcW w:w="1000" w:type="pct"/>
            <w:tcBorders>
              <w:tl2br w:val="nil"/>
              <w:tr2bl w:val="nil"/>
            </w:tcBorders>
            <w:shd w:val="clear" w:color="auto" w:fill="F2F2F2" w:themeFill="background1" w:themeFillShade="F2"/>
            <w:vAlign w:val="center"/>
          </w:tcPr>
          <w:p w14:paraId="27B4DD1F"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巴基斯坦</w:t>
            </w:r>
          </w:p>
        </w:tc>
      </w:tr>
      <w:tr w:rsidR="00160A67" w14:paraId="1D654C3A" w14:textId="77777777">
        <w:trPr>
          <w:trHeight w:val="397"/>
        </w:trPr>
        <w:tc>
          <w:tcPr>
            <w:tcW w:w="1000" w:type="pct"/>
            <w:tcBorders>
              <w:tl2br w:val="nil"/>
              <w:tr2bl w:val="nil"/>
            </w:tcBorders>
            <w:shd w:val="clear" w:color="auto" w:fill="F2F2F2" w:themeFill="background1" w:themeFillShade="F2"/>
            <w:vAlign w:val="center"/>
          </w:tcPr>
          <w:p w14:paraId="1B519A18"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斯里兰卡</w:t>
            </w:r>
          </w:p>
        </w:tc>
        <w:tc>
          <w:tcPr>
            <w:tcW w:w="1000" w:type="pct"/>
            <w:tcBorders>
              <w:tl2br w:val="nil"/>
              <w:tr2bl w:val="nil"/>
            </w:tcBorders>
            <w:shd w:val="clear" w:color="auto" w:fill="F2F2F2" w:themeFill="background1" w:themeFillShade="F2"/>
            <w:vAlign w:val="center"/>
          </w:tcPr>
          <w:p w14:paraId="24913D26"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中国澳门</w:t>
            </w:r>
          </w:p>
        </w:tc>
        <w:tc>
          <w:tcPr>
            <w:tcW w:w="1000" w:type="pct"/>
            <w:tcBorders>
              <w:tl2br w:val="nil"/>
              <w:tr2bl w:val="nil"/>
            </w:tcBorders>
            <w:shd w:val="clear" w:color="auto" w:fill="F2F2F2" w:themeFill="background1" w:themeFillShade="F2"/>
            <w:vAlign w:val="center"/>
          </w:tcPr>
          <w:p w14:paraId="72E397A5"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尼泊尔</w:t>
            </w:r>
          </w:p>
        </w:tc>
        <w:tc>
          <w:tcPr>
            <w:tcW w:w="1000" w:type="pct"/>
            <w:tcBorders>
              <w:tl2br w:val="nil"/>
              <w:tr2bl w:val="nil"/>
            </w:tcBorders>
            <w:shd w:val="clear" w:color="auto" w:fill="F2F2F2" w:themeFill="background1" w:themeFillShade="F2"/>
            <w:vAlign w:val="center"/>
          </w:tcPr>
          <w:p w14:paraId="203D81AA"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缅甸</w:t>
            </w:r>
          </w:p>
        </w:tc>
        <w:tc>
          <w:tcPr>
            <w:tcW w:w="1000" w:type="pct"/>
            <w:tcBorders>
              <w:tl2br w:val="nil"/>
              <w:tr2bl w:val="nil"/>
            </w:tcBorders>
            <w:shd w:val="clear" w:color="auto" w:fill="F2F2F2" w:themeFill="background1" w:themeFillShade="F2"/>
            <w:vAlign w:val="center"/>
          </w:tcPr>
          <w:p w14:paraId="72A41FCF"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文莱</w:t>
            </w:r>
          </w:p>
        </w:tc>
      </w:tr>
    </w:tbl>
    <w:p w14:paraId="522A02A5" w14:textId="77777777" w:rsidR="00160A67" w:rsidRDefault="00160A67">
      <w:pPr>
        <w:rPr>
          <w:rFonts w:ascii="Arial" w:eastAsia="黑体" w:hAnsi="Arial" w:cs="Arial"/>
        </w:rPr>
      </w:pPr>
    </w:p>
    <w:p w14:paraId="30B448E9" w14:textId="77777777" w:rsidR="00160A67" w:rsidRDefault="00000000">
      <w:pPr>
        <w:pStyle w:val="aff8"/>
        <w:spacing w:beforeLines="50" w:before="120" w:line="360" w:lineRule="auto"/>
        <w:jc w:val="both"/>
        <w:rPr>
          <w:rFonts w:ascii="Times New Roman" w:eastAsia="宋体" w:hAnsi="Times New Roman" w:cs="Times New Roman"/>
          <w:color w:val="FF0000"/>
        </w:rPr>
      </w:pPr>
      <w:r>
        <w:rPr>
          <w:rFonts w:ascii="Times New Roman" w:eastAsia="宋体" w:hAnsi="Times New Roman" w:cs="Times New Roman"/>
          <w:color w:val="FF0000"/>
        </w:rPr>
        <w:t>【如果确定使用亚太去搜索，则可以达到缩小范围并剔除发达国家的目的：】</w:t>
      </w:r>
    </w:p>
    <w:p w14:paraId="0F5DEBBD"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为了确保所选公司与作为新兴经济体的中国市场公司保持更大的可比性，我们通过剔除发达国家来缩小地域范围，发达国家包括：日本、韩国、新加坡、澳大利亚和新西兰。</w:t>
      </w:r>
      <w:r>
        <w:rPr>
          <w:rFonts w:ascii="Times New Roman" w:eastAsia="宋体" w:hAnsi="Times New Roman" w:cs="Times New Roman"/>
          <w:color w:val="FF0000"/>
        </w:rPr>
        <w:t>【依情况选择】</w:t>
      </w:r>
    </w:p>
    <w:p w14:paraId="21296404" w14:textId="77777777" w:rsidR="00160A67" w:rsidRDefault="00000000">
      <w:pPr>
        <w:pStyle w:val="aff8"/>
        <w:spacing w:beforeLines="50" w:before="120" w:line="360" w:lineRule="auto"/>
        <w:jc w:val="both"/>
        <w:rPr>
          <w:rFonts w:ascii="Times New Roman" w:eastAsia="宋体" w:hAnsi="Times New Roman" w:cs="Times New Roman"/>
          <w:color w:val="FF0000"/>
        </w:rPr>
      </w:pPr>
      <w:r>
        <w:rPr>
          <w:rFonts w:ascii="Times New Roman" w:eastAsia="宋体" w:hAnsi="Times New Roman" w:cs="Times New Roman"/>
          <w:color w:val="FF0000"/>
        </w:rPr>
        <w:t>【若选择远东及中亚等</w:t>
      </w:r>
      <w:r>
        <w:rPr>
          <w:rFonts w:ascii="Times New Roman" w:eastAsia="宋体" w:hAnsi="Times New Roman" w:cs="Times New Roman"/>
          <w:color w:val="FF0000"/>
        </w:rPr>
        <w:t>36</w:t>
      </w:r>
      <w:r>
        <w:rPr>
          <w:rFonts w:ascii="Times New Roman" w:eastAsia="宋体" w:hAnsi="Times New Roman" w:cs="Times New Roman"/>
          <w:color w:val="FF0000"/>
        </w:rPr>
        <w:t>国，则包括以下国家</w:t>
      </w:r>
      <w:r>
        <w:rPr>
          <w:rFonts w:ascii="Times New Roman" w:eastAsia="宋体" w:hAnsi="Times New Roman" w:cs="Times New Roman"/>
          <w:color w:val="FF0000"/>
        </w:rPr>
        <w:t>/</w:t>
      </w:r>
      <w:r>
        <w:rPr>
          <w:rFonts w:ascii="Times New Roman" w:eastAsia="宋体" w:hAnsi="Times New Roman" w:cs="Times New Roman"/>
          <w:color w:val="FF0000"/>
        </w:rPr>
        <w:t>地区：】</w:t>
      </w:r>
    </w:p>
    <w:tbl>
      <w:tblPr>
        <w:tblStyle w:val="TableNormal3"/>
        <w:tblW w:w="8081" w:type="dxa"/>
        <w:tblInd w:w="284" w:type="dxa"/>
        <w:tblBorders>
          <w:top w:val="single" w:sz="12" w:space="0" w:color="000000" w:themeColor="text1"/>
          <w:left w:val="single" w:sz="4" w:space="0" w:color="FFFFFF" w:themeColor="background1"/>
          <w:bottom w:val="single" w:sz="12" w:space="0" w:color="000000" w:themeColor="text1"/>
          <w:right w:val="single" w:sz="4" w:space="0" w:color="FFFFFF" w:themeColor="background1"/>
          <w:insideH w:val="single" w:sz="4" w:space="0" w:color="000000" w:themeColor="text1"/>
          <w:insideV w:val="single" w:sz="4" w:space="0" w:color="000000" w:themeColor="text1"/>
        </w:tblBorders>
        <w:shd w:val="clear" w:color="auto" w:fill="F2F2F2" w:themeFill="background1" w:themeFillShade="F2"/>
        <w:tblLayout w:type="fixed"/>
        <w:tblLook w:val="04A0" w:firstRow="1" w:lastRow="0" w:firstColumn="1" w:lastColumn="0" w:noHBand="0" w:noVBand="1"/>
      </w:tblPr>
      <w:tblGrid>
        <w:gridCol w:w="1616"/>
        <w:gridCol w:w="1616"/>
        <w:gridCol w:w="1616"/>
        <w:gridCol w:w="1616"/>
        <w:gridCol w:w="1617"/>
      </w:tblGrid>
      <w:tr w:rsidR="00160A67" w14:paraId="4402166C" w14:textId="77777777">
        <w:trPr>
          <w:trHeight w:hRule="exact" w:val="397"/>
        </w:trPr>
        <w:tc>
          <w:tcPr>
            <w:tcW w:w="1616" w:type="dxa"/>
            <w:tcBorders>
              <w:tl2br w:val="nil"/>
              <w:tr2bl w:val="nil"/>
            </w:tcBorders>
            <w:shd w:val="clear" w:color="auto" w:fill="F2F2F2" w:themeFill="background1" w:themeFillShade="F2"/>
            <w:vAlign w:val="center"/>
          </w:tcPr>
          <w:p w14:paraId="4BEEA353"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阿富汗</w:t>
            </w:r>
          </w:p>
        </w:tc>
        <w:tc>
          <w:tcPr>
            <w:tcW w:w="1616" w:type="dxa"/>
            <w:tcBorders>
              <w:tl2br w:val="nil"/>
              <w:tr2bl w:val="nil"/>
            </w:tcBorders>
            <w:shd w:val="clear" w:color="auto" w:fill="F2F2F2" w:themeFill="background1" w:themeFillShade="F2"/>
            <w:vAlign w:val="center"/>
          </w:tcPr>
          <w:p w14:paraId="1CFC97FF"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亚美尼亚</w:t>
            </w:r>
          </w:p>
        </w:tc>
        <w:tc>
          <w:tcPr>
            <w:tcW w:w="1616" w:type="dxa"/>
            <w:tcBorders>
              <w:tl2br w:val="nil"/>
              <w:tr2bl w:val="nil"/>
            </w:tcBorders>
            <w:shd w:val="clear" w:color="auto" w:fill="F2F2F2" w:themeFill="background1" w:themeFillShade="F2"/>
            <w:vAlign w:val="center"/>
          </w:tcPr>
          <w:p w14:paraId="215FDA3F"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阿塞拜疆</w:t>
            </w:r>
          </w:p>
        </w:tc>
        <w:tc>
          <w:tcPr>
            <w:tcW w:w="1616" w:type="dxa"/>
            <w:tcBorders>
              <w:tl2br w:val="nil"/>
              <w:tr2bl w:val="nil"/>
            </w:tcBorders>
            <w:shd w:val="clear" w:color="auto" w:fill="F2F2F2" w:themeFill="background1" w:themeFillShade="F2"/>
            <w:vAlign w:val="center"/>
          </w:tcPr>
          <w:p w14:paraId="754456BC"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孟加拉国</w:t>
            </w:r>
          </w:p>
        </w:tc>
        <w:tc>
          <w:tcPr>
            <w:tcW w:w="1617" w:type="dxa"/>
            <w:tcBorders>
              <w:tl2br w:val="nil"/>
              <w:tr2bl w:val="nil"/>
            </w:tcBorders>
            <w:shd w:val="clear" w:color="auto" w:fill="F2F2F2" w:themeFill="background1" w:themeFillShade="F2"/>
            <w:vAlign w:val="center"/>
          </w:tcPr>
          <w:p w14:paraId="59C05ECF"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不丹</w:t>
            </w:r>
          </w:p>
        </w:tc>
      </w:tr>
      <w:tr w:rsidR="00160A67" w14:paraId="151DCA0F" w14:textId="77777777">
        <w:trPr>
          <w:trHeight w:hRule="exact" w:val="397"/>
        </w:trPr>
        <w:tc>
          <w:tcPr>
            <w:tcW w:w="1616" w:type="dxa"/>
            <w:tcBorders>
              <w:tl2br w:val="nil"/>
              <w:tr2bl w:val="nil"/>
            </w:tcBorders>
            <w:shd w:val="clear" w:color="auto" w:fill="F2F2F2" w:themeFill="background1" w:themeFillShade="F2"/>
            <w:vAlign w:val="center"/>
          </w:tcPr>
          <w:p w14:paraId="1F23044E"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文莱</w:t>
            </w:r>
          </w:p>
        </w:tc>
        <w:tc>
          <w:tcPr>
            <w:tcW w:w="1616" w:type="dxa"/>
            <w:tcBorders>
              <w:tl2br w:val="nil"/>
              <w:tr2bl w:val="nil"/>
            </w:tcBorders>
            <w:shd w:val="clear" w:color="auto" w:fill="F2F2F2" w:themeFill="background1" w:themeFillShade="F2"/>
            <w:vAlign w:val="center"/>
          </w:tcPr>
          <w:p w14:paraId="1D68DA5D"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柬埔寨</w:t>
            </w:r>
          </w:p>
        </w:tc>
        <w:tc>
          <w:tcPr>
            <w:tcW w:w="1616" w:type="dxa"/>
            <w:tcBorders>
              <w:tl2br w:val="nil"/>
              <w:tr2bl w:val="nil"/>
            </w:tcBorders>
            <w:shd w:val="clear" w:color="auto" w:fill="F2F2F2" w:themeFill="background1" w:themeFillShade="F2"/>
            <w:vAlign w:val="center"/>
          </w:tcPr>
          <w:p w14:paraId="5A8DD3D6"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中国</w:t>
            </w:r>
          </w:p>
        </w:tc>
        <w:tc>
          <w:tcPr>
            <w:tcW w:w="1616" w:type="dxa"/>
            <w:tcBorders>
              <w:tl2br w:val="nil"/>
              <w:tr2bl w:val="nil"/>
            </w:tcBorders>
            <w:shd w:val="clear" w:color="auto" w:fill="F2F2F2" w:themeFill="background1" w:themeFillShade="F2"/>
            <w:vAlign w:val="center"/>
          </w:tcPr>
          <w:p w14:paraId="0E049F79"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格鲁吉亚</w:t>
            </w:r>
          </w:p>
        </w:tc>
        <w:tc>
          <w:tcPr>
            <w:tcW w:w="1617" w:type="dxa"/>
            <w:tcBorders>
              <w:tl2br w:val="nil"/>
              <w:tr2bl w:val="nil"/>
            </w:tcBorders>
            <w:shd w:val="clear" w:color="auto" w:fill="F2F2F2" w:themeFill="background1" w:themeFillShade="F2"/>
            <w:vAlign w:val="center"/>
          </w:tcPr>
          <w:p w14:paraId="6266998E"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香港</w:t>
            </w:r>
          </w:p>
        </w:tc>
      </w:tr>
      <w:tr w:rsidR="00160A67" w14:paraId="565CE523" w14:textId="77777777">
        <w:trPr>
          <w:trHeight w:hRule="exact" w:val="397"/>
        </w:trPr>
        <w:tc>
          <w:tcPr>
            <w:tcW w:w="1616" w:type="dxa"/>
            <w:tcBorders>
              <w:tl2br w:val="nil"/>
              <w:tr2bl w:val="nil"/>
            </w:tcBorders>
            <w:shd w:val="clear" w:color="auto" w:fill="F2F2F2" w:themeFill="background1" w:themeFillShade="F2"/>
            <w:vAlign w:val="center"/>
          </w:tcPr>
          <w:p w14:paraId="32DD6363"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印度</w:t>
            </w:r>
          </w:p>
        </w:tc>
        <w:tc>
          <w:tcPr>
            <w:tcW w:w="1616" w:type="dxa"/>
            <w:tcBorders>
              <w:tl2br w:val="nil"/>
              <w:tr2bl w:val="nil"/>
            </w:tcBorders>
            <w:shd w:val="clear" w:color="auto" w:fill="F2F2F2" w:themeFill="background1" w:themeFillShade="F2"/>
            <w:vAlign w:val="center"/>
          </w:tcPr>
          <w:p w14:paraId="723AA0CF"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印度尼西亚</w:t>
            </w:r>
          </w:p>
        </w:tc>
        <w:tc>
          <w:tcPr>
            <w:tcW w:w="1616" w:type="dxa"/>
            <w:tcBorders>
              <w:tl2br w:val="nil"/>
              <w:tr2bl w:val="nil"/>
            </w:tcBorders>
            <w:shd w:val="clear" w:color="auto" w:fill="F2F2F2" w:themeFill="background1" w:themeFillShade="F2"/>
            <w:vAlign w:val="center"/>
          </w:tcPr>
          <w:p w14:paraId="4E3808DA"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日本</w:t>
            </w:r>
          </w:p>
        </w:tc>
        <w:tc>
          <w:tcPr>
            <w:tcW w:w="1616" w:type="dxa"/>
            <w:tcBorders>
              <w:tl2br w:val="nil"/>
              <w:tr2bl w:val="nil"/>
            </w:tcBorders>
            <w:shd w:val="clear" w:color="auto" w:fill="F2F2F2" w:themeFill="background1" w:themeFillShade="F2"/>
            <w:vAlign w:val="center"/>
          </w:tcPr>
          <w:p w14:paraId="56B88383"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哈萨克斯坦</w:t>
            </w:r>
          </w:p>
        </w:tc>
        <w:tc>
          <w:tcPr>
            <w:tcW w:w="1617" w:type="dxa"/>
            <w:tcBorders>
              <w:tl2br w:val="nil"/>
              <w:tr2bl w:val="nil"/>
            </w:tcBorders>
            <w:shd w:val="clear" w:color="auto" w:fill="F2F2F2" w:themeFill="background1" w:themeFillShade="F2"/>
            <w:vAlign w:val="center"/>
          </w:tcPr>
          <w:p w14:paraId="7F9A1D24"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朝鲜</w:t>
            </w:r>
          </w:p>
        </w:tc>
      </w:tr>
      <w:tr w:rsidR="00160A67" w14:paraId="686B7D56" w14:textId="77777777">
        <w:trPr>
          <w:trHeight w:hRule="exact" w:val="397"/>
        </w:trPr>
        <w:tc>
          <w:tcPr>
            <w:tcW w:w="1616" w:type="dxa"/>
            <w:tcBorders>
              <w:tl2br w:val="nil"/>
              <w:tr2bl w:val="nil"/>
            </w:tcBorders>
            <w:shd w:val="clear" w:color="auto" w:fill="F2F2F2" w:themeFill="background1" w:themeFillShade="F2"/>
            <w:vAlign w:val="center"/>
          </w:tcPr>
          <w:p w14:paraId="44CF61AE"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韩国</w:t>
            </w:r>
          </w:p>
        </w:tc>
        <w:tc>
          <w:tcPr>
            <w:tcW w:w="1616" w:type="dxa"/>
            <w:tcBorders>
              <w:tl2br w:val="nil"/>
              <w:tr2bl w:val="nil"/>
            </w:tcBorders>
            <w:shd w:val="clear" w:color="auto" w:fill="F2F2F2" w:themeFill="background1" w:themeFillShade="F2"/>
            <w:vAlign w:val="center"/>
          </w:tcPr>
          <w:p w14:paraId="62E3349D"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吉尔吉斯斯坦</w:t>
            </w:r>
          </w:p>
        </w:tc>
        <w:tc>
          <w:tcPr>
            <w:tcW w:w="1616" w:type="dxa"/>
            <w:tcBorders>
              <w:tl2br w:val="nil"/>
              <w:tr2bl w:val="nil"/>
            </w:tcBorders>
            <w:shd w:val="clear" w:color="auto" w:fill="F2F2F2" w:themeFill="background1" w:themeFillShade="F2"/>
            <w:vAlign w:val="center"/>
          </w:tcPr>
          <w:p w14:paraId="41665429"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老挝</w:t>
            </w:r>
          </w:p>
        </w:tc>
        <w:tc>
          <w:tcPr>
            <w:tcW w:w="1616" w:type="dxa"/>
            <w:tcBorders>
              <w:tl2br w:val="nil"/>
              <w:tr2bl w:val="nil"/>
            </w:tcBorders>
            <w:shd w:val="clear" w:color="auto" w:fill="F2F2F2" w:themeFill="background1" w:themeFillShade="F2"/>
            <w:vAlign w:val="center"/>
          </w:tcPr>
          <w:p w14:paraId="0DB77CAB"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澳门</w:t>
            </w:r>
          </w:p>
        </w:tc>
        <w:tc>
          <w:tcPr>
            <w:tcW w:w="1617" w:type="dxa"/>
            <w:tcBorders>
              <w:tl2br w:val="nil"/>
              <w:tr2bl w:val="nil"/>
            </w:tcBorders>
            <w:shd w:val="clear" w:color="auto" w:fill="F2F2F2" w:themeFill="background1" w:themeFillShade="F2"/>
            <w:vAlign w:val="center"/>
          </w:tcPr>
          <w:p w14:paraId="53366271"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马来西亚</w:t>
            </w:r>
          </w:p>
        </w:tc>
      </w:tr>
      <w:tr w:rsidR="00160A67" w14:paraId="6D528770" w14:textId="77777777">
        <w:trPr>
          <w:trHeight w:hRule="exact" w:val="397"/>
        </w:trPr>
        <w:tc>
          <w:tcPr>
            <w:tcW w:w="1616" w:type="dxa"/>
            <w:tcBorders>
              <w:tl2br w:val="nil"/>
              <w:tr2bl w:val="nil"/>
            </w:tcBorders>
            <w:shd w:val="clear" w:color="auto" w:fill="F2F2F2" w:themeFill="background1" w:themeFillShade="F2"/>
            <w:vAlign w:val="center"/>
          </w:tcPr>
          <w:p w14:paraId="7EB448D8"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马尔代夫</w:t>
            </w:r>
          </w:p>
        </w:tc>
        <w:tc>
          <w:tcPr>
            <w:tcW w:w="1616" w:type="dxa"/>
            <w:tcBorders>
              <w:tl2br w:val="nil"/>
              <w:tr2bl w:val="nil"/>
            </w:tcBorders>
            <w:shd w:val="clear" w:color="auto" w:fill="F2F2F2" w:themeFill="background1" w:themeFillShade="F2"/>
            <w:vAlign w:val="center"/>
          </w:tcPr>
          <w:p w14:paraId="655B894B"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蒙古</w:t>
            </w:r>
          </w:p>
        </w:tc>
        <w:tc>
          <w:tcPr>
            <w:tcW w:w="1616" w:type="dxa"/>
            <w:tcBorders>
              <w:tl2br w:val="nil"/>
              <w:tr2bl w:val="nil"/>
            </w:tcBorders>
            <w:shd w:val="clear" w:color="auto" w:fill="F2F2F2" w:themeFill="background1" w:themeFillShade="F2"/>
            <w:vAlign w:val="center"/>
          </w:tcPr>
          <w:p w14:paraId="03AEE1C9"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缅甸</w:t>
            </w:r>
          </w:p>
        </w:tc>
        <w:tc>
          <w:tcPr>
            <w:tcW w:w="1616" w:type="dxa"/>
            <w:tcBorders>
              <w:tl2br w:val="nil"/>
              <w:tr2bl w:val="nil"/>
            </w:tcBorders>
            <w:shd w:val="clear" w:color="auto" w:fill="F2F2F2" w:themeFill="background1" w:themeFillShade="F2"/>
            <w:vAlign w:val="center"/>
          </w:tcPr>
          <w:p w14:paraId="67187FD5"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尼泊尔</w:t>
            </w:r>
          </w:p>
        </w:tc>
        <w:tc>
          <w:tcPr>
            <w:tcW w:w="1617" w:type="dxa"/>
            <w:tcBorders>
              <w:tl2br w:val="nil"/>
              <w:tr2bl w:val="nil"/>
            </w:tcBorders>
            <w:shd w:val="clear" w:color="auto" w:fill="F2F2F2" w:themeFill="background1" w:themeFillShade="F2"/>
            <w:vAlign w:val="center"/>
          </w:tcPr>
          <w:p w14:paraId="31ED07D7"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巴基斯坦</w:t>
            </w:r>
          </w:p>
        </w:tc>
      </w:tr>
      <w:tr w:rsidR="00160A67" w14:paraId="648066EB" w14:textId="77777777">
        <w:trPr>
          <w:trHeight w:hRule="exact" w:val="397"/>
        </w:trPr>
        <w:tc>
          <w:tcPr>
            <w:tcW w:w="1616" w:type="dxa"/>
            <w:tcBorders>
              <w:tl2br w:val="nil"/>
              <w:tr2bl w:val="nil"/>
            </w:tcBorders>
            <w:shd w:val="clear" w:color="auto" w:fill="F2F2F2" w:themeFill="background1" w:themeFillShade="F2"/>
            <w:vAlign w:val="center"/>
          </w:tcPr>
          <w:p w14:paraId="1222C6B5"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菲律宾</w:t>
            </w:r>
          </w:p>
        </w:tc>
        <w:tc>
          <w:tcPr>
            <w:tcW w:w="1616" w:type="dxa"/>
            <w:tcBorders>
              <w:tl2br w:val="nil"/>
              <w:tr2bl w:val="nil"/>
            </w:tcBorders>
            <w:shd w:val="clear" w:color="auto" w:fill="F2F2F2" w:themeFill="background1" w:themeFillShade="F2"/>
            <w:vAlign w:val="center"/>
          </w:tcPr>
          <w:p w14:paraId="5B2DBA56"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新加坡</w:t>
            </w:r>
          </w:p>
        </w:tc>
        <w:tc>
          <w:tcPr>
            <w:tcW w:w="1616" w:type="dxa"/>
            <w:tcBorders>
              <w:tl2br w:val="nil"/>
              <w:tr2bl w:val="nil"/>
            </w:tcBorders>
            <w:shd w:val="clear" w:color="auto" w:fill="F2F2F2" w:themeFill="background1" w:themeFillShade="F2"/>
            <w:vAlign w:val="center"/>
          </w:tcPr>
          <w:p w14:paraId="04525202"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斯里兰卡</w:t>
            </w:r>
          </w:p>
        </w:tc>
        <w:tc>
          <w:tcPr>
            <w:tcW w:w="1616" w:type="dxa"/>
            <w:tcBorders>
              <w:tl2br w:val="nil"/>
              <w:tr2bl w:val="nil"/>
            </w:tcBorders>
            <w:shd w:val="clear" w:color="auto" w:fill="F2F2F2" w:themeFill="background1" w:themeFillShade="F2"/>
            <w:vAlign w:val="center"/>
          </w:tcPr>
          <w:p w14:paraId="6520C541"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台湾</w:t>
            </w:r>
          </w:p>
        </w:tc>
        <w:tc>
          <w:tcPr>
            <w:tcW w:w="1617" w:type="dxa"/>
            <w:tcBorders>
              <w:tl2br w:val="nil"/>
              <w:tr2bl w:val="nil"/>
            </w:tcBorders>
            <w:shd w:val="clear" w:color="auto" w:fill="F2F2F2" w:themeFill="background1" w:themeFillShade="F2"/>
            <w:vAlign w:val="center"/>
          </w:tcPr>
          <w:p w14:paraId="353C4719"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塔吉克斯坦</w:t>
            </w:r>
          </w:p>
        </w:tc>
      </w:tr>
      <w:tr w:rsidR="00160A67" w14:paraId="026690A0" w14:textId="77777777">
        <w:trPr>
          <w:trHeight w:hRule="exact" w:val="397"/>
        </w:trPr>
        <w:tc>
          <w:tcPr>
            <w:tcW w:w="1616" w:type="dxa"/>
            <w:tcBorders>
              <w:tl2br w:val="nil"/>
              <w:tr2bl w:val="nil"/>
            </w:tcBorders>
            <w:shd w:val="clear" w:color="auto" w:fill="F2F2F2" w:themeFill="background1" w:themeFillShade="F2"/>
            <w:vAlign w:val="center"/>
          </w:tcPr>
          <w:p w14:paraId="2CF9213C"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泰国</w:t>
            </w:r>
          </w:p>
        </w:tc>
        <w:tc>
          <w:tcPr>
            <w:tcW w:w="1616" w:type="dxa"/>
            <w:tcBorders>
              <w:tl2br w:val="nil"/>
              <w:tr2bl w:val="nil"/>
            </w:tcBorders>
            <w:shd w:val="clear" w:color="auto" w:fill="F2F2F2" w:themeFill="background1" w:themeFillShade="F2"/>
            <w:vAlign w:val="center"/>
          </w:tcPr>
          <w:p w14:paraId="6C7CC8CB"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土库曼斯坦</w:t>
            </w:r>
          </w:p>
        </w:tc>
        <w:tc>
          <w:tcPr>
            <w:tcW w:w="1616" w:type="dxa"/>
            <w:tcBorders>
              <w:tl2br w:val="nil"/>
              <w:tr2bl w:val="nil"/>
            </w:tcBorders>
            <w:shd w:val="clear" w:color="auto" w:fill="F2F2F2" w:themeFill="background1" w:themeFillShade="F2"/>
            <w:vAlign w:val="center"/>
          </w:tcPr>
          <w:p w14:paraId="0A301753"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乌兹别克斯坦</w:t>
            </w:r>
          </w:p>
        </w:tc>
        <w:tc>
          <w:tcPr>
            <w:tcW w:w="1616" w:type="dxa"/>
            <w:tcBorders>
              <w:tl2br w:val="nil"/>
              <w:tr2bl w:val="nil"/>
            </w:tcBorders>
            <w:shd w:val="clear" w:color="auto" w:fill="F2F2F2" w:themeFill="background1" w:themeFillShade="F2"/>
            <w:vAlign w:val="center"/>
          </w:tcPr>
          <w:p w14:paraId="71FB7D20"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越南</w:t>
            </w:r>
          </w:p>
        </w:tc>
        <w:tc>
          <w:tcPr>
            <w:tcW w:w="1617" w:type="dxa"/>
            <w:tcBorders>
              <w:tl2br w:val="nil"/>
              <w:tr2bl w:val="nil"/>
            </w:tcBorders>
            <w:shd w:val="clear" w:color="auto" w:fill="F2F2F2" w:themeFill="background1" w:themeFillShade="F2"/>
            <w:vAlign w:val="center"/>
          </w:tcPr>
          <w:p w14:paraId="57FC3ABF"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澳大利亚</w:t>
            </w:r>
          </w:p>
        </w:tc>
      </w:tr>
      <w:tr w:rsidR="00160A67" w14:paraId="46B8642C" w14:textId="77777777">
        <w:trPr>
          <w:trHeight w:hRule="exact" w:val="397"/>
        </w:trPr>
        <w:tc>
          <w:tcPr>
            <w:tcW w:w="1616" w:type="dxa"/>
            <w:tcBorders>
              <w:tl2br w:val="nil"/>
              <w:tr2bl w:val="nil"/>
            </w:tcBorders>
            <w:shd w:val="clear" w:color="auto" w:fill="F2F2F2" w:themeFill="background1" w:themeFillShade="F2"/>
            <w:vAlign w:val="center"/>
          </w:tcPr>
          <w:p w14:paraId="33C6F86F" w14:textId="77777777" w:rsidR="00160A67" w:rsidRDefault="00000000">
            <w:pPr>
              <w:spacing w:line="0" w:lineRule="atLeast"/>
              <w:ind w:firstLine="400"/>
              <w:jc w:val="center"/>
              <w:rPr>
                <w:rFonts w:ascii="Times New Roman" w:eastAsia="宋体" w:hAnsi="Times New Roman" w:cs="Times New Roman"/>
                <w:color w:val="000000" w:themeColor="text1"/>
                <w:sz w:val="20"/>
                <w:szCs w:val="20"/>
              </w:rPr>
            </w:pPr>
            <w:r>
              <w:rPr>
                <w:rFonts w:ascii="Times New Roman" w:eastAsia="宋体" w:hAnsi="Times New Roman" w:cs="Times New Roman"/>
                <w:color w:val="000000" w:themeColor="text1"/>
                <w:sz w:val="20"/>
                <w:szCs w:val="20"/>
              </w:rPr>
              <w:t>新西兰</w:t>
            </w:r>
          </w:p>
        </w:tc>
        <w:tc>
          <w:tcPr>
            <w:tcW w:w="1616" w:type="dxa"/>
            <w:tcBorders>
              <w:tl2br w:val="nil"/>
              <w:tr2bl w:val="nil"/>
            </w:tcBorders>
            <w:shd w:val="clear" w:color="auto" w:fill="F2F2F2" w:themeFill="background1" w:themeFillShade="F2"/>
            <w:vAlign w:val="center"/>
          </w:tcPr>
          <w:p w14:paraId="7335778A" w14:textId="77777777" w:rsidR="00160A67" w:rsidRDefault="00160A67">
            <w:pPr>
              <w:spacing w:line="0" w:lineRule="atLeast"/>
              <w:ind w:firstLine="400"/>
              <w:jc w:val="center"/>
              <w:rPr>
                <w:rFonts w:ascii="Times New Roman" w:eastAsia="宋体" w:hAnsi="Times New Roman" w:cs="Times New Roman"/>
                <w:color w:val="000000" w:themeColor="text1"/>
                <w:sz w:val="20"/>
                <w:szCs w:val="20"/>
              </w:rPr>
            </w:pPr>
          </w:p>
        </w:tc>
        <w:tc>
          <w:tcPr>
            <w:tcW w:w="1616" w:type="dxa"/>
            <w:tcBorders>
              <w:tl2br w:val="nil"/>
              <w:tr2bl w:val="nil"/>
            </w:tcBorders>
            <w:shd w:val="clear" w:color="auto" w:fill="F2F2F2" w:themeFill="background1" w:themeFillShade="F2"/>
            <w:vAlign w:val="center"/>
          </w:tcPr>
          <w:p w14:paraId="6537E955" w14:textId="77777777" w:rsidR="00160A67" w:rsidRDefault="00160A67">
            <w:pPr>
              <w:spacing w:line="0" w:lineRule="atLeast"/>
              <w:ind w:firstLine="400"/>
              <w:jc w:val="center"/>
              <w:rPr>
                <w:rFonts w:ascii="Times New Roman" w:eastAsia="宋体" w:hAnsi="Times New Roman" w:cs="Times New Roman"/>
                <w:color w:val="000000" w:themeColor="text1"/>
                <w:sz w:val="20"/>
                <w:szCs w:val="20"/>
              </w:rPr>
            </w:pPr>
          </w:p>
        </w:tc>
        <w:tc>
          <w:tcPr>
            <w:tcW w:w="1616" w:type="dxa"/>
            <w:tcBorders>
              <w:tl2br w:val="nil"/>
              <w:tr2bl w:val="nil"/>
            </w:tcBorders>
            <w:shd w:val="clear" w:color="auto" w:fill="F2F2F2" w:themeFill="background1" w:themeFillShade="F2"/>
            <w:vAlign w:val="center"/>
          </w:tcPr>
          <w:p w14:paraId="2CFF59FE" w14:textId="77777777" w:rsidR="00160A67" w:rsidRDefault="00160A67">
            <w:pPr>
              <w:spacing w:line="0" w:lineRule="atLeast"/>
              <w:ind w:firstLine="400"/>
              <w:jc w:val="center"/>
              <w:rPr>
                <w:rFonts w:ascii="Times New Roman" w:eastAsia="宋体" w:hAnsi="Times New Roman" w:cs="Times New Roman"/>
                <w:color w:val="000000" w:themeColor="text1"/>
                <w:sz w:val="20"/>
                <w:szCs w:val="20"/>
              </w:rPr>
            </w:pPr>
          </w:p>
        </w:tc>
        <w:tc>
          <w:tcPr>
            <w:tcW w:w="1617" w:type="dxa"/>
            <w:tcBorders>
              <w:tl2br w:val="nil"/>
              <w:tr2bl w:val="nil"/>
            </w:tcBorders>
            <w:shd w:val="clear" w:color="auto" w:fill="F2F2F2" w:themeFill="background1" w:themeFillShade="F2"/>
            <w:vAlign w:val="center"/>
          </w:tcPr>
          <w:p w14:paraId="5B2C1F44" w14:textId="77777777" w:rsidR="00160A67" w:rsidRDefault="00160A67">
            <w:pPr>
              <w:spacing w:line="0" w:lineRule="atLeast"/>
              <w:ind w:firstLine="400"/>
              <w:jc w:val="center"/>
              <w:rPr>
                <w:rFonts w:ascii="Times New Roman" w:eastAsia="宋体" w:hAnsi="Times New Roman" w:cs="Times New Roman"/>
                <w:color w:val="000000" w:themeColor="text1"/>
                <w:sz w:val="20"/>
                <w:szCs w:val="20"/>
              </w:rPr>
            </w:pPr>
          </w:p>
        </w:tc>
      </w:tr>
    </w:tbl>
    <w:p w14:paraId="2AE7B81D"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rPr>
        <w:t>根据分析，可以把潜在可比公司范围缩小到</w:t>
      </w:r>
      <w:r>
        <w:rPr>
          <w:rFonts w:ascii="Times New Roman" w:eastAsia="宋体" w:hAnsi="Times New Roman" w:cs="Times New Roman"/>
          <w:color w:val="FF0000"/>
        </w:rPr>
        <w:t>{X2}</w:t>
      </w:r>
      <w:r>
        <w:rPr>
          <w:rFonts w:ascii="Times New Roman" w:eastAsia="宋体" w:hAnsi="Times New Roman" w:cs="Times New Roman"/>
          <w:color w:val="FF0000"/>
        </w:rPr>
        <w:t>【请与</w:t>
      </w:r>
      <w:r>
        <w:rPr>
          <w:rFonts w:ascii="Times New Roman" w:eastAsia="宋体" w:hAnsi="Times New Roman" w:cs="Times New Roman"/>
          <w:color w:val="FF0000"/>
        </w:rPr>
        <w:t>“</w:t>
      </w:r>
      <w:r>
        <w:rPr>
          <w:rFonts w:ascii="Times New Roman" w:eastAsia="宋体" w:hAnsi="Times New Roman" w:cs="Times New Roman"/>
          <w:color w:val="FF0000"/>
        </w:rPr>
        <w:t>表：可比公司筛选过程</w:t>
      </w:r>
      <w:r>
        <w:rPr>
          <w:rFonts w:ascii="Times New Roman" w:eastAsia="宋体" w:hAnsi="Times New Roman" w:cs="Times New Roman"/>
          <w:color w:val="FF0000"/>
        </w:rPr>
        <w:t>”</w:t>
      </w:r>
      <w:r>
        <w:rPr>
          <w:rFonts w:ascii="Times New Roman" w:eastAsia="宋体" w:hAnsi="Times New Roman" w:cs="Times New Roman"/>
          <w:color w:val="FF0000"/>
        </w:rPr>
        <w:t>保持一致】。</w:t>
      </w:r>
    </w:p>
    <w:p w14:paraId="168EF8FE" w14:textId="77777777" w:rsidR="00160A67" w:rsidRDefault="00160A67">
      <w:pPr>
        <w:rPr>
          <w:rFonts w:ascii="Arial" w:eastAsia="黑体" w:hAnsi="Arial" w:cs="Arial"/>
        </w:rPr>
      </w:pPr>
    </w:p>
    <w:p w14:paraId="05F2F48E" w14:textId="77777777" w:rsidR="00160A67" w:rsidRDefault="00000000">
      <w:pPr>
        <w:pStyle w:val="a2"/>
        <w:keepNext/>
        <w:numPr>
          <w:ilvl w:val="3"/>
          <w:numId w:val="30"/>
        </w:numPr>
        <w:rPr>
          <w:rFonts w:ascii="Times New Roman" w:eastAsia="宋体" w:hAnsi="Times New Roman" w:cs="Times New Roman"/>
          <w:b/>
          <w:bCs/>
        </w:rPr>
      </w:pPr>
      <w:r>
        <w:rPr>
          <w:rFonts w:ascii="Times New Roman" w:eastAsia="宋体" w:hAnsi="Times New Roman" w:cs="Times New Roman"/>
          <w:b/>
          <w:bCs/>
        </w:rPr>
        <w:t xml:space="preserve"> </w:t>
      </w:r>
      <w:r>
        <w:rPr>
          <w:rFonts w:ascii="Times New Roman" w:eastAsia="宋体" w:hAnsi="Times New Roman" w:cs="Times New Roman"/>
          <w:b/>
          <w:bCs/>
        </w:rPr>
        <w:t>产业分类筛选</w:t>
      </w:r>
    </w:p>
    <w:p w14:paraId="549C9B9D" w14:textId="77777777" w:rsidR="00160A67" w:rsidRDefault="00160A67">
      <w:pPr>
        <w:keepNext/>
        <w:rPr>
          <w:rFonts w:ascii="Arial" w:eastAsia="黑体" w:hAnsi="Arial" w:cs="Arial"/>
        </w:rPr>
      </w:pPr>
    </w:p>
    <w:p w14:paraId="170AC070"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自动搜索过程中的关键步骤是要识别被测试方所在的行业或者行业分部。目前存在多种行业的分类系统；此报告中所使用的是</w:t>
      </w:r>
      <w:r>
        <w:rPr>
          <w:rFonts w:ascii="Times New Roman" w:eastAsia="宋体" w:hAnsi="Times New Roman" w:cs="Times New Roman"/>
        </w:rPr>
        <w:t>SIC</w:t>
      </w:r>
      <w:r>
        <w:rPr>
          <w:rFonts w:ascii="Times New Roman" w:eastAsia="宋体" w:hAnsi="Times New Roman" w:cs="Times New Roman"/>
        </w:rPr>
        <w:t>代码。</w:t>
      </w:r>
      <w:r>
        <w:rPr>
          <w:rFonts w:ascii="Times New Roman" w:eastAsia="宋体" w:hAnsi="Times New Roman" w:cs="Times New Roman"/>
        </w:rPr>
        <w:t>TP Catalyst</w:t>
      </w:r>
      <w:r>
        <w:rPr>
          <w:rFonts w:ascii="Times New Roman" w:eastAsia="宋体" w:hAnsi="Times New Roman" w:cs="Times New Roman"/>
        </w:rPr>
        <w:t>数据库通过一个主</w:t>
      </w:r>
      <w:r>
        <w:rPr>
          <w:rFonts w:ascii="Times New Roman" w:eastAsia="宋体" w:hAnsi="Times New Roman" w:cs="Times New Roman"/>
        </w:rPr>
        <w:t>SIC</w:t>
      </w:r>
      <w:r>
        <w:rPr>
          <w:rFonts w:ascii="Times New Roman" w:eastAsia="宋体" w:hAnsi="Times New Roman" w:cs="Times New Roman"/>
        </w:rPr>
        <w:t>代码和最多</w:t>
      </w:r>
      <w:r>
        <w:rPr>
          <w:rFonts w:ascii="Times New Roman" w:eastAsia="宋体" w:hAnsi="Times New Roman" w:cs="Times New Roman"/>
        </w:rPr>
        <w:t>5</w:t>
      </w:r>
      <w:r>
        <w:rPr>
          <w:rFonts w:ascii="Times New Roman" w:eastAsia="宋体" w:hAnsi="Times New Roman" w:cs="Times New Roman"/>
        </w:rPr>
        <w:t>个辅助</w:t>
      </w:r>
      <w:r>
        <w:rPr>
          <w:rFonts w:ascii="Times New Roman" w:eastAsia="宋体" w:hAnsi="Times New Roman" w:cs="Times New Roman"/>
        </w:rPr>
        <w:t>SIC</w:t>
      </w:r>
      <w:r>
        <w:rPr>
          <w:rFonts w:ascii="Times New Roman" w:eastAsia="宋体" w:hAnsi="Times New Roman" w:cs="Times New Roman"/>
        </w:rPr>
        <w:t>代码对公司进行分类。</w:t>
      </w:r>
      <w:r>
        <w:rPr>
          <w:rFonts w:ascii="Times New Roman" w:eastAsia="宋体" w:hAnsi="Times New Roman" w:cs="Times New Roman"/>
        </w:rPr>
        <w:t>TP Catalyst</w:t>
      </w:r>
      <w:r>
        <w:rPr>
          <w:rFonts w:ascii="Times New Roman" w:eastAsia="宋体" w:hAnsi="Times New Roman" w:cs="Times New Roman"/>
        </w:rPr>
        <w:t>数据库所使用的</w:t>
      </w:r>
      <w:r>
        <w:rPr>
          <w:rFonts w:ascii="Times New Roman" w:eastAsia="宋体" w:hAnsi="Times New Roman" w:cs="Times New Roman"/>
        </w:rPr>
        <w:t>SIC</w:t>
      </w:r>
      <w:r>
        <w:rPr>
          <w:rFonts w:ascii="Times New Roman" w:eastAsia="宋体" w:hAnsi="Times New Roman" w:cs="Times New Roman"/>
        </w:rPr>
        <w:t>代码有四个数字：</w:t>
      </w:r>
    </w:p>
    <w:p w14:paraId="12853978" w14:textId="77777777" w:rsidR="00160A67" w:rsidRDefault="00160A67">
      <w:pPr>
        <w:jc w:val="both"/>
        <w:rPr>
          <w:rFonts w:ascii="Arial" w:eastAsia="黑体" w:hAnsi="Arial" w:cs="Arial"/>
        </w:rPr>
      </w:pPr>
    </w:p>
    <w:p w14:paraId="1BFA6D97"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lastRenderedPageBreak/>
        <w:t>第一位数字表示业务类型：例如，制造业是</w:t>
      </w:r>
      <w:r>
        <w:rPr>
          <w:rFonts w:ascii="Times New Roman" w:eastAsia="宋体" w:hAnsi="Times New Roman" w:cs="Times New Roman"/>
        </w:rPr>
        <w:t>2</w:t>
      </w:r>
      <w:r>
        <w:rPr>
          <w:rFonts w:ascii="Times New Roman" w:eastAsia="宋体" w:hAnsi="Times New Roman" w:cs="Times New Roman"/>
        </w:rPr>
        <w:t>和</w:t>
      </w:r>
      <w:r>
        <w:rPr>
          <w:rFonts w:ascii="Times New Roman" w:eastAsia="宋体" w:hAnsi="Times New Roman" w:cs="Times New Roman"/>
        </w:rPr>
        <w:t>3</w:t>
      </w:r>
      <w:r>
        <w:rPr>
          <w:rFonts w:ascii="Times New Roman" w:eastAsia="宋体" w:hAnsi="Times New Roman" w:cs="Times New Roman"/>
        </w:rPr>
        <w:t>；分销行业是</w:t>
      </w:r>
      <w:r>
        <w:rPr>
          <w:rFonts w:ascii="Times New Roman" w:eastAsia="宋体" w:hAnsi="Times New Roman" w:cs="Times New Roman"/>
        </w:rPr>
        <w:t>5</w:t>
      </w:r>
      <w:r>
        <w:rPr>
          <w:rFonts w:ascii="Times New Roman" w:eastAsia="宋体" w:hAnsi="Times New Roman" w:cs="Times New Roman"/>
        </w:rPr>
        <w:t>；服务行业是</w:t>
      </w:r>
      <w:r>
        <w:rPr>
          <w:rFonts w:ascii="Times New Roman" w:eastAsia="宋体" w:hAnsi="Times New Roman" w:cs="Times New Roman"/>
        </w:rPr>
        <w:t>7</w:t>
      </w:r>
      <w:r>
        <w:rPr>
          <w:rFonts w:ascii="Times New Roman" w:eastAsia="宋体" w:hAnsi="Times New Roman" w:cs="Times New Roman"/>
        </w:rPr>
        <w:t>和</w:t>
      </w:r>
      <w:r>
        <w:rPr>
          <w:rFonts w:ascii="Times New Roman" w:eastAsia="宋体" w:hAnsi="Times New Roman" w:cs="Times New Roman"/>
        </w:rPr>
        <w:t>8</w:t>
      </w:r>
      <w:r>
        <w:rPr>
          <w:rFonts w:ascii="Times New Roman" w:eastAsia="宋体" w:hAnsi="Times New Roman" w:cs="Times New Roman"/>
        </w:rPr>
        <w:t>；</w:t>
      </w:r>
    </w:p>
    <w:p w14:paraId="714AE7C9"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第二位数字表示主要业务部门：例如，</w:t>
      </w:r>
      <w:r>
        <w:rPr>
          <w:rFonts w:ascii="Times New Roman" w:eastAsia="宋体" w:hAnsi="Times New Roman" w:cs="Times New Roman"/>
        </w:rPr>
        <w:t>50</w:t>
      </w:r>
      <w:r>
        <w:rPr>
          <w:rFonts w:ascii="Times New Roman" w:eastAsia="宋体" w:hAnsi="Times New Roman" w:cs="Times New Roman"/>
        </w:rPr>
        <w:t>代表耐用品的批发行业；</w:t>
      </w:r>
    </w:p>
    <w:p w14:paraId="61AAF11E"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第三位数字代表业务群组：例如，</w:t>
      </w:r>
      <w:r>
        <w:rPr>
          <w:rFonts w:ascii="Times New Roman" w:eastAsia="宋体" w:hAnsi="Times New Roman" w:cs="Times New Roman"/>
        </w:rPr>
        <w:t>737</w:t>
      </w:r>
      <w:r>
        <w:rPr>
          <w:rFonts w:ascii="Times New Roman" w:eastAsia="宋体" w:hAnsi="Times New Roman" w:cs="Times New Roman"/>
        </w:rPr>
        <w:t>代表计算机相关服务；和</w:t>
      </w:r>
    </w:p>
    <w:p w14:paraId="75F109B3"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第四位数字代表专业化：例如，</w:t>
      </w:r>
      <w:r>
        <w:rPr>
          <w:rFonts w:ascii="Times New Roman" w:eastAsia="宋体" w:hAnsi="Times New Roman" w:cs="Times New Roman"/>
        </w:rPr>
        <w:t>2834</w:t>
      </w:r>
      <w:r>
        <w:rPr>
          <w:rFonts w:ascii="Times New Roman" w:eastAsia="宋体" w:hAnsi="Times New Roman" w:cs="Times New Roman"/>
        </w:rPr>
        <w:t>代表药品制造</w:t>
      </w:r>
    </w:p>
    <w:p w14:paraId="3B0E1742"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在转让定价分析中使用</w:t>
      </w:r>
      <w:r>
        <w:rPr>
          <w:rFonts w:ascii="Times New Roman" w:eastAsia="宋体" w:hAnsi="Times New Roman" w:cs="Times New Roman"/>
        </w:rPr>
        <w:t>SIC</w:t>
      </w:r>
      <w:r>
        <w:rPr>
          <w:rFonts w:ascii="Times New Roman" w:eastAsia="宋体" w:hAnsi="Times New Roman" w:cs="Times New Roman"/>
        </w:rPr>
        <w:t>代码来反映被测试方的业务，而不是其跨国集团整体业务是尤为重要的。例如，如果被测试</w:t>
      </w:r>
      <w:proofErr w:type="gramStart"/>
      <w:r>
        <w:rPr>
          <w:rFonts w:ascii="Times New Roman" w:eastAsia="宋体" w:hAnsi="Times New Roman" w:cs="Times New Roman"/>
        </w:rPr>
        <w:t>方从事</w:t>
      </w:r>
      <w:proofErr w:type="gramEnd"/>
      <w:r>
        <w:rPr>
          <w:rFonts w:ascii="Times New Roman" w:eastAsia="宋体" w:hAnsi="Times New Roman" w:cs="Times New Roman"/>
        </w:rPr>
        <w:t>集团产品的批发业务，则需要从分销商的</w:t>
      </w:r>
      <w:r>
        <w:rPr>
          <w:rFonts w:ascii="Times New Roman" w:eastAsia="宋体" w:hAnsi="Times New Roman" w:cs="Times New Roman"/>
        </w:rPr>
        <w:t>SIC</w:t>
      </w:r>
      <w:r>
        <w:rPr>
          <w:rFonts w:ascii="Times New Roman" w:eastAsia="宋体" w:hAnsi="Times New Roman" w:cs="Times New Roman"/>
        </w:rPr>
        <w:t>代码中选择相关的代码。</w:t>
      </w:r>
    </w:p>
    <w:p w14:paraId="269F02F0" w14:textId="651346E8"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为了找到与</w:t>
      </w:r>
      <w:del w:id="133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3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可比的独立公司，我们将搜索范围限制到</w:t>
      </w:r>
      <w:r>
        <w:rPr>
          <w:rFonts w:ascii="Times New Roman" w:eastAsia="宋体" w:hAnsi="Times New Roman" w:cs="Times New Roman"/>
        </w:rPr>
        <w:t>TP Catalyst</w:t>
      </w:r>
      <w:r>
        <w:rPr>
          <w:rFonts w:ascii="Times New Roman" w:eastAsia="宋体" w:hAnsi="Times New Roman" w:cs="Times New Roman"/>
        </w:rPr>
        <w:t>数据库中所有下列</w:t>
      </w:r>
      <w:r>
        <w:rPr>
          <w:rFonts w:ascii="Times New Roman" w:eastAsia="宋体" w:hAnsi="Times New Roman" w:cs="Times New Roman"/>
        </w:rPr>
        <w:t>SIC</w:t>
      </w:r>
      <w:r>
        <w:rPr>
          <w:rFonts w:ascii="Times New Roman" w:eastAsia="宋体" w:hAnsi="Times New Roman" w:cs="Times New Roman"/>
        </w:rPr>
        <w:t>代码（或者</w:t>
      </w:r>
      <w:r>
        <w:rPr>
          <w:rFonts w:ascii="Times New Roman" w:eastAsia="宋体" w:hAnsi="Times New Roman" w:cs="Times New Roman"/>
        </w:rPr>
        <w:t>SIC</w:t>
      </w:r>
      <w:r>
        <w:rPr>
          <w:rFonts w:ascii="Times New Roman" w:eastAsia="宋体" w:hAnsi="Times New Roman" w:cs="Times New Roman"/>
        </w:rPr>
        <w:t>代码组）分类的公司：</w:t>
      </w:r>
    </w:p>
    <w:p w14:paraId="3D40815C" w14:textId="77777777" w:rsidR="00160A67" w:rsidRDefault="00160A67">
      <w:pPr>
        <w:ind w:firstLineChars="200" w:firstLine="480"/>
        <w:jc w:val="both"/>
        <w:rPr>
          <w:rFonts w:ascii="Arial" w:eastAsia="黑体" w:hAnsi="Arial" w:cs="Arial"/>
        </w:rPr>
      </w:pPr>
    </w:p>
    <w:p w14:paraId="6EAF8DE5" w14:textId="77777777" w:rsidR="00160A67" w:rsidRDefault="00000000">
      <w:pPr>
        <w:pStyle w:val="ac"/>
        <w:keepNext/>
        <w:ind w:firstLine="482"/>
        <w:jc w:val="center"/>
        <w:rPr>
          <w:rFonts w:ascii="Times New Roman" w:eastAsia="宋体" w:hAnsi="Times New Roman" w:cs="Times New Roman"/>
        </w:rPr>
      </w:pPr>
      <w:bookmarkStart w:id="1334" w:name="_Toc143535417"/>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25</w:t>
      </w:r>
      <w:r>
        <w:rPr>
          <w:rFonts w:ascii="Times New Roman" w:eastAsia="宋体" w:hAnsi="Times New Roman" w:cs="Times New Roman"/>
        </w:rPr>
        <w:fldChar w:fldCharType="end"/>
      </w:r>
      <w:r>
        <w:rPr>
          <w:rFonts w:ascii="Times New Roman" w:eastAsia="宋体" w:hAnsi="Times New Roman" w:cs="Times New Roman"/>
        </w:rPr>
        <w:t>：产业分类筛选</w:t>
      </w:r>
      <w:bookmarkEnd w:id="1334"/>
    </w:p>
    <w:p w14:paraId="5FE38479" w14:textId="77777777" w:rsidR="00160A67" w:rsidRDefault="00160A67">
      <w:pPr>
        <w:keepNext/>
        <w:rPr>
          <w:rFonts w:eastAsiaTheme="minorEastAsia"/>
        </w:rPr>
      </w:pPr>
    </w:p>
    <w:tbl>
      <w:tblPr>
        <w:tblStyle w:val="afe"/>
        <w:tblW w:w="5000" w:type="pct"/>
        <w:jc w:val="center"/>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1791"/>
        <w:gridCol w:w="7236"/>
      </w:tblGrid>
      <w:tr w:rsidR="00160A67" w14:paraId="4270178E" w14:textId="77777777">
        <w:trPr>
          <w:trHeight w:val="432"/>
          <w:tblHeader/>
          <w:jc w:val="center"/>
        </w:trPr>
        <w:tc>
          <w:tcPr>
            <w:tcW w:w="992" w:type="pct"/>
            <w:tcBorders>
              <w:tl2br w:val="nil"/>
              <w:tr2bl w:val="nil"/>
            </w:tcBorders>
            <w:shd w:val="clear" w:color="auto" w:fill="06A2E0" w:themeFill="accent1"/>
            <w:vAlign w:val="center"/>
          </w:tcPr>
          <w:p w14:paraId="365E0095" w14:textId="77777777" w:rsidR="00160A67" w:rsidRDefault="00000000">
            <w:pPr>
              <w:ind w:firstLine="402"/>
              <w:jc w:val="center"/>
              <w:rPr>
                <w:rFonts w:ascii="Times New Roman" w:eastAsia="宋体" w:hAnsi="Times New Roman" w:cs="Times New Roman"/>
                <w:b/>
                <w:bCs/>
                <w:color w:val="FFFFFF" w:themeColor="background1"/>
                <w:sz w:val="20"/>
              </w:rPr>
            </w:pPr>
            <w:commentRangeStart w:id="1335"/>
            <w:r>
              <w:rPr>
                <w:rFonts w:ascii="Times New Roman" w:eastAsia="宋体" w:hAnsi="Times New Roman" w:cs="Times New Roman"/>
                <w:b/>
                <w:bCs/>
                <w:color w:val="FFFFFF" w:themeColor="background1"/>
                <w:sz w:val="20"/>
              </w:rPr>
              <w:t>SIC</w:t>
            </w:r>
            <w:r>
              <w:rPr>
                <w:rFonts w:ascii="Times New Roman" w:eastAsia="宋体" w:hAnsi="Times New Roman" w:cs="Times New Roman"/>
                <w:b/>
                <w:bCs/>
                <w:color w:val="FFFFFF" w:themeColor="background1"/>
                <w:sz w:val="20"/>
              </w:rPr>
              <w:t>代码</w:t>
            </w:r>
          </w:p>
        </w:tc>
        <w:tc>
          <w:tcPr>
            <w:tcW w:w="4008" w:type="pct"/>
            <w:tcBorders>
              <w:tl2br w:val="nil"/>
              <w:tr2bl w:val="nil"/>
            </w:tcBorders>
            <w:shd w:val="clear" w:color="auto" w:fill="06A2E0" w:themeFill="accent1"/>
            <w:vAlign w:val="center"/>
          </w:tcPr>
          <w:p w14:paraId="4F4919D0"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描述</w:t>
            </w:r>
          </w:p>
        </w:tc>
      </w:tr>
      <w:tr w:rsidR="00160A67" w14:paraId="508F4FE8" w14:textId="77777777">
        <w:trPr>
          <w:trHeight w:val="432"/>
          <w:jc w:val="center"/>
        </w:trPr>
        <w:tc>
          <w:tcPr>
            <w:tcW w:w="992" w:type="pct"/>
            <w:tcBorders>
              <w:tl2br w:val="nil"/>
              <w:tr2bl w:val="nil"/>
            </w:tcBorders>
            <w:shd w:val="clear" w:color="auto" w:fill="F2F2F2" w:themeFill="background1" w:themeFillShade="F2"/>
            <w:vAlign w:val="center"/>
          </w:tcPr>
          <w:p w14:paraId="61447801" w14:textId="77777777" w:rsidR="00160A67" w:rsidRDefault="00160A67">
            <w:pPr>
              <w:ind w:firstLine="400"/>
              <w:rPr>
                <w:rFonts w:ascii="Times New Roman" w:eastAsia="宋体" w:hAnsi="Times New Roman" w:cs="Times New Roman"/>
                <w:sz w:val="20"/>
              </w:rPr>
            </w:pPr>
          </w:p>
        </w:tc>
        <w:tc>
          <w:tcPr>
            <w:tcW w:w="4008" w:type="pct"/>
            <w:tcBorders>
              <w:tl2br w:val="nil"/>
              <w:tr2bl w:val="nil"/>
            </w:tcBorders>
            <w:shd w:val="clear" w:color="auto" w:fill="F2F2F2" w:themeFill="background1" w:themeFillShade="F2"/>
            <w:vAlign w:val="center"/>
          </w:tcPr>
          <w:p w14:paraId="1ABC9AE7" w14:textId="77777777" w:rsidR="00160A67" w:rsidRDefault="00160A67">
            <w:pPr>
              <w:ind w:firstLine="400"/>
              <w:jc w:val="right"/>
              <w:rPr>
                <w:rFonts w:ascii="Times New Roman" w:eastAsia="宋体" w:hAnsi="Times New Roman" w:cs="Times New Roman"/>
                <w:sz w:val="20"/>
              </w:rPr>
            </w:pPr>
          </w:p>
        </w:tc>
      </w:tr>
      <w:tr w:rsidR="00160A67" w14:paraId="44A7C66F" w14:textId="77777777">
        <w:trPr>
          <w:trHeight w:val="432"/>
          <w:jc w:val="center"/>
        </w:trPr>
        <w:tc>
          <w:tcPr>
            <w:tcW w:w="992" w:type="pct"/>
            <w:tcBorders>
              <w:tl2br w:val="nil"/>
              <w:tr2bl w:val="nil"/>
            </w:tcBorders>
            <w:shd w:val="clear" w:color="auto" w:fill="F2F2F2" w:themeFill="background1" w:themeFillShade="F2"/>
            <w:vAlign w:val="center"/>
          </w:tcPr>
          <w:p w14:paraId="24F955C5" w14:textId="77777777" w:rsidR="00160A67" w:rsidRDefault="00160A67">
            <w:pPr>
              <w:ind w:firstLine="400"/>
              <w:rPr>
                <w:rFonts w:ascii="Times New Roman" w:eastAsia="宋体" w:hAnsi="Times New Roman" w:cs="Times New Roman"/>
                <w:sz w:val="20"/>
              </w:rPr>
            </w:pPr>
          </w:p>
        </w:tc>
        <w:tc>
          <w:tcPr>
            <w:tcW w:w="4008" w:type="pct"/>
            <w:tcBorders>
              <w:tl2br w:val="nil"/>
              <w:tr2bl w:val="nil"/>
            </w:tcBorders>
            <w:shd w:val="clear" w:color="auto" w:fill="F2F2F2" w:themeFill="background1" w:themeFillShade="F2"/>
            <w:vAlign w:val="center"/>
          </w:tcPr>
          <w:p w14:paraId="0C5C1BEB" w14:textId="77777777" w:rsidR="00160A67" w:rsidRDefault="00160A67">
            <w:pPr>
              <w:ind w:firstLine="440"/>
              <w:jc w:val="right"/>
              <w:rPr>
                <w:rFonts w:ascii="Times New Roman" w:eastAsia="宋体" w:hAnsi="Times New Roman" w:cs="Times New Roman"/>
                <w:sz w:val="22"/>
              </w:rPr>
            </w:pPr>
          </w:p>
        </w:tc>
      </w:tr>
      <w:tr w:rsidR="00160A67" w14:paraId="3A9506FB" w14:textId="77777777">
        <w:trPr>
          <w:trHeight w:val="432"/>
          <w:jc w:val="center"/>
        </w:trPr>
        <w:tc>
          <w:tcPr>
            <w:tcW w:w="992" w:type="pct"/>
            <w:tcBorders>
              <w:tl2br w:val="nil"/>
              <w:tr2bl w:val="nil"/>
            </w:tcBorders>
            <w:shd w:val="clear" w:color="auto" w:fill="F2F2F2" w:themeFill="background1" w:themeFillShade="F2"/>
            <w:vAlign w:val="center"/>
          </w:tcPr>
          <w:p w14:paraId="737475C6" w14:textId="77777777" w:rsidR="00160A67" w:rsidRDefault="00160A67">
            <w:pPr>
              <w:ind w:firstLine="400"/>
              <w:rPr>
                <w:rFonts w:ascii="Times New Roman" w:eastAsia="宋体" w:hAnsi="Times New Roman" w:cs="Times New Roman"/>
                <w:sz w:val="20"/>
              </w:rPr>
            </w:pPr>
          </w:p>
        </w:tc>
        <w:tc>
          <w:tcPr>
            <w:tcW w:w="4008" w:type="pct"/>
            <w:tcBorders>
              <w:tl2br w:val="nil"/>
              <w:tr2bl w:val="nil"/>
            </w:tcBorders>
            <w:shd w:val="clear" w:color="auto" w:fill="F2F2F2" w:themeFill="background1" w:themeFillShade="F2"/>
            <w:vAlign w:val="center"/>
          </w:tcPr>
          <w:p w14:paraId="55D72AE2" w14:textId="77777777" w:rsidR="00160A67" w:rsidRDefault="00160A67">
            <w:pPr>
              <w:ind w:firstLine="440"/>
              <w:jc w:val="right"/>
              <w:rPr>
                <w:rFonts w:ascii="Times New Roman" w:eastAsia="宋体" w:hAnsi="Times New Roman" w:cs="Times New Roman"/>
                <w:sz w:val="22"/>
              </w:rPr>
            </w:pPr>
          </w:p>
        </w:tc>
      </w:tr>
      <w:tr w:rsidR="00160A67" w14:paraId="69DBE897" w14:textId="77777777">
        <w:trPr>
          <w:trHeight w:val="432"/>
          <w:jc w:val="center"/>
        </w:trPr>
        <w:tc>
          <w:tcPr>
            <w:tcW w:w="992" w:type="pct"/>
            <w:tcBorders>
              <w:tl2br w:val="nil"/>
              <w:tr2bl w:val="nil"/>
            </w:tcBorders>
            <w:shd w:val="clear" w:color="auto" w:fill="F2F2F2" w:themeFill="background1" w:themeFillShade="F2"/>
            <w:vAlign w:val="center"/>
          </w:tcPr>
          <w:p w14:paraId="02398DB9" w14:textId="77777777" w:rsidR="00160A67" w:rsidRDefault="00160A67">
            <w:pPr>
              <w:ind w:firstLine="400"/>
              <w:rPr>
                <w:rFonts w:ascii="Times New Roman" w:eastAsia="宋体" w:hAnsi="Times New Roman" w:cs="Times New Roman"/>
                <w:sz w:val="20"/>
              </w:rPr>
            </w:pPr>
          </w:p>
        </w:tc>
        <w:tc>
          <w:tcPr>
            <w:tcW w:w="4008" w:type="pct"/>
            <w:tcBorders>
              <w:tl2br w:val="nil"/>
              <w:tr2bl w:val="nil"/>
            </w:tcBorders>
            <w:shd w:val="clear" w:color="auto" w:fill="F2F2F2" w:themeFill="background1" w:themeFillShade="F2"/>
            <w:vAlign w:val="center"/>
          </w:tcPr>
          <w:p w14:paraId="74FEB112" w14:textId="77777777" w:rsidR="00160A67" w:rsidRDefault="00160A67">
            <w:pPr>
              <w:ind w:firstLine="440"/>
              <w:jc w:val="right"/>
              <w:rPr>
                <w:rFonts w:ascii="Times New Roman" w:eastAsia="宋体" w:hAnsi="Times New Roman" w:cs="Times New Roman"/>
                <w:sz w:val="22"/>
              </w:rPr>
            </w:pPr>
          </w:p>
        </w:tc>
      </w:tr>
      <w:tr w:rsidR="00160A67" w14:paraId="2A7A41FB" w14:textId="77777777">
        <w:trPr>
          <w:trHeight w:val="432"/>
          <w:jc w:val="center"/>
        </w:trPr>
        <w:tc>
          <w:tcPr>
            <w:tcW w:w="992" w:type="pct"/>
            <w:tcBorders>
              <w:tl2br w:val="nil"/>
              <w:tr2bl w:val="nil"/>
            </w:tcBorders>
            <w:shd w:val="clear" w:color="auto" w:fill="F2F2F2" w:themeFill="background1" w:themeFillShade="F2"/>
            <w:vAlign w:val="center"/>
          </w:tcPr>
          <w:p w14:paraId="3476CCBC" w14:textId="77777777" w:rsidR="00160A67" w:rsidRDefault="00160A67">
            <w:pPr>
              <w:ind w:firstLine="400"/>
              <w:rPr>
                <w:rFonts w:ascii="Times New Roman" w:eastAsia="宋体" w:hAnsi="Times New Roman" w:cs="Times New Roman"/>
                <w:sz w:val="20"/>
              </w:rPr>
            </w:pPr>
          </w:p>
        </w:tc>
        <w:tc>
          <w:tcPr>
            <w:tcW w:w="4008" w:type="pct"/>
            <w:tcBorders>
              <w:tl2br w:val="nil"/>
              <w:tr2bl w:val="nil"/>
            </w:tcBorders>
            <w:shd w:val="clear" w:color="auto" w:fill="F2F2F2" w:themeFill="background1" w:themeFillShade="F2"/>
            <w:vAlign w:val="center"/>
          </w:tcPr>
          <w:p w14:paraId="4C992701" w14:textId="77777777" w:rsidR="00160A67" w:rsidRDefault="00160A67">
            <w:pPr>
              <w:ind w:firstLine="400"/>
              <w:jc w:val="right"/>
              <w:rPr>
                <w:rFonts w:ascii="Times New Roman" w:eastAsia="宋体" w:hAnsi="Times New Roman" w:cs="Times New Roman"/>
                <w:sz w:val="20"/>
              </w:rPr>
            </w:pPr>
          </w:p>
        </w:tc>
      </w:tr>
      <w:commentRangeEnd w:id="1335"/>
      <w:tr w:rsidR="00160A67" w14:paraId="12CBF143" w14:textId="77777777">
        <w:trPr>
          <w:trHeight w:val="432"/>
          <w:jc w:val="center"/>
        </w:trPr>
        <w:tc>
          <w:tcPr>
            <w:tcW w:w="992" w:type="pct"/>
            <w:tcBorders>
              <w:tl2br w:val="nil"/>
              <w:tr2bl w:val="nil"/>
            </w:tcBorders>
            <w:shd w:val="clear" w:color="auto" w:fill="F2F2F2" w:themeFill="background1" w:themeFillShade="F2"/>
            <w:vAlign w:val="center"/>
          </w:tcPr>
          <w:p w14:paraId="2F421440" w14:textId="77777777" w:rsidR="00160A67" w:rsidRDefault="004C2EB2">
            <w:pPr>
              <w:ind w:firstLine="400"/>
              <w:rPr>
                <w:rFonts w:ascii="Times New Roman" w:eastAsia="宋体" w:hAnsi="Times New Roman" w:cs="Times New Roman"/>
                <w:sz w:val="20"/>
              </w:rPr>
            </w:pPr>
            <w:r>
              <w:rPr>
                <w:rStyle w:val="aff1"/>
              </w:rPr>
              <w:commentReference w:id="1335"/>
            </w:r>
          </w:p>
        </w:tc>
        <w:tc>
          <w:tcPr>
            <w:tcW w:w="4008" w:type="pct"/>
            <w:tcBorders>
              <w:tl2br w:val="nil"/>
              <w:tr2bl w:val="nil"/>
            </w:tcBorders>
            <w:shd w:val="clear" w:color="auto" w:fill="F2F2F2" w:themeFill="background1" w:themeFillShade="F2"/>
            <w:vAlign w:val="center"/>
          </w:tcPr>
          <w:p w14:paraId="150F9B77" w14:textId="77777777" w:rsidR="00160A67" w:rsidRDefault="00160A67">
            <w:pPr>
              <w:ind w:firstLine="400"/>
              <w:jc w:val="right"/>
              <w:rPr>
                <w:rFonts w:ascii="Times New Roman" w:eastAsia="宋体" w:hAnsi="Times New Roman" w:cs="Times New Roman"/>
                <w:sz w:val="20"/>
              </w:rPr>
            </w:pPr>
          </w:p>
        </w:tc>
      </w:tr>
    </w:tbl>
    <w:p w14:paraId="34F34054" w14:textId="77777777" w:rsidR="00160A67" w:rsidRDefault="00160A67">
      <w:pPr>
        <w:rPr>
          <w:rFonts w:ascii="Arial" w:eastAsia="黑体" w:hAnsi="Arial" w:cs="Arial"/>
        </w:rPr>
      </w:pPr>
    </w:p>
    <w:p w14:paraId="72F797B3"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【视情况插入选择这些特定</w:t>
      </w:r>
      <w:r>
        <w:rPr>
          <w:rFonts w:ascii="Times New Roman" w:eastAsia="宋体" w:hAnsi="Times New Roman" w:cs="Times New Roman"/>
          <w:color w:val="FF0000"/>
        </w:rPr>
        <w:t>SIC</w:t>
      </w:r>
      <w:r>
        <w:rPr>
          <w:rFonts w:ascii="Times New Roman" w:eastAsia="宋体" w:hAnsi="Times New Roman" w:cs="Times New Roman"/>
          <w:color w:val="FF0000"/>
        </w:rPr>
        <w:t>代码的讨论内容。例如，如果被测试方执行记账服务（</w:t>
      </w:r>
      <w:r>
        <w:rPr>
          <w:rFonts w:ascii="Times New Roman" w:eastAsia="宋体" w:hAnsi="Times New Roman" w:cs="Times New Roman"/>
          <w:color w:val="FF0000"/>
        </w:rPr>
        <w:t>SIC</w:t>
      </w:r>
      <w:r>
        <w:rPr>
          <w:rFonts w:ascii="Times New Roman" w:eastAsia="宋体" w:hAnsi="Times New Roman" w:cs="Times New Roman"/>
          <w:color w:val="FF0000"/>
        </w:rPr>
        <w:t>代码为</w:t>
      </w:r>
      <w:r>
        <w:rPr>
          <w:rFonts w:ascii="Times New Roman" w:eastAsia="宋体" w:hAnsi="Times New Roman" w:cs="Times New Roman"/>
          <w:color w:val="FF0000"/>
        </w:rPr>
        <w:t>8721</w:t>
      </w:r>
      <w:r>
        <w:rPr>
          <w:rFonts w:ascii="Times New Roman" w:eastAsia="宋体" w:hAnsi="Times New Roman" w:cs="Times New Roman"/>
          <w:color w:val="FF0000"/>
        </w:rPr>
        <w:t>），但其搜索包括多个其他管理服务代码（例如：</w:t>
      </w:r>
      <w:r>
        <w:rPr>
          <w:rFonts w:ascii="Times New Roman" w:eastAsia="宋体" w:hAnsi="Times New Roman" w:cs="Times New Roman"/>
          <w:color w:val="FF0000"/>
        </w:rPr>
        <w:t>SIC</w:t>
      </w:r>
      <w:r>
        <w:rPr>
          <w:rFonts w:ascii="Times New Roman" w:eastAsia="宋体" w:hAnsi="Times New Roman" w:cs="Times New Roman"/>
          <w:color w:val="FF0000"/>
        </w:rPr>
        <w:t>代码组</w:t>
      </w:r>
      <w:r>
        <w:rPr>
          <w:rFonts w:ascii="Times New Roman" w:eastAsia="宋体" w:hAnsi="Times New Roman" w:cs="Times New Roman"/>
          <w:color w:val="FF0000"/>
        </w:rPr>
        <w:t>738-</w:t>
      </w:r>
      <w:r>
        <w:rPr>
          <w:rFonts w:ascii="Times New Roman" w:eastAsia="宋体" w:hAnsi="Times New Roman" w:cs="Times New Roman"/>
          <w:color w:val="FF0000"/>
        </w:rPr>
        <w:t>其他业务服务）。其解释为在</w:t>
      </w:r>
      <w:r>
        <w:rPr>
          <w:rFonts w:ascii="Times New Roman" w:eastAsia="宋体" w:hAnsi="Times New Roman" w:cs="Times New Roman"/>
          <w:color w:val="FF0000"/>
        </w:rPr>
        <w:t>SIC</w:t>
      </w:r>
      <w:r>
        <w:rPr>
          <w:rFonts w:ascii="Times New Roman" w:eastAsia="宋体" w:hAnsi="Times New Roman" w:cs="Times New Roman"/>
          <w:color w:val="FF0000"/>
        </w:rPr>
        <w:t>代码</w:t>
      </w:r>
      <w:r>
        <w:rPr>
          <w:rFonts w:ascii="Times New Roman" w:eastAsia="宋体" w:hAnsi="Times New Roman" w:cs="Times New Roman"/>
          <w:color w:val="FF0000"/>
        </w:rPr>
        <w:t>8721</w:t>
      </w:r>
      <w:r>
        <w:rPr>
          <w:rFonts w:ascii="Times New Roman" w:eastAsia="宋体" w:hAnsi="Times New Roman" w:cs="Times New Roman"/>
          <w:color w:val="FF0000"/>
        </w:rPr>
        <w:t>下的公司数量不足，从而无法获得可靠的分析结果。且其他行政服务在所执行的功能、承担的风险和资产使用方面与记账服务大致可比。】</w:t>
      </w:r>
    </w:p>
    <w:p w14:paraId="1F83AF48" w14:textId="77777777" w:rsidR="00160A67" w:rsidRDefault="00160A67">
      <w:pPr>
        <w:jc w:val="both"/>
        <w:rPr>
          <w:rFonts w:ascii="Arial" w:eastAsia="黑体" w:hAnsi="Arial" w:cs="Arial"/>
        </w:rPr>
      </w:pPr>
    </w:p>
    <w:p w14:paraId="19E81D5F" w14:textId="77777777" w:rsidR="00160A67" w:rsidRDefault="00000000">
      <w:pPr>
        <w:pStyle w:val="a2"/>
        <w:keepNext/>
        <w:numPr>
          <w:ilvl w:val="3"/>
          <w:numId w:val="30"/>
        </w:numPr>
        <w:jc w:val="both"/>
        <w:rPr>
          <w:rFonts w:ascii="Times New Roman" w:eastAsia="宋体" w:hAnsi="Times New Roman" w:cs="Times New Roman"/>
          <w:b/>
          <w:bCs/>
        </w:rPr>
      </w:pPr>
      <w:r>
        <w:rPr>
          <w:rFonts w:ascii="Times New Roman" w:eastAsia="宋体" w:hAnsi="Times New Roman" w:cs="Times New Roman"/>
          <w:b/>
          <w:bCs/>
        </w:rPr>
        <w:t xml:space="preserve"> </w:t>
      </w:r>
      <w:r>
        <w:rPr>
          <w:rFonts w:ascii="Times New Roman" w:eastAsia="宋体" w:hAnsi="Times New Roman" w:cs="Times New Roman"/>
          <w:b/>
          <w:bCs/>
        </w:rPr>
        <w:t>定量筛选过程</w:t>
      </w:r>
    </w:p>
    <w:p w14:paraId="78BB9289" w14:textId="77777777" w:rsidR="00160A67" w:rsidRDefault="00160A67">
      <w:pPr>
        <w:keepNext/>
        <w:jc w:val="both"/>
        <w:rPr>
          <w:rFonts w:ascii="Arial" w:eastAsia="黑体" w:hAnsi="Arial" w:cs="Arial"/>
        </w:rPr>
      </w:pPr>
    </w:p>
    <w:p w14:paraId="4EF1877B"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自动筛选过程从</w:t>
      </w:r>
      <w:r>
        <w:rPr>
          <w:rFonts w:ascii="Times New Roman" w:eastAsia="宋体" w:hAnsi="Times New Roman" w:cs="Times New Roman"/>
        </w:rPr>
        <w:t>TP Catalyst</w:t>
      </w:r>
      <w:r>
        <w:rPr>
          <w:rFonts w:ascii="Times New Roman" w:eastAsia="宋体" w:hAnsi="Times New Roman" w:cs="Times New Roman"/>
        </w:rPr>
        <w:t>数据库中生成了</w:t>
      </w:r>
      <w:r>
        <w:rPr>
          <w:rFonts w:ascii="Times New Roman" w:eastAsia="宋体" w:hAnsi="Times New Roman" w:cs="Times New Roman"/>
          <w:color w:val="FF0000"/>
        </w:rPr>
        <w:t>{X3}</w:t>
      </w:r>
      <w:r>
        <w:rPr>
          <w:rFonts w:ascii="Times New Roman" w:eastAsia="宋体" w:hAnsi="Times New Roman" w:cs="Times New Roman"/>
          <w:color w:val="FF0000"/>
        </w:rPr>
        <w:t>家【请与</w:t>
      </w:r>
      <w:r>
        <w:rPr>
          <w:rFonts w:ascii="Times New Roman" w:eastAsia="宋体" w:hAnsi="Times New Roman" w:cs="Times New Roman"/>
          <w:color w:val="FF0000"/>
        </w:rPr>
        <w:t>“</w:t>
      </w:r>
      <w:r>
        <w:rPr>
          <w:rFonts w:ascii="Times New Roman" w:eastAsia="宋体" w:hAnsi="Times New Roman" w:cs="Times New Roman"/>
          <w:color w:val="FF0000"/>
        </w:rPr>
        <w:t>表：可比公司筛选过程</w:t>
      </w:r>
      <w:r>
        <w:rPr>
          <w:rFonts w:ascii="Times New Roman" w:eastAsia="宋体" w:hAnsi="Times New Roman" w:cs="Times New Roman"/>
          <w:color w:val="FF0000"/>
        </w:rPr>
        <w:t>”</w:t>
      </w:r>
      <w:r>
        <w:rPr>
          <w:rFonts w:ascii="Times New Roman" w:eastAsia="宋体" w:hAnsi="Times New Roman" w:cs="Times New Roman"/>
          <w:color w:val="FF0000"/>
        </w:rPr>
        <w:t>保持一致】</w:t>
      </w:r>
      <w:r>
        <w:rPr>
          <w:rFonts w:ascii="Times New Roman" w:eastAsia="宋体" w:hAnsi="Times New Roman" w:cs="Times New Roman"/>
        </w:rPr>
        <w:t>潜在可比公司以供进一步审阅。我们从</w:t>
      </w:r>
      <w:r>
        <w:rPr>
          <w:rFonts w:ascii="Times New Roman" w:eastAsia="宋体" w:hAnsi="Times New Roman" w:cs="Times New Roman"/>
        </w:rPr>
        <w:t>TP Catalyst</w:t>
      </w:r>
      <w:r>
        <w:rPr>
          <w:rFonts w:ascii="Times New Roman" w:eastAsia="宋体" w:hAnsi="Times New Roman" w:cs="Times New Roman"/>
        </w:rPr>
        <w:t>数据库中下载这些公司</w:t>
      </w:r>
      <w:r>
        <w:rPr>
          <w:rFonts w:ascii="Times New Roman" w:eastAsia="宋体" w:hAnsi="Times New Roman" w:cs="Times New Roman"/>
        </w:rPr>
        <w:lastRenderedPageBreak/>
        <w:t>的财务数据，然后应用一系列定量筛选指标进一步缩小搜索范围。定量筛选涉及利用客观的数量指标寻找在功能、资产和</w:t>
      </w:r>
      <w:r>
        <w:rPr>
          <w:rFonts w:ascii="Times New Roman" w:eastAsia="宋体" w:hAnsi="Times New Roman" w:cs="Times New Roman"/>
        </w:rPr>
        <w:t>/</w:t>
      </w:r>
      <w:r>
        <w:rPr>
          <w:rFonts w:ascii="Times New Roman" w:eastAsia="宋体" w:hAnsi="Times New Roman" w:cs="Times New Roman"/>
        </w:rPr>
        <w:t>或风险方面可比的潜在可比公司。定量筛选通常包括比率筛选，例如研发费用占收入的比率。这种比率是经济相关特征的指标，应与利润率或利润水平指标区分开来。</w:t>
      </w:r>
    </w:p>
    <w:p w14:paraId="22E76150"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定量筛选有很多优点。该方法可以缩小可比公司的范围，同时避免过度的主观判断。此外，在定性信息有限或模糊不清的情况下，该方法能够客观地证明某些公司不具可比性。</w:t>
      </w:r>
    </w:p>
    <w:p w14:paraId="218CF58F" w14:textId="77777777" w:rsidR="00160A67" w:rsidRDefault="00160A67">
      <w:pPr>
        <w:ind w:firstLineChars="200" w:firstLine="480"/>
        <w:rPr>
          <w:rFonts w:ascii="Arial" w:eastAsia="黑体" w:hAnsi="Arial" w:cs="Arial"/>
        </w:rPr>
      </w:pPr>
    </w:p>
    <w:p w14:paraId="37B52AF8"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rPr>
        <w:t>我们应用以下定量筛选条件：</w:t>
      </w:r>
      <w:r>
        <w:rPr>
          <w:rFonts w:ascii="Times New Roman" w:eastAsia="宋体" w:hAnsi="Times New Roman" w:cs="Times New Roman"/>
          <w:color w:val="FF0000"/>
        </w:rPr>
        <w:t>【可根据实际情况进行修改】</w:t>
      </w:r>
    </w:p>
    <w:p w14:paraId="3C3E3287"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有效的财务数据</w:t>
      </w:r>
    </w:p>
    <w:p w14:paraId="392534FE"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连续亏损</w:t>
      </w:r>
    </w:p>
    <w:p w14:paraId="636EC6D8"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研究开发费用的筛选</w:t>
      </w:r>
    </w:p>
    <w:p w14:paraId="2BCF2CC1"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销售费用的筛选</w:t>
      </w:r>
    </w:p>
    <w:p w14:paraId="45F4AB40"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存货的筛选</w:t>
      </w:r>
    </w:p>
    <w:p w14:paraId="565A867F"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固定资产的筛选</w:t>
      </w:r>
    </w:p>
    <w:p w14:paraId="69E6A494"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经营性资产的筛选</w:t>
      </w:r>
    </w:p>
    <w:p w14:paraId="5044B7ED"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营业费用的筛选</w:t>
      </w:r>
    </w:p>
    <w:p w14:paraId="7750EA18" w14:textId="77777777" w:rsidR="00160A67" w:rsidRDefault="00160A67">
      <w:pPr>
        <w:rPr>
          <w:rFonts w:ascii="Arial" w:eastAsia="黑体" w:hAnsi="Arial" w:cs="Arial"/>
        </w:rPr>
      </w:pPr>
    </w:p>
    <w:p w14:paraId="7631833E"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下面将进行一一描述。</w:t>
      </w:r>
    </w:p>
    <w:p w14:paraId="6484CA59"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【以下小节描述了某些常用的筛选标准。添加或者删除部分条件以满足实际情况。此处所列举的筛选条件与最后筛选表中所列举的要保持一致。】</w:t>
      </w:r>
    </w:p>
    <w:p w14:paraId="555396AA"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【请注意：在所有情况下，重要的定量筛选标准应与被测试方的实际数据指标保持一致。例如，如果被测试方的库存收入比率为</w:t>
      </w:r>
      <w:r>
        <w:rPr>
          <w:rFonts w:ascii="Times New Roman" w:eastAsia="宋体" w:hAnsi="Times New Roman" w:cs="Times New Roman"/>
          <w:color w:val="FF0000"/>
        </w:rPr>
        <w:t>40%</w:t>
      </w:r>
      <w:r>
        <w:rPr>
          <w:rFonts w:ascii="Times New Roman" w:eastAsia="宋体" w:hAnsi="Times New Roman" w:cs="Times New Roman"/>
          <w:color w:val="FF0000"/>
        </w:rPr>
        <w:t>，则不应该使用低于</w:t>
      </w:r>
      <w:r>
        <w:rPr>
          <w:rFonts w:ascii="Times New Roman" w:eastAsia="宋体" w:hAnsi="Times New Roman" w:cs="Times New Roman"/>
          <w:color w:val="FF0000"/>
        </w:rPr>
        <w:t>20%</w:t>
      </w:r>
      <w:r>
        <w:rPr>
          <w:rFonts w:ascii="Times New Roman" w:eastAsia="宋体" w:hAnsi="Times New Roman" w:cs="Times New Roman"/>
          <w:color w:val="FF0000"/>
        </w:rPr>
        <w:t>的比率来剔除公司！】</w:t>
      </w:r>
    </w:p>
    <w:p w14:paraId="02C7EBE7" w14:textId="77777777" w:rsidR="00160A67" w:rsidRDefault="00000000">
      <w:pPr>
        <w:keepNext/>
        <w:spacing w:beforeLines="50" w:before="120" w:line="360" w:lineRule="auto"/>
        <w:jc w:val="both"/>
        <w:rPr>
          <w:rFonts w:ascii="Times New Roman" w:eastAsia="宋体" w:hAnsi="Times New Roman" w:cs="Times New Roman"/>
          <w:u w:val="single"/>
        </w:rPr>
      </w:pPr>
      <w:r>
        <w:rPr>
          <w:rFonts w:ascii="Times New Roman" w:eastAsia="宋体" w:hAnsi="Times New Roman" w:cs="Times New Roman"/>
          <w:u w:val="single"/>
        </w:rPr>
        <w:t>有效的财务数据</w:t>
      </w:r>
    </w:p>
    <w:p w14:paraId="4AB19EDC" w14:textId="3596BE1B"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为了确保所选择的可比公司具有足够的财务数据进行分析，我们只接受在</w:t>
      </w:r>
      <w:r>
        <w:rPr>
          <w:rFonts w:ascii="Times New Roman" w:eastAsia="宋体" w:hAnsi="Times New Roman" w:cs="Times New Roman"/>
        </w:rPr>
        <w:t>TP Catalyst</w:t>
      </w:r>
      <w:r>
        <w:rPr>
          <w:rFonts w:ascii="Times New Roman" w:eastAsia="宋体" w:hAnsi="Times New Roman" w:cs="Times New Roman"/>
        </w:rPr>
        <w:t>数据库中在</w:t>
      </w:r>
      <w:del w:id="1336" w:author="Tian Su" w:date="2024-12-30T11:30:00Z" w16du:dateUtc="2024-12-30T03:30:00Z">
        <w:r w:rsidDel="00FE6E4A">
          <w:rPr>
            <w:rFonts w:ascii="Times New Roman" w:eastAsia="宋体" w:hAnsi="Times New Roman" w:cs="Times New Roman"/>
            <w:color w:val="FF0000"/>
          </w:rPr>
          <w:delText>20XX</w:delText>
        </w:r>
      </w:del>
      <w:ins w:id="1337"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FF0000"/>
        </w:rPr>
        <w:t>至</w:t>
      </w:r>
      <w:del w:id="1338" w:author="Tian Su" w:date="2024-12-30T11:30:00Z" w16du:dateUtc="2024-12-30T03:30:00Z">
        <w:r w:rsidDel="00FE6E4A">
          <w:rPr>
            <w:rFonts w:ascii="Times New Roman" w:eastAsia="宋体" w:hAnsi="Times New Roman" w:cs="Times New Roman"/>
            <w:color w:val="FF0000"/>
          </w:rPr>
          <w:delText>20XX</w:delText>
        </w:r>
      </w:del>
      <w:ins w:id="1339"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之间至少有</w:t>
      </w:r>
      <w:r>
        <w:rPr>
          <w:rFonts w:ascii="Times New Roman" w:eastAsia="宋体" w:hAnsi="Times New Roman" w:cs="Times New Roman"/>
          <w:color w:val="FF0000"/>
        </w:rPr>
        <w:t>X</w:t>
      </w:r>
      <w:r>
        <w:rPr>
          <w:rFonts w:ascii="Times New Roman" w:eastAsia="宋体" w:hAnsi="Times New Roman" w:cs="Times New Roman"/>
        </w:rPr>
        <w:t>年财务数据的公司。</w:t>
      </w:r>
    </w:p>
    <w:p w14:paraId="1B2842A1" w14:textId="77777777" w:rsidR="00160A67" w:rsidRDefault="00000000">
      <w:pPr>
        <w:keepNext/>
        <w:spacing w:beforeLines="50" w:before="120" w:line="360" w:lineRule="auto"/>
        <w:jc w:val="both"/>
        <w:rPr>
          <w:rFonts w:ascii="Times New Roman" w:eastAsia="宋体" w:hAnsi="Times New Roman" w:cs="Times New Roman"/>
          <w:u w:val="single"/>
        </w:rPr>
      </w:pPr>
      <w:r>
        <w:rPr>
          <w:rFonts w:ascii="Times New Roman" w:eastAsia="宋体" w:hAnsi="Times New Roman" w:cs="Times New Roman"/>
          <w:u w:val="single"/>
        </w:rPr>
        <w:lastRenderedPageBreak/>
        <w:t>连续亏损</w:t>
      </w:r>
    </w:p>
    <w:p w14:paraId="7290E9C2"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在使用连续亏损定量筛选条件时，我们剔除了所有在</w:t>
      </w:r>
      <w:r>
        <w:rPr>
          <w:rFonts w:ascii="Times New Roman" w:eastAsia="宋体" w:hAnsi="Times New Roman" w:cs="Times New Roman"/>
          <w:color w:val="FF0000"/>
        </w:rPr>
        <w:t>【所有年度</w:t>
      </w:r>
      <w:r>
        <w:rPr>
          <w:rFonts w:ascii="Times New Roman" w:eastAsia="宋体" w:hAnsi="Times New Roman" w:cs="Times New Roman"/>
          <w:color w:val="FF0000"/>
        </w:rPr>
        <w:t>/</w:t>
      </w:r>
      <w:r>
        <w:rPr>
          <w:rFonts w:ascii="Times New Roman" w:eastAsia="宋体" w:hAnsi="Times New Roman" w:cs="Times New Roman"/>
          <w:color w:val="FF0000"/>
        </w:rPr>
        <w:t>任意两年】</w:t>
      </w:r>
      <w:r>
        <w:rPr>
          <w:rFonts w:ascii="Times New Roman" w:eastAsia="宋体" w:hAnsi="Times New Roman" w:cs="Times New Roman"/>
        </w:rPr>
        <w:t>年份中经营亏损的公司。</w:t>
      </w:r>
      <w:r>
        <w:rPr>
          <w:rFonts w:ascii="Times New Roman" w:eastAsia="宋体" w:hAnsi="Times New Roman" w:cs="Times New Roman"/>
          <w:color w:val="FF0000"/>
        </w:rPr>
        <w:t>【酌情修改】</w:t>
      </w:r>
    </w:p>
    <w:p w14:paraId="3C64BE6C" w14:textId="6022D618"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rPr>
        <w:t>连续亏损表明该公司面临较高的经营风险。相比之下，</w:t>
      </w:r>
      <w:del w:id="134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4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承担有限风险。</w:t>
      </w:r>
      <w:proofErr w:type="gramStart"/>
      <w:r>
        <w:rPr>
          <w:rFonts w:ascii="Times New Roman" w:eastAsia="宋体" w:hAnsi="Times New Roman" w:cs="Times New Roman"/>
          <w:color w:val="FF0000"/>
        </w:rPr>
        <w:t>【</w:t>
      </w:r>
      <w:proofErr w:type="gramEnd"/>
      <w:r>
        <w:rPr>
          <w:rFonts w:ascii="Times New Roman" w:eastAsia="宋体" w:hAnsi="Times New Roman" w:cs="Times New Roman"/>
          <w:color w:val="FF0000"/>
        </w:rPr>
        <w:t>或者，尽管</w:t>
      </w:r>
      <w:del w:id="134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proofErr w:type="gramStart"/>
      <w:ins w:id="1343" w:author="Tian Su" w:date="2024-12-30T11:34:00Z" w16du:dateUtc="2024-12-30T03:34:00Z">
        <w:r w:rsidR="00FE6E4A">
          <w:rPr>
            <w:rFonts w:ascii="Times New Roman" w:eastAsia="宋体" w:hAnsi="Times New Roman" w:cs="Times New Roman"/>
            <w:color w:val="FF0000"/>
          </w:rPr>
          <w:t>【</w:t>
        </w:r>
        <w:proofErr w:type="gramEnd"/>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proofErr w:type="gramStart"/>
        <w:r w:rsidR="00FE6E4A">
          <w:rPr>
            <w:rFonts w:ascii="Times New Roman" w:eastAsia="宋体" w:hAnsi="Times New Roman" w:cs="Times New Roman"/>
            <w:color w:val="FF0000"/>
          </w:rPr>
          <w:t>】</w:t>
        </w:r>
      </w:ins>
      <w:proofErr w:type="gramEnd"/>
      <w:r>
        <w:rPr>
          <w:rFonts w:ascii="Times New Roman" w:eastAsia="宋体" w:hAnsi="Times New Roman" w:cs="Times New Roman"/>
          <w:color w:val="FF0000"/>
        </w:rPr>
        <w:t>承担一定的风险，但其风险水平可以假定为低于连续亏损公司面临的风险水平。】</w:t>
      </w:r>
    </w:p>
    <w:p w14:paraId="7FEA1451" w14:textId="77777777" w:rsidR="00160A67" w:rsidRDefault="00160A67">
      <w:pPr>
        <w:spacing w:beforeLines="50" w:before="120" w:line="360" w:lineRule="auto"/>
        <w:ind w:firstLineChars="200" w:firstLine="480"/>
        <w:jc w:val="both"/>
        <w:rPr>
          <w:rFonts w:ascii="Times New Roman" w:eastAsia="宋体" w:hAnsi="Times New Roman" w:cs="Times New Roman"/>
        </w:rPr>
      </w:pPr>
    </w:p>
    <w:p w14:paraId="521A5485" w14:textId="77777777" w:rsidR="00160A67" w:rsidRDefault="00000000">
      <w:pPr>
        <w:keepNext/>
        <w:spacing w:beforeLines="50" w:before="120" w:line="360" w:lineRule="auto"/>
        <w:jc w:val="both"/>
        <w:rPr>
          <w:rFonts w:ascii="Times New Roman" w:eastAsia="宋体" w:hAnsi="Times New Roman" w:cs="Times New Roman"/>
          <w:u w:val="single"/>
        </w:rPr>
      </w:pPr>
      <w:r>
        <w:rPr>
          <w:rFonts w:ascii="Times New Roman" w:eastAsia="宋体" w:hAnsi="Times New Roman" w:cs="Times New Roman"/>
          <w:u w:val="single"/>
        </w:rPr>
        <w:t>研究开发费用筛选</w:t>
      </w:r>
    </w:p>
    <w:p w14:paraId="57295E23"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在应用研究开发费用筛选条件时，我们剔除了所有研发费用占收入比率超过</w:t>
      </w:r>
      <w:r>
        <w:rPr>
          <w:rFonts w:ascii="Times New Roman" w:eastAsia="宋体" w:hAnsi="Times New Roman" w:cs="Times New Roman"/>
          <w:color w:val="FF0000"/>
        </w:rPr>
        <w:t>【</w:t>
      </w:r>
      <w:r>
        <w:rPr>
          <w:rFonts w:ascii="Times New Roman" w:eastAsia="宋体" w:hAnsi="Times New Roman" w:cs="Times New Roman"/>
          <w:color w:val="FF0000"/>
        </w:rPr>
        <w:t>3%</w:t>
      </w:r>
      <w:r>
        <w:rPr>
          <w:rFonts w:ascii="Times New Roman" w:eastAsia="宋体" w:hAnsi="Times New Roman" w:cs="Times New Roman"/>
          <w:color w:val="FF0000"/>
        </w:rPr>
        <w:t>】</w:t>
      </w:r>
      <w:r>
        <w:rPr>
          <w:rFonts w:ascii="Times New Roman" w:eastAsia="宋体" w:hAnsi="Times New Roman" w:cs="Times New Roman"/>
        </w:rPr>
        <w:t>的公司。</w:t>
      </w:r>
    </w:p>
    <w:p w14:paraId="690D4D2A" w14:textId="337C31D5"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研究开发费用指标可以表明潜在可比公司从功能、风险和资产角度是否与</w:t>
      </w:r>
      <w:del w:id="134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4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不可比。只有当公司主导研发活动时，公司才会披露研究开发费用；如果公司仅应客户要求执行合约研发功能，他们将不会披露研发费用。研发活动的风险相对较高，因为研究与开发活动是否会产生预期的结果是具有不确定性的。此外，具有较高研发费用的公司通常拥有有价值的无形资产</w:t>
      </w:r>
      <w:r>
        <w:rPr>
          <w:rFonts w:ascii="Times New Roman" w:eastAsia="宋体" w:hAnsi="Times New Roman" w:cs="Times New Roman"/>
        </w:rPr>
        <w:t>——</w:t>
      </w:r>
      <w:r>
        <w:rPr>
          <w:rFonts w:ascii="Times New Roman" w:eastAsia="宋体" w:hAnsi="Times New Roman" w:cs="Times New Roman"/>
        </w:rPr>
        <w:t>至少，他们正在试图开发这种资产。</w:t>
      </w:r>
      <w:r>
        <w:rPr>
          <w:rFonts w:ascii="Times New Roman" w:eastAsia="宋体" w:hAnsi="Times New Roman" w:cs="Times New Roman"/>
        </w:rPr>
        <w:t xml:space="preserve"> </w:t>
      </w:r>
    </w:p>
    <w:p w14:paraId="3E56260A"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未能披露研发费用并不一定意味着该公司不进行研发活动或者不拥有有价值的无形资产。不同的会计准则对于何时以及是否需要披露研发费用具有不同的要求。因此，在人工筛选过程中，我们也尝试识别以及剔除具有研发功能或者拥有无形资产的公司。</w:t>
      </w:r>
    </w:p>
    <w:p w14:paraId="09FE290D" w14:textId="77777777" w:rsidR="00160A67" w:rsidRDefault="00000000">
      <w:pPr>
        <w:keepNext/>
        <w:spacing w:beforeLines="50" w:before="120" w:line="360" w:lineRule="auto"/>
        <w:jc w:val="both"/>
        <w:rPr>
          <w:rFonts w:ascii="Times New Roman" w:eastAsia="宋体" w:hAnsi="Times New Roman" w:cs="Times New Roman"/>
          <w:u w:val="single"/>
        </w:rPr>
      </w:pPr>
      <w:r>
        <w:rPr>
          <w:rFonts w:ascii="Times New Roman" w:eastAsia="宋体" w:hAnsi="Times New Roman" w:cs="Times New Roman"/>
          <w:u w:val="single"/>
        </w:rPr>
        <w:t>销售费用的筛选</w:t>
      </w:r>
    </w:p>
    <w:p w14:paraId="76797BE9"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在应用销售费用筛选条件时，我们剔除了销售费用占收入平均水平超过</w:t>
      </w:r>
      <w:r>
        <w:rPr>
          <w:rFonts w:ascii="Times New Roman" w:eastAsia="宋体" w:hAnsi="Times New Roman" w:cs="Times New Roman"/>
          <w:color w:val="FF0000"/>
        </w:rPr>
        <w:t>【</w:t>
      </w:r>
      <w:r>
        <w:rPr>
          <w:rFonts w:ascii="Times New Roman" w:eastAsia="宋体" w:hAnsi="Times New Roman" w:cs="Times New Roman"/>
          <w:color w:val="FF0000"/>
        </w:rPr>
        <w:t>15%</w:t>
      </w:r>
      <w:r>
        <w:rPr>
          <w:rFonts w:ascii="Times New Roman" w:eastAsia="宋体" w:hAnsi="Times New Roman" w:cs="Times New Roman"/>
          <w:color w:val="FF0000"/>
        </w:rPr>
        <w:t>】</w:t>
      </w:r>
      <w:r>
        <w:rPr>
          <w:rFonts w:ascii="Times New Roman" w:eastAsia="宋体" w:hAnsi="Times New Roman" w:cs="Times New Roman"/>
        </w:rPr>
        <w:t>的公司。</w:t>
      </w:r>
    </w:p>
    <w:p w14:paraId="2D938F95"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与研发费用类似，广告、营销和促销费用可以表明公司的无形资产开发风险和拥有潜在有价值营销性无形资产的程度。虽然</w:t>
      </w:r>
      <w:r>
        <w:rPr>
          <w:rFonts w:ascii="Times New Roman" w:eastAsia="宋体" w:hAnsi="Times New Roman" w:cs="Times New Roman"/>
        </w:rPr>
        <w:t>TP Catalyst</w:t>
      </w:r>
      <w:r>
        <w:rPr>
          <w:rFonts w:ascii="Times New Roman" w:eastAsia="宋体" w:hAnsi="Times New Roman" w:cs="Times New Roman"/>
        </w:rPr>
        <w:t>数据库中未提供广告、营销和促销费用的数据，但它将</w:t>
      </w:r>
      <w:r>
        <w:rPr>
          <w:rFonts w:ascii="Times New Roman" w:eastAsia="宋体" w:hAnsi="Times New Roman" w:cs="Times New Roman"/>
        </w:rPr>
        <w:t>“</w:t>
      </w:r>
      <w:r>
        <w:rPr>
          <w:rFonts w:ascii="Times New Roman" w:eastAsia="宋体" w:hAnsi="Times New Roman" w:cs="Times New Roman"/>
        </w:rPr>
        <w:t>销售费用</w:t>
      </w:r>
      <w:r>
        <w:rPr>
          <w:rFonts w:ascii="Times New Roman" w:eastAsia="宋体" w:hAnsi="Times New Roman" w:cs="Times New Roman"/>
        </w:rPr>
        <w:t>”</w:t>
      </w:r>
      <w:r>
        <w:rPr>
          <w:rFonts w:ascii="Times New Roman" w:eastAsia="宋体" w:hAnsi="Times New Roman" w:cs="Times New Roman"/>
        </w:rPr>
        <w:t>与一般行政管理费用区分开来。如果该公司的销售费用相对较高，这也可能表明其有重大的广告、营销和促销费用支出。</w:t>
      </w:r>
    </w:p>
    <w:p w14:paraId="10F81D60" w14:textId="3E908D6C"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lastRenderedPageBreak/>
        <w:t>相比之下，在</w:t>
      </w:r>
      <w:del w:id="134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4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的经营活动未发生大量的广告、营销和促销费用，也不拥有重大的营销性无形资产。</w:t>
      </w:r>
    </w:p>
    <w:p w14:paraId="198BA1FA" w14:textId="59FA5ECD" w:rsidR="00160A67" w:rsidRDefault="00000000">
      <w:pPr>
        <w:spacing w:beforeLines="50" w:before="120" w:line="360" w:lineRule="auto"/>
        <w:ind w:firstLineChars="200" w:firstLine="480"/>
        <w:jc w:val="both"/>
        <w:rPr>
          <w:rFonts w:ascii="Times New Roman" w:eastAsia="宋体" w:hAnsi="Times New Roman" w:cs="Times New Roman"/>
        </w:rPr>
      </w:pPr>
      <w:proofErr w:type="gramStart"/>
      <w:r>
        <w:rPr>
          <w:rFonts w:ascii="Times New Roman" w:eastAsia="宋体" w:hAnsi="Times New Roman" w:cs="Times New Roman"/>
          <w:color w:val="FF0000"/>
        </w:rPr>
        <w:t>【</w:t>
      </w:r>
      <w:proofErr w:type="gramEnd"/>
      <w:r>
        <w:rPr>
          <w:rFonts w:ascii="Times New Roman" w:eastAsia="宋体" w:hAnsi="Times New Roman" w:cs="Times New Roman"/>
          <w:color w:val="FF0000"/>
        </w:rPr>
        <w:t>如果</w:t>
      </w:r>
      <w:del w:id="134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proofErr w:type="gramStart"/>
      <w:ins w:id="1349" w:author="Tian Su" w:date="2024-12-30T11:34:00Z" w16du:dateUtc="2024-12-30T03:34:00Z">
        <w:r w:rsidR="00FE6E4A">
          <w:rPr>
            <w:rFonts w:ascii="Times New Roman" w:eastAsia="宋体" w:hAnsi="Times New Roman" w:cs="Times New Roman"/>
            <w:color w:val="FF0000"/>
          </w:rPr>
          <w:t>【</w:t>
        </w:r>
        <w:proofErr w:type="gramEnd"/>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proofErr w:type="gramStart"/>
        <w:r w:rsidR="00FE6E4A">
          <w:rPr>
            <w:rFonts w:ascii="Times New Roman" w:eastAsia="宋体" w:hAnsi="Times New Roman" w:cs="Times New Roman"/>
            <w:color w:val="FF0000"/>
          </w:rPr>
          <w:t>】</w:t>
        </w:r>
      </w:ins>
      <w:proofErr w:type="gramEnd"/>
      <w:r>
        <w:rPr>
          <w:rFonts w:ascii="Times New Roman" w:eastAsia="宋体" w:hAnsi="Times New Roman" w:cs="Times New Roman"/>
          <w:color w:val="FF0000"/>
        </w:rPr>
        <w:t>是合约生产商，请补充：</w:t>
      </w:r>
      <w:proofErr w:type="gramStart"/>
      <w:r>
        <w:rPr>
          <w:rFonts w:ascii="Times New Roman" w:eastAsia="宋体" w:hAnsi="Times New Roman" w:cs="Times New Roman"/>
          <w:color w:val="FF0000"/>
        </w:rPr>
        <w:t>】</w:t>
      </w:r>
      <w:proofErr w:type="gramEnd"/>
      <w:r>
        <w:rPr>
          <w:rFonts w:ascii="Times New Roman" w:eastAsia="宋体" w:hAnsi="Times New Roman" w:cs="Times New Roman"/>
        </w:rPr>
        <w:t>由于</w:t>
      </w:r>
      <w:del w:id="135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5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是一家将产品</w:t>
      </w:r>
      <w:r>
        <w:rPr>
          <w:rFonts w:ascii="Times New Roman" w:eastAsia="宋体" w:hAnsi="Times New Roman" w:cs="Times New Roman"/>
          <w:color w:val="FF0000"/>
        </w:rPr>
        <w:t>【独家</w:t>
      </w:r>
      <w:r>
        <w:rPr>
          <w:rFonts w:ascii="Times New Roman" w:eastAsia="宋体" w:hAnsi="Times New Roman" w:cs="Times New Roman"/>
          <w:color w:val="FF0000"/>
        </w:rPr>
        <w:t>/</w:t>
      </w:r>
      <w:r>
        <w:rPr>
          <w:rFonts w:ascii="Times New Roman" w:eastAsia="宋体" w:hAnsi="Times New Roman" w:cs="Times New Roman"/>
          <w:color w:val="FF0000"/>
        </w:rPr>
        <w:t>主要】</w:t>
      </w:r>
      <w:r>
        <w:rPr>
          <w:rFonts w:ascii="Times New Roman" w:eastAsia="宋体" w:hAnsi="Times New Roman" w:cs="Times New Roman"/>
        </w:rPr>
        <w:t>出售给关联方的生产商，其整体销售费用极低。通常不可能找到与</w:t>
      </w:r>
      <w:del w:id="135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5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在销售活动方面同样有限的独立生产商。事实上，即使是合约生产商也必须承担发现并保留客户的职能。因此，独立制造商的销售费用支出越低，该公司与</w:t>
      </w:r>
      <w:del w:id="135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5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的可比程度就越高。</w:t>
      </w:r>
    </w:p>
    <w:p w14:paraId="1CD1ACD8" w14:textId="77777777" w:rsidR="00160A67" w:rsidRDefault="00160A67">
      <w:pPr>
        <w:jc w:val="both"/>
        <w:rPr>
          <w:rFonts w:ascii="Arial" w:eastAsia="黑体" w:hAnsi="Arial" w:cs="Arial"/>
        </w:rPr>
      </w:pPr>
    </w:p>
    <w:p w14:paraId="32E096B6" w14:textId="77777777" w:rsidR="00160A67" w:rsidRDefault="00000000">
      <w:pPr>
        <w:keepNext/>
        <w:spacing w:beforeLines="50" w:before="120" w:line="360" w:lineRule="auto"/>
        <w:jc w:val="both"/>
        <w:rPr>
          <w:rFonts w:ascii="Times New Roman" w:eastAsia="宋体" w:hAnsi="Times New Roman" w:cs="Times New Roman"/>
          <w:u w:val="single"/>
        </w:rPr>
      </w:pPr>
      <w:r>
        <w:rPr>
          <w:rFonts w:ascii="Times New Roman" w:eastAsia="宋体" w:hAnsi="Times New Roman" w:cs="Times New Roman"/>
          <w:u w:val="single"/>
        </w:rPr>
        <w:t>存货的筛选</w:t>
      </w:r>
    </w:p>
    <w:p w14:paraId="6D029F74" w14:textId="77777777" w:rsidR="00160A67" w:rsidRDefault="00160A67">
      <w:pPr>
        <w:keepNext/>
        <w:jc w:val="both"/>
        <w:rPr>
          <w:rFonts w:ascii="Arial" w:eastAsia="黑体" w:hAnsi="Arial" w:cs="Arial"/>
        </w:rPr>
      </w:pPr>
    </w:p>
    <w:p w14:paraId="18AC0F18"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在应用存货的筛选条件时，我们剔除平均库存占收入比率超过</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10%</w:t>
      </w:r>
      <w:r>
        <w:rPr>
          <w:rStyle w:val="aff9"/>
          <w:rFonts w:ascii="Times New Roman" w:eastAsia="宋体" w:hAnsi="Times New Roman" w:cs="Times New Roman"/>
          <w:color w:val="FF0000"/>
        </w:rPr>
        <w:t>】</w:t>
      </w:r>
      <w:r>
        <w:rPr>
          <w:rFonts w:ascii="Times New Roman" w:eastAsia="宋体" w:hAnsi="Times New Roman" w:cs="Times New Roman"/>
        </w:rPr>
        <w:t>的所有公司。</w:t>
      </w:r>
    </w:p>
    <w:p w14:paraId="1BCBB934" w14:textId="10A6C5D5" w:rsidR="00160A67" w:rsidRDefault="00000000">
      <w:pPr>
        <w:spacing w:beforeLines="50" w:before="120" w:line="360" w:lineRule="auto"/>
        <w:ind w:firstLineChars="200" w:firstLine="480"/>
        <w:jc w:val="both"/>
        <w:rPr>
          <w:rFonts w:ascii="Times New Roman" w:eastAsia="宋体" w:hAnsi="Times New Roman" w:cs="Times New Roman"/>
        </w:rPr>
      </w:pPr>
      <w:del w:id="135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5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拥有</w:t>
      </w:r>
      <w:r>
        <w:rPr>
          <w:rStyle w:val="aff9"/>
          <w:rFonts w:ascii="Times New Roman" w:eastAsia="宋体" w:hAnsi="Times New Roman" w:cs="Times New Roman"/>
          <w:color w:val="FF0000"/>
        </w:rPr>
        <w:t>【很少</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不拥有】</w:t>
      </w:r>
      <w:r>
        <w:rPr>
          <w:rFonts w:ascii="Times New Roman" w:eastAsia="宋体" w:hAnsi="Times New Roman" w:cs="Times New Roman"/>
        </w:rPr>
        <w:t>库存，因为</w:t>
      </w:r>
      <w:r>
        <w:rPr>
          <w:rStyle w:val="aff9"/>
          <w:rFonts w:ascii="Times New Roman" w:eastAsia="宋体" w:hAnsi="Times New Roman" w:cs="Times New Roman"/>
          <w:color w:val="FF0000"/>
        </w:rPr>
        <w:t>【请说明原因：例如分销商只拥有即时库存或生产商只根据确定的订单进行生产】</w:t>
      </w:r>
      <w:r>
        <w:rPr>
          <w:rFonts w:ascii="Times New Roman" w:eastAsia="宋体" w:hAnsi="Times New Roman" w:cs="Times New Roman"/>
        </w:rPr>
        <w:t>。事实上，在</w:t>
      </w:r>
      <w:del w:id="1358" w:author="Tian Su" w:date="2024-12-30T11:30:00Z" w16du:dateUtc="2024-12-30T03:30:00Z">
        <w:r w:rsidDel="00FE6E4A">
          <w:rPr>
            <w:rFonts w:ascii="Times New Roman" w:eastAsia="宋体" w:hAnsi="Times New Roman" w:cs="Times New Roman"/>
            <w:color w:val="FF0000"/>
          </w:rPr>
          <w:delText>20XX</w:delText>
        </w:r>
      </w:del>
      <w:ins w:id="1359"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年年底，</w:t>
      </w:r>
      <w:del w:id="136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6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的库存收入比率只有</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w:t>
      </w:r>
      <w:r>
        <w:rPr>
          <w:rFonts w:ascii="Times New Roman" w:eastAsia="宋体" w:hAnsi="Times New Roman" w:cs="Times New Roman"/>
        </w:rPr>
        <w:t>。保持较高的库存水平表明公司在功能（例如，库存管理功能）、风险（例如，存货销毁的风险）和资产（例如，仓库以及存货本身）方面并不可比。</w:t>
      </w:r>
    </w:p>
    <w:p w14:paraId="718CBD2E" w14:textId="77777777" w:rsidR="00160A67" w:rsidRDefault="00000000">
      <w:pPr>
        <w:keepNext/>
        <w:spacing w:beforeLines="50" w:before="120" w:line="360" w:lineRule="auto"/>
        <w:jc w:val="both"/>
        <w:rPr>
          <w:rFonts w:ascii="Times New Roman" w:eastAsia="宋体" w:hAnsi="Times New Roman" w:cs="Times New Roman"/>
          <w:u w:val="single"/>
        </w:rPr>
      </w:pPr>
      <w:r>
        <w:rPr>
          <w:rFonts w:ascii="Times New Roman" w:eastAsia="宋体" w:hAnsi="Times New Roman" w:cs="Times New Roman"/>
          <w:u w:val="single"/>
        </w:rPr>
        <w:t>固定资产的筛选</w:t>
      </w:r>
    </w:p>
    <w:p w14:paraId="3F427DE1"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在应用固定资产的筛选条件时，我们剔除平均固定资产占收入比率大于</w:t>
      </w:r>
      <w:r>
        <w:rPr>
          <w:rStyle w:val="aff9"/>
          <w:rFonts w:ascii="Times New Roman" w:eastAsia="宋体" w:hAnsi="Times New Roman" w:cs="Times New Roman"/>
          <w:color w:val="FF0000"/>
          <w:shd w:val="clear" w:color="auto" w:fill="FFFFFF" w:themeFill="background1"/>
        </w:rPr>
        <w:t>【</w:t>
      </w:r>
      <w:r>
        <w:rPr>
          <w:rStyle w:val="aff9"/>
          <w:rFonts w:ascii="Times New Roman" w:eastAsia="宋体" w:hAnsi="Times New Roman" w:cs="Times New Roman"/>
          <w:color w:val="FF0000"/>
          <w:shd w:val="clear" w:color="auto" w:fill="FFFFFF" w:themeFill="background1"/>
        </w:rPr>
        <w:t>20%</w:t>
      </w:r>
      <w:r>
        <w:rPr>
          <w:rStyle w:val="aff9"/>
          <w:rFonts w:ascii="Times New Roman" w:eastAsia="宋体" w:hAnsi="Times New Roman" w:cs="Times New Roman"/>
          <w:color w:val="FF0000"/>
          <w:shd w:val="clear" w:color="auto" w:fill="FFFFFF" w:themeFill="background1"/>
        </w:rPr>
        <w:t>】</w:t>
      </w:r>
      <w:r>
        <w:rPr>
          <w:rFonts w:ascii="Times New Roman" w:eastAsia="宋体" w:hAnsi="Times New Roman" w:cs="Times New Roman"/>
        </w:rPr>
        <w:t>的公司。</w:t>
      </w:r>
    </w:p>
    <w:p w14:paraId="74E3F76D" w14:textId="690038FE"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独立公司期望获得固定资产投资的资本回报，以证明长期投资的合理性。此外，拥有固定资产需要承担某些具体的功能和风险。</w:t>
      </w:r>
      <w:del w:id="136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6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不拥有重大的固定资产：在</w:t>
      </w:r>
      <w:del w:id="1364" w:author="Tian Su" w:date="2024-12-30T11:30:00Z" w16du:dateUtc="2024-12-30T03:30:00Z">
        <w:r w:rsidDel="00FE6E4A">
          <w:rPr>
            <w:rFonts w:ascii="Times New Roman" w:eastAsia="宋体" w:hAnsi="Times New Roman" w:cs="Times New Roman"/>
            <w:color w:val="FF0000"/>
          </w:rPr>
          <w:delText>20XX</w:delText>
        </w:r>
      </w:del>
      <w:ins w:id="1365"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年年底，公司的固定资产占收入比率为</w:t>
      </w:r>
      <w:r>
        <w:rPr>
          <w:rStyle w:val="aff9"/>
          <w:rFonts w:ascii="Times New Roman" w:eastAsia="宋体" w:hAnsi="Times New Roman" w:cs="Times New Roman"/>
          <w:color w:val="FF0000"/>
          <w:shd w:val="clear" w:color="auto" w:fill="FFFFFF" w:themeFill="background1"/>
        </w:rPr>
        <w:t>【</w:t>
      </w:r>
      <w:r>
        <w:rPr>
          <w:rStyle w:val="aff9"/>
          <w:rFonts w:ascii="Times New Roman" w:eastAsia="宋体" w:hAnsi="Times New Roman" w:cs="Times New Roman"/>
          <w:color w:val="FF0000"/>
          <w:shd w:val="clear" w:color="auto" w:fill="FFFFFF" w:themeFill="background1"/>
        </w:rPr>
        <w:t>XX%</w:t>
      </w:r>
      <w:r>
        <w:rPr>
          <w:rStyle w:val="aff9"/>
          <w:rFonts w:ascii="Times New Roman" w:eastAsia="宋体" w:hAnsi="Times New Roman" w:cs="Times New Roman"/>
          <w:color w:val="FF0000"/>
          <w:shd w:val="clear" w:color="auto" w:fill="FFFFFF" w:themeFill="background1"/>
        </w:rPr>
        <w:t>】</w:t>
      </w:r>
      <w:r>
        <w:rPr>
          <w:rFonts w:ascii="Times New Roman" w:eastAsia="宋体" w:hAnsi="Times New Roman" w:cs="Times New Roman"/>
        </w:rPr>
        <w:t>。因此，具有大量固定资产的公司不能被视为可比公司。</w:t>
      </w:r>
    </w:p>
    <w:p w14:paraId="689816DE" w14:textId="77777777" w:rsidR="00160A67" w:rsidRDefault="00000000">
      <w:pPr>
        <w:keepNext/>
        <w:spacing w:beforeLines="50" w:before="120" w:line="360" w:lineRule="auto"/>
        <w:jc w:val="both"/>
        <w:rPr>
          <w:rFonts w:ascii="Times New Roman" w:eastAsia="宋体" w:hAnsi="Times New Roman" w:cs="Times New Roman"/>
          <w:u w:val="single"/>
        </w:rPr>
      </w:pPr>
      <w:r>
        <w:rPr>
          <w:rFonts w:ascii="Times New Roman" w:eastAsia="宋体" w:hAnsi="Times New Roman" w:cs="Times New Roman"/>
          <w:u w:val="single"/>
        </w:rPr>
        <w:t>经营性资产的筛选</w:t>
      </w:r>
    </w:p>
    <w:p w14:paraId="2DB22FAC"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在应用经营性资产筛选条件时，我们剔除了平均营业资产占收入比率小于</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w:t>
      </w:r>
      <w:r>
        <w:rPr>
          <w:rFonts w:ascii="Times New Roman" w:eastAsia="宋体" w:hAnsi="Times New Roman" w:cs="Times New Roman"/>
        </w:rPr>
        <w:t>或大于</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ZZ%</w:t>
      </w:r>
      <w:r>
        <w:rPr>
          <w:rStyle w:val="aff9"/>
          <w:rFonts w:ascii="Times New Roman" w:eastAsia="宋体" w:hAnsi="Times New Roman" w:cs="Times New Roman"/>
          <w:color w:val="FF0000"/>
        </w:rPr>
        <w:t>】</w:t>
      </w:r>
      <w:r>
        <w:rPr>
          <w:rFonts w:ascii="Times New Roman" w:eastAsia="宋体" w:hAnsi="Times New Roman" w:cs="Times New Roman"/>
        </w:rPr>
        <w:t>的公司。</w:t>
      </w:r>
    </w:p>
    <w:p w14:paraId="27DB97FA" w14:textId="50707B9D"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lastRenderedPageBreak/>
        <w:t>独立公司需要获得经营性资产投资的资本回报。正因为如此，经济学家往往更倾向于把资产回报率作为利润水平指标。我们并未选择资产回报率作为利润水平指标用于交易净利润法的分析，主要出于对资产负债表上资产计量可靠性的顾虑。</w:t>
      </w: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如果适用请补充：实际上，因为</w:t>
      </w:r>
      <w:del w:id="136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proofErr w:type="gramStart"/>
      <w:ins w:id="1367" w:author="Tian Su" w:date="2024-12-30T11:34:00Z" w16du:dateUtc="2024-12-30T03:34:00Z">
        <w:r w:rsidR="00FE6E4A">
          <w:rPr>
            <w:rFonts w:ascii="Times New Roman" w:eastAsia="宋体" w:hAnsi="Times New Roman" w:cs="Times New Roman"/>
            <w:color w:val="FF0000"/>
          </w:rPr>
          <w:t>【</w:t>
        </w:r>
        <w:proofErr w:type="gramEnd"/>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proofErr w:type="gramStart"/>
        <w:r w:rsidR="00FE6E4A">
          <w:rPr>
            <w:rFonts w:ascii="Times New Roman" w:eastAsia="宋体" w:hAnsi="Times New Roman" w:cs="Times New Roman"/>
            <w:color w:val="FF0000"/>
          </w:rPr>
          <w:t>】</w:t>
        </w:r>
      </w:ins>
      <w:proofErr w:type="gramEnd"/>
      <w:r>
        <w:rPr>
          <w:rStyle w:val="aff9"/>
          <w:rFonts w:ascii="Times New Roman" w:eastAsia="宋体" w:hAnsi="Times New Roman" w:cs="Times New Roman"/>
          <w:color w:val="FF0000"/>
        </w:rPr>
        <w:t>的业务属于相对资产密集型，</w:t>
      </w:r>
      <w:r>
        <w:rPr>
          <w:rFonts w:ascii="Times New Roman" w:eastAsia="宋体" w:hAnsi="Times New Roman" w:cs="Times New Roman"/>
          <w:color w:val="FF0000"/>
        </w:rPr>
        <w:t>资产回报率</w:t>
      </w:r>
      <w:r>
        <w:rPr>
          <w:rStyle w:val="aff9"/>
          <w:rFonts w:ascii="Times New Roman" w:eastAsia="宋体" w:hAnsi="Times New Roman" w:cs="Times New Roman"/>
          <w:color w:val="FF0000"/>
        </w:rPr>
        <w:t>曾被认真考虑。</w:t>
      </w:r>
      <w:proofErr w:type="gramStart"/>
      <w:r>
        <w:rPr>
          <w:rStyle w:val="aff9"/>
          <w:rFonts w:ascii="Times New Roman" w:eastAsia="宋体" w:hAnsi="Times New Roman" w:cs="Times New Roman"/>
          <w:color w:val="FF0000"/>
        </w:rPr>
        <w:t>】</w:t>
      </w:r>
      <w:proofErr w:type="gramEnd"/>
      <w:r>
        <w:rPr>
          <w:rFonts w:ascii="Times New Roman" w:eastAsia="宋体" w:hAnsi="Times New Roman" w:cs="Times New Roman"/>
        </w:rPr>
        <w:t>使用经营性资产筛选条件允许我们从理论上获得使用资产回报率的一些好处，同时减少相关的资产度量问题。在</w:t>
      </w:r>
      <w:del w:id="1368" w:author="Tian Su" w:date="2024-12-30T11:30:00Z" w16du:dateUtc="2024-12-30T03:30:00Z">
        <w:r w:rsidDel="00FE6E4A">
          <w:rPr>
            <w:rFonts w:ascii="Times New Roman" w:eastAsia="宋体" w:hAnsi="Times New Roman" w:cs="Times New Roman"/>
            <w:color w:val="FF0000"/>
          </w:rPr>
          <w:delText>20XX</w:delText>
        </w:r>
      </w:del>
      <w:ins w:id="1369"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年末，</w:t>
      </w:r>
      <w:del w:id="137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7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的经营性资产占收入的比率为</w:t>
      </w:r>
      <w:r>
        <w:rPr>
          <w:rFonts w:ascii="Times New Roman" w:eastAsia="宋体" w:hAnsi="Times New Roman" w:cs="Times New Roman"/>
          <w:color w:val="FF0000"/>
        </w:rPr>
        <w:t>【</w:t>
      </w:r>
      <w:r>
        <w:rPr>
          <w:rFonts w:ascii="Times New Roman" w:eastAsia="宋体" w:hAnsi="Times New Roman" w:cs="Times New Roman"/>
          <w:color w:val="FF0000"/>
        </w:rPr>
        <w:t>YY%</w:t>
      </w:r>
      <w:r>
        <w:rPr>
          <w:rFonts w:ascii="Times New Roman" w:eastAsia="宋体" w:hAnsi="Times New Roman" w:cs="Times New Roman"/>
          <w:color w:val="FF0000"/>
        </w:rPr>
        <w:t>】</w:t>
      </w:r>
      <w:r>
        <w:rPr>
          <w:rFonts w:ascii="Times New Roman" w:eastAsia="宋体" w:hAnsi="Times New Roman" w:cs="Times New Roman"/>
        </w:rPr>
        <w:t>。因此，我们将经营性资产比率高于</w:t>
      </w:r>
      <w:del w:id="137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7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20%</w:t>
      </w:r>
      <w:r>
        <w:rPr>
          <w:rStyle w:val="aff9"/>
          <w:rFonts w:ascii="Times New Roman" w:eastAsia="宋体" w:hAnsi="Times New Roman" w:cs="Times New Roman"/>
          <w:color w:val="FF0000"/>
        </w:rPr>
        <w:t>】</w:t>
      </w:r>
      <w:r>
        <w:rPr>
          <w:rFonts w:ascii="Times New Roman" w:eastAsia="宋体" w:hAnsi="Times New Roman" w:cs="Times New Roman"/>
        </w:rPr>
        <w:t>或低于前述</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20%</w:t>
      </w:r>
      <w:r>
        <w:rPr>
          <w:rStyle w:val="aff9"/>
          <w:rFonts w:ascii="Times New Roman" w:eastAsia="宋体" w:hAnsi="Times New Roman" w:cs="Times New Roman"/>
          <w:color w:val="FF0000"/>
        </w:rPr>
        <w:t>】</w:t>
      </w:r>
      <w:r>
        <w:rPr>
          <w:rFonts w:ascii="Times New Roman" w:eastAsia="宋体" w:hAnsi="Times New Roman" w:cs="Times New Roman"/>
        </w:rPr>
        <w:t>的公司进行剔除。</w:t>
      </w:r>
    </w:p>
    <w:p w14:paraId="2E621808" w14:textId="77777777" w:rsidR="00160A67" w:rsidRDefault="00000000">
      <w:pPr>
        <w:keepNext/>
        <w:spacing w:beforeLines="50" w:before="120" w:line="360" w:lineRule="auto"/>
        <w:jc w:val="both"/>
        <w:rPr>
          <w:rFonts w:ascii="Times New Roman" w:eastAsia="宋体" w:hAnsi="Times New Roman" w:cs="Times New Roman"/>
          <w:u w:val="single"/>
        </w:rPr>
      </w:pPr>
      <w:r>
        <w:rPr>
          <w:rFonts w:ascii="Times New Roman" w:eastAsia="宋体" w:hAnsi="Times New Roman" w:cs="Times New Roman"/>
          <w:u w:val="single"/>
        </w:rPr>
        <w:t>营业费用的筛选</w:t>
      </w:r>
    </w:p>
    <w:p w14:paraId="0440A5F4"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在应用营业费用筛选条件时，我们剔除了平均营业费用占收入比率大于</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15%</w:t>
      </w:r>
      <w:r>
        <w:rPr>
          <w:rStyle w:val="aff9"/>
          <w:rFonts w:ascii="Times New Roman" w:eastAsia="宋体" w:hAnsi="Times New Roman" w:cs="Times New Roman"/>
          <w:color w:val="FF0000"/>
        </w:rPr>
        <w:t>】</w:t>
      </w:r>
      <w:r>
        <w:rPr>
          <w:rFonts w:ascii="Times New Roman" w:eastAsia="宋体" w:hAnsi="Times New Roman" w:cs="Times New Roman"/>
        </w:rPr>
        <w:t>的公司。</w:t>
      </w:r>
    </w:p>
    <w:p w14:paraId="3F2B3A36" w14:textId="5848B914"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低水平的营业费用是</w:t>
      </w:r>
      <w:r>
        <w:rPr>
          <w:rFonts w:ascii="Times New Roman" w:eastAsia="宋体" w:hAnsi="Times New Roman" w:cs="Times New Roman"/>
        </w:rPr>
        <w:t>“</w:t>
      </w:r>
      <w:r>
        <w:rPr>
          <w:rFonts w:ascii="Times New Roman" w:eastAsia="宋体" w:hAnsi="Times New Roman" w:cs="Times New Roman"/>
        </w:rPr>
        <w:t>简单</w:t>
      </w:r>
      <w:r>
        <w:rPr>
          <w:rFonts w:ascii="Times New Roman" w:eastAsia="宋体" w:hAnsi="Times New Roman" w:cs="Times New Roman"/>
        </w:rPr>
        <w:t>”</w:t>
      </w:r>
      <w:r>
        <w:rPr>
          <w:rFonts w:ascii="Times New Roman" w:eastAsia="宋体" w:hAnsi="Times New Roman" w:cs="Times New Roman"/>
        </w:rPr>
        <w:t>分销商的标志。这时即使业务活动带来重大的潜在销售收入，公司所承担的功能的复杂程度也不重大。在这种情况下，营业费用而不是营业成本更能够代表公司的增值活动。</w:t>
      </w:r>
      <w:del w:id="137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7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可以定义为一家</w:t>
      </w:r>
      <w:r>
        <w:rPr>
          <w:rFonts w:ascii="Times New Roman" w:eastAsia="宋体" w:hAnsi="Times New Roman" w:cs="Times New Roman"/>
        </w:rPr>
        <w:t>“</w:t>
      </w:r>
      <w:r>
        <w:rPr>
          <w:rFonts w:ascii="Times New Roman" w:eastAsia="宋体" w:hAnsi="Times New Roman" w:cs="Times New Roman"/>
        </w:rPr>
        <w:t>简单</w:t>
      </w:r>
      <w:r>
        <w:rPr>
          <w:rFonts w:ascii="Times New Roman" w:eastAsia="宋体" w:hAnsi="Times New Roman" w:cs="Times New Roman"/>
        </w:rPr>
        <w:t>”</w:t>
      </w:r>
      <w:r>
        <w:rPr>
          <w:rFonts w:ascii="Times New Roman" w:eastAsia="宋体" w:hAnsi="Times New Roman" w:cs="Times New Roman"/>
        </w:rPr>
        <w:t>分销商：在</w:t>
      </w:r>
      <w:del w:id="1376" w:author="Tian Su" w:date="2024-12-30T11:30:00Z" w16du:dateUtc="2024-12-30T03:30:00Z">
        <w:r w:rsidDel="00FE6E4A">
          <w:rPr>
            <w:rFonts w:ascii="Times New Roman" w:eastAsia="宋体" w:hAnsi="Times New Roman" w:cs="Times New Roman"/>
            <w:color w:val="FF0000"/>
          </w:rPr>
          <w:delText>20XX</w:delText>
        </w:r>
      </w:del>
      <w:ins w:id="1377"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财年，其营业费用占收入的比例仅为</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w:t>
      </w:r>
      <w:r>
        <w:rPr>
          <w:rFonts w:ascii="Times New Roman" w:eastAsia="宋体" w:hAnsi="Times New Roman" w:cs="Times New Roman"/>
        </w:rPr>
        <w:t>。对于</w:t>
      </w:r>
      <w:r>
        <w:rPr>
          <w:rFonts w:ascii="Times New Roman" w:eastAsia="宋体" w:hAnsi="Times New Roman" w:cs="Times New Roman"/>
        </w:rPr>
        <w:t>“</w:t>
      </w:r>
      <w:r>
        <w:rPr>
          <w:rFonts w:ascii="Times New Roman" w:eastAsia="宋体" w:hAnsi="Times New Roman" w:cs="Times New Roman"/>
        </w:rPr>
        <w:t>简单</w:t>
      </w:r>
      <w:r>
        <w:rPr>
          <w:rFonts w:ascii="Times New Roman" w:eastAsia="宋体" w:hAnsi="Times New Roman" w:cs="Times New Roman"/>
        </w:rPr>
        <w:t>”</w:t>
      </w:r>
      <w:r>
        <w:rPr>
          <w:rFonts w:ascii="Times New Roman" w:eastAsia="宋体" w:hAnsi="Times New Roman" w:cs="Times New Roman"/>
        </w:rPr>
        <w:t>分销商和类似公司，应该认真考虑选择贝里比率作为利润水平指标。在本研究中，我们不选择贝里比率，主要是出于对会计标准在区分营业成本和营业费用方面可比性的顾虑。使用营业费用筛选方法</w:t>
      </w:r>
      <w:proofErr w:type="gramStart"/>
      <w:r>
        <w:rPr>
          <w:rFonts w:ascii="Times New Roman" w:eastAsia="宋体" w:hAnsi="Times New Roman" w:cs="Times New Roman"/>
        </w:rPr>
        <w:t>允许我们允许我们</w:t>
      </w:r>
      <w:proofErr w:type="gramEnd"/>
      <w:r>
        <w:rPr>
          <w:rFonts w:ascii="Times New Roman" w:eastAsia="宋体" w:hAnsi="Times New Roman" w:cs="Times New Roman"/>
        </w:rPr>
        <w:t>从理论上获得使用贝里比率的一些好处，同时通过允许使用营业费用与销售比率的筛选条件来减少成本表征问题。在这种情况下，如果公司相关指标是</w:t>
      </w:r>
      <w:del w:id="137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7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w:t>
      </w:r>
      <w:r>
        <w:rPr>
          <w:rStyle w:val="aff9"/>
          <w:rFonts w:ascii="Times New Roman" w:eastAsia="宋体" w:hAnsi="Times New Roman" w:cs="Times New Roman"/>
          <w:color w:val="FF0000"/>
        </w:rPr>
        <w:t>【两倍】</w:t>
      </w:r>
      <w:r>
        <w:rPr>
          <w:rFonts w:ascii="Times New Roman" w:eastAsia="宋体" w:hAnsi="Times New Roman" w:cs="Times New Roman"/>
        </w:rPr>
        <w:t>，则该公司将会被剔除。</w:t>
      </w:r>
    </w:p>
    <w:p w14:paraId="786508C6" w14:textId="77777777" w:rsidR="00160A67" w:rsidRDefault="00160A67">
      <w:pPr>
        <w:rPr>
          <w:rFonts w:ascii="Arial" w:eastAsia="黑体" w:hAnsi="Arial" w:cs="Arial"/>
        </w:rPr>
      </w:pPr>
    </w:p>
    <w:p w14:paraId="570E87FE" w14:textId="77777777" w:rsidR="00160A67" w:rsidRDefault="00000000">
      <w:pPr>
        <w:pStyle w:val="a2"/>
        <w:keepNext/>
        <w:numPr>
          <w:ilvl w:val="3"/>
          <w:numId w:val="30"/>
        </w:numPr>
        <w:rPr>
          <w:rFonts w:ascii="Times New Roman" w:eastAsia="宋体" w:hAnsi="Times New Roman" w:cs="Times New Roman"/>
          <w:b/>
          <w:bCs/>
        </w:rPr>
      </w:pPr>
      <w:r>
        <w:rPr>
          <w:rFonts w:ascii="Times New Roman" w:eastAsia="宋体" w:hAnsi="Times New Roman" w:cs="Times New Roman"/>
          <w:b/>
          <w:bCs/>
        </w:rPr>
        <w:t xml:space="preserve"> </w:t>
      </w:r>
      <w:r>
        <w:rPr>
          <w:rFonts w:ascii="Times New Roman" w:eastAsia="宋体" w:hAnsi="Times New Roman" w:cs="Times New Roman"/>
          <w:b/>
          <w:bCs/>
        </w:rPr>
        <w:t>人工筛选过程</w:t>
      </w:r>
    </w:p>
    <w:p w14:paraId="6384030C" w14:textId="78F10B41"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在定量筛选过程后，仍保留</w:t>
      </w:r>
      <w:r>
        <w:rPr>
          <w:rFonts w:ascii="Times New Roman" w:eastAsia="宋体" w:hAnsi="Times New Roman" w:cs="Times New Roman"/>
          <w:color w:val="FF0000"/>
        </w:rPr>
        <w:t>{X4}</w:t>
      </w:r>
      <w:r>
        <w:rPr>
          <w:rFonts w:ascii="Times New Roman" w:eastAsia="宋体" w:hAnsi="Times New Roman" w:cs="Times New Roman"/>
        </w:rPr>
        <w:t>家</w:t>
      </w:r>
      <w:r>
        <w:rPr>
          <w:rFonts w:ascii="Times New Roman" w:eastAsia="宋体" w:hAnsi="Times New Roman" w:cs="Times New Roman"/>
          <w:color w:val="FF0000"/>
        </w:rPr>
        <w:t>【请与</w:t>
      </w:r>
      <w:r>
        <w:rPr>
          <w:rFonts w:ascii="Times New Roman" w:eastAsia="宋体" w:hAnsi="Times New Roman" w:cs="Times New Roman"/>
          <w:color w:val="FF0000"/>
        </w:rPr>
        <w:t>“</w:t>
      </w:r>
      <w:r>
        <w:rPr>
          <w:rFonts w:ascii="Times New Roman" w:eastAsia="宋体" w:hAnsi="Times New Roman" w:cs="Times New Roman"/>
          <w:color w:val="FF0000"/>
        </w:rPr>
        <w:t>表：可比公司筛选过程</w:t>
      </w:r>
      <w:r>
        <w:rPr>
          <w:rFonts w:ascii="Times New Roman" w:eastAsia="宋体" w:hAnsi="Times New Roman" w:cs="Times New Roman"/>
          <w:color w:val="FF0000"/>
        </w:rPr>
        <w:t>”</w:t>
      </w:r>
      <w:r>
        <w:rPr>
          <w:rFonts w:ascii="Times New Roman" w:eastAsia="宋体" w:hAnsi="Times New Roman" w:cs="Times New Roman"/>
          <w:color w:val="FF0000"/>
        </w:rPr>
        <w:t>保持一致】</w:t>
      </w:r>
      <w:r>
        <w:rPr>
          <w:rFonts w:ascii="Times New Roman" w:eastAsia="宋体" w:hAnsi="Times New Roman" w:cs="Times New Roman"/>
        </w:rPr>
        <w:t>潜在可比公司。于是，我们进行了最后一步的筛选过程：我们通过审查</w:t>
      </w:r>
      <w:r>
        <w:rPr>
          <w:rFonts w:ascii="Times New Roman" w:eastAsia="宋体" w:hAnsi="Times New Roman" w:cs="Times New Roman"/>
        </w:rPr>
        <w:t>TP Catalyst</w:t>
      </w:r>
      <w:r>
        <w:rPr>
          <w:rFonts w:ascii="Times New Roman" w:eastAsia="宋体" w:hAnsi="Times New Roman" w:cs="Times New Roman"/>
        </w:rPr>
        <w:t>提供的业务描述和其他信息来源，以确定该公司是否与</w:t>
      </w:r>
      <w:del w:id="138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8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可比。</w:t>
      </w:r>
    </w:p>
    <w:p w14:paraId="5A75D327" w14:textId="77777777" w:rsidR="00160A67" w:rsidRDefault="00000000">
      <w:pPr>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rPr>
        <w:lastRenderedPageBreak/>
        <w:t>具体来说，符合以下一个或者多个标准的公司，我们予以剔除：</w:t>
      </w:r>
      <w:r>
        <w:rPr>
          <w:rFonts w:ascii="Times New Roman" w:eastAsia="宋体" w:hAnsi="Times New Roman" w:cs="Times New Roman"/>
          <w:color w:val="FF0000"/>
        </w:rPr>
        <w:t>【此处所列出的筛选条件应与筛选表保持一致】</w:t>
      </w:r>
    </w:p>
    <w:p w14:paraId="7532594E" w14:textId="77777777" w:rsidR="00160A67" w:rsidRDefault="00160A67">
      <w:pPr>
        <w:jc w:val="both"/>
        <w:rPr>
          <w:rFonts w:ascii="Arial" w:eastAsia="黑体" w:hAnsi="Arial" w:cs="Arial"/>
        </w:rPr>
      </w:pPr>
    </w:p>
    <w:p w14:paraId="2798F2E2"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该公司执行的功能不可比（比如，该公司主要从事【</w:t>
      </w:r>
      <w:r>
        <w:rPr>
          <w:rFonts w:ascii="Times New Roman" w:eastAsia="宋体" w:hAnsi="Times New Roman" w:cs="Times New Roman"/>
          <w:color w:val="FF0000"/>
        </w:rPr>
        <w:t>如生产商，</w:t>
      </w:r>
      <w:r>
        <w:rPr>
          <w:rFonts w:ascii="Times New Roman" w:eastAsia="宋体" w:hAnsi="Times New Roman" w:cs="Times New Roman"/>
          <w:color w:val="FF0000"/>
        </w:rPr>
        <w:t>“</w:t>
      </w:r>
      <w:r>
        <w:rPr>
          <w:rFonts w:ascii="Times New Roman" w:eastAsia="宋体" w:hAnsi="Times New Roman" w:cs="Times New Roman"/>
          <w:color w:val="FF0000"/>
        </w:rPr>
        <w:t>分销或提供咨询服务</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rPr>
        <w:t>；</w:t>
      </w:r>
    </w:p>
    <w:p w14:paraId="31AA9128"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该公司</w:t>
      </w:r>
      <w:r>
        <w:rPr>
          <w:rFonts w:ascii="Times New Roman" w:eastAsia="宋体" w:hAnsi="Times New Roman" w:cs="Times New Roman"/>
          <w:color w:val="FF0000"/>
        </w:rPr>
        <w:t>【制造</w:t>
      </w:r>
      <w:r>
        <w:rPr>
          <w:rFonts w:ascii="Times New Roman" w:eastAsia="宋体" w:hAnsi="Times New Roman" w:cs="Times New Roman"/>
          <w:color w:val="FF0000"/>
        </w:rPr>
        <w:t>/</w:t>
      </w:r>
      <w:r>
        <w:rPr>
          <w:rFonts w:ascii="Times New Roman" w:eastAsia="宋体" w:hAnsi="Times New Roman" w:cs="Times New Roman"/>
          <w:color w:val="FF0000"/>
        </w:rPr>
        <w:t>分销】</w:t>
      </w:r>
      <w:r>
        <w:rPr>
          <w:rFonts w:ascii="Times New Roman" w:eastAsia="宋体" w:hAnsi="Times New Roman" w:cs="Times New Roman"/>
        </w:rPr>
        <w:t>不可比的产品</w:t>
      </w:r>
      <w:r>
        <w:rPr>
          <w:rFonts w:ascii="Times New Roman" w:eastAsia="宋体" w:hAnsi="Times New Roman" w:cs="Times New Roman"/>
          <w:color w:val="FF0000"/>
        </w:rPr>
        <w:t>【或提供不可比的服务】（比如，该公司主要从事【例如，计算机生产，</w:t>
      </w:r>
      <w:r>
        <w:rPr>
          <w:rFonts w:ascii="Times New Roman" w:eastAsia="宋体" w:hAnsi="Times New Roman" w:cs="Times New Roman"/>
          <w:color w:val="FF0000"/>
        </w:rPr>
        <w:t>“</w:t>
      </w:r>
      <w:r>
        <w:rPr>
          <w:rFonts w:ascii="Times New Roman" w:eastAsia="宋体" w:hAnsi="Times New Roman" w:cs="Times New Roman"/>
          <w:color w:val="FF0000"/>
        </w:rPr>
        <w:t>半导体或纺织品生产</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rPr>
        <w:t>；</w:t>
      </w:r>
    </w:p>
    <w:p w14:paraId="778F8930"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影响公司可比性的其他重要因素</w:t>
      </w:r>
      <w:r>
        <w:rPr>
          <w:rFonts w:ascii="Times New Roman" w:eastAsia="宋体" w:hAnsi="Times New Roman" w:cs="Times New Roman"/>
          <w:color w:val="FF0000"/>
        </w:rPr>
        <w:t>（例如，停业、重大关联交易）</w:t>
      </w:r>
      <w:r>
        <w:rPr>
          <w:rFonts w:ascii="Times New Roman" w:eastAsia="宋体" w:hAnsi="Times New Roman" w:cs="Times New Roman"/>
        </w:rPr>
        <w:t>；</w:t>
      </w:r>
    </w:p>
    <w:p w14:paraId="588EF896"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我们无法获得足够信息来判断该公司的可比性。</w:t>
      </w:r>
    </w:p>
    <w:p w14:paraId="7FE37FF5"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【可在此插入一段，解释为什么功能和</w:t>
      </w:r>
      <w:r>
        <w:rPr>
          <w:rFonts w:ascii="Times New Roman" w:eastAsia="宋体" w:hAnsi="Times New Roman" w:cs="Times New Roman"/>
          <w:color w:val="FF0000"/>
        </w:rPr>
        <w:t>/</w:t>
      </w:r>
      <w:r>
        <w:rPr>
          <w:rFonts w:ascii="Times New Roman" w:eastAsia="宋体" w:hAnsi="Times New Roman" w:cs="Times New Roman"/>
          <w:color w:val="FF0000"/>
        </w:rPr>
        <w:t>产品的可比性标准被认为与被测试方所从事的经营活动大致可比，例如生产</w:t>
      </w:r>
      <w:r>
        <w:rPr>
          <w:rFonts w:ascii="Times New Roman" w:eastAsia="宋体" w:hAnsi="Times New Roman" w:cs="Times New Roman"/>
          <w:color w:val="FF0000"/>
        </w:rPr>
        <w:t>/</w:t>
      </w:r>
      <w:r>
        <w:rPr>
          <w:rFonts w:ascii="Times New Roman" w:eastAsia="宋体" w:hAnsi="Times New Roman" w:cs="Times New Roman"/>
          <w:color w:val="FF0000"/>
        </w:rPr>
        <w:t>分销产品</w:t>
      </w:r>
      <w:r>
        <w:rPr>
          <w:rFonts w:ascii="Times New Roman" w:eastAsia="宋体" w:hAnsi="Times New Roman" w:cs="Times New Roman"/>
          <w:color w:val="FF0000"/>
        </w:rPr>
        <w:t>X</w:t>
      </w:r>
      <w:r>
        <w:rPr>
          <w:rFonts w:ascii="Times New Roman" w:eastAsia="宋体" w:hAnsi="Times New Roman" w:cs="Times New Roman"/>
          <w:color w:val="FF0000"/>
        </w:rPr>
        <w:t>。例如，原因可以是可比公司的产品销售活动与被测试方在相似的经济条件和风险条件下进行。由于作为制造商的可比公司是资产和劳动密集型企业，且承担类似的商业风险，因此我们认为其具备可比性。在此应该强调，这是一个宽泛的可比性定义（例如，</w:t>
      </w:r>
      <w:r>
        <w:rPr>
          <w:rFonts w:ascii="Times New Roman" w:eastAsia="宋体" w:hAnsi="Times New Roman" w:cs="Times New Roman"/>
          <w:color w:val="FF0000"/>
        </w:rPr>
        <w:t>”</w:t>
      </w:r>
      <w:r>
        <w:rPr>
          <w:rFonts w:ascii="Times New Roman" w:eastAsia="宋体" w:hAnsi="Times New Roman" w:cs="Times New Roman"/>
          <w:color w:val="FF0000"/>
        </w:rPr>
        <w:t>根据我们的经验，由于不能找到足够的独立软件分销商，我们扩大了搜索范围以包括硬件分销商，因为我们认为这两种类型的分销商所承担的商业风险相同</w:t>
      </w:r>
      <w:r>
        <w:rPr>
          <w:rFonts w:ascii="Times New Roman" w:eastAsia="宋体" w:hAnsi="Times New Roman" w:cs="Times New Roman"/>
          <w:color w:val="FF0000"/>
        </w:rPr>
        <w:t>”</w:t>
      </w:r>
      <w:r>
        <w:rPr>
          <w:rFonts w:ascii="Times New Roman" w:eastAsia="宋体" w:hAnsi="Times New Roman" w:cs="Times New Roman"/>
          <w:color w:val="FF0000"/>
        </w:rPr>
        <w:t>）】</w:t>
      </w:r>
    </w:p>
    <w:p w14:paraId="55B0E8AB" w14:textId="77777777" w:rsidR="00160A67" w:rsidRDefault="00160A67">
      <w:pPr>
        <w:rPr>
          <w:rFonts w:ascii="Arial" w:eastAsia="黑体" w:hAnsi="Arial" w:cs="Arial"/>
        </w:rPr>
      </w:pPr>
    </w:p>
    <w:p w14:paraId="7EDABBF6" w14:textId="77777777" w:rsidR="00160A67" w:rsidRDefault="00000000">
      <w:pPr>
        <w:pStyle w:val="a2"/>
        <w:keepNext/>
        <w:numPr>
          <w:ilvl w:val="3"/>
          <w:numId w:val="30"/>
        </w:numPr>
        <w:rPr>
          <w:rFonts w:ascii="Times New Roman" w:eastAsia="宋体" w:hAnsi="Times New Roman" w:cs="Times New Roman"/>
          <w:b/>
          <w:bCs/>
        </w:rPr>
      </w:pPr>
      <w:r>
        <w:rPr>
          <w:rFonts w:ascii="Times New Roman" w:eastAsia="宋体" w:hAnsi="Times New Roman" w:cs="Times New Roman"/>
          <w:b/>
          <w:bCs/>
        </w:rPr>
        <w:t xml:space="preserve"> </w:t>
      </w:r>
      <w:r>
        <w:rPr>
          <w:rFonts w:ascii="Times New Roman" w:eastAsia="宋体" w:hAnsi="Times New Roman" w:cs="Times New Roman"/>
          <w:b/>
          <w:bCs/>
        </w:rPr>
        <w:t>最后接受的可比公司</w:t>
      </w:r>
    </w:p>
    <w:p w14:paraId="2869D663" w14:textId="77777777" w:rsidR="00160A67" w:rsidRDefault="00160A67">
      <w:pPr>
        <w:keepNext/>
        <w:rPr>
          <w:rFonts w:ascii="Arial" w:eastAsia="黑体" w:hAnsi="Arial" w:cs="Arial"/>
        </w:rPr>
      </w:pPr>
    </w:p>
    <w:p w14:paraId="7F525DEA" w14:textId="5249B865"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最后，我们确定了与</w:t>
      </w:r>
      <w:del w:id="138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8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可比的</w:t>
      </w:r>
      <w:r>
        <w:rPr>
          <w:rFonts w:ascii="Times New Roman" w:eastAsia="宋体" w:hAnsi="Times New Roman" w:cs="Times New Roman"/>
          <w:color w:val="FF0000"/>
        </w:rPr>
        <w:t>{X1X}</w:t>
      </w:r>
      <w:r>
        <w:rPr>
          <w:rFonts w:ascii="Times New Roman" w:eastAsia="宋体" w:hAnsi="Times New Roman" w:cs="Times New Roman"/>
        </w:rPr>
        <w:t>家公司，其经营地域为</w:t>
      </w:r>
      <w:r>
        <w:rPr>
          <w:rFonts w:ascii="Times New Roman" w:eastAsia="宋体" w:hAnsi="Times New Roman" w:cs="Times New Roman"/>
          <w:color w:val="FF0000"/>
        </w:rPr>
        <w:t>【中国</w:t>
      </w:r>
      <w:r>
        <w:rPr>
          <w:rFonts w:ascii="Times New Roman" w:eastAsia="宋体" w:hAnsi="Times New Roman" w:cs="Times New Roman"/>
          <w:color w:val="FF0000"/>
        </w:rPr>
        <w:t>/</w:t>
      </w:r>
      <w:r>
        <w:rPr>
          <w:rFonts w:ascii="Times New Roman" w:eastAsia="宋体" w:hAnsi="Times New Roman" w:cs="Times New Roman"/>
          <w:color w:val="FF0000"/>
        </w:rPr>
        <w:t>远东</w:t>
      </w:r>
      <w:r>
        <w:rPr>
          <w:rFonts w:ascii="Times New Roman" w:eastAsia="宋体" w:hAnsi="Times New Roman" w:cs="Times New Roman"/>
          <w:color w:val="FF0000"/>
        </w:rPr>
        <w:t>/</w:t>
      </w:r>
      <w:r>
        <w:rPr>
          <w:rFonts w:ascii="Times New Roman" w:eastAsia="宋体" w:hAnsi="Times New Roman" w:cs="Times New Roman"/>
          <w:color w:val="FF0000"/>
        </w:rPr>
        <w:t>亚太地区】</w:t>
      </w:r>
      <w:r>
        <w:rPr>
          <w:rFonts w:ascii="Times New Roman" w:eastAsia="宋体" w:hAnsi="Times New Roman" w:cs="Times New Roman"/>
        </w:rPr>
        <w:t>，如下表所示：</w:t>
      </w:r>
    </w:p>
    <w:p w14:paraId="15E9E4EE" w14:textId="77777777" w:rsidR="00160A67" w:rsidRDefault="00160A67">
      <w:pPr>
        <w:pStyle w:val="ac"/>
        <w:ind w:firstLine="482"/>
        <w:jc w:val="center"/>
        <w:rPr>
          <w:rFonts w:ascii="Times New Roman" w:eastAsia="宋体" w:hAnsi="Times New Roman" w:cs="Times New Roman"/>
        </w:rPr>
      </w:pPr>
    </w:p>
    <w:p w14:paraId="490028F2" w14:textId="77777777" w:rsidR="00160A67" w:rsidRDefault="00000000">
      <w:pPr>
        <w:pStyle w:val="ac"/>
        <w:keepNext/>
        <w:ind w:firstLine="482"/>
        <w:jc w:val="center"/>
        <w:rPr>
          <w:rFonts w:ascii="Times New Roman" w:eastAsia="宋体" w:hAnsi="Times New Roman" w:cs="Times New Roman"/>
        </w:rPr>
      </w:pPr>
      <w:bookmarkStart w:id="1384" w:name="_Toc143535418"/>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26</w:t>
      </w:r>
      <w:r>
        <w:rPr>
          <w:rFonts w:ascii="Times New Roman" w:eastAsia="宋体" w:hAnsi="Times New Roman" w:cs="Times New Roman"/>
        </w:rPr>
        <w:fldChar w:fldCharType="end"/>
      </w:r>
      <w:r>
        <w:rPr>
          <w:rFonts w:ascii="Times New Roman" w:eastAsia="宋体" w:hAnsi="Times New Roman" w:cs="Times New Roman"/>
        </w:rPr>
        <w:t>：可比公司列表</w:t>
      </w:r>
      <w:bookmarkEnd w:id="1384"/>
    </w:p>
    <w:p w14:paraId="262FA561" w14:textId="77777777" w:rsidR="00160A67" w:rsidRDefault="00160A67">
      <w:pPr>
        <w:keepNext/>
        <w:rPr>
          <w:rFonts w:eastAsiaTheme="minorEastAsia"/>
        </w:rPr>
      </w:pPr>
    </w:p>
    <w:tbl>
      <w:tblPr>
        <w:tblStyle w:val="afe"/>
        <w:tblW w:w="5000" w:type="pct"/>
        <w:jc w:val="center"/>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1049"/>
        <w:gridCol w:w="6753"/>
        <w:gridCol w:w="1225"/>
      </w:tblGrid>
      <w:tr w:rsidR="00160A67" w14:paraId="0867136C" w14:textId="77777777">
        <w:trPr>
          <w:trHeight w:val="432"/>
          <w:tblHeader/>
          <w:jc w:val="center"/>
        </w:trPr>
        <w:tc>
          <w:tcPr>
            <w:tcW w:w="302" w:type="pct"/>
            <w:tcBorders>
              <w:tl2br w:val="nil"/>
              <w:tr2bl w:val="nil"/>
            </w:tcBorders>
            <w:shd w:val="clear" w:color="auto" w:fill="06A2E0" w:themeFill="accent1"/>
            <w:vAlign w:val="center"/>
          </w:tcPr>
          <w:p w14:paraId="0CE84F6F" w14:textId="77777777" w:rsidR="00160A67" w:rsidRDefault="00160A67">
            <w:pPr>
              <w:ind w:firstLine="402"/>
              <w:jc w:val="center"/>
              <w:rPr>
                <w:rFonts w:ascii="Times New Roman" w:eastAsia="宋体" w:hAnsi="Times New Roman" w:cs="Times New Roman"/>
                <w:b/>
                <w:bCs/>
                <w:color w:val="FFFFFF" w:themeColor="background1"/>
                <w:sz w:val="20"/>
              </w:rPr>
            </w:pPr>
            <w:commentRangeStart w:id="1385"/>
          </w:p>
        </w:tc>
        <w:tc>
          <w:tcPr>
            <w:tcW w:w="3880" w:type="pct"/>
            <w:tcBorders>
              <w:tl2br w:val="nil"/>
              <w:tr2bl w:val="nil"/>
            </w:tcBorders>
            <w:shd w:val="clear" w:color="auto" w:fill="06A2E0" w:themeFill="accent1"/>
            <w:vAlign w:val="center"/>
          </w:tcPr>
          <w:p w14:paraId="473C1CF5"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公司</w:t>
            </w:r>
          </w:p>
        </w:tc>
        <w:tc>
          <w:tcPr>
            <w:tcW w:w="818" w:type="pct"/>
            <w:tcBorders>
              <w:tl2br w:val="nil"/>
              <w:tr2bl w:val="nil"/>
            </w:tcBorders>
            <w:shd w:val="clear" w:color="auto" w:fill="06A2E0" w:themeFill="accent1"/>
            <w:vAlign w:val="center"/>
          </w:tcPr>
          <w:p w14:paraId="682FAF5B"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税收管辖区</w:t>
            </w:r>
          </w:p>
        </w:tc>
      </w:tr>
      <w:tr w:rsidR="00160A67" w14:paraId="2B255DD1" w14:textId="77777777">
        <w:trPr>
          <w:trHeight w:val="432"/>
          <w:jc w:val="center"/>
        </w:trPr>
        <w:tc>
          <w:tcPr>
            <w:tcW w:w="302" w:type="pct"/>
            <w:tcBorders>
              <w:tl2br w:val="nil"/>
              <w:tr2bl w:val="nil"/>
            </w:tcBorders>
            <w:shd w:val="clear" w:color="auto" w:fill="F2F2F2" w:themeFill="background1" w:themeFillShade="F2"/>
            <w:vAlign w:val="center"/>
          </w:tcPr>
          <w:p w14:paraId="7560D625"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1</w:t>
            </w:r>
          </w:p>
        </w:tc>
        <w:tc>
          <w:tcPr>
            <w:tcW w:w="3880" w:type="pct"/>
            <w:tcBorders>
              <w:tl2br w:val="nil"/>
              <w:tr2bl w:val="nil"/>
            </w:tcBorders>
            <w:shd w:val="clear" w:color="auto" w:fill="F2F2F2" w:themeFill="background1" w:themeFillShade="F2"/>
            <w:vAlign w:val="center"/>
          </w:tcPr>
          <w:p w14:paraId="1F044753" w14:textId="77777777" w:rsidR="00160A67" w:rsidRDefault="00160A67">
            <w:pPr>
              <w:ind w:firstLine="400"/>
              <w:rPr>
                <w:rFonts w:ascii="Times New Roman" w:eastAsia="宋体" w:hAnsi="Times New Roman" w:cs="Times New Roman"/>
                <w:sz w:val="20"/>
              </w:rPr>
            </w:pPr>
          </w:p>
        </w:tc>
        <w:tc>
          <w:tcPr>
            <w:tcW w:w="818" w:type="pct"/>
            <w:tcBorders>
              <w:tl2br w:val="nil"/>
              <w:tr2bl w:val="nil"/>
            </w:tcBorders>
            <w:shd w:val="clear" w:color="auto" w:fill="F2F2F2" w:themeFill="background1" w:themeFillShade="F2"/>
            <w:vAlign w:val="center"/>
          </w:tcPr>
          <w:p w14:paraId="0230F4A0" w14:textId="77777777" w:rsidR="00160A67" w:rsidRDefault="00160A67">
            <w:pPr>
              <w:ind w:firstLine="400"/>
              <w:jc w:val="right"/>
              <w:rPr>
                <w:rFonts w:ascii="Times New Roman" w:eastAsia="宋体" w:hAnsi="Times New Roman" w:cs="Times New Roman"/>
                <w:sz w:val="20"/>
              </w:rPr>
            </w:pPr>
          </w:p>
        </w:tc>
      </w:tr>
      <w:tr w:rsidR="00160A67" w14:paraId="44BB0101" w14:textId="77777777">
        <w:trPr>
          <w:trHeight w:val="432"/>
          <w:jc w:val="center"/>
        </w:trPr>
        <w:tc>
          <w:tcPr>
            <w:tcW w:w="302" w:type="pct"/>
            <w:tcBorders>
              <w:tl2br w:val="nil"/>
              <w:tr2bl w:val="nil"/>
            </w:tcBorders>
            <w:shd w:val="clear" w:color="auto" w:fill="F2F2F2" w:themeFill="background1" w:themeFillShade="F2"/>
            <w:vAlign w:val="center"/>
          </w:tcPr>
          <w:p w14:paraId="538CDD8A"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2</w:t>
            </w:r>
          </w:p>
        </w:tc>
        <w:tc>
          <w:tcPr>
            <w:tcW w:w="3880" w:type="pct"/>
            <w:tcBorders>
              <w:tl2br w:val="nil"/>
              <w:tr2bl w:val="nil"/>
            </w:tcBorders>
            <w:shd w:val="clear" w:color="auto" w:fill="F2F2F2" w:themeFill="background1" w:themeFillShade="F2"/>
            <w:vAlign w:val="center"/>
          </w:tcPr>
          <w:p w14:paraId="5E1BD3F8" w14:textId="77777777" w:rsidR="00160A67" w:rsidRDefault="00160A67">
            <w:pPr>
              <w:ind w:firstLine="400"/>
              <w:rPr>
                <w:rFonts w:ascii="Times New Roman" w:eastAsia="宋体" w:hAnsi="Times New Roman" w:cs="Times New Roman"/>
                <w:sz w:val="20"/>
              </w:rPr>
            </w:pPr>
          </w:p>
        </w:tc>
        <w:tc>
          <w:tcPr>
            <w:tcW w:w="818" w:type="pct"/>
            <w:tcBorders>
              <w:tl2br w:val="nil"/>
              <w:tr2bl w:val="nil"/>
            </w:tcBorders>
            <w:shd w:val="clear" w:color="auto" w:fill="F2F2F2" w:themeFill="background1" w:themeFillShade="F2"/>
            <w:vAlign w:val="center"/>
          </w:tcPr>
          <w:p w14:paraId="6C9FACF4" w14:textId="77777777" w:rsidR="00160A67" w:rsidRDefault="00160A67">
            <w:pPr>
              <w:ind w:firstLine="440"/>
              <w:jc w:val="right"/>
              <w:rPr>
                <w:rFonts w:ascii="Times New Roman" w:eastAsia="宋体" w:hAnsi="Times New Roman" w:cs="Times New Roman"/>
                <w:sz w:val="22"/>
              </w:rPr>
            </w:pPr>
          </w:p>
        </w:tc>
      </w:tr>
      <w:tr w:rsidR="00160A67" w14:paraId="323C16F2" w14:textId="77777777">
        <w:trPr>
          <w:trHeight w:val="432"/>
          <w:jc w:val="center"/>
        </w:trPr>
        <w:tc>
          <w:tcPr>
            <w:tcW w:w="302" w:type="pct"/>
            <w:tcBorders>
              <w:tl2br w:val="nil"/>
              <w:tr2bl w:val="nil"/>
            </w:tcBorders>
            <w:shd w:val="clear" w:color="auto" w:fill="F2F2F2" w:themeFill="background1" w:themeFillShade="F2"/>
            <w:vAlign w:val="center"/>
          </w:tcPr>
          <w:p w14:paraId="552260A6"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3</w:t>
            </w:r>
          </w:p>
        </w:tc>
        <w:tc>
          <w:tcPr>
            <w:tcW w:w="3880" w:type="pct"/>
            <w:tcBorders>
              <w:tl2br w:val="nil"/>
              <w:tr2bl w:val="nil"/>
            </w:tcBorders>
            <w:shd w:val="clear" w:color="auto" w:fill="F2F2F2" w:themeFill="background1" w:themeFillShade="F2"/>
            <w:vAlign w:val="center"/>
          </w:tcPr>
          <w:p w14:paraId="22E29F9E" w14:textId="77777777" w:rsidR="00160A67" w:rsidRDefault="00160A67">
            <w:pPr>
              <w:ind w:firstLine="400"/>
              <w:rPr>
                <w:rFonts w:ascii="Times New Roman" w:eastAsia="宋体" w:hAnsi="Times New Roman" w:cs="Times New Roman"/>
                <w:sz w:val="20"/>
              </w:rPr>
            </w:pPr>
          </w:p>
        </w:tc>
        <w:tc>
          <w:tcPr>
            <w:tcW w:w="818" w:type="pct"/>
            <w:tcBorders>
              <w:tl2br w:val="nil"/>
              <w:tr2bl w:val="nil"/>
            </w:tcBorders>
            <w:shd w:val="clear" w:color="auto" w:fill="F2F2F2" w:themeFill="background1" w:themeFillShade="F2"/>
            <w:vAlign w:val="center"/>
          </w:tcPr>
          <w:p w14:paraId="6B1225AC" w14:textId="77777777" w:rsidR="00160A67" w:rsidRDefault="00160A67">
            <w:pPr>
              <w:ind w:firstLine="440"/>
              <w:jc w:val="right"/>
              <w:rPr>
                <w:rFonts w:ascii="Times New Roman" w:eastAsia="宋体" w:hAnsi="Times New Roman" w:cs="Times New Roman"/>
                <w:sz w:val="22"/>
              </w:rPr>
            </w:pPr>
          </w:p>
        </w:tc>
      </w:tr>
      <w:tr w:rsidR="00160A67" w14:paraId="61EE919D" w14:textId="77777777">
        <w:trPr>
          <w:trHeight w:val="432"/>
          <w:jc w:val="center"/>
        </w:trPr>
        <w:tc>
          <w:tcPr>
            <w:tcW w:w="302" w:type="pct"/>
            <w:tcBorders>
              <w:tl2br w:val="nil"/>
              <w:tr2bl w:val="nil"/>
            </w:tcBorders>
            <w:shd w:val="clear" w:color="auto" w:fill="F2F2F2" w:themeFill="background1" w:themeFillShade="F2"/>
            <w:vAlign w:val="center"/>
          </w:tcPr>
          <w:p w14:paraId="46490546"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4</w:t>
            </w:r>
          </w:p>
        </w:tc>
        <w:tc>
          <w:tcPr>
            <w:tcW w:w="3880" w:type="pct"/>
            <w:tcBorders>
              <w:tl2br w:val="nil"/>
              <w:tr2bl w:val="nil"/>
            </w:tcBorders>
            <w:shd w:val="clear" w:color="auto" w:fill="F2F2F2" w:themeFill="background1" w:themeFillShade="F2"/>
            <w:vAlign w:val="center"/>
          </w:tcPr>
          <w:p w14:paraId="7A5C3394" w14:textId="77777777" w:rsidR="00160A67" w:rsidRDefault="00160A67">
            <w:pPr>
              <w:ind w:firstLine="400"/>
              <w:rPr>
                <w:rFonts w:ascii="Times New Roman" w:eastAsia="宋体" w:hAnsi="Times New Roman" w:cs="Times New Roman"/>
                <w:sz w:val="20"/>
              </w:rPr>
            </w:pPr>
          </w:p>
        </w:tc>
        <w:tc>
          <w:tcPr>
            <w:tcW w:w="818" w:type="pct"/>
            <w:tcBorders>
              <w:tl2br w:val="nil"/>
              <w:tr2bl w:val="nil"/>
            </w:tcBorders>
            <w:shd w:val="clear" w:color="auto" w:fill="F2F2F2" w:themeFill="background1" w:themeFillShade="F2"/>
            <w:vAlign w:val="center"/>
          </w:tcPr>
          <w:p w14:paraId="3E33BD36" w14:textId="77777777" w:rsidR="00160A67" w:rsidRDefault="00160A67">
            <w:pPr>
              <w:ind w:firstLine="440"/>
              <w:jc w:val="right"/>
              <w:rPr>
                <w:rFonts w:ascii="Times New Roman" w:eastAsia="宋体" w:hAnsi="Times New Roman" w:cs="Times New Roman"/>
                <w:sz w:val="22"/>
              </w:rPr>
            </w:pPr>
          </w:p>
        </w:tc>
      </w:tr>
      <w:tr w:rsidR="00160A67" w14:paraId="074235AE" w14:textId="77777777">
        <w:trPr>
          <w:trHeight w:val="432"/>
          <w:jc w:val="center"/>
        </w:trPr>
        <w:tc>
          <w:tcPr>
            <w:tcW w:w="302" w:type="pct"/>
            <w:tcBorders>
              <w:tl2br w:val="nil"/>
              <w:tr2bl w:val="nil"/>
            </w:tcBorders>
            <w:shd w:val="clear" w:color="auto" w:fill="F2F2F2" w:themeFill="background1" w:themeFillShade="F2"/>
            <w:vAlign w:val="center"/>
          </w:tcPr>
          <w:p w14:paraId="18551B70" w14:textId="77777777" w:rsidR="00160A67" w:rsidRDefault="00160A67">
            <w:pPr>
              <w:ind w:firstLine="400"/>
              <w:jc w:val="center"/>
              <w:rPr>
                <w:rFonts w:ascii="Times New Roman" w:eastAsia="宋体" w:hAnsi="Times New Roman" w:cs="Times New Roman"/>
                <w:sz w:val="20"/>
              </w:rPr>
            </w:pPr>
          </w:p>
        </w:tc>
        <w:tc>
          <w:tcPr>
            <w:tcW w:w="3880" w:type="pct"/>
            <w:tcBorders>
              <w:tl2br w:val="nil"/>
              <w:tr2bl w:val="nil"/>
            </w:tcBorders>
            <w:shd w:val="clear" w:color="auto" w:fill="F2F2F2" w:themeFill="background1" w:themeFillShade="F2"/>
            <w:vAlign w:val="center"/>
          </w:tcPr>
          <w:p w14:paraId="140A64A4" w14:textId="77777777" w:rsidR="00160A67" w:rsidRDefault="00160A67">
            <w:pPr>
              <w:ind w:firstLine="400"/>
              <w:rPr>
                <w:rFonts w:ascii="Times New Roman" w:eastAsia="宋体" w:hAnsi="Times New Roman" w:cs="Times New Roman"/>
                <w:sz w:val="20"/>
              </w:rPr>
            </w:pPr>
          </w:p>
        </w:tc>
        <w:tc>
          <w:tcPr>
            <w:tcW w:w="818" w:type="pct"/>
            <w:tcBorders>
              <w:tl2br w:val="nil"/>
              <w:tr2bl w:val="nil"/>
            </w:tcBorders>
            <w:shd w:val="clear" w:color="auto" w:fill="F2F2F2" w:themeFill="background1" w:themeFillShade="F2"/>
            <w:vAlign w:val="center"/>
          </w:tcPr>
          <w:p w14:paraId="6DC3AFF5" w14:textId="77777777" w:rsidR="00160A67" w:rsidRDefault="00160A67">
            <w:pPr>
              <w:ind w:firstLine="400"/>
              <w:jc w:val="right"/>
              <w:rPr>
                <w:rFonts w:ascii="Times New Roman" w:eastAsia="宋体" w:hAnsi="Times New Roman" w:cs="Times New Roman"/>
                <w:sz w:val="20"/>
              </w:rPr>
            </w:pPr>
          </w:p>
        </w:tc>
      </w:tr>
      <w:commentRangeEnd w:id="1385"/>
      <w:tr w:rsidR="00160A67" w14:paraId="7D940410" w14:textId="77777777">
        <w:trPr>
          <w:trHeight w:val="432"/>
          <w:jc w:val="center"/>
        </w:trPr>
        <w:tc>
          <w:tcPr>
            <w:tcW w:w="302" w:type="pct"/>
            <w:tcBorders>
              <w:tl2br w:val="nil"/>
              <w:tr2bl w:val="nil"/>
            </w:tcBorders>
            <w:shd w:val="clear" w:color="auto" w:fill="F2F2F2" w:themeFill="background1" w:themeFillShade="F2"/>
            <w:vAlign w:val="center"/>
          </w:tcPr>
          <w:p w14:paraId="12120870" w14:textId="77777777" w:rsidR="00160A67" w:rsidRDefault="004C2EB2">
            <w:pPr>
              <w:ind w:firstLine="400"/>
              <w:jc w:val="center"/>
              <w:rPr>
                <w:rFonts w:ascii="Times New Roman" w:eastAsia="宋体" w:hAnsi="Times New Roman" w:cs="Times New Roman"/>
                <w:sz w:val="20"/>
              </w:rPr>
            </w:pPr>
            <w:r>
              <w:rPr>
                <w:rStyle w:val="aff1"/>
              </w:rPr>
              <w:lastRenderedPageBreak/>
              <w:commentReference w:id="1385"/>
            </w:r>
          </w:p>
        </w:tc>
        <w:tc>
          <w:tcPr>
            <w:tcW w:w="3880" w:type="pct"/>
            <w:tcBorders>
              <w:tl2br w:val="nil"/>
              <w:tr2bl w:val="nil"/>
            </w:tcBorders>
            <w:shd w:val="clear" w:color="auto" w:fill="F2F2F2" w:themeFill="background1" w:themeFillShade="F2"/>
            <w:vAlign w:val="center"/>
          </w:tcPr>
          <w:p w14:paraId="58DA7B51" w14:textId="77777777" w:rsidR="00160A67" w:rsidRDefault="00160A67">
            <w:pPr>
              <w:ind w:firstLine="400"/>
              <w:rPr>
                <w:rFonts w:ascii="Times New Roman" w:eastAsia="宋体" w:hAnsi="Times New Roman" w:cs="Times New Roman"/>
                <w:sz w:val="20"/>
              </w:rPr>
            </w:pPr>
          </w:p>
        </w:tc>
        <w:tc>
          <w:tcPr>
            <w:tcW w:w="818" w:type="pct"/>
            <w:tcBorders>
              <w:tl2br w:val="nil"/>
              <w:tr2bl w:val="nil"/>
            </w:tcBorders>
            <w:shd w:val="clear" w:color="auto" w:fill="F2F2F2" w:themeFill="background1" w:themeFillShade="F2"/>
            <w:vAlign w:val="center"/>
          </w:tcPr>
          <w:p w14:paraId="50B9A8F8" w14:textId="77777777" w:rsidR="00160A67" w:rsidRDefault="00160A67">
            <w:pPr>
              <w:ind w:firstLine="400"/>
              <w:jc w:val="right"/>
              <w:rPr>
                <w:rFonts w:ascii="Times New Roman" w:eastAsia="宋体" w:hAnsi="Times New Roman" w:cs="Times New Roman"/>
                <w:sz w:val="20"/>
              </w:rPr>
            </w:pPr>
          </w:p>
        </w:tc>
      </w:tr>
    </w:tbl>
    <w:p w14:paraId="326CCF14" w14:textId="77777777" w:rsidR="00160A67" w:rsidRDefault="00160A67">
      <w:pPr>
        <w:rPr>
          <w:rFonts w:ascii="Arial" w:eastAsia="黑体" w:hAnsi="Arial" w:cs="Arial"/>
        </w:rPr>
        <w:sectPr w:rsidR="00160A67">
          <w:pgSz w:w="11907" w:h="16839"/>
          <w:pgMar w:top="1440" w:right="1440" w:bottom="1440" w:left="1440" w:header="576" w:footer="576" w:gutter="0"/>
          <w:cols w:space="708"/>
          <w:docGrid w:linePitch="360"/>
        </w:sectPr>
      </w:pPr>
    </w:p>
    <w:p w14:paraId="1350F016" w14:textId="77777777" w:rsidR="00160A67" w:rsidRDefault="00000000">
      <w:pPr>
        <w:pStyle w:val="13"/>
        <w:numPr>
          <w:ilvl w:val="1"/>
          <w:numId w:val="30"/>
        </w:numPr>
        <w:jc w:val="both"/>
        <w:outlineLvl w:val="1"/>
        <w:rPr>
          <w:rFonts w:ascii="Times New Roman" w:hAnsi="Times New Roman" w:cs="Times New Roman"/>
          <w:sz w:val="30"/>
          <w:szCs w:val="30"/>
        </w:rPr>
      </w:pPr>
      <w:bookmarkStart w:id="1386" w:name="_Toc139363093"/>
      <w:bookmarkStart w:id="1387" w:name="_Toc139363018"/>
      <w:bookmarkStart w:id="1388" w:name="_Toc2477"/>
      <w:bookmarkStart w:id="1389" w:name="_Toc144227519"/>
      <w:bookmarkStart w:id="1390" w:name="_Toc27701"/>
      <w:bookmarkStart w:id="1391" w:name="_Toc11277"/>
      <w:r>
        <w:rPr>
          <w:rFonts w:ascii="Times New Roman" w:hAnsi="Times New Roman" w:cs="Times New Roman" w:hint="eastAsia"/>
          <w:sz w:val="30"/>
          <w:szCs w:val="30"/>
        </w:rPr>
        <w:lastRenderedPageBreak/>
        <w:t>可比公司的</w:t>
      </w:r>
      <w:bookmarkEnd w:id="1386"/>
      <w:bookmarkEnd w:id="1387"/>
      <w:r>
        <w:rPr>
          <w:rFonts w:ascii="Times New Roman" w:hAnsi="Times New Roman" w:cs="Times New Roman" w:hint="eastAsia"/>
          <w:sz w:val="30"/>
          <w:szCs w:val="30"/>
        </w:rPr>
        <w:t>利润水平</w:t>
      </w:r>
      <w:bookmarkEnd w:id="1388"/>
      <w:bookmarkEnd w:id="1389"/>
      <w:bookmarkEnd w:id="1390"/>
      <w:bookmarkEnd w:id="1391"/>
    </w:p>
    <w:p w14:paraId="231729DA" w14:textId="77777777" w:rsidR="00160A67" w:rsidRDefault="00160A67">
      <w:pPr>
        <w:pStyle w:val="aff8"/>
        <w:rPr>
          <w:rFonts w:ascii="Arial" w:eastAsia="黑体" w:hAnsi="Arial" w:cs="Arial"/>
          <w:color w:val="06A2E0" w:themeColor="accent1"/>
        </w:rPr>
      </w:pPr>
      <w:bookmarkStart w:id="1392" w:name="_Toc144227520"/>
    </w:p>
    <w:p w14:paraId="4AAD49F7" w14:textId="77777777" w:rsidR="00160A67" w:rsidRDefault="00000000">
      <w:pPr>
        <w:pStyle w:val="a2"/>
        <w:keepNext/>
        <w:numPr>
          <w:ilvl w:val="2"/>
          <w:numId w:val="30"/>
        </w:numPr>
        <w:outlineLvl w:val="2"/>
        <w:rPr>
          <w:rFonts w:ascii="Times New Roman" w:eastAsia="宋体" w:hAnsi="Times New Roman" w:cs="Times New Roman"/>
          <w:b/>
          <w:bCs/>
        </w:rPr>
      </w:pPr>
      <w:bookmarkStart w:id="1393" w:name="_Toc19217"/>
      <w:r>
        <w:rPr>
          <w:rFonts w:ascii="Times New Roman" w:eastAsia="宋体" w:hAnsi="Times New Roman" w:cs="Times New Roman"/>
          <w:b/>
          <w:bCs/>
        </w:rPr>
        <w:t xml:space="preserve"> </w:t>
      </w:r>
      <w:r>
        <w:rPr>
          <w:rFonts w:ascii="Times New Roman" w:eastAsia="宋体" w:hAnsi="Times New Roman" w:cs="Times New Roman"/>
          <w:b/>
          <w:bCs/>
        </w:rPr>
        <w:t>利润水平指标的选择</w:t>
      </w:r>
      <w:bookmarkEnd w:id="1392"/>
      <w:bookmarkEnd w:id="1393"/>
    </w:p>
    <w:p w14:paraId="74FB644A" w14:textId="77777777" w:rsidR="00160A67" w:rsidRDefault="00160A67">
      <w:pPr>
        <w:pStyle w:val="aff8"/>
        <w:rPr>
          <w:rFonts w:ascii="Arial" w:eastAsia="黑体" w:hAnsi="Arial" w:cs="Arial"/>
          <w:color w:val="06A2E0" w:themeColor="accent1"/>
        </w:rPr>
      </w:pPr>
    </w:p>
    <w:p w14:paraId="6B4369BC"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【法规依据：</w:t>
      </w:r>
      <w:r>
        <w:rPr>
          <w:rFonts w:ascii="Times New Roman" w:eastAsia="宋体" w:hAnsi="Times New Roman" w:cs="Times New Roman"/>
          <w:color w:val="FF0000"/>
        </w:rPr>
        <w:t>42</w:t>
      </w:r>
      <w:r>
        <w:rPr>
          <w:rFonts w:ascii="Times New Roman" w:eastAsia="宋体" w:hAnsi="Times New Roman" w:cs="Times New Roman"/>
          <w:color w:val="FF0000"/>
        </w:rPr>
        <w:t>号公告</w:t>
      </w:r>
      <w:r>
        <w:rPr>
          <w:rFonts w:ascii="Times New Roman" w:eastAsia="宋体" w:hAnsi="Times New Roman" w:cs="Times New Roman"/>
          <w:color w:val="FF0000"/>
        </w:rPr>
        <w:t xml:space="preserve"> </w:t>
      </w:r>
      <w:r>
        <w:rPr>
          <w:rFonts w:ascii="Times New Roman" w:eastAsia="宋体" w:hAnsi="Times New Roman" w:cs="Times New Roman"/>
          <w:color w:val="FF0000"/>
        </w:rPr>
        <w:t>第十四条</w:t>
      </w:r>
      <w:r>
        <w:rPr>
          <w:rFonts w:ascii="Times New Roman" w:eastAsia="宋体" w:hAnsi="Times New Roman" w:cs="Times New Roman"/>
          <w:color w:val="FF0000"/>
        </w:rPr>
        <w:t xml:space="preserve"> </w:t>
      </w:r>
      <w:r>
        <w:rPr>
          <w:rFonts w:ascii="Times New Roman" w:eastAsia="宋体" w:hAnsi="Times New Roman" w:cs="Times New Roman"/>
          <w:color w:val="FF0000"/>
        </w:rPr>
        <w:t>第四款</w:t>
      </w:r>
      <w:r>
        <w:rPr>
          <w:rFonts w:ascii="Times New Roman" w:eastAsia="宋体" w:hAnsi="Times New Roman" w:cs="Times New Roman"/>
          <w:color w:val="FF0000"/>
        </w:rPr>
        <w:t xml:space="preserve"> </w:t>
      </w:r>
      <w:r>
        <w:rPr>
          <w:rFonts w:ascii="Times New Roman" w:eastAsia="宋体" w:hAnsi="Times New Roman" w:cs="Times New Roman"/>
          <w:color w:val="FF0000"/>
        </w:rPr>
        <w:t>可比性分析：</w:t>
      </w:r>
      <w:r>
        <w:rPr>
          <w:rFonts w:ascii="Times New Roman" w:eastAsia="宋体" w:hAnsi="Times New Roman" w:cs="Times New Roman"/>
          <w:color w:val="FF0000"/>
        </w:rPr>
        <w:t>4.</w:t>
      </w:r>
      <w:r>
        <w:rPr>
          <w:rFonts w:ascii="Times New Roman" w:eastAsia="宋体" w:hAnsi="Times New Roman" w:cs="Times New Roman"/>
          <w:color w:val="FF0000"/>
        </w:rPr>
        <w:t>所选取的内部或者外部可比非受控交易信息和可比企业的财务信息。】</w:t>
      </w:r>
    </w:p>
    <w:p w14:paraId="143C3F12"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【法规依据：</w:t>
      </w:r>
      <w:r>
        <w:rPr>
          <w:rFonts w:ascii="Times New Roman" w:eastAsia="宋体" w:hAnsi="Times New Roman" w:cs="Times New Roman"/>
          <w:color w:val="FF0000"/>
        </w:rPr>
        <w:t>42</w:t>
      </w:r>
      <w:r>
        <w:rPr>
          <w:rFonts w:ascii="Times New Roman" w:eastAsia="宋体" w:hAnsi="Times New Roman" w:cs="Times New Roman"/>
          <w:color w:val="FF0000"/>
        </w:rPr>
        <w:t>号公告</w:t>
      </w:r>
      <w:r>
        <w:rPr>
          <w:rFonts w:ascii="Times New Roman" w:eastAsia="宋体" w:hAnsi="Times New Roman" w:cs="Times New Roman"/>
          <w:color w:val="FF0000"/>
        </w:rPr>
        <w:t xml:space="preserve"> </w:t>
      </w:r>
      <w:r>
        <w:rPr>
          <w:rFonts w:ascii="Times New Roman" w:eastAsia="宋体" w:hAnsi="Times New Roman" w:cs="Times New Roman"/>
          <w:color w:val="FF0000"/>
        </w:rPr>
        <w:t>第十四条</w:t>
      </w:r>
      <w:r>
        <w:rPr>
          <w:rFonts w:ascii="Times New Roman" w:eastAsia="宋体" w:hAnsi="Times New Roman" w:cs="Times New Roman"/>
          <w:color w:val="FF0000"/>
        </w:rPr>
        <w:t xml:space="preserve"> </w:t>
      </w:r>
      <w:r>
        <w:rPr>
          <w:rFonts w:ascii="Times New Roman" w:eastAsia="宋体" w:hAnsi="Times New Roman" w:cs="Times New Roman"/>
          <w:color w:val="FF0000"/>
        </w:rPr>
        <w:t>第五款</w:t>
      </w:r>
      <w:r>
        <w:rPr>
          <w:rFonts w:ascii="Times New Roman" w:eastAsia="宋体" w:hAnsi="Times New Roman" w:cs="Times New Roman"/>
          <w:color w:val="FF0000"/>
        </w:rPr>
        <w:t xml:space="preserve"> </w:t>
      </w:r>
      <w:r>
        <w:rPr>
          <w:rFonts w:ascii="Times New Roman" w:eastAsia="宋体" w:hAnsi="Times New Roman" w:cs="Times New Roman"/>
          <w:color w:val="FF0000"/>
        </w:rPr>
        <w:t>转让定价方法的选择和使用：</w:t>
      </w:r>
      <w:r>
        <w:rPr>
          <w:rFonts w:ascii="Times New Roman" w:eastAsia="宋体" w:hAnsi="Times New Roman" w:cs="Times New Roman"/>
          <w:color w:val="FF0000"/>
        </w:rPr>
        <w:t>4.</w:t>
      </w:r>
      <w:r>
        <w:rPr>
          <w:rFonts w:ascii="Times New Roman" w:eastAsia="宋体" w:hAnsi="Times New Roman" w:cs="Times New Roman"/>
          <w:color w:val="FF0000"/>
        </w:rPr>
        <w:t>运用合理的转让定价方法和可比性分析结果，确定可比非关联交易价格或者利润。】</w:t>
      </w:r>
    </w:p>
    <w:p w14:paraId="664C4D0F" w14:textId="7133D73A"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交易净利润法的可靠运用要求选择一个合适的利润水平指标，详细描述如下所示。在计算可比公司（如附录四所述）的利润水平指标时，需要</w:t>
      </w:r>
      <w:proofErr w:type="gramStart"/>
      <w:r>
        <w:rPr>
          <w:rFonts w:ascii="Times New Roman" w:eastAsia="宋体" w:hAnsi="Times New Roman" w:cs="Times New Roman"/>
        </w:rPr>
        <w:t>考量</w:t>
      </w:r>
      <w:proofErr w:type="gramEnd"/>
      <w:r>
        <w:rPr>
          <w:rFonts w:ascii="Times New Roman" w:eastAsia="宋体" w:hAnsi="Times New Roman" w:cs="Times New Roman"/>
        </w:rPr>
        <w:t>历史数据的使用以及加权平均方法。这些信息同样在下文中给予了描述。最后，我们计算出可比公司的利润水平指标的独立区间以验证</w:t>
      </w:r>
      <w:del w:id="139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39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所获得的利润水平是否符合独立交易原则。</w:t>
      </w:r>
    </w:p>
    <w:p w14:paraId="18352925" w14:textId="77777777" w:rsidR="00160A67" w:rsidRDefault="00000000">
      <w:pPr>
        <w:pStyle w:val="a2"/>
        <w:keepNext/>
        <w:numPr>
          <w:ilvl w:val="2"/>
          <w:numId w:val="30"/>
        </w:numPr>
        <w:outlineLvl w:val="2"/>
        <w:rPr>
          <w:rFonts w:ascii="Times New Roman" w:eastAsia="宋体" w:hAnsi="Times New Roman" w:cs="Times New Roman"/>
          <w:b/>
          <w:bCs/>
        </w:rPr>
      </w:pPr>
      <w:bookmarkStart w:id="1396" w:name="_Toc139363100"/>
      <w:bookmarkStart w:id="1397" w:name="_Toc144227521"/>
      <w:bookmarkStart w:id="1398" w:name="_Toc1334"/>
      <w:bookmarkStart w:id="1399" w:name="_Toc139363025"/>
      <w:r>
        <w:rPr>
          <w:rFonts w:ascii="Times New Roman" w:eastAsia="宋体" w:hAnsi="Times New Roman" w:cs="Times New Roman"/>
          <w:b/>
          <w:bCs/>
        </w:rPr>
        <w:t xml:space="preserve"> </w:t>
      </w:r>
      <w:r>
        <w:rPr>
          <w:rFonts w:ascii="Times New Roman" w:eastAsia="宋体" w:hAnsi="Times New Roman" w:cs="Times New Roman"/>
          <w:b/>
          <w:bCs/>
        </w:rPr>
        <w:t>利润水平指标概述</w:t>
      </w:r>
      <w:bookmarkEnd w:id="1396"/>
      <w:bookmarkEnd w:id="1397"/>
      <w:bookmarkEnd w:id="1398"/>
      <w:bookmarkEnd w:id="1399"/>
    </w:p>
    <w:p w14:paraId="4A782B1C" w14:textId="77777777" w:rsidR="00160A67" w:rsidRDefault="00160A67">
      <w:pPr>
        <w:keepNext/>
        <w:jc w:val="both"/>
        <w:rPr>
          <w:rFonts w:ascii="Arial" w:eastAsia="黑体" w:hAnsi="Arial" w:cs="Arial"/>
        </w:rPr>
      </w:pPr>
    </w:p>
    <w:p w14:paraId="7F1AB3A0"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如前所述，交易净利润法被选定为最合适的方法来验证独立交易价格。我们需要选择一个合理的利润水平指标来衡量</w:t>
      </w:r>
      <w:proofErr w:type="gramStart"/>
      <w:r>
        <w:rPr>
          <w:rFonts w:ascii="Times New Roman" w:eastAsia="宋体" w:hAnsi="Times New Roman" w:cs="Times New Roman"/>
        </w:rPr>
        <w:t>息</w:t>
      </w:r>
      <w:proofErr w:type="gramEnd"/>
      <w:r>
        <w:rPr>
          <w:rFonts w:ascii="Times New Roman" w:eastAsia="宋体" w:hAnsi="Times New Roman" w:cs="Times New Roman"/>
        </w:rPr>
        <w:t>税前营业利润与适当的基数（例如营业收入、营业成本或资产）之间的关系。选择何种利润水平指标需要</w:t>
      </w:r>
      <w:proofErr w:type="gramStart"/>
      <w:r>
        <w:rPr>
          <w:rFonts w:ascii="Times New Roman" w:eastAsia="宋体" w:hAnsi="Times New Roman" w:cs="Times New Roman"/>
        </w:rPr>
        <w:t>考量</w:t>
      </w:r>
      <w:proofErr w:type="gramEnd"/>
      <w:r>
        <w:rPr>
          <w:rFonts w:ascii="Times New Roman" w:eastAsia="宋体" w:hAnsi="Times New Roman" w:cs="Times New Roman"/>
        </w:rPr>
        <w:t>多种因素，包括被测试方的特性、非受控可比公司公开信息的可靠性，以及在</w:t>
      </w:r>
      <w:proofErr w:type="gramStart"/>
      <w:r>
        <w:rPr>
          <w:rFonts w:ascii="Times New Roman" w:eastAsia="宋体" w:hAnsi="Times New Roman" w:cs="Times New Roman"/>
        </w:rPr>
        <w:t>考量</w:t>
      </w:r>
      <w:proofErr w:type="gramEnd"/>
      <w:r>
        <w:rPr>
          <w:rFonts w:ascii="Times New Roman" w:eastAsia="宋体" w:hAnsi="Times New Roman" w:cs="Times New Roman"/>
        </w:rPr>
        <w:t>了所有的因素和情况下何种利润水平指标可以最能体现合理的利润状况以验证被测试方在受控交易中所获得的利润水平。</w:t>
      </w:r>
    </w:p>
    <w:p w14:paraId="3E69F4E4"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一般使用的利润水平指标包括营业利润率、完全成本加成率、贝里比率以及资产收益率。</w:t>
      </w:r>
    </w:p>
    <w:p w14:paraId="01E49ABC"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以下对利润水平指标中涉及的项目进行具体定义：</w:t>
      </w:r>
    </w:p>
    <w:p w14:paraId="3A10D1D9" w14:textId="77777777" w:rsidR="00160A67" w:rsidRDefault="00160A67">
      <w:pPr>
        <w:jc w:val="both"/>
        <w:rPr>
          <w:rFonts w:ascii="Arial" w:eastAsia="黑体" w:hAnsi="Arial" w:cs="Arial"/>
        </w:rPr>
      </w:pPr>
    </w:p>
    <w:p w14:paraId="324F4A7A" w14:textId="77777777" w:rsidR="00160A67" w:rsidRDefault="00000000">
      <w:pPr>
        <w:spacing w:beforeLines="50" w:before="120" w:line="360" w:lineRule="auto"/>
        <w:ind w:firstLineChars="200" w:firstLine="48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Pr>
          <w:rFonts w:ascii="Times New Roman" w:eastAsia="宋体" w:hAnsi="Times New Roman" w:cs="Times New Roman"/>
        </w:rPr>
        <w:t>营业利润</w:t>
      </w:r>
      <w:r>
        <w:rPr>
          <w:rFonts w:ascii="Times New Roman" w:eastAsia="宋体" w:hAnsi="Times New Roman" w:cs="Times New Roman"/>
        </w:rPr>
        <w:t xml:space="preserve"> = </w:t>
      </w:r>
      <w:r>
        <w:rPr>
          <w:rFonts w:ascii="Times New Roman" w:eastAsia="宋体" w:hAnsi="Times New Roman" w:cs="Times New Roman"/>
        </w:rPr>
        <w:t>营业收入</w:t>
      </w:r>
      <w:r>
        <w:rPr>
          <w:rFonts w:ascii="Times New Roman" w:eastAsia="宋体" w:hAnsi="Times New Roman" w:cs="Times New Roman"/>
        </w:rPr>
        <w:t xml:space="preserve"> - </w:t>
      </w:r>
      <w:r>
        <w:rPr>
          <w:rFonts w:ascii="Times New Roman" w:eastAsia="宋体" w:hAnsi="Times New Roman" w:cs="Times New Roman"/>
        </w:rPr>
        <w:t>营业总成本</w:t>
      </w:r>
    </w:p>
    <w:p w14:paraId="26E8F03B" w14:textId="77777777" w:rsidR="00160A67" w:rsidRDefault="00000000">
      <w:pPr>
        <w:spacing w:beforeLines="50" w:before="120" w:line="360" w:lineRule="auto"/>
        <w:ind w:firstLineChars="200" w:firstLine="48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Pr>
          <w:rFonts w:ascii="Times New Roman" w:eastAsia="宋体" w:hAnsi="Times New Roman" w:cs="Times New Roman"/>
        </w:rPr>
        <w:t>营业毛利</w:t>
      </w:r>
      <w:r>
        <w:rPr>
          <w:rFonts w:ascii="Times New Roman" w:eastAsia="宋体" w:hAnsi="Times New Roman" w:cs="Times New Roman"/>
        </w:rPr>
        <w:t xml:space="preserve"> = </w:t>
      </w:r>
      <w:r>
        <w:rPr>
          <w:rFonts w:ascii="Times New Roman" w:eastAsia="宋体" w:hAnsi="Times New Roman" w:cs="Times New Roman"/>
        </w:rPr>
        <w:t>营业收入</w:t>
      </w:r>
      <w:r>
        <w:rPr>
          <w:rFonts w:ascii="Times New Roman" w:eastAsia="宋体" w:hAnsi="Times New Roman" w:cs="Times New Roman"/>
        </w:rPr>
        <w:t xml:space="preserve"> – </w:t>
      </w:r>
      <w:r>
        <w:rPr>
          <w:rFonts w:ascii="Times New Roman" w:eastAsia="宋体" w:hAnsi="Times New Roman" w:cs="Times New Roman"/>
        </w:rPr>
        <w:t>营业成本（含税金及附加）</w:t>
      </w:r>
    </w:p>
    <w:p w14:paraId="5154CCF7"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hint="eastAsia"/>
        </w:rPr>
        <w:lastRenderedPageBreak/>
        <w:t>（</w:t>
      </w:r>
      <w:r>
        <w:rPr>
          <w:rFonts w:ascii="Times New Roman" w:eastAsia="宋体" w:hAnsi="Times New Roman" w:cs="Times New Roman" w:hint="eastAsia"/>
        </w:rPr>
        <w:t>3</w:t>
      </w:r>
      <w:r>
        <w:rPr>
          <w:rFonts w:ascii="Times New Roman" w:eastAsia="宋体" w:hAnsi="Times New Roman" w:cs="Times New Roman" w:hint="eastAsia"/>
        </w:rPr>
        <w:t>）</w:t>
      </w:r>
      <w:r>
        <w:rPr>
          <w:rFonts w:ascii="Times New Roman" w:eastAsia="宋体" w:hAnsi="Times New Roman" w:cs="Times New Roman"/>
        </w:rPr>
        <w:t>营业收入</w:t>
      </w:r>
      <w:r>
        <w:rPr>
          <w:rFonts w:ascii="Times New Roman" w:eastAsia="宋体" w:hAnsi="Times New Roman" w:cs="Times New Roman"/>
        </w:rPr>
        <w:t xml:space="preserve"> = </w:t>
      </w:r>
      <w:r>
        <w:rPr>
          <w:rFonts w:ascii="Times New Roman" w:eastAsia="宋体" w:hAnsi="Times New Roman" w:cs="Times New Roman"/>
        </w:rPr>
        <w:t>净销售收入</w:t>
      </w:r>
      <w:r>
        <w:rPr>
          <w:rFonts w:ascii="Times New Roman" w:eastAsia="宋体" w:hAnsi="Times New Roman" w:cs="Times New Roman"/>
        </w:rPr>
        <w:t>+</w:t>
      </w:r>
      <w:r>
        <w:rPr>
          <w:rFonts w:ascii="Times New Roman" w:eastAsia="宋体" w:hAnsi="Times New Roman" w:cs="Times New Roman"/>
        </w:rPr>
        <w:t>其他营业收入（不包括财务收入）</w:t>
      </w:r>
      <w:r>
        <w:rPr>
          <w:rFonts w:ascii="Times New Roman" w:eastAsia="宋体" w:hAnsi="Times New Roman" w:cs="Times New Roman"/>
          <w:color w:val="FF0000"/>
        </w:rPr>
        <w:t>【如果分析仅使用净销售收入，需修改（不建议）】</w:t>
      </w:r>
    </w:p>
    <w:p w14:paraId="3D480F26" w14:textId="77777777" w:rsidR="00160A67" w:rsidRDefault="00000000">
      <w:pPr>
        <w:spacing w:beforeLines="50" w:before="120" w:line="360" w:lineRule="auto"/>
        <w:ind w:firstLineChars="200" w:firstLine="48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w:t>
      </w:r>
      <w:r>
        <w:rPr>
          <w:rFonts w:ascii="Times New Roman" w:eastAsia="宋体" w:hAnsi="Times New Roman" w:cs="Times New Roman"/>
        </w:rPr>
        <w:t>营业成本（含税金及附加）</w:t>
      </w:r>
      <w:r>
        <w:rPr>
          <w:rFonts w:ascii="Times New Roman" w:eastAsia="宋体" w:hAnsi="Times New Roman" w:cs="Times New Roman"/>
        </w:rPr>
        <w:t xml:space="preserve"> = </w:t>
      </w:r>
      <w:r>
        <w:rPr>
          <w:rFonts w:ascii="Times New Roman" w:eastAsia="宋体" w:hAnsi="Times New Roman" w:cs="Times New Roman"/>
        </w:rPr>
        <w:t>销售货物和</w:t>
      </w:r>
      <w:r>
        <w:rPr>
          <w:rFonts w:ascii="Times New Roman" w:eastAsia="宋体" w:hAnsi="Times New Roman" w:cs="Times New Roman"/>
        </w:rPr>
        <w:t>/</w:t>
      </w:r>
      <w:r>
        <w:rPr>
          <w:rFonts w:ascii="Times New Roman" w:eastAsia="宋体" w:hAnsi="Times New Roman" w:cs="Times New Roman"/>
        </w:rPr>
        <w:t>或提供劳务的成本及相关税金及附加</w:t>
      </w:r>
    </w:p>
    <w:p w14:paraId="107A0278"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hint="eastAsia"/>
        </w:rPr>
        <w:t>（</w:t>
      </w:r>
      <w:r>
        <w:rPr>
          <w:rFonts w:ascii="Times New Roman" w:eastAsia="宋体" w:hAnsi="Times New Roman" w:cs="Times New Roman" w:hint="eastAsia"/>
        </w:rPr>
        <w:t>5</w:t>
      </w:r>
      <w:r>
        <w:rPr>
          <w:rFonts w:ascii="Times New Roman" w:eastAsia="宋体" w:hAnsi="Times New Roman" w:cs="Times New Roman" w:hint="eastAsia"/>
        </w:rPr>
        <w:t>）</w:t>
      </w:r>
      <w:r>
        <w:rPr>
          <w:rFonts w:ascii="Times New Roman" w:eastAsia="宋体" w:hAnsi="Times New Roman" w:cs="Times New Roman"/>
        </w:rPr>
        <w:t>营业费用</w:t>
      </w:r>
      <w:r>
        <w:rPr>
          <w:rFonts w:ascii="Times New Roman" w:eastAsia="宋体" w:hAnsi="Times New Roman" w:cs="Times New Roman"/>
        </w:rPr>
        <w:t xml:space="preserve"> = </w:t>
      </w:r>
      <w:r>
        <w:rPr>
          <w:rFonts w:ascii="Times New Roman" w:eastAsia="宋体" w:hAnsi="Times New Roman" w:cs="Times New Roman"/>
        </w:rPr>
        <w:t>销售费用</w:t>
      </w:r>
      <w:r>
        <w:rPr>
          <w:rFonts w:ascii="Times New Roman" w:eastAsia="宋体" w:hAnsi="Times New Roman" w:cs="Times New Roman"/>
        </w:rPr>
        <w:t>+</w:t>
      </w:r>
      <w:r>
        <w:rPr>
          <w:rFonts w:ascii="Times New Roman" w:eastAsia="宋体" w:hAnsi="Times New Roman" w:cs="Times New Roman"/>
        </w:rPr>
        <w:t>管理费用</w:t>
      </w:r>
      <w:r>
        <w:rPr>
          <w:rFonts w:ascii="Times New Roman" w:eastAsia="宋体" w:hAnsi="Times New Roman" w:cs="Times New Roman"/>
        </w:rPr>
        <w:t>+</w:t>
      </w:r>
      <w:r>
        <w:rPr>
          <w:rFonts w:ascii="Times New Roman" w:eastAsia="宋体" w:hAnsi="Times New Roman" w:cs="Times New Roman"/>
        </w:rPr>
        <w:t>研发费用</w:t>
      </w:r>
      <w:r>
        <w:rPr>
          <w:rFonts w:ascii="Times New Roman" w:eastAsia="宋体" w:hAnsi="Times New Roman" w:cs="Times New Roman"/>
          <w:color w:val="FF0000"/>
        </w:rPr>
        <w:t>【不包括财务费用，根据情况确定是否包括汇兑损益、资产减值损失】</w:t>
      </w:r>
    </w:p>
    <w:p w14:paraId="33BD6B05" w14:textId="77777777" w:rsidR="00160A67" w:rsidRDefault="00000000">
      <w:pPr>
        <w:spacing w:beforeLines="50" w:before="120" w:line="360" w:lineRule="auto"/>
        <w:ind w:firstLineChars="200" w:firstLine="48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6</w:t>
      </w:r>
      <w:r>
        <w:rPr>
          <w:rFonts w:ascii="Times New Roman" w:eastAsia="宋体" w:hAnsi="Times New Roman" w:cs="Times New Roman" w:hint="eastAsia"/>
        </w:rPr>
        <w:t>）</w:t>
      </w:r>
      <w:r>
        <w:rPr>
          <w:rFonts w:ascii="Times New Roman" w:eastAsia="宋体" w:hAnsi="Times New Roman" w:cs="Times New Roman"/>
        </w:rPr>
        <w:t>营业总成本</w:t>
      </w:r>
      <w:r>
        <w:rPr>
          <w:rFonts w:ascii="Times New Roman" w:eastAsia="宋体" w:hAnsi="Times New Roman" w:cs="Times New Roman"/>
        </w:rPr>
        <w:t xml:space="preserve"> = </w:t>
      </w:r>
      <w:r>
        <w:rPr>
          <w:rFonts w:ascii="Times New Roman" w:eastAsia="宋体" w:hAnsi="Times New Roman" w:cs="Times New Roman"/>
        </w:rPr>
        <w:t>营业成本（含税金及附加）</w:t>
      </w:r>
      <w:r>
        <w:rPr>
          <w:rFonts w:ascii="Times New Roman" w:eastAsia="宋体" w:hAnsi="Times New Roman" w:cs="Times New Roman"/>
        </w:rPr>
        <w:t>+</w:t>
      </w:r>
      <w:r>
        <w:rPr>
          <w:rFonts w:ascii="Times New Roman" w:eastAsia="宋体" w:hAnsi="Times New Roman" w:cs="Times New Roman"/>
        </w:rPr>
        <w:t>营业费用</w:t>
      </w:r>
    </w:p>
    <w:p w14:paraId="04BF65DA" w14:textId="77777777" w:rsidR="00160A67" w:rsidRDefault="00000000">
      <w:pPr>
        <w:spacing w:beforeLines="50" w:before="120" w:line="360" w:lineRule="auto"/>
        <w:ind w:firstLineChars="200" w:firstLine="480"/>
        <w:rPr>
          <w:rFonts w:ascii="Times New Roman" w:eastAsia="宋体" w:hAnsi="Times New Roman" w:cs="Times New Roman"/>
          <w:color w:val="FF0000"/>
        </w:rPr>
      </w:pPr>
      <w:r>
        <w:rPr>
          <w:rFonts w:ascii="Times New Roman" w:eastAsia="宋体" w:hAnsi="Times New Roman" w:cs="Times New Roman"/>
          <w:color w:val="FF0000"/>
        </w:rPr>
        <w:t>【如果被测试方的特定费用中包含非营业费用（如一次性重组费用，固定资产减值损失），那么可比公司的费用也应做相应的调整。如存在，需描述。】</w:t>
      </w:r>
    </w:p>
    <w:p w14:paraId="3DB3172A"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以下对本报告中四种主要利润水平指标进行具体描述。</w:t>
      </w:r>
    </w:p>
    <w:p w14:paraId="1A8C7E3A" w14:textId="77777777" w:rsidR="00160A67" w:rsidRDefault="00160A67">
      <w:pPr>
        <w:jc w:val="both"/>
        <w:rPr>
          <w:rFonts w:ascii="Arial" w:eastAsia="黑体" w:hAnsi="Arial" w:cs="Arial"/>
        </w:rPr>
      </w:pPr>
    </w:p>
    <w:p w14:paraId="1AD333FD" w14:textId="77777777" w:rsidR="00160A67" w:rsidRDefault="00000000">
      <w:pPr>
        <w:spacing w:beforeLines="50" w:before="120" w:line="360" w:lineRule="auto"/>
        <w:rPr>
          <w:rFonts w:ascii="Times New Roman" w:eastAsia="宋体" w:hAnsi="Times New Roman" w:cs="Times New Roman"/>
        </w:rPr>
      </w:pPr>
      <w:r>
        <w:rPr>
          <w:rFonts w:ascii="Times New Roman" w:eastAsia="宋体" w:hAnsi="Times New Roman" w:cs="Times New Roman" w:hint="eastAsia"/>
        </w:rPr>
        <w:t>a)</w:t>
      </w:r>
      <w:r>
        <w:rPr>
          <w:rFonts w:ascii="Times New Roman" w:eastAsia="宋体" w:hAnsi="Times New Roman" w:cs="Times New Roman" w:hint="eastAsia"/>
        </w:rPr>
        <w:t>营业利润率</w:t>
      </w:r>
    </w:p>
    <w:p w14:paraId="337E3E3D" w14:textId="77777777" w:rsidR="00160A67" w:rsidRDefault="00160A67">
      <w:pPr>
        <w:keepNext/>
        <w:jc w:val="both"/>
        <w:rPr>
          <w:rFonts w:ascii="Arial" w:eastAsia="黑体" w:hAnsi="Arial" w:cs="Arial"/>
        </w:rPr>
      </w:pPr>
    </w:p>
    <w:p w14:paraId="0D266F06"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营业利润率</w:t>
      </w:r>
      <w:r>
        <w:rPr>
          <w:rFonts w:ascii="Times New Roman" w:eastAsia="宋体" w:hAnsi="Times New Roman" w:cs="Times New Roman"/>
        </w:rPr>
        <w:t xml:space="preserve"> = </w:t>
      </w:r>
      <w:r>
        <w:rPr>
          <w:rFonts w:ascii="Times New Roman" w:eastAsia="宋体" w:hAnsi="Times New Roman" w:cs="Times New Roman"/>
        </w:rPr>
        <w:t>营业利润</w:t>
      </w:r>
      <w:r>
        <w:rPr>
          <w:rFonts w:ascii="Times New Roman" w:eastAsia="宋体" w:hAnsi="Times New Roman" w:cs="Times New Roman"/>
        </w:rPr>
        <w:t>/</w:t>
      </w:r>
      <w:r>
        <w:rPr>
          <w:rFonts w:ascii="Times New Roman" w:eastAsia="宋体" w:hAnsi="Times New Roman" w:cs="Times New Roman"/>
        </w:rPr>
        <w:t>营业收入</w:t>
      </w:r>
    </w:p>
    <w:p w14:paraId="167DE9E3"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营业利润率侧重衡量企业经营收益与销售收入之间的关系，较适合用以分析以销售收入为首要</w:t>
      </w:r>
      <w:proofErr w:type="gramStart"/>
      <w:r>
        <w:rPr>
          <w:rFonts w:ascii="Times New Roman" w:eastAsia="宋体" w:hAnsi="Times New Roman" w:cs="Times New Roman"/>
        </w:rPr>
        <w:t>考量</w:t>
      </w:r>
      <w:proofErr w:type="gramEnd"/>
      <w:r>
        <w:rPr>
          <w:rFonts w:ascii="Times New Roman" w:eastAsia="宋体" w:hAnsi="Times New Roman" w:cs="Times New Roman"/>
        </w:rPr>
        <w:t>的销售型企业，如分销商。此外，在分销商的情况下使用营业利润率比使用完全成本加成率更为有效，因为销售收入来自非关联交易，而营业成本包括关联采购。</w:t>
      </w:r>
    </w:p>
    <w:p w14:paraId="77825F7C" w14:textId="77777777" w:rsidR="00160A67" w:rsidRDefault="00000000">
      <w:pPr>
        <w:spacing w:beforeLines="50" w:before="120" w:line="360" w:lineRule="auto"/>
        <w:rPr>
          <w:rFonts w:ascii="Times New Roman" w:eastAsia="宋体" w:hAnsi="Times New Roman" w:cs="Times New Roman"/>
        </w:rPr>
      </w:pPr>
      <w:r>
        <w:rPr>
          <w:rFonts w:ascii="Times New Roman" w:eastAsia="宋体" w:hAnsi="Times New Roman" w:cs="Times New Roman" w:hint="eastAsia"/>
        </w:rPr>
        <w:t>b)</w:t>
      </w:r>
      <w:r>
        <w:rPr>
          <w:rFonts w:ascii="Times New Roman" w:eastAsia="宋体" w:hAnsi="Times New Roman" w:cs="Times New Roman" w:hint="eastAsia"/>
        </w:rPr>
        <w:t>完全成本加成率</w:t>
      </w:r>
    </w:p>
    <w:p w14:paraId="5F9616D3"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完全成本加成率</w:t>
      </w:r>
      <w:r>
        <w:rPr>
          <w:rFonts w:ascii="Times New Roman" w:eastAsia="宋体" w:hAnsi="Times New Roman" w:cs="Times New Roman"/>
        </w:rPr>
        <w:t xml:space="preserve"> = </w:t>
      </w:r>
      <w:r>
        <w:rPr>
          <w:rFonts w:ascii="Times New Roman" w:eastAsia="宋体" w:hAnsi="Times New Roman" w:cs="Times New Roman"/>
        </w:rPr>
        <w:t>营业利润</w:t>
      </w:r>
      <w:r>
        <w:rPr>
          <w:rFonts w:ascii="Times New Roman" w:eastAsia="宋体" w:hAnsi="Times New Roman" w:cs="Times New Roman"/>
        </w:rPr>
        <w:t>/</w:t>
      </w:r>
      <w:r>
        <w:rPr>
          <w:rFonts w:ascii="Times New Roman" w:eastAsia="宋体" w:hAnsi="Times New Roman" w:cs="Times New Roman"/>
        </w:rPr>
        <w:t>营业总成本</w:t>
      </w:r>
    </w:p>
    <w:p w14:paraId="1BF68362"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完全成本加成率在测试关联服务交易（包括制造业务）时更具优势。由于营业成本和营业费用反映了这些类型企业的增值部分，完全成本加成率可以被认为是对其所执行的功能衡量。同样，在这种情况下使用完全成本加成率更为有效，因为关联方之间的交易额会反映到销售收入中。</w:t>
      </w:r>
    </w:p>
    <w:p w14:paraId="5B1AFB33"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lastRenderedPageBreak/>
        <w:t>事实上，由于营业利润率和完全成本加成率之间存在对应的数学关系，所以它们是等效的利润水平指标。因此，我们可以从适用性的角度选择任一种指标进行应用。例如，在关联交易中同时包括采购和销售，两种利润水平指标同样适用。</w:t>
      </w:r>
    </w:p>
    <w:p w14:paraId="3523C100" w14:textId="77777777" w:rsidR="00160A67" w:rsidRDefault="00160A67">
      <w:pPr>
        <w:jc w:val="both"/>
        <w:rPr>
          <w:rFonts w:ascii="Arial" w:eastAsia="黑体" w:hAnsi="Arial" w:cs="Arial"/>
        </w:rPr>
      </w:pPr>
    </w:p>
    <w:p w14:paraId="37AFDEF0" w14:textId="77777777" w:rsidR="00160A67" w:rsidRDefault="00000000">
      <w:pPr>
        <w:spacing w:beforeLines="50" w:before="120" w:line="360" w:lineRule="auto"/>
        <w:rPr>
          <w:rFonts w:ascii="Times New Roman" w:eastAsia="宋体" w:hAnsi="Times New Roman" w:cs="Times New Roman"/>
        </w:rPr>
      </w:pPr>
      <w:r>
        <w:rPr>
          <w:rFonts w:ascii="Times New Roman" w:eastAsia="宋体" w:hAnsi="Times New Roman" w:cs="Times New Roman" w:hint="eastAsia"/>
        </w:rPr>
        <w:t>c)</w:t>
      </w:r>
      <w:r>
        <w:rPr>
          <w:rFonts w:ascii="Times New Roman" w:eastAsia="宋体" w:hAnsi="Times New Roman" w:cs="Times New Roman" w:hint="eastAsia"/>
        </w:rPr>
        <w:t>贝里比率</w:t>
      </w:r>
    </w:p>
    <w:p w14:paraId="71087108"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贝里比率</w:t>
      </w:r>
      <w:r>
        <w:rPr>
          <w:rFonts w:ascii="Times New Roman" w:eastAsia="宋体" w:hAnsi="Times New Roman" w:cs="Times New Roman"/>
        </w:rPr>
        <w:t xml:space="preserve"> = </w:t>
      </w:r>
      <w:r>
        <w:rPr>
          <w:rFonts w:ascii="Times New Roman" w:eastAsia="宋体" w:hAnsi="Times New Roman" w:cs="Times New Roman"/>
        </w:rPr>
        <w:t>营业毛利</w:t>
      </w:r>
      <w:r>
        <w:rPr>
          <w:rFonts w:ascii="Times New Roman" w:eastAsia="宋体" w:hAnsi="Times New Roman" w:cs="Times New Roman"/>
        </w:rPr>
        <w:t>/</w:t>
      </w:r>
      <w:r>
        <w:rPr>
          <w:rFonts w:ascii="Times New Roman" w:eastAsia="宋体" w:hAnsi="Times New Roman" w:cs="Times New Roman"/>
        </w:rPr>
        <w:t>营业费用</w:t>
      </w:r>
    </w:p>
    <w:p w14:paraId="6BE5238F"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贝里比率衡量营业毛利和营业费用之间的关系。贝里比率与其</w:t>
      </w:r>
      <w:proofErr w:type="gramStart"/>
      <w:r>
        <w:rPr>
          <w:rFonts w:ascii="Times New Roman" w:eastAsia="宋体" w:hAnsi="Times New Roman" w:cs="Times New Roman"/>
        </w:rPr>
        <w:t>他利润</w:t>
      </w:r>
      <w:proofErr w:type="gramEnd"/>
      <w:r>
        <w:rPr>
          <w:rFonts w:ascii="Times New Roman" w:eastAsia="宋体" w:hAnsi="Times New Roman" w:cs="Times New Roman"/>
        </w:rPr>
        <w:t>水平指标不同之处在于其分子是营业毛利而不是营业利润。然而，贝里比率可以被认为是衡量对营业费用的净回报，因为它等于</w:t>
      </w:r>
      <w:r>
        <w:rPr>
          <w:rFonts w:ascii="Times New Roman" w:eastAsia="宋体" w:hAnsi="Times New Roman" w:cs="Times New Roman"/>
        </w:rPr>
        <w:t>1</w:t>
      </w:r>
      <w:r>
        <w:rPr>
          <w:rFonts w:ascii="Times New Roman" w:eastAsia="宋体" w:hAnsi="Times New Roman" w:cs="Times New Roman"/>
        </w:rPr>
        <w:t>加上营业利润与营业费用的比率。例如，营业费用</w:t>
      </w:r>
      <w:r>
        <w:rPr>
          <w:rFonts w:ascii="Times New Roman" w:eastAsia="宋体" w:hAnsi="Times New Roman" w:cs="Times New Roman"/>
        </w:rPr>
        <w:t>20%</w:t>
      </w:r>
      <w:r>
        <w:rPr>
          <w:rFonts w:ascii="Times New Roman" w:eastAsia="宋体" w:hAnsi="Times New Roman" w:cs="Times New Roman"/>
        </w:rPr>
        <w:t>的加成等于贝里比率</w:t>
      </w:r>
      <w:r>
        <w:rPr>
          <w:rFonts w:ascii="Times New Roman" w:eastAsia="宋体" w:hAnsi="Times New Roman" w:cs="Times New Roman"/>
        </w:rPr>
        <w:t>1.20</w:t>
      </w:r>
      <w:r>
        <w:rPr>
          <w:rFonts w:ascii="Times New Roman" w:eastAsia="宋体" w:hAnsi="Times New Roman" w:cs="Times New Roman"/>
        </w:rPr>
        <w:t>（即</w:t>
      </w:r>
      <w:r>
        <w:rPr>
          <w:rFonts w:ascii="Times New Roman" w:eastAsia="宋体" w:hAnsi="Times New Roman" w:cs="Times New Roman"/>
        </w:rPr>
        <w:t>1.00 + 0.20</w:t>
      </w:r>
      <w:r>
        <w:rPr>
          <w:rFonts w:ascii="Times New Roman" w:eastAsia="宋体" w:hAnsi="Times New Roman" w:cs="Times New Roman"/>
        </w:rPr>
        <w:t>）。</w:t>
      </w:r>
    </w:p>
    <w:p w14:paraId="50921544"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因此，在营业费用</w:t>
      </w:r>
      <w:proofErr w:type="gramStart"/>
      <w:r>
        <w:rPr>
          <w:rFonts w:ascii="Times New Roman" w:eastAsia="宋体" w:hAnsi="Times New Roman" w:cs="Times New Roman"/>
        </w:rPr>
        <w:t>反映增值</w:t>
      </w:r>
      <w:proofErr w:type="gramEnd"/>
      <w:r>
        <w:rPr>
          <w:rFonts w:ascii="Times New Roman" w:eastAsia="宋体" w:hAnsi="Times New Roman" w:cs="Times New Roman"/>
        </w:rPr>
        <w:t>部分价值而非营业成本时，贝里比率是最合适的方法。例如，分销商在日常销售活动中其所执行的销售功能并不重大，那么贝里比率可能是适当的利润水平指标。尤其是在分销商主要从事简单行政管理功能，但不包括物流或仓储的案例中。这种</w:t>
      </w:r>
      <w:r>
        <w:rPr>
          <w:rFonts w:ascii="Times New Roman" w:eastAsia="宋体" w:hAnsi="Times New Roman" w:cs="Times New Roman"/>
        </w:rPr>
        <w:t>“</w:t>
      </w:r>
      <w:r>
        <w:rPr>
          <w:rFonts w:ascii="Times New Roman" w:eastAsia="宋体" w:hAnsi="Times New Roman" w:cs="Times New Roman"/>
        </w:rPr>
        <w:t>轻</w:t>
      </w:r>
      <w:r>
        <w:rPr>
          <w:rFonts w:ascii="Times New Roman" w:eastAsia="宋体" w:hAnsi="Times New Roman" w:cs="Times New Roman"/>
        </w:rPr>
        <w:t>”</w:t>
      </w:r>
      <w:r>
        <w:rPr>
          <w:rFonts w:ascii="Times New Roman" w:eastAsia="宋体" w:hAnsi="Times New Roman" w:cs="Times New Roman"/>
        </w:rPr>
        <w:t>分销</w:t>
      </w:r>
      <w:proofErr w:type="gramStart"/>
      <w:r>
        <w:rPr>
          <w:rFonts w:ascii="Times New Roman" w:eastAsia="宋体" w:hAnsi="Times New Roman" w:cs="Times New Roman"/>
        </w:rPr>
        <w:t>商体现</w:t>
      </w:r>
      <w:proofErr w:type="gramEnd"/>
      <w:r>
        <w:rPr>
          <w:rFonts w:ascii="Times New Roman" w:eastAsia="宋体" w:hAnsi="Times New Roman" w:cs="Times New Roman"/>
        </w:rPr>
        <w:t>在其营业费用占销售收入的比例相对较低。</w:t>
      </w:r>
    </w:p>
    <w:p w14:paraId="0F46B656"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衡量贝里比率的可靠性面临的最大问题是，被测试方和可比公司是否在同一会计标准下界定营业成本与营业费用。例如，很难确定企业是否以同样的会计方式计量和归集相关费用（例如折扣、退货和退税、退款、运输费和保险等）。此外，如果可比公司的营业成本有可能包括与增值活动相关的费用，那么使用贝里比率的基础则被大大削弱。</w:t>
      </w:r>
    </w:p>
    <w:p w14:paraId="26CDB28C" w14:textId="77777777" w:rsidR="00160A67" w:rsidRDefault="00000000">
      <w:pPr>
        <w:spacing w:beforeLines="50" w:before="120" w:line="360" w:lineRule="auto"/>
        <w:rPr>
          <w:rFonts w:ascii="Times New Roman" w:eastAsia="宋体" w:hAnsi="Times New Roman" w:cs="Times New Roman"/>
        </w:rPr>
      </w:pPr>
      <w:r>
        <w:rPr>
          <w:rFonts w:ascii="Times New Roman" w:eastAsia="宋体" w:hAnsi="Times New Roman" w:cs="Times New Roman" w:hint="eastAsia"/>
        </w:rPr>
        <w:t>d)</w:t>
      </w:r>
      <w:r>
        <w:rPr>
          <w:rFonts w:ascii="Times New Roman" w:eastAsia="宋体" w:hAnsi="Times New Roman" w:cs="Times New Roman" w:hint="eastAsia"/>
        </w:rPr>
        <w:t>资产收益率</w:t>
      </w:r>
    </w:p>
    <w:p w14:paraId="3C476C44"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资产收益率</w:t>
      </w:r>
      <w:r>
        <w:rPr>
          <w:rFonts w:ascii="Times New Roman" w:eastAsia="宋体" w:hAnsi="Times New Roman" w:cs="Times New Roman"/>
        </w:rPr>
        <w:t xml:space="preserve"> = </w:t>
      </w:r>
      <w:r>
        <w:rPr>
          <w:rFonts w:ascii="Times New Roman" w:eastAsia="宋体" w:hAnsi="Times New Roman" w:cs="Times New Roman"/>
        </w:rPr>
        <w:t>营业利润</w:t>
      </w:r>
      <w:r>
        <w:rPr>
          <w:rFonts w:ascii="Times New Roman" w:eastAsia="宋体" w:hAnsi="Times New Roman" w:cs="Times New Roman"/>
        </w:rPr>
        <w:t>/</w:t>
      </w:r>
      <w:r>
        <w:rPr>
          <w:rFonts w:ascii="Times New Roman" w:eastAsia="宋体" w:hAnsi="Times New Roman" w:cs="Times New Roman"/>
        </w:rPr>
        <w:t>平均营业资产</w:t>
      </w:r>
    </w:p>
    <w:p w14:paraId="1B114A84"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营业资产包括应收账款和应付</w:t>
      </w:r>
      <w:proofErr w:type="gramStart"/>
      <w:r>
        <w:rPr>
          <w:rFonts w:ascii="Times New Roman" w:eastAsia="宋体" w:hAnsi="Times New Roman" w:cs="Times New Roman"/>
        </w:rPr>
        <w:t>帐款</w:t>
      </w:r>
      <w:proofErr w:type="gramEnd"/>
      <w:r>
        <w:rPr>
          <w:rFonts w:ascii="Times New Roman" w:eastAsia="宋体" w:hAnsi="Times New Roman" w:cs="Times New Roman"/>
        </w:rPr>
        <w:t>等流动资产和固定资产等长期资产。虽然公司需要一些现金作为营运资金，但超额现金不应被视为营业资产的一部分。由于难以衡量超额现金，所有营业资产中不应该按照常规包括现金和现金等价物。也不包括对子公司，证券和类似资产的投资。由于一些无形资产（包括商誉）出现在资产负债表上，而一些无形资产未出现在资产负债表上，不同的分析者对于是否将报告中的无形资产包括在营业资产数据中采取不同的方法。</w:t>
      </w:r>
    </w:p>
    <w:p w14:paraId="01646D51"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lastRenderedPageBreak/>
        <w:t>本报告中，平均营业资产取值于年初和年末的平均值数。</w:t>
      </w:r>
    </w:p>
    <w:p w14:paraId="04C27B38"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在经济理论中，资产收益率应该是最合适的利润水平指标，因为投资者通过资本投资获得利润。此外，较之利润与销售收入或者费用之间的关系，利润与营业资产的关系受企业功能差异的影响较小。然而，在准确衡量营业资产方面存在许多困难。例如，许多资产负债表中的资产是基于账面价值而不是公允价值计量的。此外，不同的公司可能在衡量资产时采用不同的会计准则，从而降低了可比性。相比之下，收入和费用的衡量在会计准则中更可靠和更标准化（特别是当使用多年数据时）。因此，资产收益率最适用于资产对价值产生特别重要的情况，如固定资产密集型产业（不同于分销或服务行业）。</w:t>
      </w:r>
    </w:p>
    <w:p w14:paraId="33FDCF10" w14:textId="77777777" w:rsidR="00160A67" w:rsidRDefault="00160A67">
      <w:pPr>
        <w:jc w:val="both"/>
        <w:rPr>
          <w:rFonts w:ascii="Arial" w:eastAsia="黑体" w:hAnsi="Arial" w:cs="Arial"/>
        </w:rPr>
      </w:pPr>
    </w:p>
    <w:p w14:paraId="2AFD753C" w14:textId="77777777" w:rsidR="00160A67" w:rsidRDefault="00000000">
      <w:pPr>
        <w:pStyle w:val="a2"/>
        <w:keepNext/>
        <w:numPr>
          <w:ilvl w:val="255"/>
          <w:numId w:val="0"/>
        </w:numPr>
        <w:jc w:val="both"/>
        <w:rPr>
          <w:rFonts w:ascii="Arial" w:eastAsia="黑体" w:hAnsi="Arial" w:cs="Arial"/>
          <w:b/>
          <w:bCs/>
        </w:rPr>
      </w:pPr>
      <w:bookmarkStart w:id="1400" w:name="_Toc139363026"/>
      <w:bookmarkStart w:id="1401" w:name="_Toc139363101"/>
      <w:r>
        <w:rPr>
          <w:rFonts w:ascii="Arial" w:eastAsia="黑体" w:hAnsi="Arial" w:cs="Arial" w:hint="eastAsia"/>
          <w:b/>
          <w:bCs/>
        </w:rPr>
        <w:t xml:space="preserve">8.5.2.1.  </w:t>
      </w:r>
      <w:r>
        <w:rPr>
          <w:rFonts w:ascii="Arial" w:eastAsia="黑体" w:hAnsi="Arial" w:cs="Arial"/>
          <w:b/>
          <w:bCs/>
        </w:rPr>
        <w:t>选择利润指标</w:t>
      </w:r>
      <w:bookmarkEnd w:id="1400"/>
      <w:bookmarkEnd w:id="1401"/>
    </w:p>
    <w:p w14:paraId="58873FDF" w14:textId="77777777" w:rsidR="00160A67" w:rsidRDefault="00160A67">
      <w:pPr>
        <w:keepNext/>
        <w:jc w:val="both"/>
        <w:rPr>
          <w:rFonts w:ascii="Arial" w:eastAsia="黑体" w:hAnsi="Arial" w:cs="Arial"/>
        </w:rPr>
      </w:pPr>
    </w:p>
    <w:p w14:paraId="57AA31A1" w14:textId="36CDB7DF"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考虑上述的利润水平指标，我们选择</w:t>
      </w:r>
      <w:r>
        <w:rPr>
          <w:rFonts w:ascii="Times New Roman" w:eastAsia="宋体" w:hAnsi="Times New Roman" w:cs="Times New Roman"/>
          <w:color w:val="FF0000"/>
        </w:rPr>
        <w:t>{</w:t>
      </w:r>
      <w:r>
        <w:rPr>
          <w:rFonts w:ascii="Times New Roman" w:eastAsia="宋体" w:hAnsi="Times New Roman" w:cs="Times New Roman"/>
          <w:color w:val="FF0000"/>
        </w:rPr>
        <w:t>完全成本加成率或息税前营业利润率</w:t>
      </w:r>
      <w:r>
        <w:rPr>
          <w:rFonts w:ascii="Times New Roman" w:eastAsia="宋体" w:hAnsi="Times New Roman" w:cs="Times New Roman"/>
          <w:color w:val="FF0000"/>
        </w:rPr>
        <w:t>}</w:t>
      </w:r>
      <w:r>
        <w:rPr>
          <w:rFonts w:ascii="Times New Roman" w:eastAsia="宋体" w:hAnsi="Times New Roman" w:cs="Times New Roman"/>
        </w:rPr>
        <w:t>作为验证本公司与其关联公司之间关联交易定价是否独立交易原则的利润水平指标。</w:t>
      </w:r>
      <w:r>
        <w:rPr>
          <w:rStyle w:val="aff9"/>
          <w:rFonts w:ascii="Times New Roman" w:eastAsia="宋体" w:hAnsi="Times New Roman" w:cs="Times New Roman"/>
          <w:color w:val="FF0000"/>
        </w:rPr>
        <w:t>【对于分销商：】</w:t>
      </w:r>
      <w:del w:id="140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40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主要业务是分销产品，因而我们选择了营业利润率作为最合适的利润水平指标。</w:t>
      </w:r>
      <w:r>
        <w:rPr>
          <w:rStyle w:val="aff9"/>
          <w:rFonts w:ascii="Times New Roman" w:eastAsia="宋体" w:hAnsi="Times New Roman" w:cs="Times New Roman"/>
          <w:color w:val="FF0000"/>
        </w:rPr>
        <w:t>【其他：】</w:t>
      </w:r>
      <w:del w:id="1404"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405"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的主要业务是生产或服务，因而我们选择了完全成本加成率作为最合适的利润水平指标。</w:t>
      </w:r>
    </w:p>
    <w:p w14:paraId="373EC6F4" w14:textId="5A1C09D6" w:rsidR="00160A67" w:rsidRDefault="00000000">
      <w:pPr>
        <w:spacing w:beforeLines="50" w:before="120" w:line="360" w:lineRule="auto"/>
        <w:ind w:firstLineChars="200" w:firstLine="480"/>
        <w:jc w:val="both"/>
        <w:rPr>
          <w:rFonts w:ascii="Times New Roman" w:eastAsia="宋体" w:hAnsi="Times New Roman" w:cs="Times New Roman"/>
        </w:rPr>
      </w:pPr>
      <w:r>
        <w:rPr>
          <w:rStyle w:val="aff9"/>
          <w:rFonts w:ascii="Times New Roman" w:eastAsia="宋体" w:hAnsi="Times New Roman" w:cs="Times New Roman"/>
        </w:rPr>
        <w:t xml:space="preserve"> </w:t>
      </w:r>
      <w:r>
        <w:rPr>
          <w:rStyle w:val="aff9"/>
          <w:rFonts w:ascii="Times New Roman" w:eastAsia="宋体" w:hAnsi="Times New Roman" w:cs="Times New Roman"/>
          <w:color w:val="FF0000"/>
        </w:rPr>
        <w:t>【如果适用，请包括以下语句：】</w:t>
      </w:r>
      <w:r>
        <w:rPr>
          <w:rFonts w:ascii="Times New Roman" w:eastAsia="宋体" w:hAnsi="Times New Roman" w:cs="Times New Roman"/>
        </w:rPr>
        <w:t>资产收益率不适用，因为固定资产在</w:t>
      </w:r>
      <w:del w:id="140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40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的运营中不发挥特别重要的作用。</w:t>
      </w:r>
      <w:r>
        <w:rPr>
          <w:rStyle w:val="aff9"/>
          <w:rFonts w:ascii="Times New Roman" w:eastAsia="宋体" w:hAnsi="Times New Roman" w:cs="Times New Roman"/>
          <w:color w:val="FF0000"/>
        </w:rPr>
        <w:t>【如果适用，还包括以下语句：】</w:t>
      </w:r>
      <w:r>
        <w:rPr>
          <w:rFonts w:ascii="Times New Roman" w:eastAsia="宋体" w:hAnsi="Times New Roman" w:cs="Times New Roman"/>
        </w:rPr>
        <w:t>贝里比率不适用，因为</w:t>
      </w:r>
      <w:del w:id="140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409"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的销量会因为其承担的功能而变化</w:t>
      </w:r>
      <w:r>
        <w:rPr>
          <w:rStyle w:val="aff9"/>
          <w:rFonts w:ascii="Times New Roman" w:eastAsia="宋体" w:hAnsi="Times New Roman" w:cs="Times New Roman"/>
          <w:color w:val="FF0000"/>
        </w:rPr>
        <w:t>【如果适用，还包括以下语句：】</w:t>
      </w:r>
      <w:r>
        <w:rPr>
          <w:rFonts w:ascii="Times New Roman" w:eastAsia="宋体" w:hAnsi="Times New Roman" w:cs="Times New Roman"/>
        </w:rPr>
        <w:t>并且</w:t>
      </w:r>
      <w:del w:id="141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41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的营业成本中包括重大增值活动而产生的费用。</w:t>
      </w:r>
    </w:p>
    <w:p w14:paraId="7E6353D5" w14:textId="00B24E08" w:rsidR="00160A67" w:rsidRDefault="00000000">
      <w:pPr>
        <w:spacing w:beforeLines="50" w:before="120" w:line="360" w:lineRule="auto"/>
        <w:ind w:firstLineChars="200" w:firstLine="480"/>
        <w:jc w:val="both"/>
        <w:rPr>
          <w:rFonts w:ascii="Times New Roman" w:eastAsia="宋体" w:hAnsi="Times New Roman" w:cs="Times New Roman"/>
        </w:rPr>
      </w:pPr>
      <w:r>
        <w:rPr>
          <w:rStyle w:val="aff9"/>
          <w:rFonts w:ascii="Times New Roman" w:eastAsia="宋体" w:hAnsi="Times New Roman" w:cs="Times New Roman"/>
          <w:color w:val="FF0000"/>
        </w:rPr>
        <w:t>【此外，】</w:t>
      </w:r>
      <w:r>
        <w:rPr>
          <w:rFonts w:ascii="Times New Roman" w:eastAsia="宋体" w:hAnsi="Times New Roman" w:cs="Times New Roman"/>
        </w:rPr>
        <w:t>由于我们不能确立</w:t>
      </w:r>
      <w:del w:id="141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41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和可比公司之间的会计准则的可比性，资产收益率和贝里比率被认为并不适用。在应用资产收益率时，营业资产的可靠性和可比性存在不确定性。在应用贝里比率时，营业成本和营业费用的会计计算的可比程度存在不确定性。</w:t>
      </w:r>
    </w:p>
    <w:p w14:paraId="43940060" w14:textId="77777777" w:rsidR="00160A67" w:rsidRDefault="00160A67">
      <w:pPr>
        <w:rPr>
          <w:rFonts w:ascii="Arial" w:eastAsia="黑体" w:hAnsi="Arial" w:cs="Arial"/>
        </w:rPr>
      </w:pPr>
    </w:p>
    <w:p w14:paraId="1FDF2F3B" w14:textId="77777777" w:rsidR="00160A67" w:rsidRDefault="00000000">
      <w:pPr>
        <w:pStyle w:val="a2"/>
        <w:keepNext/>
        <w:numPr>
          <w:ilvl w:val="2"/>
          <w:numId w:val="30"/>
        </w:numPr>
        <w:outlineLvl w:val="2"/>
        <w:rPr>
          <w:rFonts w:ascii="Times New Roman" w:eastAsia="宋体" w:hAnsi="Times New Roman" w:cs="Times New Roman"/>
          <w:b/>
          <w:bCs/>
        </w:rPr>
      </w:pPr>
      <w:bookmarkStart w:id="1414" w:name="_Toc8972"/>
      <w:bookmarkStart w:id="1415" w:name="_Toc144227522"/>
      <w:bookmarkStart w:id="1416" w:name="_Toc139363102"/>
      <w:bookmarkStart w:id="1417" w:name="_Toc139363027"/>
      <w:r>
        <w:rPr>
          <w:rFonts w:ascii="Times New Roman" w:eastAsia="宋体" w:hAnsi="Times New Roman" w:cs="Times New Roman"/>
          <w:b/>
          <w:bCs/>
        </w:rPr>
        <w:t xml:space="preserve"> </w:t>
      </w:r>
      <w:r>
        <w:rPr>
          <w:rFonts w:ascii="Times New Roman" w:eastAsia="宋体" w:hAnsi="Times New Roman" w:cs="Times New Roman"/>
          <w:b/>
          <w:bCs/>
        </w:rPr>
        <w:t>历年数据使用</w:t>
      </w:r>
      <w:bookmarkEnd w:id="1414"/>
      <w:bookmarkEnd w:id="1415"/>
      <w:bookmarkEnd w:id="1416"/>
      <w:bookmarkEnd w:id="1417"/>
    </w:p>
    <w:p w14:paraId="5023A16E" w14:textId="77777777" w:rsidR="00160A67" w:rsidRDefault="00160A67">
      <w:pPr>
        <w:keepNext/>
        <w:rPr>
          <w:rFonts w:ascii="Arial" w:eastAsia="黑体" w:hAnsi="Arial" w:cs="Arial"/>
        </w:rPr>
      </w:pPr>
    </w:p>
    <w:p w14:paraId="01F4DF3E" w14:textId="77777777" w:rsidR="00160A67" w:rsidRDefault="00000000">
      <w:pPr>
        <w:spacing w:beforeLines="50" w:before="120" w:line="360" w:lineRule="auto"/>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根据</w:t>
      </w:r>
      <w:r>
        <w:rPr>
          <w:rStyle w:val="aff9"/>
          <w:rFonts w:ascii="Times New Roman" w:eastAsia="宋体" w:hAnsi="Times New Roman" w:cs="Times New Roman"/>
          <w:color w:val="auto"/>
        </w:rPr>
        <w:t>OECD</w:t>
      </w:r>
      <w:r>
        <w:rPr>
          <w:rStyle w:val="aff9"/>
          <w:rFonts w:ascii="Times New Roman" w:eastAsia="宋体" w:hAnsi="Times New Roman" w:cs="Times New Roman"/>
          <w:color w:val="auto"/>
        </w:rPr>
        <w:t>指南：</w:t>
      </w:r>
    </w:p>
    <w:p w14:paraId="2A24FEAE" w14:textId="77777777" w:rsidR="00160A67" w:rsidRDefault="00000000">
      <w:pPr>
        <w:spacing w:beforeLines="50" w:before="120" w:line="360" w:lineRule="auto"/>
        <w:ind w:firstLineChars="200" w:firstLine="480"/>
        <w:rPr>
          <w:rStyle w:val="aff9"/>
          <w:rFonts w:ascii="Times New Roman" w:eastAsia="宋体" w:hAnsi="Times New Roman" w:cs="Times New Roman"/>
          <w:i/>
          <w:iCs w:val="0"/>
          <w:color w:val="auto"/>
        </w:rPr>
      </w:pPr>
      <w:r>
        <w:rPr>
          <w:rStyle w:val="aff9"/>
          <w:rFonts w:ascii="Times New Roman" w:eastAsia="宋体" w:hAnsi="Times New Roman" w:cs="Times New Roman"/>
          <w:i/>
          <w:iCs w:val="0"/>
          <w:color w:val="auto"/>
        </w:rPr>
        <w:lastRenderedPageBreak/>
        <w:t>“</w:t>
      </w:r>
      <w:r>
        <w:rPr>
          <w:rStyle w:val="aff9"/>
          <w:rFonts w:ascii="Times New Roman" w:eastAsia="宋体" w:hAnsi="Times New Roman" w:cs="Times New Roman"/>
          <w:i/>
          <w:iCs w:val="0"/>
          <w:color w:val="auto"/>
        </w:rPr>
        <w:t>在提供可比交易的相关商业和产品生命周期的信息方面，历年数据也是非常有用的。商业或产品生命周期的差异将对转让定价条件产生重要影响，在确定可比性时需要予以评估。以前年度的数据可以显示，从事可比交易的独立公司是否在可比的情况下收到了可比经济条件的影响，或者是否在以往某个年度存在不同的条件对其价格或利润有实质性影响，从而使其不能成为可比交易。</w:t>
      </w:r>
      <w:r>
        <w:rPr>
          <w:rStyle w:val="aff2"/>
          <w:rFonts w:ascii="Times New Roman" w:hAnsi="Times New Roman" w:cs="Times New Roman"/>
        </w:rPr>
        <w:footnoteReference w:id="29"/>
      </w:r>
      <w:r>
        <w:rPr>
          <w:rStyle w:val="aff9"/>
          <w:rFonts w:ascii="Times New Roman" w:eastAsia="宋体" w:hAnsi="Times New Roman" w:cs="Times New Roman"/>
          <w:i/>
          <w:iCs w:val="0"/>
          <w:color w:val="auto"/>
        </w:rPr>
        <w:t>”</w:t>
      </w:r>
    </w:p>
    <w:p w14:paraId="684B12A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鉴于所涉及的关联交易的性质、经济状况、业务或产品生命周期的差异以及其他类似因素，使用多年数据将捕捉市场周期，并减少单一年份数据带来的财务结果变动性和潜在的扭曲。</w:t>
      </w:r>
    </w:p>
    <w:p w14:paraId="23189A45" w14:textId="668E0033"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我们了解到，截至本报告完成时，在</w:t>
      </w:r>
      <w:r>
        <w:rPr>
          <w:rStyle w:val="aff9"/>
          <w:rFonts w:ascii="Times New Roman" w:eastAsia="宋体" w:hAnsi="Times New Roman" w:cs="Times New Roman"/>
          <w:color w:val="auto"/>
        </w:rPr>
        <w:t>TP Catalyst</w:t>
      </w:r>
      <w:r>
        <w:rPr>
          <w:rStyle w:val="aff9"/>
          <w:rFonts w:ascii="Times New Roman" w:eastAsia="宋体" w:hAnsi="Times New Roman" w:cs="Times New Roman"/>
          <w:color w:val="auto"/>
        </w:rPr>
        <w:t>数据库中尚有许多上市公司未披露其</w:t>
      </w:r>
      <w:del w:id="1418" w:author="Tian Su" w:date="2024-12-30T11:30:00Z" w16du:dateUtc="2024-12-30T03:30:00Z">
        <w:r w:rsidDel="00FE6E4A">
          <w:rPr>
            <w:rStyle w:val="aff9"/>
            <w:rFonts w:ascii="Times New Roman" w:eastAsia="宋体" w:hAnsi="Times New Roman" w:cs="Times New Roman"/>
            <w:color w:val="FF0000"/>
          </w:rPr>
          <w:delText>20XX</w:delText>
        </w:r>
      </w:del>
      <w:ins w:id="1419"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年度的财务数据，我们在可比性分析时使用可比公司</w:t>
      </w:r>
      <w:r>
        <w:rPr>
          <w:rStyle w:val="aff9"/>
          <w:rFonts w:ascii="Times New Roman" w:eastAsia="宋体" w:hAnsi="Times New Roman" w:cs="Times New Roman"/>
          <w:color w:val="FF0000"/>
        </w:rPr>
        <w:t>{</w:t>
      </w:r>
      <w:del w:id="1420" w:author="Tian Su" w:date="2024-12-30T11:30:00Z" w16du:dateUtc="2024-12-30T03:30:00Z">
        <w:r w:rsidDel="00FE6E4A">
          <w:rPr>
            <w:rStyle w:val="aff9"/>
            <w:rFonts w:ascii="Times New Roman" w:eastAsia="宋体" w:hAnsi="Times New Roman" w:cs="Times New Roman"/>
            <w:color w:val="FF0000"/>
          </w:rPr>
          <w:delText>20XX</w:delText>
        </w:r>
      </w:del>
      <w:ins w:id="1421"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至</w:t>
      </w:r>
      <w:del w:id="1422" w:author="Tian Su" w:date="2024-12-30T11:30:00Z" w16du:dateUtc="2024-12-30T03:30:00Z">
        <w:r w:rsidDel="00FE6E4A">
          <w:rPr>
            <w:rStyle w:val="aff9"/>
            <w:rFonts w:ascii="Times New Roman" w:eastAsia="宋体" w:hAnsi="Times New Roman" w:cs="Times New Roman"/>
            <w:color w:val="FF0000"/>
          </w:rPr>
          <w:delText>20XX</w:delText>
        </w:r>
      </w:del>
      <w:ins w:id="1423"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w:t>
      </w:r>
      <w:r>
        <w:rPr>
          <w:rStyle w:val="aff9"/>
          <w:rFonts w:ascii="Times New Roman" w:eastAsia="宋体" w:hAnsi="Times New Roman" w:cs="Times New Roman"/>
          <w:color w:val="auto"/>
        </w:rPr>
        <w:t>年度的财务数据加以替代。</w:t>
      </w:r>
    </w:p>
    <w:p w14:paraId="01E3029E"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另外，考虑到许多上市公司的财务报告截止</w:t>
      </w:r>
      <w:proofErr w:type="gramStart"/>
      <w:r>
        <w:rPr>
          <w:rStyle w:val="aff9"/>
          <w:rFonts w:ascii="Times New Roman" w:eastAsia="宋体" w:hAnsi="Times New Roman" w:cs="Times New Roman"/>
          <w:color w:val="auto"/>
        </w:rPr>
        <w:t>日并非</w:t>
      </w:r>
      <w:proofErr w:type="gramEnd"/>
      <w:r>
        <w:rPr>
          <w:rStyle w:val="aff9"/>
          <w:rFonts w:ascii="Times New Roman" w:eastAsia="宋体" w:hAnsi="Times New Roman" w:cs="Times New Roman"/>
          <w:color w:val="auto"/>
        </w:rPr>
        <w:t>中国所通常采用的每年的</w:t>
      </w:r>
      <w:r>
        <w:rPr>
          <w:rStyle w:val="aff9"/>
          <w:rFonts w:ascii="Times New Roman" w:eastAsia="宋体" w:hAnsi="Times New Roman" w:cs="Times New Roman"/>
          <w:color w:val="auto"/>
        </w:rPr>
        <w:t>12</w:t>
      </w:r>
      <w:r>
        <w:rPr>
          <w:rStyle w:val="aff9"/>
          <w:rFonts w:ascii="Times New Roman" w:eastAsia="宋体" w:hAnsi="Times New Roman" w:cs="Times New Roman"/>
          <w:color w:val="auto"/>
        </w:rPr>
        <w:t>月</w:t>
      </w:r>
      <w:r>
        <w:rPr>
          <w:rStyle w:val="aff9"/>
          <w:rFonts w:ascii="Times New Roman" w:eastAsia="宋体" w:hAnsi="Times New Roman" w:cs="Times New Roman"/>
          <w:color w:val="auto"/>
        </w:rPr>
        <w:t>31</w:t>
      </w:r>
      <w:r>
        <w:rPr>
          <w:rStyle w:val="aff9"/>
          <w:rFonts w:ascii="Times New Roman" w:eastAsia="宋体" w:hAnsi="Times New Roman" w:cs="Times New Roman"/>
          <w:color w:val="auto"/>
        </w:rPr>
        <w:t>日，我们将按照下面的原则使用其财务数据：</w:t>
      </w:r>
    </w:p>
    <w:p w14:paraId="7CE807B0" w14:textId="77777777" w:rsidR="00160A67" w:rsidRDefault="00160A67">
      <w:pPr>
        <w:jc w:val="both"/>
        <w:rPr>
          <w:rFonts w:ascii="Arial" w:eastAsia="黑体" w:hAnsi="Arial" w:cs="Arial"/>
        </w:rPr>
      </w:pPr>
    </w:p>
    <w:p w14:paraId="6C7BF627"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对于财务报告截止日在</w:t>
      </w:r>
      <w:r>
        <w:rPr>
          <w:rFonts w:ascii="Times New Roman" w:eastAsia="宋体" w:hAnsi="Times New Roman" w:cs="Times New Roman"/>
        </w:rPr>
        <w:t>5</w:t>
      </w:r>
      <w:r>
        <w:rPr>
          <w:rFonts w:ascii="Times New Roman" w:eastAsia="宋体" w:hAnsi="Times New Roman" w:cs="Times New Roman"/>
        </w:rPr>
        <w:t>月</w:t>
      </w:r>
      <w:r>
        <w:rPr>
          <w:rFonts w:ascii="Times New Roman" w:eastAsia="宋体" w:hAnsi="Times New Roman" w:cs="Times New Roman"/>
        </w:rPr>
        <w:t>31</w:t>
      </w:r>
      <w:r>
        <w:rPr>
          <w:rFonts w:ascii="Times New Roman" w:eastAsia="宋体" w:hAnsi="Times New Roman" w:cs="Times New Roman"/>
        </w:rPr>
        <w:t>日前或为</w:t>
      </w:r>
      <w:r>
        <w:rPr>
          <w:rFonts w:ascii="Times New Roman" w:eastAsia="宋体" w:hAnsi="Times New Roman" w:cs="Times New Roman"/>
        </w:rPr>
        <w:t>5</w:t>
      </w:r>
      <w:r>
        <w:rPr>
          <w:rFonts w:ascii="Times New Roman" w:eastAsia="宋体" w:hAnsi="Times New Roman" w:cs="Times New Roman"/>
        </w:rPr>
        <w:t>月</w:t>
      </w:r>
      <w:r>
        <w:rPr>
          <w:rFonts w:ascii="Times New Roman" w:eastAsia="宋体" w:hAnsi="Times New Roman" w:cs="Times New Roman"/>
        </w:rPr>
        <w:t>31</w:t>
      </w:r>
      <w:r>
        <w:rPr>
          <w:rFonts w:ascii="Times New Roman" w:eastAsia="宋体" w:hAnsi="Times New Roman" w:cs="Times New Roman"/>
        </w:rPr>
        <w:t>日的，我们将其归入到截止日为</w:t>
      </w:r>
      <w:r>
        <w:rPr>
          <w:rFonts w:ascii="Times New Roman" w:eastAsia="宋体" w:hAnsi="Times New Roman" w:cs="Times New Roman"/>
        </w:rPr>
        <w:t>12</w:t>
      </w:r>
      <w:r>
        <w:rPr>
          <w:rFonts w:ascii="Times New Roman" w:eastAsia="宋体" w:hAnsi="Times New Roman" w:cs="Times New Roman"/>
        </w:rPr>
        <w:t>月</w:t>
      </w:r>
      <w:r>
        <w:rPr>
          <w:rFonts w:ascii="Times New Roman" w:eastAsia="宋体" w:hAnsi="Times New Roman" w:cs="Times New Roman"/>
        </w:rPr>
        <w:t>31</w:t>
      </w:r>
      <w:r>
        <w:rPr>
          <w:rFonts w:ascii="Times New Roman" w:eastAsia="宋体" w:hAnsi="Times New Roman" w:cs="Times New Roman"/>
        </w:rPr>
        <w:t>日的前一个财务年度。</w:t>
      </w:r>
    </w:p>
    <w:p w14:paraId="6A9F39D1"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rPr>
      </w:pPr>
      <w:r>
        <w:rPr>
          <w:rFonts w:ascii="Times New Roman" w:eastAsia="宋体" w:hAnsi="Times New Roman" w:cs="Times New Roman"/>
        </w:rPr>
        <w:t>对于财务报告截止日在</w:t>
      </w:r>
      <w:r>
        <w:rPr>
          <w:rFonts w:ascii="Times New Roman" w:eastAsia="宋体" w:hAnsi="Times New Roman" w:cs="Times New Roman"/>
        </w:rPr>
        <w:t>6</w:t>
      </w:r>
      <w:r>
        <w:rPr>
          <w:rFonts w:ascii="Times New Roman" w:eastAsia="宋体" w:hAnsi="Times New Roman" w:cs="Times New Roman"/>
        </w:rPr>
        <w:t>月</w:t>
      </w:r>
      <w:r>
        <w:rPr>
          <w:rFonts w:ascii="Times New Roman" w:eastAsia="宋体" w:hAnsi="Times New Roman" w:cs="Times New Roman"/>
        </w:rPr>
        <w:t>1</w:t>
      </w:r>
      <w:r>
        <w:rPr>
          <w:rFonts w:ascii="Times New Roman" w:eastAsia="宋体" w:hAnsi="Times New Roman" w:cs="Times New Roman"/>
        </w:rPr>
        <w:t>日至</w:t>
      </w:r>
      <w:r>
        <w:rPr>
          <w:rFonts w:ascii="Times New Roman" w:eastAsia="宋体" w:hAnsi="Times New Roman" w:cs="Times New Roman"/>
        </w:rPr>
        <w:t>12</w:t>
      </w:r>
      <w:r>
        <w:rPr>
          <w:rFonts w:ascii="Times New Roman" w:eastAsia="宋体" w:hAnsi="Times New Roman" w:cs="Times New Roman"/>
        </w:rPr>
        <w:t>月</w:t>
      </w:r>
      <w:r>
        <w:rPr>
          <w:rFonts w:ascii="Times New Roman" w:eastAsia="宋体" w:hAnsi="Times New Roman" w:cs="Times New Roman"/>
        </w:rPr>
        <w:t>31</w:t>
      </w:r>
      <w:r>
        <w:rPr>
          <w:rFonts w:ascii="Times New Roman" w:eastAsia="宋体" w:hAnsi="Times New Roman" w:cs="Times New Roman"/>
        </w:rPr>
        <w:t>日之间的，我们将其归入到截止日为</w:t>
      </w:r>
      <w:r>
        <w:rPr>
          <w:rFonts w:ascii="Times New Roman" w:eastAsia="宋体" w:hAnsi="Times New Roman" w:cs="Times New Roman"/>
        </w:rPr>
        <w:t>12</w:t>
      </w:r>
      <w:r>
        <w:rPr>
          <w:rFonts w:ascii="Times New Roman" w:eastAsia="宋体" w:hAnsi="Times New Roman" w:cs="Times New Roman"/>
        </w:rPr>
        <w:t>月</w:t>
      </w:r>
      <w:r>
        <w:rPr>
          <w:rFonts w:ascii="Times New Roman" w:eastAsia="宋体" w:hAnsi="Times New Roman" w:cs="Times New Roman"/>
        </w:rPr>
        <w:t>31</w:t>
      </w:r>
      <w:r>
        <w:rPr>
          <w:rFonts w:ascii="Times New Roman" w:eastAsia="宋体" w:hAnsi="Times New Roman" w:cs="Times New Roman"/>
        </w:rPr>
        <w:t>日的同一个财务年度。</w:t>
      </w:r>
    </w:p>
    <w:p w14:paraId="7979E64E" w14:textId="77777777" w:rsidR="00160A67" w:rsidRDefault="00160A67">
      <w:pPr>
        <w:rPr>
          <w:rFonts w:ascii="Arial" w:eastAsia="黑体" w:hAnsi="Arial" w:cs="Arial"/>
        </w:rPr>
      </w:pPr>
    </w:p>
    <w:tbl>
      <w:tblPr>
        <w:tblW w:w="5000" w:type="pct"/>
        <w:jc w:val="center"/>
        <w:tblBorders>
          <w:top w:val="single" w:sz="12" w:space="0" w:color="000000" w:themeColor="text1"/>
          <w:bottom w:val="single" w:sz="12" w:space="0" w:color="000000" w:themeColor="text1"/>
          <w:insideH w:val="single" w:sz="4" w:space="0" w:color="000000" w:themeColor="text1"/>
          <w:insideV w:val="single" w:sz="4" w:space="0" w:color="000000" w:themeColor="text1"/>
        </w:tblBorders>
        <w:shd w:val="clear" w:color="auto" w:fill="F3F3F3"/>
        <w:tblLayout w:type="fixed"/>
        <w:tblLook w:val="04A0" w:firstRow="1" w:lastRow="0" w:firstColumn="1" w:lastColumn="0" w:noHBand="0" w:noVBand="1"/>
      </w:tblPr>
      <w:tblGrid>
        <w:gridCol w:w="751"/>
        <w:gridCol w:w="751"/>
        <w:gridCol w:w="753"/>
        <w:gridCol w:w="751"/>
        <w:gridCol w:w="753"/>
        <w:gridCol w:w="751"/>
        <w:gridCol w:w="802"/>
        <w:gridCol w:w="704"/>
        <w:gridCol w:w="751"/>
        <w:gridCol w:w="753"/>
        <w:gridCol w:w="751"/>
        <w:gridCol w:w="756"/>
      </w:tblGrid>
      <w:tr w:rsidR="00160A67" w14:paraId="7325F934" w14:textId="77777777">
        <w:trPr>
          <w:trHeight w:val="527"/>
          <w:jc w:val="center"/>
        </w:trPr>
        <w:tc>
          <w:tcPr>
            <w:tcW w:w="416" w:type="pct"/>
            <w:tcBorders>
              <w:tl2br w:val="nil"/>
              <w:tr2bl w:val="nil"/>
            </w:tcBorders>
            <w:shd w:val="clear" w:color="auto" w:fill="F3F3F3"/>
            <w:noWrap/>
            <w:vAlign w:val="center"/>
          </w:tcPr>
          <w:p w14:paraId="5485474E"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6</w:t>
            </w:r>
          </w:p>
          <w:p w14:paraId="180D56AD"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月</w:t>
            </w:r>
          </w:p>
        </w:tc>
        <w:tc>
          <w:tcPr>
            <w:tcW w:w="416" w:type="pct"/>
            <w:tcBorders>
              <w:tl2br w:val="nil"/>
              <w:tr2bl w:val="nil"/>
            </w:tcBorders>
            <w:shd w:val="clear" w:color="auto" w:fill="F3F3F3"/>
            <w:noWrap/>
            <w:vAlign w:val="center"/>
          </w:tcPr>
          <w:p w14:paraId="52C2EE6F"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7</w:t>
            </w:r>
          </w:p>
          <w:p w14:paraId="1B41EC06"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月</w:t>
            </w:r>
          </w:p>
        </w:tc>
        <w:tc>
          <w:tcPr>
            <w:tcW w:w="417" w:type="pct"/>
            <w:tcBorders>
              <w:tl2br w:val="nil"/>
              <w:tr2bl w:val="nil"/>
            </w:tcBorders>
            <w:shd w:val="clear" w:color="auto" w:fill="F3F3F3"/>
            <w:noWrap/>
            <w:vAlign w:val="center"/>
          </w:tcPr>
          <w:p w14:paraId="4B085189"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8</w:t>
            </w:r>
          </w:p>
          <w:p w14:paraId="192CC6D2"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月</w:t>
            </w:r>
          </w:p>
        </w:tc>
        <w:tc>
          <w:tcPr>
            <w:tcW w:w="416" w:type="pct"/>
            <w:tcBorders>
              <w:tl2br w:val="nil"/>
              <w:tr2bl w:val="nil"/>
            </w:tcBorders>
            <w:shd w:val="clear" w:color="auto" w:fill="F3F3F3"/>
            <w:noWrap/>
          </w:tcPr>
          <w:p w14:paraId="65D415CB"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9</w:t>
            </w:r>
          </w:p>
          <w:p w14:paraId="1454ECBB"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月</w:t>
            </w:r>
          </w:p>
        </w:tc>
        <w:tc>
          <w:tcPr>
            <w:tcW w:w="417" w:type="pct"/>
            <w:tcBorders>
              <w:tl2br w:val="nil"/>
              <w:tr2bl w:val="nil"/>
            </w:tcBorders>
            <w:shd w:val="clear" w:color="auto" w:fill="F3F3F3"/>
            <w:noWrap/>
          </w:tcPr>
          <w:p w14:paraId="190A8F90"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10</w:t>
            </w:r>
          </w:p>
          <w:p w14:paraId="453241AF"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月</w:t>
            </w:r>
          </w:p>
        </w:tc>
        <w:tc>
          <w:tcPr>
            <w:tcW w:w="416" w:type="pct"/>
            <w:tcBorders>
              <w:tl2br w:val="nil"/>
              <w:tr2bl w:val="nil"/>
            </w:tcBorders>
            <w:shd w:val="clear" w:color="auto" w:fill="F3F3F3"/>
            <w:noWrap/>
          </w:tcPr>
          <w:p w14:paraId="340E9D28"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11</w:t>
            </w:r>
          </w:p>
          <w:p w14:paraId="2FAFE56B"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月</w:t>
            </w:r>
          </w:p>
        </w:tc>
        <w:tc>
          <w:tcPr>
            <w:tcW w:w="444" w:type="pct"/>
            <w:tcBorders>
              <w:tl2br w:val="nil"/>
              <w:tr2bl w:val="nil"/>
            </w:tcBorders>
            <w:shd w:val="clear" w:color="auto" w:fill="B3B3B3"/>
            <w:noWrap/>
          </w:tcPr>
          <w:p w14:paraId="0A010434"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12</w:t>
            </w:r>
          </w:p>
          <w:p w14:paraId="640AF98F"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月</w:t>
            </w:r>
          </w:p>
        </w:tc>
        <w:tc>
          <w:tcPr>
            <w:tcW w:w="390" w:type="pct"/>
            <w:tcBorders>
              <w:tl2br w:val="nil"/>
              <w:tr2bl w:val="nil"/>
            </w:tcBorders>
            <w:shd w:val="clear" w:color="auto" w:fill="F3F3F3"/>
            <w:noWrap/>
            <w:vAlign w:val="center"/>
          </w:tcPr>
          <w:p w14:paraId="1414C568"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1</w:t>
            </w:r>
          </w:p>
          <w:p w14:paraId="7BE5F42E"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月</w:t>
            </w:r>
          </w:p>
        </w:tc>
        <w:tc>
          <w:tcPr>
            <w:tcW w:w="416" w:type="pct"/>
            <w:tcBorders>
              <w:tl2br w:val="nil"/>
              <w:tr2bl w:val="nil"/>
            </w:tcBorders>
            <w:shd w:val="clear" w:color="auto" w:fill="F3F3F3"/>
            <w:noWrap/>
            <w:vAlign w:val="center"/>
          </w:tcPr>
          <w:p w14:paraId="3FD57AE7"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2</w:t>
            </w:r>
          </w:p>
          <w:p w14:paraId="7BD8C2DC"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月</w:t>
            </w:r>
          </w:p>
        </w:tc>
        <w:tc>
          <w:tcPr>
            <w:tcW w:w="417" w:type="pct"/>
            <w:tcBorders>
              <w:tl2br w:val="nil"/>
              <w:tr2bl w:val="nil"/>
            </w:tcBorders>
            <w:shd w:val="clear" w:color="auto" w:fill="F3F3F3"/>
            <w:noWrap/>
            <w:vAlign w:val="center"/>
          </w:tcPr>
          <w:p w14:paraId="45B8750C"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3</w:t>
            </w:r>
          </w:p>
          <w:p w14:paraId="506F2267"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月</w:t>
            </w:r>
          </w:p>
        </w:tc>
        <w:tc>
          <w:tcPr>
            <w:tcW w:w="416" w:type="pct"/>
            <w:tcBorders>
              <w:tl2br w:val="nil"/>
              <w:tr2bl w:val="nil"/>
            </w:tcBorders>
            <w:shd w:val="clear" w:color="auto" w:fill="F3F3F3"/>
            <w:noWrap/>
            <w:vAlign w:val="center"/>
          </w:tcPr>
          <w:p w14:paraId="5287A97A"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4</w:t>
            </w:r>
          </w:p>
          <w:p w14:paraId="397D81EA"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月</w:t>
            </w:r>
          </w:p>
        </w:tc>
        <w:tc>
          <w:tcPr>
            <w:tcW w:w="420" w:type="pct"/>
            <w:tcBorders>
              <w:tl2br w:val="nil"/>
              <w:tr2bl w:val="nil"/>
            </w:tcBorders>
            <w:shd w:val="clear" w:color="auto" w:fill="F3F3F3"/>
            <w:noWrap/>
            <w:vAlign w:val="center"/>
          </w:tcPr>
          <w:p w14:paraId="1EEDCA9F"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5</w:t>
            </w:r>
          </w:p>
          <w:p w14:paraId="2382FCB9" w14:textId="77777777" w:rsidR="00160A67" w:rsidRDefault="00000000">
            <w:pPr>
              <w:keepNext/>
              <w:spacing w:before="120" w:after="120"/>
              <w:ind w:firstLine="400"/>
              <w:jc w:val="center"/>
              <w:rPr>
                <w:rFonts w:ascii="Times New Roman" w:eastAsia="宋体" w:hAnsi="Times New Roman" w:cs="Times New Roman"/>
                <w:sz w:val="20"/>
              </w:rPr>
            </w:pPr>
            <w:r>
              <w:rPr>
                <w:rFonts w:ascii="Times New Roman" w:eastAsia="宋体" w:hAnsi="Times New Roman" w:cs="Times New Roman"/>
                <w:sz w:val="20"/>
              </w:rPr>
              <w:t>月</w:t>
            </w:r>
          </w:p>
        </w:tc>
      </w:tr>
      <w:tr w:rsidR="00160A67" w14:paraId="5B6F0C0B" w14:textId="77777777">
        <w:trPr>
          <w:trHeight w:val="613"/>
          <w:jc w:val="center"/>
        </w:trPr>
        <w:tc>
          <w:tcPr>
            <w:tcW w:w="2942" w:type="pct"/>
            <w:gridSpan w:val="7"/>
            <w:tcBorders>
              <w:tl2br w:val="nil"/>
              <w:tr2bl w:val="nil"/>
            </w:tcBorders>
            <w:shd w:val="clear" w:color="auto" w:fill="06A2E0" w:themeFill="accent1"/>
            <w:noWrap/>
            <w:vAlign w:val="center"/>
          </w:tcPr>
          <w:p w14:paraId="12D64258" w14:textId="77777777" w:rsidR="00160A67" w:rsidRDefault="00000000">
            <w:pPr>
              <w:snapToGrid w:val="0"/>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归入到截止日为</w:t>
            </w:r>
            <w:r>
              <w:rPr>
                <w:rFonts w:ascii="Times New Roman" w:eastAsia="宋体" w:hAnsi="Times New Roman" w:cs="Times New Roman"/>
                <w:b/>
                <w:bCs/>
                <w:color w:val="FFFFFF" w:themeColor="background1"/>
                <w:sz w:val="20"/>
              </w:rPr>
              <w:t>12</w:t>
            </w:r>
            <w:r>
              <w:rPr>
                <w:rFonts w:ascii="Times New Roman" w:eastAsia="宋体" w:hAnsi="Times New Roman" w:cs="Times New Roman"/>
                <w:b/>
                <w:bCs/>
                <w:color w:val="FFFFFF" w:themeColor="background1"/>
                <w:sz w:val="20"/>
              </w:rPr>
              <w:t>月</w:t>
            </w:r>
            <w:r>
              <w:rPr>
                <w:rFonts w:ascii="Times New Roman" w:eastAsia="宋体" w:hAnsi="Times New Roman" w:cs="Times New Roman"/>
                <w:b/>
                <w:bCs/>
                <w:color w:val="FFFFFF" w:themeColor="background1"/>
                <w:sz w:val="20"/>
              </w:rPr>
              <w:t>31</w:t>
            </w:r>
            <w:r>
              <w:rPr>
                <w:rFonts w:ascii="Times New Roman" w:eastAsia="宋体" w:hAnsi="Times New Roman" w:cs="Times New Roman"/>
                <w:b/>
                <w:bCs/>
                <w:color w:val="FFFFFF" w:themeColor="background1"/>
                <w:sz w:val="20"/>
              </w:rPr>
              <w:t>日的同一个财务年度</w:t>
            </w:r>
          </w:p>
        </w:tc>
        <w:tc>
          <w:tcPr>
            <w:tcW w:w="2058" w:type="pct"/>
            <w:gridSpan w:val="5"/>
            <w:tcBorders>
              <w:tl2br w:val="nil"/>
              <w:tr2bl w:val="nil"/>
            </w:tcBorders>
            <w:shd w:val="clear" w:color="auto" w:fill="06A2E0" w:themeFill="accent1"/>
            <w:noWrap/>
            <w:vAlign w:val="center"/>
          </w:tcPr>
          <w:p w14:paraId="40BBE696" w14:textId="77777777" w:rsidR="00160A67" w:rsidRDefault="00000000">
            <w:pPr>
              <w:snapToGrid w:val="0"/>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归入到截止日为</w:t>
            </w:r>
            <w:r>
              <w:rPr>
                <w:rFonts w:ascii="Times New Roman" w:eastAsia="宋体" w:hAnsi="Times New Roman" w:cs="Times New Roman"/>
                <w:b/>
                <w:bCs/>
                <w:color w:val="FFFFFF" w:themeColor="background1"/>
                <w:sz w:val="20"/>
              </w:rPr>
              <w:t>12</w:t>
            </w:r>
            <w:r>
              <w:rPr>
                <w:rFonts w:ascii="Times New Roman" w:eastAsia="宋体" w:hAnsi="Times New Roman" w:cs="Times New Roman"/>
                <w:b/>
                <w:bCs/>
                <w:color w:val="FFFFFF" w:themeColor="background1"/>
                <w:sz w:val="20"/>
              </w:rPr>
              <w:t>月</w:t>
            </w:r>
            <w:r>
              <w:rPr>
                <w:rFonts w:ascii="Times New Roman" w:eastAsia="宋体" w:hAnsi="Times New Roman" w:cs="Times New Roman"/>
                <w:b/>
                <w:bCs/>
                <w:color w:val="FFFFFF" w:themeColor="background1"/>
                <w:sz w:val="20"/>
              </w:rPr>
              <w:t>31</w:t>
            </w:r>
            <w:r>
              <w:rPr>
                <w:rFonts w:ascii="Times New Roman" w:eastAsia="宋体" w:hAnsi="Times New Roman" w:cs="Times New Roman"/>
                <w:b/>
                <w:bCs/>
                <w:color w:val="FFFFFF" w:themeColor="background1"/>
                <w:sz w:val="20"/>
              </w:rPr>
              <w:t>日的前一个</w:t>
            </w:r>
          </w:p>
          <w:p w14:paraId="0389E050" w14:textId="77777777" w:rsidR="00160A67" w:rsidRDefault="00000000">
            <w:pPr>
              <w:snapToGrid w:val="0"/>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财务年度</w:t>
            </w:r>
          </w:p>
        </w:tc>
      </w:tr>
    </w:tbl>
    <w:p w14:paraId="4E2DD790" w14:textId="77777777" w:rsidR="00160A67" w:rsidRDefault="00160A67">
      <w:pPr>
        <w:rPr>
          <w:rFonts w:ascii="Arial" w:eastAsia="黑体" w:hAnsi="Arial" w:cs="Arial"/>
        </w:rPr>
      </w:pPr>
    </w:p>
    <w:p w14:paraId="4FB399C9" w14:textId="77777777" w:rsidR="00160A67" w:rsidRDefault="00000000">
      <w:pPr>
        <w:pStyle w:val="a2"/>
        <w:keepNext/>
        <w:numPr>
          <w:ilvl w:val="2"/>
          <w:numId w:val="30"/>
        </w:numPr>
        <w:outlineLvl w:val="2"/>
        <w:rPr>
          <w:rFonts w:ascii="Times New Roman" w:eastAsia="宋体" w:hAnsi="Times New Roman" w:cs="Times New Roman"/>
          <w:b/>
          <w:bCs/>
        </w:rPr>
      </w:pPr>
      <w:bookmarkStart w:id="1424" w:name="_Toc139363028"/>
      <w:bookmarkStart w:id="1425" w:name="_Toc13165"/>
      <w:bookmarkStart w:id="1426" w:name="_Toc139363103"/>
      <w:bookmarkStart w:id="1427" w:name="_Toc144227523"/>
      <w:r>
        <w:rPr>
          <w:rFonts w:ascii="Times New Roman" w:eastAsia="宋体" w:hAnsi="Times New Roman" w:cs="Times New Roman"/>
          <w:b/>
          <w:bCs/>
        </w:rPr>
        <w:t xml:space="preserve"> </w:t>
      </w:r>
      <w:r>
        <w:rPr>
          <w:rFonts w:ascii="Times New Roman" w:eastAsia="宋体" w:hAnsi="Times New Roman" w:cs="Times New Roman"/>
          <w:b/>
          <w:bCs/>
        </w:rPr>
        <w:t>四分位区间和平均法</w:t>
      </w:r>
      <w:bookmarkEnd w:id="1424"/>
      <w:bookmarkEnd w:id="1425"/>
      <w:bookmarkEnd w:id="1426"/>
      <w:bookmarkEnd w:id="1427"/>
    </w:p>
    <w:p w14:paraId="381F9221" w14:textId="77777777" w:rsidR="00160A67" w:rsidRDefault="00160A67">
      <w:pPr>
        <w:keepNext/>
        <w:rPr>
          <w:rFonts w:ascii="Arial" w:eastAsia="黑体" w:hAnsi="Arial" w:cs="Arial"/>
        </w:rPr>
      </w:pPr>
    </w:p>
    <w:p w14:paraId="2E35DB39"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为了使可比分析结果更加可靠，我们基于所有的可比数据建立了一个区间。独立公司的利润</w:t>
      </w:r>
      <w:r>
        <w:rPr>
          <w:rStyle w:val="aff9"/>
          <w:rFonts w:ascii="Times New Roman" w:eastAsia="宋体" w:hAnsi="Times New Roman" w:cs="Times New Roman"/>
          <w:color w:val="auto"/>
        </w:rPr>
        <w:t>/</w:t>
      </w:r>
      <w:r>
        <w:rPr>
          <w:rStyle w:val="aff9"/>
          <w:rFonts w:ascii="Times New Roman" w:eastAsia="宋体" w:hAnsi="Times New Roman" w:cs="Times New Roman"/>
          <w:color w:val="auto"/>
        </w:rPr>
        <w:t>价格不可能总是等同于某一个值，所以区间的设立可以有效的帮助验证是</w:t>
      </w:r>
      <w:r>
        <w:rPr>
          <w:rStyle w:val="aff9"/>
          <w:rFonts w:ascii="Times New Roman" w:eastAsia="宋体" w:hAnsi="Times New Roman" w:cs="Times New Roman"/>
          <w:color w:val="auto"/>
        </w:rPr>
        <w:lastRenderedPageBreak/>
        <w:t>否符合独立交易原则。然而，极值点很有可能无法代表独立交易原则下的利润率。根据</w:t>
      </w:r>
      <w:r>
        <w:rPr>
          <w:rStyle w:val="aff9"/>
          <w:rFonts w:ascii="Times New Roman" w:eastAsia="宋体" w:hAnsi="Times New Roman" w:cs="Times New Roman"/>
          <w:color w:val="auto"/>
        </w:rPr>
        <w:t>OECD</w:t>
      </w:r>
      <w:r>
        <w:rPr>
          <w:rStyle w:val="aff9"/>
          <w:rFonts w:ascii="Times New Roman" w:eastAsia="宋体" w:hAnsi="Times New Roman" w:cs="Times New Roman"/>
          <w:color w:val="auto"/>
        </w:rPr>
        <w:t>指南：</w:t>
      </w:r>
    </w:p>
    <w:p w14:paraId="6327EE60" w14:textId="77777777" w:rsidR="00160A67" w:rsidRDefault="00000000">
      <w:pPr>
        <w:spacing w:beforeLines="50" w:before="120" w:line="360" w:lineRule="auto"/>
        <w:ind w:firstLineChars="200" w:firstLine="480"/>
        <w:rPr>
          <w:rStyle w:val="aff9"/>
          <w:rFonts w:ascii="Times New Roman" w:eastAsia="宋体" w:hAnsi="Times New Roman" w:cs="Times New Roman"/>
          <w:i/>
          <w:color w:val="auto"/>
        </w:rPr>
      </w:pPr>
      <w:r>
        <w:rPr>
          <w:rStyle w:val="aff9"/>
          <w:rFonts w:ascii="Times New Roman" w:eastAsia="宋体" w:hAnsi="Times New Roman" w:cs="Times New Roman"/>
          <w:i/>
          <w:color w:val="auto"/>
        </w:rPr>
        <w:t>“</w:t>
      </w:r>
      <w:r>
        <w:rPr>
          <w:rStyle w:val="aff9"/>
          <w:rFonts w:ascii="Times New Roman" w:eastAsia="宋体" w:hAnsi="Times New Roman" w:cs="Times New Roman"/>
          <w:i/>
          <w:color w:val="auto"/>
        </w:rPr>
        <w:t>也可能存在这样的情况：尽管已经竭尽全力地剔除了那些可比性较差的数据从而获得了一个数据区间，但对于这个区间而言，鉴于选取可比信息所适用的流程以及可比信息本身存在的局限性，某些可比性方面的缺陷虽然存在但仍无法被识别或量化，且无法得到调整。在这种情况下，如果该区间包括了相当数量的观测值，那么考虑用集中趋势的统计工具来缩小区间（如四分位区间或其他百分位数）或许可以帮助提高分析的可靠性。</w:t>
      </w:r>
      <w:r>
        <w:rPr>
          <w:rStyle w:val="aff2"/>
          <w:rFonts w:ascii="Times New Roman" w:hAnsi="Times New Roman" w:cs="Times New Roman"/>
        </w:rPr>
        <w:footnoteReference w:id="30"/>
      </w:r>
      <w:r>
        <w:rPr>
          <w:rStyle w:val="aff9"/>
          <w:rFonts w:ascii="Times New Roman" w:eastAsia="宋体" w:hAnsi="Times New Roman" w:cs="Times New Roman"/>
          <w:i/>
          <w:color w:val="auto"/>
        </w:rPr>
        <w:t xml:space="preserve"> ”</w:t>
      </w:r>
    </w:p>
    <w:p w14:paraId="0DF0BC75"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为了使可比分析结果更加可靠，我们基于所有的可比数据建立了一个四分位数区间。四分位区间指的是第一分位（</w:t>
      </w:r>
      <w:r>
        <w:rPr>
          <w:rStyle w:val="aff9"/>
          <w:rFonts w:ascii="Times New Roman" w:eastAsia="宋体" w:hAnsi="Times New Roman" w:cs="Times New Roman"/>
          <w:color w:val="auto"/>
        </w:rPr>
        <w:t>25%</w:t>
      </w:r>
      <w:r>
        <w:rPr>
          <w:rStyle w:val="aff9"/>
          <w:rFonts w:ascii="Times New Roman" w:eastAsia="宋体" w:hAnsi="Times New Roman" w:cs="Times New Roman"/>
          <w:color w:val="auto"/>
        </w:rPr>
        <w:t>）和第三分位（</w:t>
      </w:r>
      <w:r>
        <w:rPr>
          <w:rStyle w:val="aff9"/>
          <w:rFonts w:ascii="Times New Roman" w:eastAsia="宋体" w:hAnsi="Times New Roman" w:cs="Times New Roman"/>
          <w:color w:val="auto"/>
        </w:rPr>
        <w:t>75%</w:t>
      </w:r>
      <w:r>
        <w:rPr>
          <w:rStyle w:val="aff9"/>
          <w:rFonts w:ascii="Times New Roman" w:eastAsia="宋体" w:hAnsi="Times New Roman" w:cs="Times New Roman"/>
          <w:color w:val="auto"/>
        </w:rPr>
        <w:t>）之间的区间来计算可以接受的结果。</w:t>
      </w:r>
      <w:r>
        <w:rPr>
          <w:rStyle w:val="aff2"/>
          <w:rFonts w:ascii="Times New Roman" w:hAnsi="Times New Roman" w:cs="Times New Roman"/>
        </w:rPr>
        <w:footnoteReference w:id="31"/>
      </w:r>
    </w:p>
    <w:p w14:paraId="677A9756" w14:textId="5879856A"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我们先计算每家可比公司</w:t>
      </w:r>
      <w:del w:id="1428" w:author="Tian Su" w:date="2024-12-30T11:30:00Z" w16du:dateUtc="2024-12-30T03:30:00Z">
        <w:r w:rsidDel="00FE6E4A">
          <w:rPr>
            <w:rStyle w:val="aff9"/>
            <w:rFonts w:ascii="Times New Roman" w:eastAsia="宋体" w:hAnsi="Times New Roman" w:cs="Times New Roman"/>
            <w:color w:val="FF0000"/>
          </w:rPr>
          <w:delText>20XX</w:delText>
        </w:r>
      </w:del>
      <w:ins w:id="1429"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至</w:t>
      </w:r>
      <w:del w:id="1430" w:author="Tian Su" w:date="2024-12-30T11:30:00Z" w16du:dateUtc="2024-12-30T03:30:00Z">
        <w:r w:rsidDel="00FE6E4A">
          <w:rPr>
            <w:rStyle w:val="aff9"/>
            <w:rFonts w:ascii="Times New Roman" w:eastAsia="宋体" w:hAnsi="Times New Roman" w:cs="Times New Roman"/>
            <w:color w:val="FF0000"/>
          </w:rPr>
          <w:delText>20XX</w:delText>
        </w:r>
      </w:del>
      <w:ins w:id="1431"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每年的利润水平指标，并计算每家可比公司的三年的加权平均利润水平指标。最后我们使用所有公司的三年加权平均利润水平指标计算四分位数区间。</w:t>
      </w:r>
    </w:p>
    <w:p w14:paraId="650CBF57" w14:textId="77777777" w:rsidR="00160A67" w:rsidRDefault="00000000">
      <w:pPr>
        <w:pStyle w:val="a2"/>
        <w:keepNext/>
        <w:numPr>
          <w:ilvl w:val="2"/>
          <w:numId w:val="30"/>
        </w:numPr>
        <w:outlineLvl w:val="2"/>
        <w:rPr>
          <w:rFonts w:ascii="Times New Roman" w:eastAsia="宋体" w:hAnsi="Times New Roman" w:cs="Times New Roman"/>
          <w:b/>
          <w:bCs/>
        </w:rPr>
      </w:pPr>
      <w:bookmarkStart w:id="1432" w:name="_Toc6285"/>
      <w:bookmarkStart w:id="1433" w:name="_Toc139363104"/>
      <w:bookmarkStart w:id="1434" w:name="_Toc139363029"/>
      <w:bookmarkStart w:id="1435" w:name="_Toc144227524"/>
      <w:r>
        <w:rPr>
          <w:rFonts w:ascii="Times New Roman" w:eastAsia="宋体" w:hAnsi="Times New Roman" w:cs="Times New Roman"/>
          <w:b/>
          <w:bCs/>
        </w:rPr>
        <w:t xml:space="preserve"> </w:t>
      </w:r>
      <w:r>
        <w:rPr>
          <w:rFonts w:ascii="Times New Roman" w:eastAsia="宋体" w:hAnsi="Times New Roman" w:cs="Times New Roman"/>
          <w:b/>
          <w:bCs/>
        </w:rPr>
        <w:t>确定独立交易区间</w:t>
      </w:r>
      <w:bookmarkEnd w:id="1432"/>
      <w:bookmarkEnd w:id="1433"/>
      <w:bookmarkEnd w:id="1434"/>
      <w:bookmarkEnd w:id="1435"/>
    </w:p>
    <w:p w14:paraId="35156B89" w14:textId="77777777" w:rsidR="00160A67" w:rsidRDefault="00160A67">
      <w:pPr>
        <w:keepNext/>
        <w:jc w:val="both"/>
        <w:rPr>
          <w:rFonts w:ascii="Arial" w:eastAsia="黑体" w:hAnsi="Arial" w:cs="Arial"/>
        </w:rPr>
      </w:pPr>
    </w:p>
    <w:p w14:paraId="11CB3513" w14:textId="536842FA"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如上所述，我们选择</w:t>
      </w:r>
      <w:r>
        <w:rPr>
          <w:rFonts w:ascii="Times New Roman" w:eastAsia="宋体" w:hAnsi="Times New Roman" w:cs="Times New Roman"/>
          <w:color w:val="FF0000"/>
        </w:rPr>
        <w:t>{</w:t>
      </w:r>
      <w:r>
        <w:rPr>
          <w:rFonts w:ascii="Times New Roman" w:eastAsia="宋体" w:hAnsi="Times New Roman" w:cs="Times New Roman"/>
          <w:color w:val="FF0000"/>
        </w:rPr>
        <w:t>完全成本加成率或息税前营业利润率</w:t>
      </w:r>
      <w:r>
        <w:rPr>
          <w:rFonts w:ascii="Times New Roman" w:eastAsia="宋体" w:hAnsi="Times New Roman" w:cs="Times New Roman"/>
          <w:color w:val="FF0000"/>
        </w:rPr>
        <w:t>}</w:t>
      </w:r>
      <w:r>
        <w:rPr>
          <w:rFonts w:ascii="Times New Roman" w:eastAsia="宋体" w:hAnsi="Times New Roman" w:cs="Times New Roman"/>
        </w:rPr>
        <w:t>作为适当的利润水平指标以比较</w:t>
      </w:r>
      <w:del w:id="143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43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与可比公司的财务结果。</w:t>
      </w:r>
    </w:p>
    <w:p w14:paraId="3BBFC643" w14:textId="2218607D"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分析结果显示，可比公司在</w:t>
      </w:r>
      <w:r>
        <w:rPr>
          <w:rFonts w:ascii="Times New Roman" w:eastAsia="宋体" w:hAnsi="Times New Roman" w:cs="Times New Roman"/>
          <w:color w:val="FF0000"/>
        </w:rPr>
        <w:t>{</w:t>
      </w:r>
      <w:del w:id="1438" w:author="Tian Su" w:date="2024-12-30T11:30:00Z" w16du:dateUtc="2024-12-30T03:30:00Z">
        <w:r w:rsidDel="00FE6E4A">
          <w:rPr>
            <w:rFonts w:ascii="Times New Roman" w:eastAsia="宋体" w:hAnsi="Times New Roman" w:cs="Times New Roman"/>
            <w:color w:val="FF0000"/>
          </w:rPr>
          <w:delText>20XX</w:delText>
        </w:r>
      </w:del>
      <w:ins w:id="1439"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FF0000"/>
        </w:rPr>
        <w:t>至</w:t>
      </w:r>
      <w:del w:id="1440" w:author="Tian Su" w:date="2024-12-30T11:30:00Z" w16du:dateUtc="2024-12-30T03:30:00Z">
        <w:r w:rsidDel="00FE6E4A">
          <w:rPr>
            <w:rFonts w:ascii="Times New Roman" w:eastAsia="宋体" w:hAnsi="Times New Roman" w:cs="Times New Roman"/>
            <w:color w:val="FF0000"/>
          </w:rPr>
          <w:delText>20XX</w:delText>
        </w:r>
      </w:del>
      <w:ins w:id="1441"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FF0000"/>
        </w:rPr>
        <w:t>}</w:t>
      </w:r>
      <w:r>
        <w:rPr>
          <w:rFonts w:ascii="Times New Roman" w:eastAsia="宋体" w:hAnsi="Times New Roman" w:cs="Times New Roman"/>
        </w:rPr>
        <w:t>年度期间的三年加权平均</w:t>
      </w:r>
      <w:r>
        <w:rPr>
          <w:rFonts w:ascii="Times New Roman" w:eastAsia="宋体" w:hAnsi="Times New Roman" w:cs="Times New Roman"/>
          <w:color w:val="FF0000"/>
        </w:rPr>
        <w:t>{</w:t>
      </w:r>
      <w:r>
        <w:rPr>
          <w:rFonts w:ascii="Times New Roman" w:eastAsia="宋体" w:hAnsi="Times New Roman" w:cs="Times New Roman"/>
          <w:color w:val="FF0000"/>
        </w:rPr>
        <w:t>完全成本加成率或息税前营业利润率</w:t>
      </w:r>
      <w:r>
        <w:rPr>
          <w:rFonts w:ascii="Times New Roman" w:eastAsia="宋体" w:hAnsi="Times New Roman" w:cs="Times New Roman"/>
          <w:color w:val="FF0000"/>
        </w:rPr>
        <w:t>}</w:t>
      </w:r>
      <w:r>
        <w:rPr>
          <w:rFonts w:ascii="Times New Roman" w:eastAsia="宋体" w:hAnsi="Times New Roman" w:cs="Times New Roman"/>
        </w:rPr>
        <w:t>的四分位区间为</w:t>
      </w:r>
      <w:r>
        <w:rPr>
          <w:rFonts w:ascii="Times New Roman" w:eastAsia="宋体" w:hAnsi="Times New Roman" w:cs="Times New Roman"/>
          <w:color w:val="FF0000"/>
        </w:rPr>
        <w:t>{DD%}</w:t>
      </w:r>
      <w:r>
        <w:rPr>
          <w:rFonts w:ascii="Times New Roman" w:eastAsia="宋体" w:hAnsi="Times New Roman" w:cs="Times New Roman"/>
          <w:color w:val="FF0000"/>
        </w:rPr>
        <w:t>至</w:t>
      </w:r>
      <w:r>
        <w:rPr>
          <w:rFonts w:ascii="Times New Roman" w:eastAsia="宋体" w:hAnsi="Times New Roman" w:cs="Times New Roman"/>
          <w:color w:val="FF0000"/>
        </w:rPr>
        <w:t>{BB%}</w:t>
      </w:r>
      <w:r>
        <w:rPr>
          <w:rFonts w:ascii="Times New Roman" w:eastAsia="宋体" w:hAnsi="Times New Roman" w:cs="Times New Roman"/>
        </w:rPr>
        <w:t>，中位值为</w:t>
      </w:r>
      <w:r>
        <w:rPr>
          <w:rFonts w:ascii="Times New Roman" w:eastAsia="宋体" w:hAnsi="Times New Roman" w:cs="Times New Roman"/>
          <w:color w:val="FF0000"/>
        </w:rPr>
        <w:t>{CC%}</w:t>
      </w:r>
      <w:r>
        <w:rPr>
          <w:rFonts w:ascii="Times New Roman" w:eastAsia="宋体" w:hAnsi="Times New Roman" w:cs="Times New Roman"/>
        </w:rPr>
        <w:t>。</w:t>
      </w:r>
    </w:p>
    <w:p w14:paraId="4725C032" w14:textId="77777777" w:rsidR="00160A67" w:rsidRDefault="00160A67">
      <w:pPr>
        <w:pStyle w:val="ac"/>
        <w:keepNext/>
        <w:ind w:firstLine="482"/>
        <w:jc w:val="center"/>
        <w:rPr>
          <w:rFonts w:ascii="Times New Roman" w:eastAsia="宋体" w:hAnsi="Times New Roman" w:cs="Times New Roman"/>
        </w:rPr>
      </w:pPr>
    </w:p>
    <w:p w14:paraId="0E4B1F6D" w14:textId="77777777" w:rsidR="00160A67" w:rsidRDefault="00000000">
      <w:pPr>
        <w:pStyle w:val="ac"/>
        <w:keepNext/>
        <w:ind w:firstLine="482"/>
        <w:jc w:val="center"/>
        <w:rPr>
          <w:rFonts w:ascii="Times New Roman" w:eastAsia="宋体" w:hAnsi="Times New Roman" w:cs="Times New Roman"/>
        </w:rPr>
      </w:pPr>
      <w:bookmarkStart w:id="1442" w:name="_Toc143535419"/>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27</w:t>
      </w:r>
      <w:r>
        <w:rPr>
          <w:rFonts w:ascii="Times New Roman" w:eastAsia="宋体" w:hAnsi="Times New Roman" w:cs="Times New Roman"/>
        </w:rPr>
        <w:fldChar w:fldCharType="end"/>
      </w:r>
      <w:r>
        <w:rPr>
          <w:rFonts w:ascii="Times New Roman" w:eastAsia="宋体" w:hAnsi="Times New Roman" w:cs="Times New Roman"/>
        </w:rPr>
        <w:t>：四分位区间</w:t>
      </w:r>
      <w:bookmarkEnd w:id="1442"/>
    </w:p>
    <w:p w14:paraId="7301433B" w14:textId="77777777" w:rsidR="00160A67" w:rsidRDefault="00160A67">
      <w:pPr>
        <w:keepNext/>
        <w:rPr>
          <w:rFonts w:ascii="Arial" w:eastAsia="黑体" w:hAnsi="Arial" w:cs="Arial"/>
        </w:rPr>
      </w:pPr>
    </w:p>
    <w:tbl>
      <w:tblPr>
        <w:tblStyle w:val="afe"/>
        <w:tblW w:w="2901" w:type="pct"/>
        <w:jc w:val="center"/>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2448"/>
        <w:gridCol w:w="2789"/>
      </w:tblGrid>
      <w:tr w:rsidR="00160A67" w14:paraId="2B1E980C" w14:textId="77777777">
        <w:trPr>
          <w:trHeight w:val="432"/>
          <w:tblHeader/>
          <w:jc w:val="center"/>
        </w:trPr>
        <w:tc>
          <w:tcPr>
            <w:tcW w:w="2337" w:type="pct"/>
            <w:tcBorders>
              <w:tl2br w:val="nil"/>
              <w:tr2bl w:val="nil"/>
            </w:tcBorders>
            <w:shd w:val="clear" w:color="auto" w:fill="06A2E0" w:themeFill="accent1"/>
            <w:vAlign w:val="center"/>
          </w:tcPr>
          <w:p w14:paraId="127D15D6" w14:textId="77777777" w:rsidR="00160A67" w:rsidRDefault="00000000">
            <w:pPr>
              <w:ind w:firstLine="402"/>
              <w:jc w:val="center"/>
              <w:rPr>
                <w:rFonts w:ascii="Times New Roman" w:eastAsia="宋体" w:hAnsi="Times New Roman" w:cs="Times New Roman"/>
                <w:b/>
                <w:bCs/>
                <w:color w:val="FFFFFF" w:themeColor="background1"/>
                <w:sz w:val="20"/>
              </w:rPr>
            </w:pPr>
            <w:commentRangeStart w:id="1443"/>
            <w:r>
              <w:rPr>
                <w:rFonts w:ascii="Times New Roman" w:eastAsia="宋体" w:hAnsi="Times New Roman" w:cs="Times New Roman"/>
                <w:b/>
                <w:bCs/>
                <w:color w:val="FFFFFF" w:themeColor="background1"/>
                <w:sz w:val="20"/>
              </w:rPr>
              <w:t>项目</w:t>
            </w:r>
          </w:p>
        </w:tc>
        <w:tc>
          <w:tcPr>
            <w:tcW w:w="2663" w:type="pct"/>
            <w:tcBorders>
              <w:tl2br w:val="nil"/>
              <w:tr2bl w:val="nil"/>
            </w:tcBorders>
            <w:shd w:val="clear" w:color="auto" w:fill="06A2E0" w:themeFill="accent1"/>
            <w:vAlign w:val="center"/>
          </w:tcPr>
          <w:p w14:paraId="63BB7FB1"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加权平均</w:t>
            </w:r>
            <w:r>
              <w:rPr>
                <w:rFonts w:ascii="Times New Roman" w:eastAsia="宋体" w:hAnsi="Times New Roman" w:cs="Times New Roman"/>
                <w:b/>
                <w:bCs/>
                <w:color w:val="FF0000"/>
                <w:sz w:val="20"/>
              </w:rPr>
              <w:t>{</w:t>
            </w:r>
            <w:r>
              <w:rPr>
                <w:rFonts w:ascii="Times New Roman" w:eastAsia="宋体" w:hAnsi="Times New Roman" w:cs="Times New Roman"/>
                <w:b/>
                <w:bCs/>
                <w:color w:val="FF0000"/>
                <w:sz w:val="20"/>
              </w:rPr>
              <w:t>完全成本加成率或息税前营业利润率</w:t>
            </w:r>
            <w:r>
              <w:rPr>
                <w:rFonts w:ascii="Times New Roman" w:eastAsia="宋体" w:hAnsi="Times New Roman" w:cs="Times New Roman"/>
                <w:b/>
                <w:bCs/>
                <w:color w:val="FF0000"/>
                <w:sz w:val="20"/>
              </w:rPr>
              <w:t>}</w:t>
            </w:r>
          </w:p>
        </w:tc>
      </w:tr>
      <w:tr w:rsidR="00160A67" w14:paraId="631153E0" w14:textId="77777777">
        <w:trPr>
          <w:trHeight w:val="432"/>
          <w:jc w:val="center"/>
        </w:trPr>
        <w:tc>
          <w:tcPr>
            <w:tcW w:w="2337" w:type="pct"/>
            <w:tcBorders>
              <w:tl2br w:val="nil"/>
              <w:tr2bl w:val="nil"/>
            </w:tcBorders>
            <w:shd w:val="clear" w:color="auto" w:fill="D9D9D9" w:themeFill="background1" w:themeFillShade="D9"/>
            <w:vAlign w:val="center"/>
          </w:tcPr>
          <w:p w14:paraId="4FBBC9AB"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上四分位值</w:t>
            </w:r>
          </w:p>
        </w:tc>
        <w:tc>
          <w:tcPr>
            <w:tcW w:w="2663" w:type="pct"/>
            <w:tcBorders>
              <w:tl2br w:val="nil"/>
              <w:tr2bl w:val="nil"/>
            </w:tcBorders>
            <w:shd w:val="clear" w:color="auto" w:fill="D9D9D9" w:themeFill="background1" w:themeFillShade="D9"/>
            <w:vAlign w:val="center"/>
          </w:tcPr>
          <w:p w14:paraId="72347FA2"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{BB%}</w:t>
            </w:r>
          </w:p>
        </w:tc>
      </w:tr>
      <w:tr w:rsidR="00160A67" w14:paraId="0FF2EBC0" w14:textId="77777777">
        <w:trPr>
          <w:trHeight w:val="432"/>
          <w:jc w:val="center"/>
        </w:trPr>
        <w:tc>
          <w:tcPr>
            <w:tcW w:w="2337" w:type="pct"/>
            <w:tcBorders>
              <w:tl2br w:val="nil"/>
              <w:tr2bl w:val="nil"/>
            </w:tcBorders>
            <w:shd w:val="clear" w:color="auto" w:fill="F2F2F2" w:themeFill="background1" w:themeFillShade="F2"/>
            <w:vAlign w:val="center"/>
          </w:tcPr>
          <w:p w14:paraId="2ACB931D"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t>中位值</w:t>
            </w:r>
          </w:p>
        </w:tc>
        <w:tc>
          <w:tcPr>
            <w:tcW w:w="2663" w:type="pct"/>
            <w:tcBorders>
              <w:tl2br w:val="nil"/>
              <w:tr2bl w:val="nil"/>
            </w:tcBorders>
            <w:shd w:val="clear" w:color="auto" w:fill="F2F2F2" w:themeFill="background1" w:themeFillShade="F2"/>
            <w:vAlign w:val="center"/>
          </w:tcPr>
          <w:p w14:paraId="5ED79819"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{CC%}</w:t>
            </w:r>
          </w:p>
        </w:tc>
      </w:tr>
      <w:tr w:rsidR="00160A67" w14:paraId="385FD8E0" w14:textId="77777777">
        <w:trPr>
          <w:trHeight w:val="432"/>
          <w:jc w:val="center"/>
        </w:trPr>
        <w:tc>
          <w:tcPr>
            <w:tcW w:w="2337" w:type="pct"/>
            <w:tcBorders>
              <w:tl2br w:val="nil"/>
              <w:tr2bl w:val="nil"/>
            </w:tcBorders>
            <w:shd w:val="clear" w:color="auto" w:fill="D9D9D9" w:themeFill="background1" w:themeFillShade="D9"/>
            <w:vAlign w:val="center"/>
          </w:tcPr>
          <w:p w14:paraId="754AD11B" w14:textId="77777777" w:rsidR="00160A67" w:rsidRDefault="00000000">
            <w:pPr>
              <w:ind w:firstLine="400"/>
              <w:jc w:val="center"/>
              <w:rPr>
                <w:rFonts w:ascii="Times New Roman" w:eastAsia="宋体" w:hAnsi="Times New Roman" w:cs="Times New Roman"/>
                <w:sz w:val="20"/>
              </w:rPr>
            </w:pPr>
            <w:r>
              <w:rPr>
                <w:rFonts w:ascii="Times New Roman" w:eastAsia="宋体" w:hAnsi="Times New Roman" w:cs="Times New Roman"/>
                <w:sz w:val="20"/>
              </w:rPr>
              <w:lastRenderedPageBreak/>
              <w:t>下四分位值</w:t>
            </w:r>
          </w:p>
        </w:tc>
        <w:tc>
          <w:tcPr>
            <w:tcW w:w="2663" w:type="pct"/>
            <w:tcBorders>
              <w:tl2br w:val="nil"/>
              <w:tr2bl w:val="nil"/>
            </w:tcBorders>
            <w:shd w:val="clear" w:color="auto" w:fill="D9D9D9" w:themeFill="background1" w:themeFillShade="D9"/>
            <w:vAlign w:val="center"/>
          </w:tcPr>
          <w:p w14:paraId="5244E707" w14:textId="77777777" w:rsidR="00160A67" w:rsidRDefault="00000000">
            <w:pPr>
              <w:ind w:firstLine="400"/>
              <w:jc w:val="center"/>
              <w:rPr>
                <w:rFonts w:ascii="Times New Roman" w:eastAsia="宋体" w:hAnsi="Times New Roman" w:cs="Times New Roman"/>
                <w:color w:val="FF0000"/>
                <w:sz w:val="20"/>
                <w:szCs w:val="20"/>
              </w:rPr>
            </w:pPr>
            <w:r>
              <w:rPr>
                <w:rFonts w:ascii="Times New Roman" w:eastAsia="宋体" w:hAnsi="Times New Roman" w:cs="Times New Roman"/>
                <w:color w:val="FF0000"/>
                <w:sz w:val="20"/>
                <w:szCs w:val="20"/>
              </w:rPr>
              <w:t>{DD%}</w:t>
            </w:r>
          </w:p>
        </w:tc>
      </w:tr>
      <w:tr w:rsidR="00160A67" w14:paraId="413636CB" w14:textId="77777777">
        <w:trPr>
          <w:trHeight w:val="432"/>
          <w:jc w:val="center"/>
        </w:trPr>
        <w:tc>
          <w:tcPr>
            <w:tcW w:w="2337" w:type="pct"/>
            <w:tcBorders>
              <w:tl2br w:val="nil"/>
              <w:tr2bl w:val="nil"/>
            </w:tcBorders>
            <w:shd w:val="clear" w:color="auto" w:fill="D9D9D9" w:themeFill="background1" w:themeFillShade="D9"/>
            <w:vAlign w:val="center"/>
          </w:tcPr>
          <w:p w14:paraId="500FE157" w14:textId="77777777" w:rsidR="00160A67" w:rsidRDefault="00000000">
            <w:pPr>
              <w:ind w:firstLine="402"/>
              <w:jc w:val="center"/>
              <w:rPr>
                <w:rFonts w:ascii="Times New Roman" w:eastAsia="宋体" w:hAnsi="Times New Roman" w:cs="Times New Roman"/>
                <w:b/>
                <w:bCs/>
                <w:sz w:val="20"/>
              </w:rPr>
            </w:pPr>
            <w:r>
              <w:rPr>
                <w:rFonts w:ascii="Times New Roman" w:eastAsia="宋体" w:hAnsi="Times New Roman" w:cs="Times New Roman"/>
                <w:b/>
                <w:bCs/>
                <w:sz w:val="20"/>
              </w:rPr>
              <w:t>观测样本</w:t>
            </w:r>
          </w:p>
        </w:tc>
        <w:tc>
          <w:tcPr>
            <w:tcW w:w="2663" w:type="pct"/>
            <w:tcBorders>
              <w:tl2br w:val="nil"/>
              <w:tr2bl w:val="nil"/>
            </w:tcBorders>
            <w:shd w:val="clear" w:color="auto" w:fill="D9D9D9" w:themeFill="background1" w:themeFillShade="D9"/>
            <w:vAlign w:val="center"/>
          </w:tcPr>
          <w:p w14:paraId="0C44A9E4" w14:textId="77777777" w:rsidR="00160A67" w:rsidRDefault="00000000">
            <w:pPr>
              <w:ind w:firstLine="402"/>
              <w:jc w:val="center"/>
              <w:rPr>
                <w:rFonts w:ascii="Times New Roman" w:eastAsia="宋体" w:hAnsi="Times New Roman" w:cs="Times New Roman"/>
                <w:b/>
                <w:bCs/>
                <w:color w:val="FF0000"/>
                <w:sz w:val="20"/>
                <w:szCs w:val="20"/>
              </w:rPr>
            </w:pPr>
            <w:r>
              <w:rPr>
                <w:rFonts w:ascii="Times New Roman" w:eastAsia="宋体" w:hAnsi="Times New Roman" w:cs="Times New Roman"/>
                <w:b/>
                <w:bCs/>
                <w:color w:val="FF0000"/>
                <w:sz w:val="20"/>
                <w:szCs w:val="20"/>
              </w:rPr>
              <w:t>{X1X}</w:t>
            </w:r>
            <w:commentRangeEnd w:id="1443"/>
            <w:r w:rsidR="004C2EB2">
              <w:rPr>
                <w:rStyle w:val="aff1"/>
              </w:rPr>
              <w:commentReference w:id="1443"/>
            </w:r>
          </w:p>
        </w:tc>
      </w:tr>
    </w:tbl>
    <w:p w14:paraId="57E0CE9B" w14:textId="77777777" w:rsidR="00160A67" w:rsidRDefault="00160A67">
      <w:pPr>
        <w:ind w:firstLineChars="200" w:firstLine="480"/>
        <w:rPr>
          <w:rFonts w:ascii="Arial" w:eastAsia="黑体" w:hAnsi="Arial" w:cs="Arial"/>
        </w:rPr>
      </w:pPr>
    </w:p>
    <w:p w14:paraId="6662E760" w14:textId="7777777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附录四（</w:t>
      </w:r>
      <w:r>
        <w:rPr>
          <w:rFonts w:ascii="Times New Roman" w:eastAsia="宋体" w:hAnsi="Times New Roman" w:cs="Times New Roman"/>
        </w:rPr>
        <w:t>3</w:t>
      </w:r>
      <w:r>
        <w:rPr>
          <w:rFonts w:ascii="Times New Roman" w:eastAsia="宋体" w:hAnsi="Times New Roman" w:cs="Times New Roman"/>
        </w:rPr>
        <w:t>）</w:t>
      </w:r>
      <w:r>
        <w:rPr>
          <w:rStyle w:val="aff9"/>
          <w:rFonts w:ascii="Times New Roman" w:eastAsia="宋体" w:hAnsi="Times New Roman" w:cs="Times New Roman"/>
          <w:color w:val="FF0000"/>
        </w:rPr>
        <w:t>【根据实际情况修改】</w:t>
      </w:r>
      <w:r>
        <w:rPr>
          <w:rFonts w:ascii="Times New Roman" w:eastAsia="宋体" w:hAnsi="Times New Roman" w:cs="Times New Roman"/>
        </w:rPr>
        <w:t>提供了详细的可比公司财务数据。</w:t>
      </w:r>
    </w:p>
    <w:p w14:paraId="7B532A42"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iCs w:val="0"/>
          <w:color w:val="FF0000"/>
        </w:rPr>
      </w:pPr>
      <w:r>
        <w:rPr>
          <w:rFonts w:ascii="Times New Roman" w:eastAsia="宋体" w:hAnsi="Times New Roman" w:cs="Times New Roman"/>
        </w:rPr>
        <w:t>我们的财务分析是基于</w:t>
      </w:r>
      <w:r>
        <w:rPr>
          <w:rFonts w:ascii="Times New Roman" w:eastAsia="宋体" w:hAnsi="Times New Roman" w:cs="Times New Roman"/>
        </w:rPr>
        <w:t>TP Catalyst</w:t>
      </w:r>
      <w:r>
        <w:rPr>
          <w:rFonts w:ascii="Times New Roman" w:eastAsia="宋体" w:hAnsi="Times New Roman" w:cs="Times New Roman"/>
        </w:rPr>
        <w:t>数据库提供的数据而进行的，我们并未对数据库所提供的财务数据和原始财务报表之间的完整性和真实性进行核对。</w:t>
      </w:r>
      <w:r>
        <w:rPr>
          <w:rStyle w:val="aff9"/>
          <w:rFonts w:ascii="Times New Roman" w:eastAsia="宋体" w:hAnsi="Times New Roman" w:cs="Times New Roman"/>
          <w:color w:val="FF0000"/>
        </w:rPr>
        <w:t>【可根据实际情况修改】</w:t>
      </w:r>
    </w:p>
    <w:p w14:paraId="408924C1" w14:textId="77777777" w:rsidR="00160A67" w:rsidRDefault="00160A67">
      <w:pPr>
        <w:ind w:firstLineChars="200" w:firstLine="480"/>
        <w:jc w:val="both"/>
        <w:rPr>
          <w:rStyle w:val="aff9"/>
          <w:rFonts w:ascii="Arial" w:eastAsia="黑体" w:hAnsi="Arial" w:cs="Arial"/>
          <w:color w:val="06A2E0" w:themeColor="accent1"/>
        </w:rPr>
      </w:pPr>
    </w:p>
    <w:p w14:paraId="6853E6D6" w14:textId="77777777" w:rsidR="00160A67" w:rsidRDefault="00000000">
      <w:pPr>
        <w:pStyle w:val="a2"/>
        <w:keepNext/>
        <w:numPr>
          <w:ilvl w:val="2"/>
          <w:numId w:val="30"/>
        </w:numPr>
        <w:outlineLvl w:val="2"/>
        <w:rPr>
          <w:rFonts w:ascii="Times New Roman" w:eastAsia="宋体" w:hAnsi="Times New Roman" w:cs="Times New Roman"/>
          <w:b/>
          <w:bCs/>
        </w:rPr>
      </w:pPr>
      <w:bookmarkStart w:id="1444" w:name="_Toc144227525"/>
      <w:bookmarkStart w:id="1445" w:name="_Toc27284"/>
      <w:bookmarkStart w:id="1446" w:name="_Toc139363094"/>
      <w:bookmarkStart w:id="1447" w:name="_Toc139363019"/>
      <w:r>
        <w:rPr>
          <w:rFonts w:ascii="Times New Roman" w:eastAsia="宋体" w:hAnsi="Times New Roman" w:cs="Times New Roman"/>
          <w:b/>
          <w:bCs/>
        </w:rPr>
        <w:t xml:space="preserve"> </w:t>
      </w:r>
      <w:r>
        <w:rPr>
          <w:rFonts w:ascii="Times New Roman" w:eastAsia="宋体" w:hAnsi="Times New Roman" w:cs="Times New Roman"/>
          <w:b/>
          <w:bCs/>
        </w:rPr>
        <w:t>可比数据的差异调整及理由</w:t>
      </w:r>
      <w:bookmarkEnd w:id="1444"/>
      <w:bookmarkEnd w:id="1445"/>
      <w:bookmarkEnd w:id="1446"/>
      <w:bookmarkEnd w:id="1447"/>
    </w:p>
    <w:p w14:paraId="75CBA111" w14:textId="77777777" w:rsidR="00160A67" w:rsidRDefault="00160A67">
      <w:pPr>
        <w:jc w:val="both"/>
        <w:rPr>
          <w:rFonts w:ascii="Arial" w:eastAsia="黑体" w:hAnsi="Arial" w:cs="Arial"/>
          <w:color w:val="43B436" w:themeColor="accent2"/>
        </w:rPr>
      </w:pPr>
    </w:p>
    <w:p w14:paraId="1FEEF6A6"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【法规依据：</w:t>
      </w:r>
      <w:r>
        <w:rPr>
          <w:rStyle w:val="aff9"/>
          <w:rFonts w:ascii="Times New Roman" w:eastAsia="宋体" w:hAnsi="Times New Roman" w:cs="Times New Roman"/>
          <w:color w:val="FF0000"/>
        </w:rPr>
        <w:t>42</w:t>
      </w:r>
      <w:r>
        <w:rPr>
          <w:rStyle w:val="aff9"/>
          <w:rFonts w:ascii="Times New Roman" w:eastAsia="宋体" w:hAnsi="Times New Roman" w:cs="Times New Roman"/>
          <w:color w:val="FF0000"/>
        </w:rPr>
        <w:t>号公告</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第十四条</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第四款</w:t>
      </w:r>
      <w:r>
        <w:rPr>
          <w:rStyle w:val="aff9"/>
          <w:rFonts w:ascii="Times New Roman" w:eastAsia="宋体" w:hAnsi="Times New Roman" w:cs="Times New Roman"/>
          <w:color w:val="FF0000"/>
        </w:rPr>
        <w:t xml:space="preserve"> </w:t>
      </w:r>
      <w:r>
        <w:rPr>
          <w:rStyle w:val="aff9"/>
          <w:rFonts w:ascii="Times New Roman" w:eastAsia="宋体" w:hAnsi="Times New Roman" w:cs="Times New Roman"/>
          <w:color w:val="FF0000"/>
        </w:rPr>
        <w:t>可比性分析：</w:t>
      </w:r>
      <w:r>
        <w:rPr>
          <w:rStyle w:val="aff9"/>
          <w:rFonts w:ascii="Times New Roman" w:eastAsia="宋体" w:hAnsi="Times New Roman" w:cs="Times New Roman"/>
          <w:color w:val="FF0000"/>
        </w:rPr>
        <w:t>5.</w:t>
      </w:r>
      <w:r>
        <w:rPr>
          <w:rStyle w:val="aff9"/>
          <w:rFonts w:ascii="Times New Roman" w:eastAsia="宋体" w:hAnsi="Times New Roman" w:cs="Times New Roman"/>
          <w:color w:val="FF0000"/>
        </w:rPr>
        <w:t>可比数据的差异调整及理由。】</w:t>
      </w:r>
    </w:p>
    <w:p w14:paraId="2D790051" w14:textId="77777777" w:rsidR="00160A67" w:rsidRDefault="00000000">
      <w:pPr>
        <w:spacing w:beforeLines="50" w:before="120" w:line="360" w:lineRule="auto"/>
        <w:ind w:firstLineChars="200" w:firstLine="480"/>
        <w:rPr>
          <w:rStyle w:val="aff9"/>
          <w:rFonts w:ascii="Times New Roman" w:eastAsia="宋体" w:hAnsi="Times New Roman" w:cs="Times New Roman"/>
          <w:color w:val="auto"/>
        </w:rPr>
      </w:pPr>
      <w:r>
        <w:rPr>
          <w:rStyle w:val="aff9"/>
          <w:rFonts w:ascii="Times New Roman" w:eastAsia="宋体" w:hAnsi="Times New Roman" w:cs="Times New Roman"/>
          <w:color w:val="auto"/>
        </w:rPr>
        <w:t>未对可比公司的财务数据进行调整。</w:t>
      </w:r>
    </w:p>
    <w:p w14:paraId="160DFE3E"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【如有必要，请修改。如果进行了调整，请描述调整原因，调整方法和调整结果】</w:t>
      </w:r>
    </w:p>
    <w:p w14:paraId="31DF49B2" w14:textId="77777777" w:rsidR="00160A67" w:rsidRDefault="00160A67">
      <w:pPr>
        <w:rPr>
          <w:rFonts w:ascii="Arial" w:eastAsia="黑体" w:hAnsi="Arial" w:cs="Arial"/>
        </w:rPr>
      </w:pPr>
    </w:p>
    <w:p w14:paraId="5E1AFBD7" w14:textId="77777777" w:rsidR="00160A67" w:rsidRDefault="00160A67">
      <w:pPr>
        <w:rPr>
          <w:rFonts w:ascii="Arial" w:eastAsia="黑体" w:hAnsi="Arial" w:cs="Arial"/>
        </w:rPr>
        <w:sectPr w:rsidR="00160A67">
          <w:pgSz w:w="11907" w:h="16839"/>
          <w:pgMar w:top="1440" w:right="1440" w:bottom="1440" w:left="1440" w:header="576" w:footer="576" w:gutter="0"/>
          <w:cols w:space="708"/>
          <w:docGrid w:linePitch="360"/>
        </w:sectPr>
      </w:pPr>
    </w:p>
    <w:p w14:paraId="4C3C6090" w14:textId="77777777" w:rsidR="00160A67" w:rsidRDefault="00000000">
      <w:pPr>
        <w:pStyle w:val="a"/>
        <w:numPr>
          <w:ilvl w:val="0"/>
          <w:numId w:val="30"/>
        </w:numPr>
        <w:adjustRightInd w:val="0"/>
        <w:snapToGrid w:val="0"/>
        <w:spacing w:before="120" w:after="0"/>
        <w:ind w:left="0" w:firstLine="720"/>
        <w:jc w:val="left"/>
        <w:rPr>
          <w:rFonts w:ascii="Arial" w:eastAsia="黑体" w:hAnsi="Arial" w:cs="Arial"/>
          <w:color w:val="06A2E0" w:themeColor="accent1"/>
          <w:sz w:val="36"/>
          <w:szCs w:val="36"/>
        </w:rPr>
      </w:pPr>
      <w:bookmarkStart w:id="1448" w:name="_Toc139363106"/>
      <w:bookmarkStart w:id="1449" w:name="_Toc144227526"/>
      <w:bookmarkStart w:id="1450" w:name="_Toc139363031"/>
      <w:bookmarkStart w:id="1451" w:name="_Toc25531"/>
      <w:bookmarkStart w:id="1452" w:name="_Toc11511"/>
      <w:bookmarkStart w:id="1453" w:name="_Toc2859"/>
      <w:r>
        <w:rPr>
          <w:rFonts w:ascii="Arial" w:eastAsia="黑体" w:hAnsi="Arial" w:cs="Arial"/>
          <w:color w:val="06A2E0" w:themeColor="accent1"/>
          <w:sz w:val="36"/>
          <w:szCs w:val="36"/>
        </w:rPr>
        <w:lastRenderedPageBreak/>
        <w:t>结论</w:t>
      </w:r>
      <w:bookmarkEnd w:id="1448"/>
      <w:bookmarkEnd w:id="1449"/>
      <w:bookmarkEnd w:id="1450"/>
      <w:bookmarkEnd w:id="1451"/>
      <w:bookmarkEnd w:id="1452"/>
      <w:bookmarkEnd w:id="1453"/>
    </w:p>
    <w:p w14:paraId="43515F03" w14:textId="77777777" w:rsidR="00160A67" w:rsidRDefault="00160A67">
      <w:pPr>
        <w:rPr>
          <w:rFonts w:ascii="Arial" w:eastAsia="黑体" w:hAnsi="Arial" w:cs="Arial"/>
          <w:color w:val="43B436" w:themeColor="accent2"/>
        </w:rPr>
      </w:pPr>
    </w:p>
    <w:p w14:paraId="23B6C2BE" w14:textId="77777777"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【法规依据：</w:t>
      </w:r>
      <w:r>
        <w:rPr>
          <w:rFonts w:ascii="Times New Roman" w:eastAsia="宋体" w:hAnsi="Times New Roman" w:cs="Times New Roman"/>
          <w:color w:val="FF0000"/>
        </w:rPr>
        <w:t>42</w:t>
      </w:r>
      <w:r>
        <w:rPr>
          <w:rFonts w:ascii="Times New Roman" w:eastAsia="宋体" w:hAnsi="Times New Roman" w:cs="Times New Roman"/>
          <w:color w:val="FF0000"/>
        </w:rPr>
        <w:t>号公告</w:t>
      </w:r>
      <w:r>
        <w:rPr>
          <w:rFonts w:ascii="Times New Roman" w:eastAsia="宋体" w:hAnsi="Times New Roman" w:cs="Times New Roman"/>
          <w:color w:val="FF0000"/>
        </w:rPr>
        <w:t xml:space="preserve"> </w:t>
      </w:r>
      <w:r>
        <w:rPr>
          <w:rFonts w:ascii="Times New Roman" w:eastAsia="宋体" w:hAnsi="Times New Roman" w:cs="Times New Roman"/>
          <w:color w:val="FF0000"/>
        </w:rPr>
        <w:t>第十四条</w:t>
      </w:r>
      <w:r>
        <w:rPr>
          <w:rFonts w:ascii="Times New Roman" w:eastAsia="宋体" w:hAnsi="Times New Roman" w:cs="Times New Roman"/>
          <w:color w:val="FF0000"/>
        </w:rPr>
        <w:t xml:space="preserve"> </w:t>
      </w:r>
      <w:r>
        <w:rPr>
          <w:rFonts w:ascii="Times New Roman" w:eastAsia="宋体" w:hAnsi="Times New Roman" w:cs="Times New Roman"/>
          <w:color w:val="FF0000"/>
        </w:rPr>
        <w:t>第五款</w:t>
      </w:r>
      <w:r>
        <w:rPr>
          <w:rFonts w:ascii="Times New Roman" w:eastAsia="宋体" w:hAnsi="Times New Roman" w:cs="Times New Roman"/>
          <w:color w:val="FF0000"/>
        </w:rPr>
        <w:t xml:space="preserve"> </w:t>
      </w:r>
      <w:r>
        <w:rPr>
          <w:rFonts w:ascii="Times New Roman" w:eastAsia="宋体" w:hAnsi="Times New Roman" w:cs="Times New Roman"/>
          <w:color w:val="FF0000"/>
        </w:rPr>
        <w:t>转让定价方法的选择和使用：</w:t>
      </w:r>
      <w:r>
        <w:rPr>
          <w:rFonts w:ascii="Times New Roman" w:eastAsia="宋体" w:hAnsi="Times New Roman" w:cs="Times New Roman"/>
          <w:color w:val="FF0000"/>
        </w:rPr>
        <w:t>6.</w:t>
      </w:r>
      <w:r>
        <w:rPr>
          <w:rFonts w:ascii="Times New Roman" w:eastAsia="宋体" w:hAnsi="Times New Roman" w:cs="Times New Roman"/>
          <w:color w:val="FF0000"/>
        </w:rPr>
        <w:t>关联交易定价是否符合独立交易原则的分析及结论。】</w:t>
      </w:r>
    </w:p>
    <w:p w14:paraId="3559C5E5" w14:textId="07274727" w:rsidR="00160A67" w:rsidRDefault="00000000">
      <w:pPr>
        <w:spacing w:beforeLines="50" w:before="12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分析结果显示，可比公司在</w:t>
      </w:r>
      <w:r>
        <w:rPr>
          <w:rFonts w:ascii="Times New Roman" w:eastAsia="宋体" w:hAnsi="Times New Roman" w:cs="Times New Roman"/>
          <w:color w:val="FF0000"/>
        </w:rPr>
        <w:t>{</w:t>
      </w:r>
      <w:del w:id="1454" w:author="Tian Su" w:date="2024-12-30T11:30:00Z" w16du:dateUtc="2024-12-30T03:30:00Z">
        <w:r w:rsidDel="00FE6E4A">
          <w:rPr>
            <w:rFonts w:ascii="Times New Roman" w:eastAsia="宋体" w:hAnsi="Times New Roman" w:cs="Times New Roman"/>
            <w:color w:val="FF0000"/>
          </w:rPr>
          <w:delText>20XX</w:delText>
        </w:r>
      </w:del>
      <w:ins w:id="1455"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FF0000"/>
        </w:rPr>
        <w:t>至</w:t>
      </w:r>
      <w:del w:id="1456" w:author="Tian Su" w:date="2024-12-30T11:30:00Z" w16du:dateUtc="2024-12-30T03:30:00Z">
        <w:r w:rsidDel="00FE6E4A">
          <w:rPr>
            <w:rFonts w:ascii="Times New Roman" w:eastAsia="宋体" w:hAnsi="Times New Roman" w:cs="Times New Roman"/>
            <w:color w:val="FF0000"/>
          </w:rPr>
          <w:delText>20XX</w:delText>
        </w:r>
      </w:del>
      <w:ins w:id="1457"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FF0000"/>
        </w:rPr>
        <w:t>}</w:t>
      </w:r>
      <w:r>
        <w:rPr>
          <w:rFonts w:ascii="Times New Roman" w:eastAsia="宋体" w:hAnsi="Times New Roman" w:cs="Times New Roman"/>
        </w:rPr>
        <w:t>年度期间的三年加权平均</w:t>
      </w:r>
      <w:r>
        <w:rPr>
          <w:rFonts w:ascii="Times New Roman" w:eastAsia="宋体" w:hAnsi="Times New Roman" w:cs="Times New Roman"/>
          <w:color w:val="FF0000"/>
        </w:rPr>
        <w:t>{</w:t>
      </w:r>
      <w:r>
        <w:rPr>
          <w:rFonts w:ascii="Times New Roman" w:eastAsia="宋体" w:hAnsi="Times New Roman" w:cs="Times New Roman"/>
          <w:color w:val="FF0000"/>
        </w:rPr>
        <w:t>完全成本加成率或息税前营业利润率</w:t>
      </w:r>
      <w:r>
        <w:rPr>
          <w:rFonts w:ascii="Times New Roman" w:eastAsia="宋体" w:hAnsi="Times New Roman" w:cs="Times New Roman"/>
          <w:color w:val="FF0000"/>
        </w:rPr>
        <w:t>}</w:t>
      </w:r>
      <w:r>
        <w:rPr>
          <w:rFonts w:ascii="Times New Roman" w:eastAsia="宋体" w:hAnsi="Times New Roman" w:cs="Times New Roman"/>
          <w:color w:val="FF0000"/>
        </w:rPr>
        <w:t>的四分位区间为</w:t>
      </w:r>
      <w:r>
        <w:rPr>
          <w:rFonts w:ascii="Times New Roman" w:eastAsia="宋体" w:hAnsi="Times New Roman" w:cs="Times New Roman"/>
          <w:color w:val="FF0000"/>
        </w:rPr>
        <w:t>{DD%}</w:t>
      </w:r>
      <w:r>
        <w:rPr>
          <w:rFonts w:ascii="Times New Roman" w:eastAsia="宋体" w:hAnsi="Times New Roman" w:cs="Times New Roman"/>
          <w:color w:val="FF0000"/>
        </w:rPr>
        <w:t>至</w:t>
      </w:r>
      <w:r>
        <w:rPr>
          <w:rFonts w:ascii="Times New Roman" w:eastAsia="宋体" w:hAnsi="Times New Roman" w:cs="Times New Roman"/>
          <w:color w:val="FF0000"/>
        </w:rPr>
        <w:t>{BB%}</w:t>
      </w:r>
      <w:r>
        <w:rPr>
          <w:rFonts w:ascii="Times New Roman" w:eastAsia="宋体" w:hAnsi="Times New Roman" w:cs="Times New Roman"/>
          <w:color w:val="FF0000"/>
        </w:rPr>
        <w:t>，中位值为</w:t>
      </w:r>
      <w:r>
        <w:rPr>
          <w:rFonts w:ascii="Times New Roman" w:eastAsia="宋体" w:hAnsi="Times New Roman" w:cs="Times New Roman"/>
          <w:color w:val="FF0000"/>
        </w:rPr>
        <w:t>{CC%}</w:t>
      </w:r>
      <w:r>
        <w:rPr>
          <w:rFonts w:ascii="Times New Roman" w:eastAsia="宋体" w:hAnsi="Times New Roman" w:cs="Times New Roman"/>
        </w:rPr>
        <w:t>。</w:t>
      </w:r>
    </w:p>
    <w:p w14:paraId="5009B7FC" w14:textId="671C5792" w:rsidR="00160A67" w:rsidRDefault="00000000">
      <w:pPr>
        <w:spacing w:beforeLines="50" w:before="120" w:line="360" w:lineRule="auto"/>
        <w:ind w:firstLineChars="200" w:firstLine="480"/>
        <w:jc w:val="both"/>
        <w:rPr>
          <w:rFonts w:ascii="Times New Roman" w:eastAsia="宋体" w:hAnsi="Times New Roman" w:cs="Times New Roman"/>
        </w:rPr>
      </w:pPr>
      <w:del w:id="1458" w:author="Tian Su" w:date="2024-12-30T11:30:00Z" w16du:dateUtc="2024-12-30T03:30:00Z">
        <w:r w:rsidDel="00FE6E4A">
          <w:rPr>
            <w:rFonts w:ascii="Times New Roman" w:eastAsia="宋体" w:hAnsi="Times New Roman" w:cs="Times New Roman"/>
            <w:color w:val="FF0000"/>
          </w:rPr>
          <w:delText>20XX</w:delText>
        </w:r>
      </w:del>
      <w:ins w:id="1459"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年度，</w:t>
      </w:r>
      <w:del w:id="1460"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461"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的</w:t>
      </w:r>
      <w:r>
        <w:rPr>
          <w:rFonts w:ascii="Times New Roman" w:eastAsia="宋体" w:hAnsi="Times New Roman" w:cs="Times New Roman"/>
          <w:color w:val="FF0000"/>
        </w:rPr>
        <w:t>【经特殊因素调整后的（若适用）】</w:t>
      </w:r>
      <w:r>
        <w:rPr>
          <w:rFonts w:ascii="Times New Roman" w:eastAsia="宋体" w:hAnsi="Times New Roman" w:cs="Times New Roman"/>
          <w:color w:val="FF0000"/>
        </w:rPr>
        <w:t>{</w:t>
      </w:r>
      <w:r>
        <w:rPr>
          <w:rFonts w:ascii="Times New Roman" w:eastAsia="宋体" w:hAnsi="Times New Roman" w:cs="Times New Roman"/>
          <w:color w:val="FF0000"/>
        </w:rPr>
        <w:t>完全成本加成率或息税前营业利润率</w:t>
      </w:r>
      <w:r>
        <w:rPr>
          <w:rFonts w:ascii="Times New Roman" w:eastAsia="宋体" w:hAnsi="Times New Roman" w:cs="Times New Roman"/>
          <w:color w:val="FF0000"/>
        </w:rPr>
        <w:t>}</w:t>
      </w:r>
      <w:r>
        <w:rPr>
          <w:rFonts w:ascii="Times New Roman" w:eastAsia="宋体" w:hAnsi="Times New Roman" w:cs="Times New Roman"/>
        </w:rPr>
        <w:t>为</w:t>
      </w:r>
      <w:r>
        <w:rPr>
          <w:rFonts w:ascii="Times New Roman" w:eastAsia="宋体" w:hAnsi="Times New Roman" w:cs="Times New Roman"/>
          <w:color w:val="FF0000"/>
        </w:rPr>
        <w:t>{XY%}</w:t>
      </w:r>
      <w:r>
        <w:rPr>
          <w:rFonts w:ascii="Times New Roman" w:eastAsia="宋体" w:hAnsi="Times New Roman" w:cs="Times New Roman"/>
        </w:rPr>
        <w:t>。</w:t>
      </w: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或者，如果关联交易从第三方交易中被分割：</w:t>
      </w:r>
      <w:r>
        <w:rPr>
          <w:rStyle w:val="aff9"/>
          <w:rFonts w:ascii="Times New Roman" w:eastAsia="宋体" w:hAnsi="Times New Roman" w:cs="Times New Roman"/>
          <w:color w:val="FF0000"/>
        </w:rPr>
        <w:fldChar w:fldCharType="begin"/>
      </w:r>
      <w:r>
        <w:rPr>
          <w:rStyle w:val="aff9"/>
          <w:rFonts w:ascii="Times New Roman" w:eastAsia="宋体" w:hAnsi="Times New Roman" w:cs="Times New Roman"/>
          <w:color w:val="FF0000"/>
        </w:rPr>
        <w:instrText xml:space="preserve"> REF  XYZ</w:instrText>
      </w:r>
      <w:r>
        <w:rPr>
          <w:rStyle w:val="aff9"/>
          <w:rFonts w:ascii="Times New Roman" w:eastAsia="宋体" w:hAnsi="Times New Roman" w:cs="Times New Roman"/>
          <w:color w:val="FF0000"/>
        </w:rPr>
        <w:instrText>公司</w:instrText>
      </w:r>
      <w:r>
        <w:rPr>
          <w:rStyle w:val="aff9"/>
          <w:rFonts w:ascii="Times New Roman" w:eastAsia="宋体" w:hAnsi="Times New Roman" w:cs="Times New Roman"/>
          <w:color w:val="FF0000"/>
        </w:rPr>
        <w:instrText xml:space="preserve"> \h  \* MERGEFORMAT </w:instrText>
      </w:r>
      <w:r>
        <w:rPr>
          <w:rStyle w:val="aff9"/>
          <w:rFonts w:ascii="Times New Roman" w:eastAsia="宋体" w:hAnsi="Times New Roman" w:cs="Times New Roman"/>
          <w:color w:val="FF0000"/>
        </w:rPr>
      </w:r>
      <w:r>
        <w:rPr>
          <w:rStyle w:val="aff9"/>
          <w:rFonts w:ascii="Times New Roman" w:eastAsia="宋体" w:hAnsi="Times New Roman" w:cs="Times New Roman"/>
          <w:color w:val="FF0000"/>
        </w:rPr>
        <w:fldChar w:fldCharType="separate"/>
      </w:r>
      <w:del w:id="146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proofErr w:type="gramStart"/>
      <w:ins w:id="1463" w:author="Tian Su" w:date="2024-12-30T11:34:00Z" w16du:dateUtc="2024-12-30T03:34:00Z">
        <w:r w:rsidR="00FE6E4A">
          <w:rPr>
            <w:rFonts w:ascii="Times New Roman" w:eastAsia="宋体" w:hAnsi="Times New Roman" w:cs="Times New Roman"/>
            <w:color w:val="FF0000"/>
          </w:rPr>
          <w:t>【</w:t>
        </w:r>
        <w:proofErr w:type="gramEnd"/>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proofErr w:type="gramStart"/>
        <w:r w:rsidR="00FE6E4A">
          <w:rPr>
            <w:rFonts w:ascii="Times New Roman" w:eastAsia="宋体" w:hAnsi="Times New Roman" w:cs="Times New Roman"/>
            <w:color w:val="FF0000"/>
          </w:rPr>
          <w:t>】</w:t>
        </w:r>
      </w:ins>
      <w:proofErr w:type="gramEnd"/>
      <w:r>
        <w:rPr>
          <w:rStyle w:val="aff9"/>
          <w:rFonts w:ascii="Times New Roman" w:eastAsia="宋体" w:hAnsi="Times New Roman" w:cs="Times New Roman"/>
          <w:color w:val="FF0000"/>
        </w:rPr>
        <w:fldChar w:fldCharType="end"/>
      </w:r>
      <w:r>
        <w:rPr>
          <w:rStyle w:val="aff9"/>
          <w:rFonts w:ascii="Times New Roman" w:eastAsia="宋体" w:hAnsi="Times New Roman" w:cs="Times New Roman"/>
          <w:color w:val="FF0000"/>
        </w:rPr>
        <w:t>在</w:t>
      </w:r>
      <w:r>
        <w:rPr>
          <w:rStyle w:val="aff9"/>
          <w:rFonts w:ascii="Times New Roman" w:eastAsia="宋体" w:hAnsi="Times New Roman" w:cs="Times New Roman"/>
          <w:color w:val="FF0000"/>
        </w:rPr>
        <w:fldChar w:fldCharType="begin"/>
      </w:r>
      <w:r>
        <w:rPr>
          <w:rStyle w:val="aff9"/>
          <w:rFonts w:ascii="Times New Roman" w:eastAsia="宋体" w:hAnsi="Times New Roman" w:cs="Times New Roman"/>
          <w:color w:val="FF0000"/>
        </w:rPr>
        <w:instrText xml:space="preserve"> REF  </w:instrText>
      </w:r>
      <w:r>
        <w:rPr>
          <w:rStyle w:val="aff9"/>
          <w:rFonts w:ascii="Times New Roman" w:eastAsia="宋体" w:hAnsi="Times New Roman" w:cs="Times New Roman"/>
          <w:color w:val="FF0000"/>
        </w:rPr>
        <w:instrText>年度</w:instrText>
      </w:r>
      <w:r>
        <w:rPr>
          <w:rStyle w:val="aff9"/>
          <w:rFonts w:ascii="Times New Roman" w:eastAsia="宋体" w:hAnsi="Times New Roman" w:cs="Times New Roman"/>
          <w:color w:val="FF0000"/>
        </w:rPr>
        <w:instrText xml:space="preserve"> \h  \* MERGEFORMAT </w:instrText>
      </w:r>
      <w:r>
        <w:rPr>
          <w:rStyle w:val="aff9"/>
          <w:rFonts w:ascii="Times New Roman" w:eastAsia="宋体" w:hAnsi="Times New Roman" w:cs="Times New Roman"/>
          <w:color w:val="FF0000"/>
        </w:rPr>
      </w:r>
      <w:r>
        <w:rPr>
          <w:rStyle w:val="aff9"/>
          <w:rFonts w:ascii="Times New Roman" w:eastAsia="宋体" w:hAnsi="Times New Roman" w:cs="Times New Roman"/>
          <w:color w:val="FF0000"/>
        </w:rPr>
        <w:fldChar w:fldCharType="separate"/>
      </w:r>
      <w:r>
        <w:rPr>
          <w:rFonts w:ascii="Times New Roman" w:eastAsia="宋体" w:hAnsi="Times New Roman" w:cs="Times New Roman"/>
          <w:color w:val="FF0000"/>
        </w:rPr>
        <w:t>2022</w:t>
      </w:r>
      <w:r>
        <w:rPr>
          <w:rStyle w:val="aff9"/>
          <w:rFonts w:ascii="Times New Roman" w:eastAsia="宋体" w:hAnsi="Times New Roman" w:cs="Times New Roman"/>
          <w:color w:val="FF0000"/>
        </w:rPr>
        <w:fldChar w:fldCharType="end"/>
      </w:r>
      <w:r>
        <w:rPr>
          <w:rStyle w:val="aff9"/>
          <w:rFonts w:ascii="Times New Roman" w:eastAsia="宋体" w:hAnsi="Times New Roman" w:cs="Times New Roman"/>
          <w:color w:val="FF0000"/>
        </w:rPr>
        <w:t>年度关联交易分部中的</w:t>
      </w:r>
      <w:r>
        <w:rPr>
          <w:rFonts w:ascii="Times New Roman" w:eastAsia="宋体" w:hAnsi="Times New Roman" w:cs="Times New Roman"/>
          <w:color w:val="FF0000"/>
        </w:rPr>
        <w:t>{</w:t>
      </w:r>
      <w:r>
        <w:rPr>
          <w:rFonts w:ascii="Times New Roman" w:eastAsia="宋体" w:hAnsi="Times New Roman" w:cs="Times New Roman"/>
          <w:color w:val="FF0000"/>
        </w:rPr>
        <w:t>完全成本加成率或息税前营业利润率</w:t>
      </w:r>
      <w:r>
        <w:rPr>
          <w:rFonts w:ascii="Times New Roman" w:eastAsia="宋体" w:hAnsi="Times New Roman" w:cs="Times New Roman"/>
          <w:color w:val="FF0000"/>
        </w:rPr>
        <w:t>}</w:t>
      </w:r>
      <w:r>
        <w:rPr>
          <w:rStyle w:val="aff9"/>
          <w:rFonts w:ascii="Times New Roman" w:eastAsia="宋体" w:hAnsi="Times New Roman" w:cs="Times New Roman"/>
          <w:color w:val="FF0000"/>
        </w:rPr>
        <w:t>为</w:t>
      </w:r>
      <w:r>
        <w:rPr>
          <w:rFonts w:ascii="Times New Roman" w:eastAsia="宋体" w:hAnsi="Times New Roman" w:cs="Times New Roman"/>
          <w:color w:val="FF0000"/>
        </w:rPr>
        <w:t>{XY%}</w:t>
      </w:r>
      <w:r>
        <w:rPr>
          <w:rStyle w:val="aff9"/>
          <w:rFonts w:ascii="Times New Roman" w:eastAsia="宋体" w:hAnsi="Times New Roman" w:cs="Times New Roman"/>
          <w:color w:val="FF0000"/>
        </w:rPr>
        <w:t>，</w:t>
      </w:r>
      <w:proofErr w:type="gramStart"/>
      <w:r>
        <w:rPr>
          <w:rStyle w:val="aff9"/>
          <w:rFonts w:ascii="Times New Roman" w:eastAsia="宋体" w:hAnsi="Times New Roman" w:cs="Times New Roman"/>
          <w:color w:val="FF0000"/>
        </w:rPr>
        <w:t>】</w:t>
      </w:r>
      <w:proofErr w:type="gramEnd"/>
      <w:r>
        <w:rPr>
          <w:rFonts w:ascii="Times New Roman" w:eastAsia="宋体" w:hAnsi="Times New Roman" w:cs="Times New Roman"/>
        </w:rPr>
        <w:t>在四分位区间之内，</w:t>
      </w:r>
      <w:r>
        <w:rPr>
          <w:rStyle w:val="aff9"/>
          <w:rFonts w:ascii="Times New Roman" w:eastAsia="宋体" w:hAnsi="Times New Roman" w:cs="Times New Roman"/>
          <w:color w:val="FF0000"/>
        </w:rPr>
        <w:t>高于可比公司中位值</w:t>
      </w:r>
      <w:r>
        <w:rPr>
          <w:rStyle w:val="aff9"/>
          <w:rFonts w:ascii="Times New Roman" w:eastAsia="宋体" w:hAnsi="Times New Roman" w:cs="Times New Roman"/>
          <w:color w:val="FF0000"/>
        </w:rPr>
        <w:t>{CC%}</w:t>
      </w:r>
      <w:r>
        <w:rPr>
          <w:rFonts w:ascii="Times New Roman" w:eastAsia="宋体" w:hAnsi="Times New Roman" w:cs="Times New Roman"/>
        </w:rPr>
        <w:t>。因此可以</w:t>
      </w:r>
      <w:proofErr w:type="gramStart"/>
      <w:r>
        <w:rPr>
          <w:rFonts w:ascii="Times New Roman" w:eastAsia="宋体" w:hAnsi="Times New Roman" w:cs="Times New Roman"/>
        </w:rPr>
        <w:t>合理认为</w:t>
      </w:r>
      <w:proofErr w:type="gramEnd"/>
      <w:del w:id="1464" w:author="Tian Su" w:date="2024-12-30T11:30:00Z" w16du:dateUtc="2024-12-30T03:30:00Z">
        <w:r w:rsidDel="00FE6E4A">
          <w:rPr>
            <w:rFonts w:ascii="Times New Roman" w:eastAsia="宋体" w:hAnsi="Times New Roman" w:cs="Times New Roman"/>
            <w:color w:val="FF0000"/>
          </w:rPr>
          <w:delText>20XX</w:delText>
        </w:r>
      </w:del>
      <w:ins w:id="1465"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年度</w:t>
      </w:r>
      <w:del w:id="1466"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467"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rPr>
        <w:t>和关联方之间的交易定价符合独立交易原则。</w:t>
      </w:r>
    </w:p>
    <w:p w14:paraId="1FE41790" w14:textId="6992C285"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proofErr w:type="gramStart"/>
      <w:r>
        <w:rPr>
          <w:rFonts w:ascii="Times New Roman" w:eastAsia="宋体" w:hAnsi="Times New Roman" w:cs="Times New Roman"/>
          <w:color w:val="FF0000"/>
        </w:rPr>
        <w:t>【</w:t>
      </w:r>
      <w:proofErr w:type="gramEnd"/>
      <w:r>
        <w:rPr>
          <w:rFonts w:ascii="Times New Roman" w:eastAsia="宋体" w:hAnsi="Times New Roman" w:cs="Times New Roman"/>
          <w:color w:val="FF0000"/>
        </w:rPr>
        <w:t>如果被测试方的结果高于四分位区间的上四分位，相关结论可以考虑为：因此，我们认为，从中国转让定价角度来看，</w:t>
      </w:r>
      <w:del w:id="1468"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proofErr w:type="gramStart"/>
      <w:ins w:id="1469" w:author="Tian Su" w:date="2024-12-30T11:34:00Z" w16du:dateUtc="2024-12-30T03:34:00Z">
        <w:r w:rsidR="00FE6E4A">
          <w:rPr>
            <w:rFonts w:ascii="Times New Roman" w:eastAsia="宋体" w:hAnsi="Times New Roman" w:cs="Times New Roman"/>
            <w:color w:val="FF0000"/>
          </w:rPr>
          <w:t>【</w:t>
        </w:r>
        <w:proofErr w:type="gramEnd"/>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proofErr w:type="gramStart"/>
        <w:r w:rsidR="00FE6E4A">
          <w:rPr>
            <w:rFonts w:ascii="Times New Roman" w:eastAsia="宋体" w:hAnsi="Times New Roman" w:cs="Times New Roman"/>
            <w:color w:val="FF0000"/>
          </w:rPr>
          <w:t>】</w:t>
        </w:r>
      </w:ins>
      <w:proofErr w:type="gramEnd"/>
      <w:r>
        <w:rPr>
          <w:rFonts w:ascii="Times New Roman" w:eastAsia="宋体" w:hAnsi="Times New Roman" w:cs="Times New Roman"/>
          <w:color w:val="FF0000"/>
        </w:rPr>
        <w:t>在</w:t>
      </w:r>
      <w:del w:id="1470" w:author="Tian Su" w:date="2024-12-30T11:30:00Z" w16du:dateUtc="2024-12-30T03:30:00Z">
        <w:r w:rsidDel="00FE6E4A">
          <w:rPr>
            <w:rFonts w:ascii="Times New Roman" w:eastAsia="宋体" w:hAnsi="Times New Roman" w:cs="Times New Roman"/>
            <w:color w:val="FF0000"/>
          </w:rPr>
          <w:delText>20XX</w:delText>
        </w:r>
      </w:del>
      <w:ins w:id="1471"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FF0000"/>
        </w:rPr>
        <w:t>年度的关联交易转让定价中未处于不利地位</w:t>
      </w:r>
      <w:r>
        <w:rPr>
          <w:rFonts w:ascii="Times New Roman" w:eastAsia="宋体" w:hAnsi="Times New Roman" w:cs="Times New Roman"/>
          <w:color w:val="FF0000"/>
        </w:rPr>
        <w:t>/</w:t>
      </w:r>
      <w:r>
        <w:rPr>
          <w:rFonts w:ascii="Times New Roman" w:eastAsia="宋体" w:hAnsi="Times New Roman" w:cs="Times New Roman"/>
          <w:color w:val="FF0000"/>
        </w:rPr>
        <w:t>转让定价安排未减少其应申报的应纳税收入或所得额。或者，如果只有一个关联方交易流而不是整合分析的情况下，也可以考虑使用下述语句：因此，我们认为，</w:t>
      </w:r>
      <w:del w:id="1472"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473"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在</w:t>
      </w:r>
      <w:del w:id="1474" w:author="Tian Su" w:date="2024-12-30T11:30:00Z" w16du:dateUtc="2024-12-30T03:30:00Z">
        <w:r w:rsidDel="00FE6E4A">
          <w:rPr>
            <w:rFonts w:ascii="Times New Roman" w:eastAsia="宋体" w:hAnsi="Times New Roman" w:cs="Times New Roman"/>
            <w:color w:val="FF0000"/>
          </w:rPr>
          <w:delText>20XX</w:delText>
        </w:r>
      </w:del>
      <w:ins w:id="1475"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color w:val="FF0000"/>
        </w:rPr>
        <w:t>年度向其关联供应方所支付的转让价格并未超过符合独立交易原则的价格。】</w:t>
      </w:r>
    </w:p>
    <w:p w14:paraId="0C68C110" w14:textId="77777777"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proofErr w:type="gramStart"/>
      <w:r>
        <w:rPr>
          <w:rFonts w:ascii="Times New Roman" w:eastAsia="宋体" w:hAnsi="Times New Roman" w:cs="Times New Roman"/>
          <w:color w:val="FF0000"/>
        </w:rPr>
        <w:t>【</w:t>
      </w:r>
      <w:proofErr w:type="gramEnd"/>
      <w:r>
        <w:rPr>
          <w:rFonts w:ascii="Times New Roman" w:eastAsia="宋体" w:hAnsi="Times New Roman" w:cs="Times New Roman"/>
          <w:color w:val="FF0000"/>
        </w:rPr>
        <w:t>如果被测试方在某一年内处于亏损状态，可以使用</w:t>
      </w: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FF0000"/>
        </w:rPr>
        <w:t>X</w:t>
      </w:r>
      <w:proofErr w:type="gramStart"/>
      <w:r>
        <w:rPr>
          <w:rStyle w:val="aff9"/>
          <w:rFonts w:ascii="Times New Roman" w:eastAsia="宋体" w:hAnsi="Times New Roman" w:cs="Times New Roman"/>
          <w:color w:val="FF0000"/>
        </w:rPr>
        <w:t>】</w:t>
      </w:r>
      <w:proofErr w:type="gramEnd"/>
      <w:r>
        <w:rPr>
          <w:rFonts w:ascii="Times New Roman" w:eastAsia="宋体" w:hAnsi="Times New Roman" w:cs="Times New Roman"/>
          <w:color w:val="FF0000"/>
        </w:rPr>
        <w:t>年加权平均计算</w:t>
      </w:r>
      <w:r>
        <w:rPr>
          <w:rFonts w:ascii="Times New Roman" w:eastAsia="宋体" w:hAnsi="Times New Roman" w:cs="Times New Roman"/>
          <w:color w:val="FF0000"/>
        </w:rPr>
        <w:t xml:space="preserve"> </w:t>
      </w:r>
      <w:r>
        <w:rPr>
          <w:rStyle w:val="aff9"/>
          <w:rFonts w:ascii="Times New Roman" w:eastAsia="宋体" w:hAnsi="Times New Roman" w:cs="Times New Roman"/>
          <w:color w:val="FF0000"/>
        </w:rPr>
        <w:t>【完全成本加成率或使用其他利润指标】</w:t>
      </w:r>
      <w:r>
        <w:rPr>
          <w:rFonts w:ascii="Times New Roman" w:eastAsia="宋体" w:hAnsi="Times New Roman" w:cs="Times New Roman"/>
          <w:color w:val="FF0000"/>
        </w:rPr>
        <w:t>。亏损原因应归纳在此处。或应用了特殊因素分析与可比公司的财务指标进行对比，可简要进行总结。】</w:t>
      </w:r>
    </w:p>
    <w:p w14:paraId="29C33CCF" w14:textId="77777777" w:rsidR="00160A67" w:rsidRDefault="00160A67">
      <w:pPr>
        <w:rPr>
          <w:rFonts w:ascii="Arial" w:eastAsia="黑体" w:hAnsi="Arial" w:cs="Arial"/>
        </w:rPr>
      </w:pPr>
    </w:p>
    <w:p w14:paraId="42009B4E" w14:textId="77777777" w:rsidR="00160A67" w:rsidRDefault="00160A67">
      <w:pPr>
        <w:rPr>
          <w:rFonts w:ascii="Arial" w:eastAsia="黑体" w:hAnsi="Arial" w:cs="Arial"/>
        </w:rPr>
        <w:sectPr w:rsidR="00160A67">
          <w:pgSz w:w="11907" w:h="16839"/>
          <w:pgMar w:top="1440" w:right="1440" w:bottom="1440" w:left="1440" w:header="576" w:footer="576" w:gutter="0"/>
          <w:cols w:space="708"/>
          <w:docGrid w:linePitch="360"/>
        </w:sectPr>
      </w:pPr>
    </w:p>
    <w:p w14:paraId="2C52CB77" w14:textId="77777777" w:rsidR="00160A67" w:rsidRDefault="00000000">
      <w:pPr>
        <w:pStyle w:val="aff6"/>
        <w:ind w:firstLine="723"/>
        <w:rPr>
          <w:rFonts w:ascii="Arial" w:eastAsia="黑体" w:hAnsi="Arial" w:cs="Arial"/>
          <w:color w:val="06A2E0" w:themeColor="accent1"/>
        </w:rPr>
      </w:pPr>
      <w:bookmarkStart w:id="1476" w:name="_Toc139363107"/>
      <w:bookmarkStart w:id="1477" w:name="_Toc4157"/>
      <w:bookmarkStart w:id="1478" w:name="_Toc144227527"/>
      <w:bookmarkStart w:id="1479" w:name="_Toc139363032"/>
      <w:bookmarkStart w:id="1480" w:name="_Toc26659"/>
      <w:bookmarkStart w:id="1481" w:name="_Toc18774"/>
      <w:r>
        <w:rPr>
          <w:rFonts w:ascii="Arial" w:eastAsia="黑体" w:hAnsi="Arial" w:cs="Arial"/>
          <w:color w:val="06A2E0" w:themeColor="accent1"/>
        </w:rPr>
        <w:lastRenderedPageBreak/>
        <w:t>附录列表</w:t>
      </w:r>
      <w:bookmarkEnd w:id="1476"/>
      <w:bookmarkEnd w:id="1477"/>
      <w:bookmarkEnd w:id="1478"/>
      <w:bookmarkEnd w:id="1479"/>
      <w:bookmarkEnd w:id="1480"/>
      <w:bookmarkEnd w:id="1481"/>
    </w:p>
    <w:p w14:paraId="7F545CAF" w14:textId="77777777" w:rsidR="00160A67" w:rsidRDefault="00160A67">
      <w:pPr>
        <w:rPr>
          <w:rFonts w:ascii="Arial" w:eastAsia="黑体" w:hAnsi="Arial" w:cs="Arial"/>
        </w:rPr>
      </w:pPr>
    </w:p>
    <w:p w14:paraId="62749836" w14:textId="77777777" w:rsidR="00160A67" w:rsidRDefault="00000000">
      <w:pPr>
        <w:spacing w:beforeLines="50" w:before="120" w:line="360" w:lineRule="auto"/>
        <w:rPr>
          <w:rStyle w:val="aff9"/>
          <w:rFonts w:ascii="Times New Roman" w:eastAsia="宋体" w:hAnsi="Times New Roman" w:cs="Times New Roman"/>
          <w:color w:val="auto"/>
        </w:rPr>
      </w:pPr>
      <w:r>
        <w:rPr>
          <w:rStyle w:val="aff9"/>
          <w:rFonts w:ascii="Times New Roman" w:eastAsia="宋体" w:hAnsi="Times New Roman" w:cs="Times New Roman"/>
          <w:color w:val="auto"/>
        </w:rPr>
        <w:t>附录</w:t>
      </w:r>
      <w:proofErr w:type="gramStart"/>
      <w:r>
        <w:rPr>
          <w:rStyle w:val="aff9"/>
          <w:rFonts w:ascii="Times New Roman" w:eastAsia="宋体" w:hAnsi="Times New Roman" w:cs="Times New Roman"/>
          <w:color w:val="auto"/>
        </w:rPr>
        <w:t>一</w:t>
      </w:r>
      <w:proofErr w:type="gramEnd"/>
      <w:r>
        <w:rPr>
          <w:rStyle w:val="aff9"/>
          <w:rFonts w:ascii="Times New Roman" w:eastAsia="宋体" w:hAnsi="Times New Roman" w:cs="Times New Roman"/>
          <w:color w:val="auto"/>
        </w:rPr>
        <w:t>：行业分析</w:t>
      </w:r>
    </w:p>
    <w:p w14:paraId="2E004C86" w14:textId="77777777" w:rsidR="00160A67" w:rsidRDefault="00000000">
      <w:pPr>
        <w:spacing w:beforeLines="50" w:before="120" w:line="360" w:lineRule="auto"/>
        <w:rPr>
          <w:rStyle w:val="aff9"/>
          <w:rFonts w:ascii="Times New Roman" w:eastAsia="宋体" w:hAnsi="Times New Roman" w:cs="Times New Roman"/>
          <w:color w:val="auto"/>
        </w:rPr>
      </w:pPr>
      <w:r>
        <w:rPr>
          <w:rStyle w:val="aff9"/>
          <w:rFonts w:ascii="Times New Roman" w:eastAsia="宋体" w:hAnsi="Times New Roman" w:cs="Times New Roman"/>
          <w:color w:val="auto"/>
        </w:rPr>
        <w:t>附录二：企业年度关联交易财务状况分析表</w:t>
      </w:r>
    </w:p>
    <w:p w14:paraId="5C8482A6" w14:textId="77777777" w:rsidR="00160A67" w:rsidRDefault="00000000">
      <w:pPr>
        <w:spacing w:beforeLines="50" w:before="120" w:line="360" w:lineRule="auto"/>
        <w:rPr>
          <w:rStyle w:val="aff9"/>
          <w:rFonts w:ascii="Times New Roman" w:eastAsia="宋体" w:hAnsi="Times New Roman" w:cs="Times New Roman"/>
          <w:color w:val="auto"/>
        </w:rPr>
      </w:pPr>
      <w:r>
        <w:rPr>
          <w:rStyle w:val="aff9"/>
          <w:rFonts w:ascii="Times New Roman" w:eastAsia="宋体" w:hAnsi="Times New Roman" w:cs="Times New Roman"/>
          <w:color w:val="auto"/>
        </w:rPr>
        <w:t>附录三：转让定价方法</w:t>
      </w:r>
    </w:p>
    <w:p w14:paraId="62950F91" w14:textId="77777777" w:rsidR="00160A67" w:rsidRDefault="00000000">
      <w:pPr>
        <w:spacing w:beforeLines="50" w:before="120" w:line="360" w:lineRule="auto"/>
        <w:rPr>
          <w:rStyle w:val="aff9"/>
          <w:rFonts w:ascii="Times New Roman" w:eastAsia="宋体" w:hAnsi="Times New Roman" w:cs="Times New Roman"/>
          <w:color w:val="auto"/>
        </w:rPr>
      </w:pPr>
      <w:r>
        <w:rPr>
          <w:rStyle w:val="aff9"/>
          <w:rFonts w:ascii="Times New Roman" w:eastAsia="宋体" w:hAnsi="Times New Roman" w:cs="Times New Roman"/>
          <w:color w:val="auto"/>
        </w:rPr>
        <w:t>附录四：可比公司信息</w:t>
      </w:r>
    </w:p>
    <w:p w14:paraId="0B8311C9" w14:textId="77777777" w:rsidR="00160A67" w:rsidRDefault="00000000">
      <w:pPr>
        <w:spacing w:beforeLines="50" w:before="120" w:line="360" w:lineRule="auto"/>
        <w:rPr>
          <w:rStyle w:val="aff9"/>
          <w:rFonts w:ascii="Times New Roman" w:eastAsia="宋体" w:hAnsi="Times New Roman" w:cs="Times New Roman"/>
          <w:color w:val="auto"/>
        </w:rPr>
      </w:pPr>
      <w:r>
        <w:rPr>
          <w:rStyle w:val="aff9"/>
          <w:rFonts w:ascii="Times New Roman" w:eastAsia="宋体" w:hAnsi="Times New Roman" w:cs="Times New Roman"/>
          <w:color w:val="auto"/>
        </w:rPr>
        <w:t>附录五：资金融通交易分析</w:t>
      </w:r>
      <w:r>
        <w:rPr>
          <w:rStyle w:val="aff9"/>
          <w:rFonts w:ascii="Times New Roman" w:eastAsia="宋体" w:hAnsi="Times New Roman" w:cs="Times New Roman"/>
          <w:color w:val="FF0000"/>
        </w:rPr>
        <w:t>【如果适用】</w:t>
      </w:r>
    </w:p>
    <w:p w14:paraId="3E4DF2E8" w14:textId="77777777" w:rsidR="00160A67" w:rsidRDefault="00160A67">
      <w:pPr>
        <w:rPr>
          <w:rFonts w:ascii="Arial" w:eastAsia="黑体" w:hAnsi="Arial" w:cs="Arial"/>
        </w:rPr>
      </w:pPr>
    </w:p>
    <w:p w14:paraId="4F6C9289" w14:textId="77777777" w:rsidR="00160A67" w:rsidRDefault="00160A67">
      <w:pPr>
        <w:rPr>
          <w:rFonts w:ascii="Arial" w:eastAsia="黑体" w:hAnsi="Arial" w:cs="Arial"/>
        </w:rPr>
        <w:sectPr w:rsidR="00160A67">
          <w:headerReference w:type="first" r:id="rId27"/>
          <w:pgSz w:w="11907" w:h="16839"/>
          <w:pgMar w:top="1440" w:right="1440" w:bottom="1440" w:left="1440" w:header="576" w:footer="576" w:gutter="0"/>
          <w:cols w:space="708"/>
          <w:docGrid w:linePitch="360"/>
        </w:sectPr>
      </w:pPr>
    </w:p>
    <w:p w14:paraId="133E6CF6" w14:textId="77777777" w:rsidR="00160A67" w:rsidRDefault="00000000">
      <w:pPr>
        <w:pStyle w:val="affd"/>
        <w:ind w:firstLine="723"/>
        <w:outlineLvl w:val="1"/>
        <w:rPr>
          <w:rFonts w:ascii="Arial" w:eastAsia="黑体" w:hAnsi="Arial" w:cs="Arial"/>
        </w:rPr>
      </w:pPr>
      <w:bookmarkStart w:id="1482" w:name="_Toc144227528"/>
      <w:bookmarkStart w:id="1483" w:name="_Toc20211"/>
      <w:bookmarkStart w:id="1484" w:name="_Toc10806"/>
      <w:bookmarkStart w:id="1485" w:name="_Toc20932"/>
      <w:bookmarkStart w:id="1486" w:name="_Toc139363034"/>
      <w:bookmarkStart w:id="1487" w:name="_Toc139363109"/>
      <w:bookmarkStart w:id="1488" w:name="_Toc470611472"/>
      <w:r>
        <w:rPr>
          <w:rFonts w:ascii="Arial" w:eastAsia="黑体" w:hAnsi="Arial" w:cs="Arial"/>
        </w:rPr>
        <w:lastRenderedPageBreak/>
        <w:t>附录</w:t>
      </w:r>
      <w:proofErr w:type="gramStart"/>
      <w:r>
        <w:rPr>
          <w:rFonts w:ascii="Arial" w:eastAsia="黑体" w:hAnsi="Arial" w:cs="Arial" w:hint="eastAsia"/>
        </w:rPr>
        <w:t>一</w:t>
      </w:r>
      <w:proofErr w:type="gramEnd"/>
      <w:r>
        <w:rPr>
          <w:rFonts w:ascii="Arial" w:eastAsia="黑体" w:hAnsi="Arial" w:cs="Arial"/>
        </w:rPr>
        <w:t>：</w:t>
      </w:r>
      <w:r>
        <w:rPr>
          <w:rFonts w:ascii="Arial" w:eastAsia="黑体" w:hAnsi="Arial" w:cs="Arial" w:hint="eastAsia"/>
        </w:rPr>
        <w:t>行业分析</w:t>
      </w:r>
      <w:bookmarkEnd w:id="1482"/>
      <w:bookmarkEnd w:id="1483"/>
      <w:bookmarkEnd w:id="1484"/>
      <w:bookmarkEnd w:id="1485"/>
    </w:p>
    <w:p w14:paraId="5CE6CF04" w14:textId="77777777" w:rsidR="00160A67" w:rsidRDefault="00160A67">
      <w:pPr>
        <w:pStyle w:val="aff8"/>
        <w:rPr>
          <w:rFonts w:ascii="Arial" w:eastAsia="黑体" w:hAnsi="Arial" w:cs="Arial"/>
          <w:color w:val="06A2E0" w:themeColor="accent1"/>
        </w:rPr>
      </w:pPr>
    </w:p>
    <w:p w14:paraId="1DA0A864" w14:textId="3E3D52DD"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proofErr w:type="gramStart"/>
      <w:r>
        <w:rPr>
          <w:rFonts w:ascii="Times New Roman" w:eastAsia="宋体" w:hAnsi="Times New Roman" w:cs="Times New Roman"/>
          <w:color w:val="FF0000"/>
        </w:rPr>
        <w:t>【</w:t>
      </w:r>
      <w:proofErr w:type="gramEnd"/>
      <w:r>
        <w:rPr>
          <w:rFonts w:ascii="Times New Roman" w:eastAsia="宋体" w:hAnsi="Times New Roman" w:cs="Times New Roman"/>
          <w:color w:val="FF0000"/>
        </w:rPr>
        <w:t>提示：本节应详细介绍</w:t>
      </w:r>
      <w:del w:id="1489"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490"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FF0000"/>
        </w:rPr>
        <w:t>所处行业的主要情况，包括但不限于以下内容：</w:t>
      </w:r>
    </w:p>
    <w:p w14:paraId="3768D94C" w14:textId="77777777"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行业概述及其发展，包括市场分部、市场规模等；</w:t>
      </w:r>
    </w:p>
    <w:p w14:paraId="4C6511B3"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行业在全球产业链的位置</w:t>
      </w:r>
    </w:p>
    <w:p w14:paraId="5C64D8BE"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行业上下游概述：上游主要原材料供应情况和近年来采购价格波动对本地企业的影响；下游客户需求情况和近年来销售价格波动对本地企业的影响；</w:t>
      </w:r>
    </w:p>
    <w:p w14:paraId="23DBCD43"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行业政策；</w:t>
      </w:r>
    </w:p>
    <w:p w14:paraId="425E4DD2"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行业结构；</w:t>
      </w:r>
    </w:p>
    <w:p w14:paraId="36DC39E5"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行业限制；</w:t>
      </w:r>
    </w:p>
    <w:p w14:paraId="39A5E068"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该行业产生影响的经济或法律问题；以及</w:t>
      </w:r>
    </w:p>
    <w:p w14:paraId="2B9EC3EF"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rPr>
      </w:pPr>
      <w:r>
        <w:rPr>
          <w:rFonts w:ascii="Times New Roman" w:eastAsia="宋体" w:hAnsi="Times New Roman" w:cs="Times New Roman"/>
          <w:color w:val="FF0000"/>
        </w:rPr>
        <w:t>主要竞争对手。</w:t>
      </w:r>
    </w:p>
    <w:p w14:paraId="04CF6C9D" w14:textId="77777777"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行业分析应基于客户提供的信息、经贸期刊、报纸和杂志、网络，以及各种数据库。行业分析需要包括下列内容：</w:t>
      </w:r>
    </w:p>
    <w:p w14:paraId="24866CC6" w14:textId="77777777" w:rsidR="00160A67" w:rsidRDefault="00000000">
      <w:pPr>
        <w:pStyle w:val="aff8"/>
        <w:spacing w:beforeLines="50" w:before="120" w:line="360" w:lineRule="auto"/>
        <w:ind w:firstLineChars="200" w:firstLine="480"/>
        <w:jc w:val="both"/>
        <w:rPr>
          <w:rFonts w:ascii="Times New Roman" w:eastAsia="宋体" w:hAnsi="Times New Roman" w:cs="Times New Roman"/>
          <w:color w:val="FF0000"/>
        </w:rPr>
      </w:pPr>
      <w:r>
        <w:rPr>
          <w:rFonts w:ascii="Times New Roman" w:eastAsia="宋体" w:hAnsi="Times New Roman" w:cs="Times New Roman"/>
          <w:color w:val="FF0000"/>
        </w:rPr>
        <w:t>请以脚注或其他方式标明出上述信息的来源和出处，并完整保存原始的文件资料。】</w:t>
      </w:r>
    </w:p>
    <w:p w14:paraId="5407A213" w14:textId="77777777" w:rsidR="00160A67" w:rsidRDefault="00000000">
      <w:pPr>
        <w:pStyle w:val="13"/>
        <w:outlineLvl w:val="2"/>
        <w:rPr>
          <w:rFonts w:cs="Arial"/>
        </w:rPr>
      </w:pPr>
      <w:bookmarkStart w:id="1491" w:name="_Toc143524172"/>
      <w:bookmarkStart w:id="1492" w:name="_Toc19261"/>
      <w:bookmarkStart w:id="1493" w:name="_Toc144227529"/>
      <w:bookmarkStart w:id="1494" w:name="_Toc143531206"/>
      <w:r>
        <w:rPr>
          <w:rFonts w:cs="Arial"/>
        </w:rPr>
        <w:t>全球行业情况</w:t>
      </w:r>
      <w:bookmarkEnd w:id="1491"/>
      <w:bookmarkEnd w:id="1492"/>
      <w:bookmarkEnd w:id="1493"/>
      <w:bookmarkEnd w:id="1494"/>
    </w:p>
    <w:p w14:paraId="43E18AF1" w14:textId="225702ED" w:rsidR="00160A67" w:rsidRDefault="004C2EB2">
      <w:pPr>
        <w:rPr>
          <w:rFonts w:ascii="Arial" w:eastAsia="黑体" w:hAnsi="Arial" w:cs="Arial"/>
        </w:rPr>
      </w:pPr>
      <w:ins w:id="1495" w:author="Su" w:date="2025-01-06T00:43:00Z" w16du:dateUtc="2025-01-05T16:43:00Z">
        <w:r>
          <w:rPr>
            <w:rFonts w:ascii="Arial" w:eastAsia="黑体" w:hAnsi="Arial" w:cs="Arial" w:hint="eastAsia"/>
          </w:rPr>
          <w:t>【</w:t>
        </w:r>
      </w:ins>
      <w:ins w:id="1496" w:author="Su" w:date="2025-01-06T00:44:00Z" w16du:dateUtc="2025-01-05T16:44:00Z">
        <w:r>
          <w:rPr>
            <w:rFonts w:ascii="Arial" w:eastAsia="黑体" w:hAnsi="Arial" w:cs="Arial" w:hint="eastAsia"/>
          </w:rPr>
          <w:t>清单模板</w:t>
        </w:r>
        <w:r>
          <w:rPr>
            <w:rFonts w:ascii="Arial" w:eastAsia="黑体" w:hAnsi="Arial" w:cs="Arial" w:hint="eastAsia"/>
          </w:rPr>
          <w:t>-</w:t>
        </w:r>
        <w:r>
          <w:rPr>
            <w:rFonts w:ascii="Arial" w:eastAsia="黑体" w:hAnsi="Arial" w:cs="Arial" w:hint="eastAsia"/>
          </w:rPr>
          <w:t>行业情况</w:t>
        </w:r>
        <w:r>
          <w:rPr>
            <w:rFonts w:ascii="Arial" w:eastAsia="黑体" w:hAnsi="Arial" w:cs="Arial" w:hint="eastAsia"/>
          </w:rPr>
          <w:t>-B1</w:t>
        </w:r>
        <w:r>
          <w:rPr>
            <w:rFonts w:ascii="Arial" w:eastAsia="黑体" w:hAnsi="Arial" w:cs="Arial" w:hint="eastAsia"/>
          </w:rPr>
          <w:t>】</w:t>
        </w:r>
      </w:ins>
    </w:p>
    <w:p w14:paraId="3E9C29CD" w14:textId="77777777" w:rsidR="00160A67" w:rsidRDefault="00000000">
      <w:pPr>
        <w:pStyle w:val="13"/>
        <w:outlineLvl w:val="2"/>
        <w:rPr>
          <w:rFonts w:cs="Arial"/>
        </w:rPr>
      </w:pPr>
      <w:bookmarkStart w:id="1497" w:name="_Toc143531207"/>
      <w:bookmarkStart w:id="1498" w:name="_Toc144227530"/>
      <w:bookmarkStart w:id="1499" w:name="_Toc143524173"/>
      <w:bookmarkStart w:id="1500" w:name="_Toc11028"/>
      <w:r>
        <w:rPr>
          <w:rFonts w:cs="Arial"/>
        </w:rPr>
        <w:t>中国行业情况</w:t>
      </w:r>
      <w:bookmarkEnd w:id="1497"/>
      <w:bookmarkEnd w:id="1498"/>
      <w:bookmarkEnd w:id="1499"/>
      <w:bookmarkEnd w:id="1500"/>
    </w:p>
    <w:p w14:paraId="07FC66AE" w14:textId="26D0EAD7" w:rsidR="00160A67" w:rsidRDefault="004C2EB2">
      <w:pPr>
        <w:rPr>
          <w:rFonts w:ascii="Arial" w:eastAsia="黑体" w:hAnsi="Arial" w:cs="Arial"/>
        </w:rPr>
      </w:pPr>
      <w:ins w:id="1501" w:author="Su" w:date="2025-01-06T00:44:00Z" w16du:dateUtc="2025-01-05T16:44:00Z">
        <w:r>
          <w:rPr>
            <w:rFonts w:ascii="Arial" w:eastAsia="黑体" w:hAnsi="Arial" w:cs="Arial" w:hint="eastAsia"/>
          </w:rPr>
          <w:t>【清单模板</w:t>
        </w:r>
        <w:r>
          <w:rPr>
            <w:rFonts w:ascii="Arial" w:eastAsia="黑体" w:hAnsi="Arial" w:cs="Arial" w:hint="eastAsia"/>
          </w:rPr>
          <w:t>-</w:t>
        </w:r>
        <w:r>
          <w:rPr>
            <w:rFonts w:ascii="Arial" w:eastAsia="黑体" w:hAnsi="Arial" w:cs="Arial" w:hint="eastAsia"/>
          </w:rPr>
          <w:t>行业情况</w:t>
        </w:r>
        <w:r>
          <w:rPr>
            <w:rFonts w:ascii="Arial" w:eastAsia="黑体" w:hAnsi="Arial" w:cs="Arial" w:hint="eastAsia"/>
          </w:rPr>
          <w:t>-B</w:t>
        </w:r>
        <w:r>
          <w:rPr>
            <w:rFonts w:ascii="Arial" w:eastAsia="黑体" w:hAnsi="Arial" w:cs="Arial" w:hint="eastAsia"/>
          </w:rPr>
          <w:t>2</w:t>
        </w:r>
        <w:r>
          <w:rPr>
            <w:rFonts w:ascii="Arial" w:eastAsia="黑体" w:hAnsi="Arial" w:cs="Arial" w:hint="eastAsia"/>
          </w:rPr>
          <w:t>】</w:t>
        </w:r>
      </w:ins>
    </w:p>
    <w:p w14:paraId="78FBE671" w14:textId="77777777" w:rsidR="00160A67" w:rsidRDefault="00000000">
      <w:pPr>
        <w:pStyle w:val="13"/>
        <w:outlineLvl w:val="2"/>
        <w:rPr>
          <w:rFonts w:cs="Arial"/>
        </w:rPr>
      </w:pPr>
      <w:bookmarkStart w:id="1502" w:name="_Toc143531208"/>
      <w:bookmarkStart w:id="1503" w:name="_Toc21365"/>
      <w:bookmarkStart w:id="1504" w:name="_Toc143524174"/>
      <w:bookmarkStart w:id="1505" w:name="_Toc144227531"/>
      <w:r>
        <w:rPr>
          <w:rFonts w:cs="Arial"/>
        </w:rPr>
        <w:t>行业竞争情况</w:t>
      </w:r>
      <w:bookmarkEnd w:id="1502"/>
      <w:bookmarkEnd w:id="1503"/>
      <w:bookmarkEnd w:id="1504"/>
      <w:bookmarkEnd w:id="1505"/>
    </w:p>
    <w:p w14:paraId="72C476F5" w14:textId="404A27FD" w:rsidR="00160A67" w:rsidRDefault="004C2EB2">
      <w:pPr>
        <w:rPr>
          <w:rFonts w:ascii="Arial" w:eastAsia="黑体" w:hAnsi="Arial" w:cs="Arial"/>
        </w:rPr>
      </w:pPr>
      <w:ins w:id="1506" w:author="Su" w:date="2025-01-06T00:44:00Z" w16du:dateUtc="2025-01-05T16:44:00Z">
        <w:r>
          <w:rPr>
            <w:rFonts w:ascii="Arial" w:eastAsia="黑体" w:hAnsi="Arial" w:cs="Arial" w:hint="eastAsia"/>
          </w:rPr>
          <w:t>【清单模板</w:t>
        </w:r>
        <w:r>
          <w:rPr>
            <w:rFonts w:ascii="Arial" w:eastAsia="黑体" w:hAnsi="Arial" w:cs="Arial" w:hint="eastAsia"/>
          </w:rPr>
          <w:t>-</w:t>
        </w:r>
        <w:r>
          <w:rPr>
            <w:rFonts w:ascii="Arial" w:eastAsia="黑体" w:hAnsi="Arial" w:cs="Arial" w:hint="eastAsia"/>
          </w:rPr>
          <w:t>行业情况</w:t>
        </w:r>
        <w:r>
          <w:rPr>
            <w:rFonts w:ascii="Arial" w:eastAsia="黑体" w:hAnsi="Arial" w:cs="Arial" w:hint="eastAsia"/>
          </w:rPr>
          <w:t>-B</w:t>
        </w:r>
        <w:r>
          <w:rPr>
            <w:rFonts w:ascii="Arial" w:eastAsia="黑体" w:hAnsi="Arial" w:cs="Arial" w:hint="eastAsia"/>
          </w:rPr>
          <w:t>3</w:t>
        </w:r>
        <w:r>
          <w:rPr>
            <w:rFonts w:ascii="Arial" w:eastAsia="黑体" w:hAnsi="Arial" w:cs="Arial" w:hint="eastAsia"/>
          </w:rPr>
          <w:t>】</w:t>
        </w:r>
      </w:ins>
    </w:p>
    <w:p w14:paraId="76148338" w14:textId="77777777" w:rsidR="00160A67" w:rsidRDefault="00000000">
      <w:pPr>
        <w:pStyle w:val="13"/>
        <w:outlineLvl w:val="2"/>
        <w:rPr>
          <w:rFonts w:cs="Arial"/>
        </w:rPr>
      </w:pPr>
      <w:bookmarkStart w:id="1507" w:name="_Toc144227532"/>
      <w:bookmarkStart w:id="1508" w:name="_Toc15505"/>
      <w:bookmarkStart w:id="1509" w:name="_Toc143524175"/>
      <w:bookmarkStart w:id="1510" w:name="_Toc143531209"/>
      <w:r>
        <w:rPr>
          <w:rFonts w:cs="Arial"/>
        </w:rPr>
        <w:t>行业政策情况及未来趋势</w:t>
      </w:r>
      <w:bookmarkEnd w:id="1507"/>
      <w:bookmarkEnd w:id="1508"/>
      <w:bookmarkEnd w:id="1509"/>
      <w:bookmarkEnd w:id="1510"/>
    </w:p>
    <w:p w14:paraId="0BFB030B" w14:textId="2414EABE" w:rsidR="00160A67" w:rsidRDefault="004C2EB2">
      <w:pPr>
        <w:rPr>
          <w:rFonts w:ascii="Arial" w:eastAsia="黑体" w:hAnsi="Arial" w:cs="Arial"/>
        </w:rPr>
      </w:pPr>
      <w:ins w:id="1511" w:author="Su" w:date="2025-01-06T00:44:00Z" w16du:dateUtc="2025-01-05T16:44:00Z">
        <w:r>
          <w:rPr>
            <w:rFonts w:ascii="Arial" w:eastAsia="黑体" w:hAnsi="Arial" w:cs="Arial" w:hint="eastAsia"/>
          </w:rPr>
          <w:t>【清单模板</w:t>
        </w:r>
        <w:r>
          <w:rPr>
            <w:rFonts w:ascii="Arial" w:eastAsia="黑体" w:hAnsi="Arial" w:cs="Arial" w:hint="eastAsia"/>
          </w:rPr>
          <w:t>-</w:t>
        </w:r>
        <w:r>
          <w:rPr>
            <w:rFonts w:ascii="Arial" w:eastAsia="黑体" w:hAnsi="Arial" w:cs="Arial" w:hint="eastAsia"/>
          </w:rPr>
          <w:t>行业情况</w:t>
        </w:r>
        <w:r>
          <w:rPr>
            <w:rFonts w:ascii="Arial" w:eastAsia="黑体" w:hAnsi="Arial" w:cs="Arial" w:hint="eastAsia"/>
          </w:rPr>
          <w:t>-B</w:t>
        </w:r>
        <w:r>
          <w:rPr>
            <w:rFonts w:ascii="Arial" w:eastAsia="黑体" w:hAnsi="Arial" w:cs="Arial" w:hint="eastAsia"/>
          </w:rPr>
          <w:t>4</w:t>
        </w:r>
        <w:r>
          <w:rPr>
            <w:rFonts w:ascii="Arial" w:eastAsia="黑体" w:hAnsi="Arial" w:cs="Arial" w:hint="eastAsia"/>
          </w:rPr>
          <w:t>】</w:t>
        </w:r>
      </w:ins>
    </w:p>
    <w:p w14:paraId="37B06EAD" w14:textId="77777777" w:rsidR="00160A67" w:rsidRDefault="00000000">
      <w:pPr>
        <w:pStyle w:val="13"/>
        <w:outlineLvl w:val="2"/>
        <w:rPr>
          <w:rFonts w:cs="Arial"/>
        </w:rPr>
      </w:pPr>
      <w:bookmarkStart w:id="1512" w:name="_Toc27826"/>
      <w:bookmarkStart w:id="1513" w:name="_Toc143531210"/>
      <w:bookmarkStart w:id="1514" w:name="_Toc143524176"/>
      <w:bookmarkStart w:id="1515" w:name="_Toc144227533"/>
      <w:r>
        <w:rPr>
          <w:rFonts w:cs="Arial"/>
        </w:rPr>
        <w:t>小结</w:t>
      </w:r>
      <w:bookmarkEnd w:id="1512"/>
      <w:bookmarkEnd w:id="1513"/>
      <w:bookmarkEnd w:id="1514"/>
      <w:bookmarkEnd w:id="1515"/>
    </w:p>
    <w:p w14:paraId="0692A6BD" w14:textId="4336E363" w:rsidR="00160A67" w:rsidRDefault="004C2EB2">
      <w:pPr>
        <w:rPr>
          <w:rFonts w:ascii="Arial" w:eastAsia="黑体" w:hAnsi="Arial" w:cs="Arial"/>
        </w:rPr>
      </w:pPr>
      <w:ins w:id="1516" w:author="Su" w:date="2025-01-06T00:44:00Z" w16du:dateUtc="2025-01-05T16:44:00Z">
        <w:r>
          <w:rPr>
            <w:rFonts w:ascii="Arial" w:eastAsia="黑体" w:hAnsi="Arial" w:cs="Arial" w:hint="eastAsia"/>
          </w:rPr>
          <w:t>【清单模板</w:t>
        </w:r>
        <w:r>
          <w:rPr>
            <w:rFonts w:ascii="Arial" w:eastAsia="黑体" w:hAnsi="Arial" w:cs="Arial" w:hint="eastAsia"/>
          </w:rPr>
          <w:t>-</w:t>
        </w:r>
        <w:r>
          <w:rPr>
            <w:rFonts w:ascii="Arial" w:eastAsia="黑体" w:hAnsi="Arial" w:cs="Arial" w:hint="eastAsia"/>
          </w:rPr>
          <w:t>行业情况</w:t>
        </w:r>
        <w:r>
          <w:rPr>
            <w:rFonts w:ascii="Arial" w:eastAsia="黑体" w:hAnsi="Arial" w:cs="Arial" w:hint="eastAsia"/>
          </w:rPr>
          <w:t>-B</w:t>
        </w:r>
        <w:r>
          <w:rPr>
            <w:rFonts w:ascii="Arial" w:eastAsia="黑体" w:hAnsi="Arial" w:cs="Arial" w:hint="eastAsia"/>
          </w:rPr>
          <w:t>5</w:t>
        </w:r>
        <w:r>
          <w:rPr>
            <w:rFonts w:ascii="Arial" w:eastAsia="黑体" w:hAnsi="Arial" w:cs="Arial" w:hint="eastAsia"/>
          </w:rPr>
          <w:t>】</w:t>
        </w:r>
      </w:ins>
    </w:p>
    <w:p w14:paraId="43134381" w14:textId="77777777" w:rsidR="00160A67" w:rsidRDefault="00160A67">
      <w:pPr>
        <w:rPr>
          <w:rFonts w:ascii="Arial" w:eastAsia="黑体" w:hAnsi="Arial" w:cs="Arial"/>
        </w:rPr>
      </w:pPr>
    </w:p>
    <w:p w14:paraId="55117119" w14:textId="77777777" w:rsidR="00160A67" w:rsidRDefault="00160A67">
      <w:pPr>
        <w:rPr>
          <w:rFonts w:ascii="Arial" w:eastAsia="黑体" w:hAnsi="Arial" w:cs="Arial"/>
        </w:rPr>
        <w:sectPr w:rsidR="00160A67">
          <w:headerReference w:type="first" r:id="rId28"/>
          <w:pgSz w:w="11907" w:h="16839"/>
          <w:pgMar w:top="1440" w:right="1440" w:bottom="1440" w:left="1440" w:header="576" w:footer="576" w:gutter="0"/>
          <w:cols w:space="708"/>
          <w:docGrid w:linePitch="360"/>
        </w:sectPr>
      </w:pPr>
    </w:p>
    <w:p w14:paraId="192C9FA1" w14:textId="77777777" w:rsidR="00160A67" w:rsidRDefault="00000000">
      <w:pPr>
        <w:pStyle w:val="affd"/>
        <w:ind w:firstLine="723"/>
        <w:outlineLvl w:val="1"/>
        <w:rPr>
          <w:rFonts w:ascii="Arial" w:eastAsia="黑体" w:hAnsi="Arial" w:cs="Arial"/>
        </w:rPr>
      </w:pPr>
      <w:bookmarkStart w:id="1517" w:name="_Toc9061"/>
      <w:bookmarkStart w:id="1518" w:name="_Toc9630"/>
      <w:bookmarkStart w:id="1519" w:name="_Toc16697"/>
      <w:bookmarkStart w:id="1520" w:name="_Toc144227534"/>
      <w:r>
        <w:rPr>
          <w:rFonts w:ascii="Arial" w:eastAsia="黑体" w:hAnsi="Arial" w:cs="Arial"/>
        </w:rPr>
        <w:lastRenderedPageBreak/>
        <w:t>附录二：</w:t>
      </w:r>
      <w:r>
        <w:rPr>
          <w:rFonts w:ascii="Arial" w:eastAsia="黑体" w:hAnsi="Arial" w:cs="Arial" w:hint="eastAsia"/>
        </w:rPr>
        <w:t>企业年度关联交易财务状况分析表</w:t>
      </w:r>
      <w:bookmarkEnd w:id="1517"/>
      <w:bookmarkEnd w:id="1518"/>
      <w:bookmarkEnd w:id="1519"/>
      <w:bookmarkEnd w:id="1520"/>
    </w:p>
    <w:p w14:paraId="5FF4AB45" w14:textId="77777777" w:rsidR="00160A67" w:rsidRDefault="00160A67">
      <w:pPr>
        <w:pStyle w:val="F"/>
        <w:spacing w:after="0" w:line="240" w:lineRule="auto"/>
        <w:ind w:firstLine="480"/>
        <w:rPr>
          <w:rFonts w:ascii="Arial" w:eastAsia="黑体" w:hAnsi="Arial" w:cs="Arial"/>
          <w:sz w:val="24"/>
          <w:szCs w:val="24"/>
          <w:lang w:eastAsia="zh-CN"/>
        </w:rPr>
      </w:pPr>
    </w:p>
    <w:p w14:paraId="485B505B" w14:textId="2F80A39A" w:rsidR="00160A67" w:rsidRDefault="00000000">
      <w:pPr>
        <w:pStyle w:val="aff8"/>
        <w:spacing w:beforeLines="50" w:before="120" w:line="360" w:lineRule="auto"/>
        <w:ind w:firstLineChars="200" w:firstLine="480"/>
        <w:rPr>
          <w:rFonts w:ascii="Times New Roman" w:eastAsia="宋体" w:hAnsi="Times New Roman" w:cs="Times New Roman"/>
          <w:color w:val="auto"/>
        </w:rPr>
      </w:pPr>
      <w:r>
        <w:rPr>
          <w:rFonts w:ascii="Times New Roman" w:eastAsia="宋体" w:hAnsi="Times New Roman" w:cs="Times New Roman"/>
          <w:color w:val="auto"/>
        </w:rPr>
        <w:t>下表中的财务数据均由</w:t>
      </w:r>
      <w:del w:id="1521"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522"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auto"/>
        </w:rPr>
        <w:t>提供，所有金额均以人民币元为单位。</w:t>
      </w:r>
      <w:del w:id="1523" w:author="Tian Su" w:date="2024-12-30T11:26:00Z" w16du:dateUtc="2024-12-30T03:26:00Z">
        <w:r w:rsidDel="00CD0FC0">
          <w:rPr>
            <w:rFonts w:ascii="Times New Roman" w:eastAsia="宋体" w:hAnsi="Times New Roman" w:cs="Times New Roman"/>
            <w:color w:val="auto"/>
          </w:rPr>
          <w:delText>容诚税务</w:delText>
        </w:r>
      </w:del>
      <w:ins w:id="1524" w:author="Tian Su" w:date="2024-12-30T11:26:00Z" w16du:dateUtc="2024-12-30T03:26:00Z">
        <w:r w:rsidR="00CD0FC0">
          <w:rPr>
            <w:rFonts w:ascii="Times New Roman" w:eastAsia="宋体" w:hAnsi="Times New Roman" w:cs="Times New Roman"/>
            <w:color w:val="auto"/>
          </w:rPr>
          <w:t>【清单模板</w:t>
        </w:r>
        <w:r w:rsidR="00CD0FC0">
          <w:rPr>
            <w:rFonts w:ascii="Times New Roman" w:eastAsia="宋体" w:hAnsi="Times New Roman" w:cs="Times New Roman"/>
            <w:color w:val="auto"/>
          </w:rPr>
          <w:t>-</w:t>
        </w:r>
        <w:r w:rsidR="00CD0FC0">
          <w:rPr>
            <w:rFonts w:ascii="Times New Roman" w:eastAsia="宋体" w:hAnsi="Times New Roman" w:cs="Times New Roman"/>
            <w:color w:val="auto"/>
          </w:rPr>
          <w:t>数据表</w:t>
        </w:r>
        <w:r w:rsidR="00CD0FC0">
          <w:rPr>
            <w:rFonts w:ascii="Times New Roman" w:eastAsia="宋体" w:hAnsi="Times New Roman" w:cs="Times New Roman"/>
            <w:color w:val="auto"/>
          </w:rPr>
          <w:t>B4</w:t>
        </w:r>
        <w:r w:rsidR="00CD0FC0">
          <w:rPr>
            <w:rFonts w:ascii="Times New Roman" w:eastAsia="宋体" w:hAnsi="Times New Roman" w:cs="Times New Roman"/>
            <w:color w:val="auto"/>
          </w:rPr>
          <w:t>】</w:t>
        </w:r>
      </w:ins>
      <w:r>
        <w:rPr>
          <w:rFonts w:ascii="Times New Roman" w:eastAsia="宋体" w:hAnsi="Times New Roman" w:cs="Times New Roman"/>
          <w:color w:val="auto"/>
        </w:rPr>
        <w:t>未对</w:t>
      </w:r>
      <w:del w:id="1525"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526"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auto"/>
        </w:rPr>
        <w:t>提供的财务数据进行核实，也未进行任何的财务分析以验证</w:t>
      </w:r>
      <w:del w:id="1527" w:author="Tian Su" w:date="2024-12-30T11:34:00Z" w16du:dateUtc="2024-12-30T03:34:00Z">
        <w:r w:rsidDel="00FE6E4A">
          <w:rPr>
            <w:rFonts w:ascii="Times New Roman" w:eastAsia="宋体" w:hAnsi="Times New Roman" w:cs="Times New Roman"/>
            <w:color w:val="FF0000"/>
          </w:rPr>
          <w:delText>ABC</w:delText>
        </w:r>
        <w:r w:rsidDel="00FE6E4A">
          <w:rPr>
            <w:rFonts w:ascii="Times New Roman" w:eastAsia="宋体" w:hAnsi="Times New Roman" w:cs="Times New Roman"/>
            <w:color w:val="FF0000"/>
          </w:rPr>
          <w:delText>公司</w:delText>
        </w:r>
      </w:del>
      <w:ins w:id="1528" w:author="Tian Su" w:date="2024-12-30T11:34:00Z" w16du:dateUtc="2024-12-30T03:34: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B5</w:t>
        </w:r>
        <w:r w:rsidR="00FE6E4A">
          <w:rPr>
            <w:rFonts w:ascii="Times New Roman" w:eastAsia="宋体" w:hAnsi="Times New Roman" w:cs="Times New Roman"/>
            <w:color w:val="FF0000"/>
          </w:rPr>
          <w:t>】</w:t>
        </w:r>
      </w:ins>
      <w:r>
        <w:rPr>
          <w:rFonts w:ascii="Times New Roman" w:eastAsia="宋体" w:hAnsi="Times New Roman" w:cs="Times New Roman"/>
          <w:color w:val="auto"/>
        </w:rPr>
        <w:t>在下述财务数据中所选用分摊标准的合理性。</w:t>
      </w:r>
    </w:p>
    <w:p w14:paraId="7226882D" w14:textId="77777777" w:rsidR="00160A67" w:rsidRDefault="00160A67">
      <w:pPr>
        <w:pStyle w:val="F"/>
        <w:spacing w:after="0" w:line="240" w:lineRule="auto"/>
        <w:ind w:firstLine="480"/>
        <w:rPr>
          <w:rFonts w:ascii="Arial" w:eastAsia="黑体" w:hAnsi="Arial" w:cs="Arial"/>
          <w:sz w:val="24"/>
          <w:szCs w:val="24"/>
          <w:lang w:eastAsia="zh-CN"/>
        </w:rPr>
      </w:pPr>
    </w:p>
    <w:tbl>
      <w:tblPr>
        <w:tblW w:w="13860" w:type="dxa"/>
        <w:tblInd w:w="108"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90"/>
        <w:gridCol w:w="2034"/>
        <w:gridCol w:w="2034"/>
        <w:gridCol w:w="2034"/>
        <w:gridCol w:w="2034"/>
        <w:gridCol w:w="2034"/>
      </w:tblGrid>
      <w:tr w:rsidR="00160A67" w14:paraId="351F6B06" w14:textId="77777777">
        <w:trPr>
          <w:trHeight w:val="300"/>
          <w:tblHeader/>
        </w:trPr>
        <w:tc>
          <w:tcPr>
            <w:tcW w:w="3690" w:type="dxa"/>
            <w:tcBorders>
              <w:tl2br w:val="nil"/>
              <w:tr2bl w:val="nil"/>
            </w:tcBorders>
            <w:shd w:val="clear" w:color="auto" w:fill="00B0F0"/>
            <w:vAlign w:val="center"/>
          </w:tcPr>
          <w:p w14:paraId="4B430D60" w14:textId="77777777" w:rsidR="00160A67" w:rsidRDefault="00000000">
            <w:pPr>
              <w:ind w:firstLine="402"/>
              <w:jc w:val="center"/>
              <w:rPr>
                <w:rFonts w:ascii="Times New Roman" w:eastAsia="宋体" w:hAnsi="Times New Roman" w:cs="Times New Roman"/>
                <w:color w:val="000000"/>
                <w:sz w:val="20"/>
                <w:szCs w:val="20"/>
              </w:rPr>
            </w:pPr>
            <w:commentRangeStart w:id="1529"/>
            <w:r>
              <w:rPr>
                <w:rFonts w:ascii="Times New Roman" w:eastAsia="宋体" w:hAnsi="Times New Roman" w:cs="Times New Roman"/>
                <w:b/>
                <w:color w:val="FFFFFF"/>
                <w:sz w:val="20"/>
                <w:szCs w:val="20"/>
              </w:rPr>
              <w:t>项目</w:t>
            </w:r>
          </w:p>
        </w:tc>
        <w:tc>
          <w:tcPr>
            <w:tcW w:w="2034" w:type="dxa"/>
            <w:tcBorders>
              <w:tl2br w:val="nil"/>
              <w:tr2bl w:val="nil"/>
            </w:tcBorders>
            <w:shd w:val="clear" w:color="auto" w:fill="00B0F0"/>
            <w:vAlign w:val="center"/>
          </w:tcPr>
          <w:p w14:paraId="6664EC6C" w14:textId="77777777" w:rsidR="00160A67" w:rsidRDefault="00000000">
            <w:pPr>
              <w:ind w:firstLine="402"/>
              <w:jc w:val="center"/>
              <w:rPr>
                <w:rFonts w:ascii="Times New Roman" w:eastAsia="宋体" w:hAnsi="Times New Roman" w:cs="Times New Roman"/>
                <w:b/>
                <w:color w:val="FFFFFF"/>
                <w:sz w:val="20"/>
                <w:szCs w:val="20"/>
              </w:rPr>
            </w:pPr>
            <w:r>
              <w:rPr>
                <w:rFonts w:ascii="Times New Roman" w:eastAsia="宋体" w:hAnsi="Times New Roman" w:cs="Times New Roman"/>
                <w:b/>
                <w:color w:val="FFFFFF"/>
                <w:sz w:val="20"/>
                <w:szCs w:val="20"/>
              </w:rPr>
              <w:t>境外关联交易</w:t>
            </w:r>
          </w:p>
        </w:tc>
        <w:tc>
          <w:tcPr>
            <w:tcW w:w="2034" w:type="dxa"/>
            <w:tcBorders>
              <w:tl2br w:val="nil"/>
              <w:tr2bl w:val="nil"/>
            </w:tcBorders>
            <w:shd w:val="clear" w:color="auto" w:fill="00B0F0"/>
            <w:vAlign w:val="center"/>
          </w:tcPr>
          <w:p w14:paraId="48CECF30" w14:textId="77777777" w:rsidR="00160A67" w:rsidRDefault="00000000">
            <w:pPr>
              <w:ind w:firstLine="402"/>
              <w:jc w:val="center"/>
              <w:rPr>
                <w:rFonts w:ascii="Times New Roman" w:eastAsia="宋体" w:hAnsi="Times New Roman" w:cs="Times New Roman"/>
                <w:b/>
                <w:color w:val="FFFFFF"/>
                <w:sz w:val="20"/>
                <w:szCs w:val="20"/>
              </w:rPr>
            </w:pPr>
            <w:r>
              <w:rPr>
                <w:rFonts w:ascii="Times New Roman" w:eastAsia="宋体" w:hAnsi="Times New Roman" w:cs="Times New Roman"/>
                <w:b/>
                <w:color w:val="FFFFFF"/>
                <w:sz w:val="20"/>
                <w:szCs w:val="20"/>
              </w:rPr>
              <w:t>境外非关联交易</w:t>
            </w:r>
          </w:p>
        </w:tc>
        <w:tc>
          <w:tcPr>
            <w:tcW w:w="2034" w:type="dxa"/>
            <w:tcBorders>
              <w:tl2br w:val="nil"/>
              <w:tr2bl w:val="nil"/>
            </w:tcBorders>
            <w:shd w:val="clear" w:color="auto" w:fill="00B0F0"/>
            <w:vAlign w:val="center"/>
          </w:tcPr>
          <w:p w14:paraId="40EF4A1E" w14:textId="77777777" w:rsidR="00160A67" w:rsidRDefault="00000000">
            <w:pPr>
              <w:ind w:firstLine="402"/>
              <w:jc w:val="center"/>
              <w:rPr>
                <w:rFonts w:ascii="Times New Roman" w:eastAsia="宋体" w:hAnsi="Times New Roman" w:cs="Times New Roman"/>
                <w:b/>
                <w:color w:val="FFFFFF"/>
                <w:sz w:val="20"/>
                <w:szCs w:val="20"/>
              </w:rPr>
            </w:pPr>
            <w:r>
              <w:rPr>
                <w:rFonts w:ascii="Times New Roman" w:eastAsia="宋体" w:hAnsi="Times New Roman" w:cs="Times New Roman"/>
                <w:b/>
                <w:color w:val="FFFFFF"/>
                <w:sz w:val="20"/>
                <w:szCs w:val="20"/>
              </w:rPr>
              <w:t>境内关联交易</w:t>
            </w:r>
          </w:p>
        </w:tc>
        <w:tc>
          <w:tcPr>
            <w:tcW w:w="2034" w:type="dxa"/>
            <w:tcBorders>
              <w:tl2br w:val="nil"/>
              <w:tr2bl w:val="nil"/>
            </w:tcBorders>
            <w:shd w:val="clear" w:color="auto" w:fill="00B0F0"/>
            <w:vAlign w:val="center"/>
          </w:tcPr>
          <w:p w14:paraId="36FB2708" w14:textId="77777777" w:rsidR="00160A67" w:rsidRDefault="00000000">
            <w:pPr>
              <w:ind w:firstLine="402"/>
              <w:jc w:val="center"/>
              <w:rPr>
                <w:rFonts w:ascii="Times New Roman" w:eastAsia="宋体" w:hAnsi="Times New Roman" w:cs="Times New Roman"/>
                <w:b/>
                <w:color w:val="FFFFFF"/>
                <w:sz w:val="20"/>
                <w:szCs w:val="20"/>
              </w:rPr>
            </w:pPr>
            <w:r>
              <w:rPr>
                <w:rFonts w:ascii="Times New Roman" w:eastAsia="宋体" w:hAnsi="Times New Roman" w:cs="Times New Roman"/>
                <w:b/>
                <w:color w:val="FFFFFF"/>
                <w:sz w:val="20"/>
                <w:szCs w:val="20"/>
              </w:rPr>
              <w:t>境内非关联交易</w:t>
            </w:r>
          </w:p>
        </w:tc>
        <w:tc>
          <w:tcPr>
            <w:tcW w:w="2034" w:type="dxa"/>
            <w:tcBorders>
              <w:tl2br w:val="nil"/>
              <w:tr2bl w:val="nil"/>
            </w:tcBorders>
            <w:shd w:val="clear" w:color="auto" w:fill="00B0F0"/>
            <w:vAlign w:val="center"/>
          </w:tcPr>
          <w:p w14:paraId="5C153858" w14:textId="77777777" w:rsidR="00160A67" w:rsidRDefault="00000000">
            <w:pPr>
              <w:ind w:firstLine="402"/>
              <w:jc w:val="center"/>
              <w:rPr>
                <w:rFonts w:ascii="Times New Roman" w:eastAsia="宋体" w:hAnsi="Times New Roman" w:cs="Times New Roman"/>
                <w:b/>
                <w:color w:val="FFFFFF"/>
                <w:sz w:val="20"/>
                <w:szCs w:val="20"/>
              </w:rPr>
            </w:pPr>
            <w:r>
              <w:rPr>
                <w:rFonts w:ascii="Times New Roman" w:eastAsia="宋体" w:hAnsi="Times New Roman" w:cs="Times New Roman"/>
                <w:b/>
                <w:color w:val="FFFFFF"/>
                <w:sz w:val="20"/>
                <w:szCs w:val="20"/>
              </w:rPr>
              <w:t>总计</w:t>
            </w:r>
          </w:p>
        </w:tc>
      </w:tr>
      <w:tr w:rsidR="00160A67" w14:paraId="03BA29EF" w14:textId="77777777">
        <w:trPr>
          <w:trHeight w:val="283"/>
        </w:trPr>
        <w:tc>
          <w:tcPr>
            <w:tcW w:w="3690" w:type="dxa"/>
            <w:tcBorders>
              <w:tl2br w:val="nil"/>
              <w:tr2bl w:val="nil"/>
            </w:tcBorders>
            <w:shd w:val="clear" w:color="auto" w:fill="F2F2F2" w:themeFill="background1" w:themeFillShade="F2"/>
            <w:vAlign w:val="center"/>
          </w:tcPr>
          <w:p w14:paraId="1159A3F8"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一、营业收入</w:t>
            </w:r>
          </w:p>
        </w:tc>
        <w:tc>
          <w:tcPr>
            <w:tcW w:w="2034" w:type="dxa"/>
            <w:tcBorders>
              <w:tl2br w:val="nil"/>
              <w:tr2bl w:val="nil"/>
            </w:tcBorders>
            <w:shd w:val="clear" w:color="auto" w:fill="F2F2F2" w:themeFill="background1" w:themeFillShade="F2"/>
            <w:vAlign w:val="center"/>
          </w:tcPr>
          <w:p w14:paraId="36F40BF4"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4B7B6595"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57F4EC14"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6A11AB22"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2DF1875"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5711FEA1" w14:textId="77777777">
        <w:trPr>
          <w:trHeight w:val="283"/>
        </w:trPr>
        <w:tc>
          <w:tcPr>
            <w:tcW w:w="3690" w:type="dxa"/>
            <w:tcBorders>
              <w:tl2br w:val="nil"/>
              <w:tr2bl w:val="nil"/>
            </w:tcBorders>
            <w:shd w:val="clear" w:color="auto" w:fill="F2F2F2" w:themeFill="background1" w:themeFillShade="F2"/>
            <w:vAlign w:val="center"/>
          </w:tcPr>
          <w:p w14:paraId="17E758BE"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其中：主营业务收入</w:t>
            </w:r>
          </w:p>
        </w:tc>
        <w:tc>
          <w:tcPr>
            <w:tcW w:w="2034" w:type="dxa"/>
            <w:tcBorders>
              <w:tl2br w:val="nil"/>
              <w:tr2bl w:val="nil"/>
            </w:tcBorders>
            <w:shd w:val="clear" w:color="auto" w:fill="F2F2F2" w:themeFill="background1" w:themeFillShade="F2"/>
            <w:vAlign w:val="center"/>
          </w:tcPr>
          <w:p w14:paraId="21443D3A"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51EDA97E"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258C354B"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0EE55504"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0EFB3AF8"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21A5A7EE" w14:textId="77777777">
        <w:trPr>
          <w:trHeight w:val="283"/>
        </w:trPr>
        <w:tc>
          <w:tcPr>
            <w:tcW w:w="3690" w:type="dxa"/>
            <w:tcBorders>
              <w:tl2br w:val="nil"/>
              <w:tr2bl w:val="nil"/>
            </w:tcBorders>
            <w:shd w:val="clear" w:color="auto" w:fill="F2F2F2" w:themeFill="background1" w:themeFillShade="F2"/>
            <w:vAlign w:val="center"/>
          </w:tcPr>
          <w:p w14:paraId="68624BB7"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减：营业成本</w:t>
            </w:r>
          </w:p>
        </w:tc>
        <w:tc>
          <w:tcPr>
            <w:tcW w:w="2034" w:type="dxa"/>
            <w:tcBorders>
              <w:tl2br w:val="nil"/>
              <w:tr2bl w:val="nil"/>
            </w:tcBorders>
            <w:shd w:val="clear" w:color="auto" w:fill="F2F2F2" w:themeFill="background1" w:themeFillShade="F2"/>
            <w:vAlign w:val="center"/>
          </w:tcPr>
          <w:p w14:paraId="1DFF9488"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70F1F235"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0CE5BC11"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646C7F5D"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315EEC8D"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15DE2097" w14:textId="77777777">
        <w:trPr>
          <w:trHeight w:val="283"/>
        </w:trPr>
        <w:tc>
          <w:tcPr>
            <w:tcW w:w="3690" w:type="dxa"/>
            <w:tcBorders>
              <w:tl2br w:val="nil"/>
              <w:tr2bl w:val="nil"/>
            </w:tcBorders>
            <w:shd w:val="clear" w:color="auto" w:fill="F2F2F2" w:themeFill="background1" w:themeFillShade="F2"/>
            <w:vAlign w:val="center"/>
          </w:tcPr>
          <w:p w14:paraId="6B280C9B"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其中：主营业务成本</w:t>
            </w:r>
          </w:p>
        </w:tc>
        <w:tc>
          <w:tcPr>
            <w:tcW w:w="2034" w:type="dxa"/>
            <w:tcBorders>
              <w:tl2br w:val="nil"/>
              <w:tr2bl w:val="nil"/>
            </w:tcBorders>
            <w:shd w:val="clear" w:color="auto" w:fill="F2F2F2" w:themeFill="background1" w:themeFillShade="F2"/>
            <w:vAlign w:val="center"/>
          </w:tcPr>
          <w:p w14:paraId="7A788A85"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7D670606"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745F222A"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00AEAD8E"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844E3A6"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78B33010" w14:textId="77777777">
        <w:trPr>
          <w:trHeight w:val="283"/>
        </w:trPr>
        <w:tc>
          <w:tcPr>
            <w:tcW w:w="3690" w:type="dxa"/>
            <w:tcBorders>
              <w:tl2br w:val="nil"/>
              <w:tr2bl w:val="nil"/>
            </w:tcBorders>
            <w:shd w:val="clear" w:color="auto" w:fill="F2F2F2" w:themeFill="background1" w:themeFillShade="F2"/>
            <w:vAlign w:val="center"/>
          </w:tcPr>
          <w:p w14:paraId="0594F22A"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营业税金及附加</w:t>
            </w:r>
          </w:p>
        </w:tc>
        <w:tc>
          <w:tcPr>
            <w:tcW w:w="2034" w:type="dxa"/>
            <w:tcBorders>
              <w:tl2br w:val="nil"/>
              <w:tr2bl w:val="nil"/>
            </w:tcBorders>
            <w:shd w:val="clear" w:color="auto" w:fill="F2F2F2" w:themeFill="background1" w:themeFillShade="F2"/>
            <w:vAlign w:val="center"/>
          </w:tcPr>
          <w:p w14:paraId="3E1AD64D"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269C25C9"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F625361"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0A259565"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5EE0FF68"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3B9CE907" w14:textId="77777777">
        <w:trPr>
          <w:trHeight w:val="283"/>
        </w:trPr>
        <w:tc>
          <w:tcPr>
            <w:tcW w:w="3690" w:type="dxa"/>
            <w:tcBorders>
              <w:tl2br w:val="nil"/>
              <w:tr2bl w:val="nil"/>
            </w:tcBorders>
            <w:shd w:val="clear" w:color="auto" w:fill="F2F2F2" w:themeFill="background1" w:themeFillShade="F2"/>
            <w:vAlign w:val="center"/>
          </w:tcPr>
          <w:p w14:paraId="0D47DC9D"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其中：主营业务税金及附加</w:t>
            </w:r>
          </w:p>
        </w:tc>
        <w:tc>
          <w:tcPr>
            <w:tcW w:w="2034" w:type="dxa"/>
            <w:tcBorders>
              <w:tl2br w:val="nil"/>
              <w:tr2bl w:val="nil"/>
            </w:tcBorders>
            <w:shd w:val="clear" w:color="auto" w:fill="F2F2F2" w:themeFill="background1" w:themeFillShade="F2"/>
            <w:vAlign w:val="center"/>
          </w:tcPr>
          <w:p w14:paraId="18E71DD2"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756FD043"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5D958569"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C2BFCB6"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E8ABDB7"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55855F97" w14:textId="77777777">
        <w:trPr>
          <w:trHeight w:val="283"/>
        </w:trPr>
        <w:tc>
          <w:tcPr>
            <w:tcW w:w="3690" w:type="dxa"/>
            <w:tcBorders>
              <w:tl2br w:val="nil"/>
              <w:tr2bl w:val="nil"/>
            </w:tcBorders>
            <w:shd w:val="clear" w:color="auto" w:fill="F2F2F2" w:themeFill="background1" w:themeFillShade="F2"/>
            <w:vAlign w:val="center"/>
          </w:tcPr>
          <w:p w14:paraId="0DA47954"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销售费用</w:t>
            </w:r>
          </w:p>
        </w:tc>
        <w:tc>
          <w:tcPr>
            <w:tcW w:w="2034" w:type="dxa"/>
            <w:tcBorders>
              <w:tl2br w:val="nil"/>
              <w:tr2bl w:val="nil"/>
            </w:tcBorders>
            <w:shd w:val="clear" w:color="auto" w:fill="F2F2F2" w:themeFill="background1" w:themeFillShade="F2"/>
            <w:vAlign w:val="center"/>
          </w:tcPr>
          <w:p w14:paraId="79CF3F70"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1EC1A72C"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063703A7"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0793C7C8"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B63FA47"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45BF430E" w14:textId="77777777">
        <w:trPr>
          <w:trHeight w:val="283"/>
        </w:trPr>
        <w:tc>
          <w:tcPr>
            <w:tcW w:w="3690" w:type="dxa"/>
            <w:tcBorders>
              <w:tl2br w:val="nil"/>
              <w:tr2bl w:val="nil"/>
            </w:tcBorders>
            <w:shd w:val="clear" w:color="auto" w:fill="F2F2F2" w:themeFill="background1" w:themeFillShade="F2"/>
            <w:vAlign w:val="center"/>
          </w:tcPr>
          <w:p w14:paraId="78B10FF9"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管理费用</w:t>
            </w:r>
          </w:p>
        </w:tc>
        <w:tc>
          <w:tcPr>
            <w:tcW w:w="2034" w:type="dxa"/>
            <w:tcBorders>
              <w:tl2br w:val="nil"/>
              <w:tr2bl w:val="nil"/>
            </w:tcBorders>
            <w:shd w:val="clear" w:color="auto" w:fill="F2F2F2" w:themeFill="background1" w:themeFillShade="F2"/>
            <w:vAlign w:val="center"/>
          </w:tcPr>
          <w:p w14:paraId="3BBEC7C8"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2103151B"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0E4D714C"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C0024D6"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3C91F05F"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49A5002C" w14:textId="77777777">
        <w:trPr>
          <w:trHeight w:val="283"/>
        </w:trPr>
        <w:tc>
          <w:tcPr>
            <w:tcW w:w="3690" w:type="dxa"/>
            <w:tcBorders>
              <w:tl2br w:val="nil"/>
              <w:tr2bl w:val="nil"/>
            </w:tcBorders>
            <w:shd w:val="clear" w:color="auto" w:fill="F2F2F2" w:themeFill="background1" w:themeFillShade="F2"/>
            <w:vAlign w:val="center"/>
          </w:tcPr>
          <w:p w14:paraId="557C420E"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财务费用</w:t>
            </w:r>
          </w:p>
        </w:tc>
        <w:tc>
          <w:tcPr>
            <w:tcW w:w="2034" w:type="dxa"/>
            <w:tcBorders>
              <w:tl2br w:val="nil"/>
              <w:tr2bl w:val="nil"/>
            </w:tcBorders>
            <w:shd w:val="clear" w:color="auto" w:fill="F2F2F2" w:themeFill="background1" w:themeFillShade="F2"/>
            <w:vAlign w:val="center"/>
          </w:tcPr>
          <w:p w14:paraId="1AFF085A"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44F02270"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B65EFF0"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20B2AE72"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01DB003E"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2243D675" w14:textId="77777777">
        <w:trPr>
          <w:trHeight w:val="283"/>
        </w:trPr>
        <w:tc>
          <w:tcPr>
            <w:tcW w:w="3690" w:type="dxa"/>
            <w:tcBorders>
              <w:tl2br w:val="nil"/>
              <w:tr2bl w:val="nil"/>
            </w:tcBorders>
            <w:shd w:val="clear" w:color="auto" w:fill="F2F2F2" w:themeFill="background1" w:themeFillShade="F2"/>
            <w:vAlign w:val="center"/>
          </w:tcPr>
          <w:p w14:paraId="5A0473EC"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资产减值损失</w:t>
            </w:r>
          </w:p>
        </w:tc>
        <w:tc>
          <w:tcPr>
            <w:tcW w:w="2034" w:type="dxa"/>
            <w:tcBorders>
              <w:tl2br w:val="nil"/>
              <w:tr2bl w:val="nil"/>
            </w:tcBorders>
            <w:shd w:val="clear" w:color="auto" w:fill="F2F2F2" w:themeFill="background1" w:themeFillShade="F2"/>
            <w:vAlign w:val="center"/>
          </w:tcPr>
          <w:p w14:paraId="77E010B4"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69EDBFC6"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60E30ED5"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01BCDD8B"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58BE102"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6866D12C" w14:textId="77777777">
        <w:trPr>
          <w:trHeight w:val="283"/>
        </w:trPr>
        <w:tc>
          <w:tcPr>
            <w:tcW w:w="3690" w:type="dxa"/>
            <w:tcBorders>
              <w:tl2br w:val="nil"/>
              <w:tr2bl w:val="nil"/>
            </w:tcBorders>
            <w:shd w:val="clear" w:color="auto" w:fill="F2F2F2" w:themeFill="background1" w:themeFillShade="F2"/>
            <w:vAlign w:val="center"/>
          </w:tcPr>
          <w:p w14:paraId="1F8710FC"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加：公允价值变动收益（损失以</w:t>
            </w:r>
            <w:r>
              <w:rPr>
                <w:rFonts w:ascii="Times New Roman" w:eastAsia="宋体" w:hAnsi="Times New Roman" w:cs="Times New Roman"/>
                <w:color w:val="000000"/>
                <w:sz w:val="20"/>
                <w:szCs w:val="20"/>
              </w:rPr>
              <w:t>“-”</w:t>
            </w:r>
            <w:r>
              <w:rPr>
                <w:rFonts w:ascii="Times New Roman" w:eastAsia="宋体" w:hAnsi="Times New Roman" w:cs="Times New Roman"/>
                <w:color w:val="000000"/>
                <w:sz w:val="20"/>
                <w:szCs w:val="20"/>
              </w:rPr>
              <w:t>号填列）</w:t>
            </w:r>
          </w:p>
        </w:tc>
        <w:tc>
          <w:tcPr>
            <w:tcW w:w="2034" w:type="dxa"/>
            <w:tcBorders>
              <w:tl2br w:val="nil"/>
              <w:tr2bl w:val="nil"/>
            </w:tcBorders>
            <w:shd w:val="clear" w:color="auto" w:fill="F2F2F2" w:themeFill="background1" w:themeFillShade="F2"/>
            <w:vAlign w:val="center"/>
          </w:tcPr>
          <w:p w14:paraId="1BA35C28"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65131E61"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298163C1"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63DCA7E5"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2321F2A8"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4E50063A" w14:textId="77777777">
        <w:trPr>
          <w:trHeight w:val="283"/>
        </w:trPr>
        <w:tc>
          <w:tcPr>
            <w:tcW w:w="3690" w:type="dxa"/>
            <w:tcBorders>
              <w:tl2br w:val="nil"/>
              <w:tr2bl w:val="nil"/>
            </w:tcBorders>
            <w:shd w:val="clear" w:color="auto" w:fill="F2F2F2" w:themeFill="background1" w:themeFillShade="F2"/>
            <w:vAlign w:val="center"/>
          </w:tcPr>
          <w:p w14:paraId="4B738363"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投资收益（损失以</w:t>
            </w:r>
            <w:r>
              <w:rPr>
                <w:rFonts w:ascii="Times New Roman" w:eastAsia="宋体" w:hAnsi="Times New Roman" w:cs="Times New Roman"/>
                <w:color w:val="000000"/>
                <w:sz w:val="20"/>
                <w:szCs w:val="20"/>
              </w:rPr>
              <w:t>“-”</w:t>
            </w:r>
            <w:r>
              <w:rPr>
                <w:rFonts w:ascii="Times New Roman" w:eastAsia="宋体" w:hAnsi="Times New Roman" w:cs="Times New Roman"/>
                <w:color w:val="000000"/>
                <w:sz w:val="20"/>
                <w:szCs w:val="20"/>
              </w:rPr>
              <w:t>号填列）</w:t>
            </w:r>
          </w:p>
        </w:tc>
        <w:tc>
          <w:tcPr>
            <w:tcW w:w="2034" w:type="dxa"/>
            <w:tcBorders>
              <w:tl2br w:val="nil"/>
              <w:tr2bl w:val="nil"/>
            </w:tcBorders>
            <w:shd w:val="clear" w:color="auto" w:fill="F2F2F2" w:themeFill="background1" w:themeFillShade="F2"/>
            <w:vAlign w:val="center"/>
          </w:tcPr>
          <w:p w14:paraId="29845737"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5512A22F"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6E4D0AC"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53262A07"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7A273CAF"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54C8B134" w14:textId="77777777">
        <w:trPr>
          <w:trHeight w:val="283"/>
        </w:trPr>
        <w:tc>
          <w:tcPr>
            <w:tcW w:w="3690" w:type="dxa"/>
            <w:tcBorders>
              <w:tl2br w:val="nil"/>
              <w:tr2bl w:val="nil"/>
            </w:tcBorders>
            <w:shd w:val="clear" w:color="auto" w:fill="F2F2F2" w:themeFill="background1" w:themeFillShade="F2"/>
            <w:vAlign w:val="center"/>
          </w:tcPr>
          <w:p w14:paraId="6F0BB443"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其中：对联营企业和合营企业的投资收益</w:t>
            </w:r>
          </w:p>
        </w:tc>
        <w:tc>
          <w:tcPr>
            <w:tcW w:w="2034" w:type="dxa"/>
            <w:tcBorders>
              <w:tl2br w:val="nil"/>
              <w:tr2bl w:val="nil"/>
            </w:tcBorders>
            <w:shd w:val="clear" w:color="auto" w:fill="F2F2F2" w:themeFill="background1" w:themeFillShade="F2"/>
            <w:vAlign w:val="center"/>
          </w:tcPr>
          <w:p w14:paraId="2F0F5C56"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7B561B97"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316D7395"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EF7DB31"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15A0CC42"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3FF16E3B" w14:textId="77777777">
        <w:trPr>
          <w:trHeight w:val="283"/>
        </w:trPr>
        <w:tc>
          <w:tcPr>
            <w:tcW w:w="3690" w:type="dxa"/>
            <w:tcBorders>
              <w:tl2br w:val="nil"/>
              <w:tr2bl w:val="nil"/>
            </w:tcBorders>
            <w:shd w:val="clear" w:color="auto" w:fill="F2F2F2" w:themeFill="background1" w:themeFillShade="F2"/>
            <w:vAlign w:val="center"/>
          </w:tcPr>
          <w:p w14:paraId="3242FEB2"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二、营业利润（亏损以</w:t>
            </w:r>
            <w:r>
              <w:rPr>
                <w:rFonts w:ascii="Times New Roman" w:eastAsia="宋体" w:hAnsi="Times New Roman" w:cs="Times New Roman"/>
                <w:color w:val="000000"/>
                <w:sz w:val="20"/>
                <w:szCs w:val="20"/>
              </w:rPr>
              <w:t>“-”</w:t>
            </w:r>
            <w:r>
              <w:rPr>
                <w:rFonts w:ascii="Times New Roman" w:eastAsia="宋体" w:hAnsi="Times New Roman" w:cs="Times New Roman"/>
                <w:color w:val="000000"/>
                <w:sz w:val="20"/>
                <w:szCs w:val="20"/>
              </w:rPr>
              <w:t>号填列）</w:t>
            </w:r>
          </w:p>
        </w:tc>
        <w:tc>
          <w:tcPr>
            <w:tcW w:w="2034" w:type="dxa"/>
            <w:tcBorders>
              <w:tl2br w:val="nil"/>
              <w:tr2bl w:val="nil"/>
            </w:tcBorders>
            <w:shd w:val="clear" w:color="auto" w:fill="F2F2F2" w:themeFill="background1" w:themeFillShade="F2"/>
            <w:vAlign w:val="center"/>
          </w:tcPr>
          <w:p w14:paraId="4F31AE3B"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3FF5F6C8"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5A093F54"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2FCF7034"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41049F1"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698F9324" w14:textId="77777777">
        <w:trPr>
          <w:trHeight w:val="283"/>
        </w:trPr>
        <w:tc>
          <w:tcPr>
            <w:tcW w:w="3690" w:type="dxa"/>
            <w:tcBorders>
              <w:tl2br w:val="nil"/>
              <w:tr2bl w:val="nil"/>
            </w:tcBorders>
            <w:shd w:val="clear" w:color="auto" w:fill="F2F2F2" w:themeFill="background1" w:themeFillShade="F2"/>
            <w:vAlign w:val="center"/>
          </w:tcPr>
          <w:p w14:paraId="2C1E9272"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w:t>
            </w:r>
            <w:r>
              <w:rPr>
                <w:rFonts w:ascii="Times New Roman" w:eastAsia="宋体" w:hAnsi="Times New Roman" w:cs="Times New Roman"/>
                <w:color w:val="000000"/>
                <w:sz w:val="20"/>
                <w:szCs w:val="20"/>
              </w:rPr>
              <w:t>加：营业外收入</w:t>
            </w:r>
          </w:p>
        </w:tc>
        <w:tc>
          <w:tcPr>
            <w:tcW w:w="2034" w:type="dxa"/>
            <w:tcBorders>
              <w:tl2br w:val="nil"/>
              <w:tr2bl w:val="nil"/>
            </w:tcBorders>
            <w:shd w:val="clear" w:color="auto" w:fill="F2F2F2" w:themeFill="background1" w:themeFillShade="F2"/>
            <w:vAlign w:val="center"/>
          </w:tcPr>
          <w:p w14:paraId="2BE4DE0E"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0627933C"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37481799"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63BE2843"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111B90D2"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0B01907F" w14:textId="77777777">
        <w:trPr>
          <w:trHeight w:val="283"/>
        </w:trPr>
        <w:tc>
          <w:tcPr>
            <w:tcW w:w="3690" w:type="dxa"/>
            <w:tcBorders>
              <w:tl2br w:val="nil"/>
              <w:tr2bl w:val="nil"/>
            </w:tcBorders>
            <w:shd w:val="clear" w:color="auto" w:fill="F2F2F2" w:themeFill="background1" w:themeFillShade="F2"/>
            <w:vAlign w:val="center"/>
          </w:tcPr>
          <w:p w14:paraId="440CB786"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w:t>
            </w:r>
            <w:r>
              <w:rPr>
                <w:rFonts w:ascii="Times New Roman" w:eastAsia="宋体" w:hAnsi="Times New Roman" w:cs="Times New Roman"/>
                <w:color w:val="000000"/>
                <w:sz w:val="20"/>
                <w:szCs w:val="20"/>
              </w:rPr>
              <w:t>减：营业外支出</w:t>
            </w:r>
          </w:p>
        </w:tc>
        <w:tc>
          <w:tcPr>
            <w:tcW w:w="2034" w:type="dxa"/>
            <w:tcBorders>
              <w:tl2br w:val="nil"/>
              <w:tr2bl w:val="nil"/>
            </w:tcBorders>
            <w:shd w:val="clear" w:color="auto" w:fill="F2F2F2" w:themeFill="background1" w:themeFillShade="F2"/>
            <w:vAlign w:val="center"/>
          </w:tcPr>
          <w:p w14:paraId="36E97BA7"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363985B1"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57CAB0D7"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15EF0445"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0D838E95"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117DBA95" w14:textId="77777777">
        <w:trPr>
          <w:trHeight w:val="283"/>
        </w:trPr>
        <w:tc>
          <w:tcPr>
            <w:tcW w:w="3690" w:type="dxa"/>
            <w:tcBorders>
              <w:tl2br w:val="nil"/>
              <w:tr2bl w:val="nil"/>
            </w:tcBorders>
            <w:shd w:val="clear" w:color="auto" w:fill="F2F2F2" w:themeFill="background1" w:themeFillShade="F2"/>
            <w:vAlign w:val="center"/>
          </w:tcPr>
          <w:p w14:paraId="56110B9D"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lastRenderedPageBreak/>
              <w:t xml:space="preserve">  </w:t>
            </w:r>
            <w:r>
              <w:rPr>
                <w:rFonts w:ascii="Times New Roman" w:eastAsia="宋体" w:hAnsi="Times New Roman" w:cs="Times New Roman"/>
                <w:color w:val="000000"/>
                <w:sz w:val="20"/>
                <w:szCs w:val="20"/>
              </w:rPr>
              <w:t>其中：非流动资产处置损失</w:t>
            </w:r>
          </w:p>
        </w:tc>
        <w:tc>
          <w:tcPr>
            <w:tcW w:w="2034" w:type="dxa"/>
            <w:tcBorders>
              <w:tl2br w:val="nil"/>
              <w:tr2bl w:val="nil"/>
            </w:tcBorders>
            <w:shd w:val="clear" w:color="auto" w:fill="F2F2F2" w:themeFill="background1" w:themeFillShade="F2"/>
            <w:vAlign w:val="center"/>
          </w:tcPr>
          <w:p w14:paraId="66F757B4"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39EC9425"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3FC1DAB"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3A0AF4E0"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5161015A"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4DCA9795" w14:textId="77777777">
        <w:trPr>
          <w:trHeight w:val="283"/>
        </w:trPr>
        <w:tc>
          <w:tcPr>
            <w:tcW w:w="3690" w:type="dxa"/>
            <w:tcBorders>
              <w:tl2br w:val="nil"/>
              <w:tr2bl w:val="nil"/>
            </w:tcBorders>
            <w:shd w:val="clear" w:color="auto" w:fill="F2F2F2" w:themeFill="background1" w:themeFillShade="F2"/>
            <w:vAlign w:val="center"/>
          </w:tcPr>
          <w:p w14:paraId="1F6B9449"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三、利润总额</w:t>
            </w:r>
          </w:p>
        </w:tc>
        <w:tc>
          <w:tcPr>
            <w:tcW w:w="2034" w:type="dxa"/>
            <w:tcBorders>
              <w:tl2br w:val="nil"/>
              <w:tr2bl w:val="nil"/>
            </w:tcBorders>
            <w:shd w:val="clear" w:color="auto" w:fill="F2F2F2" w:themeFill="background1" w:themeFillShade="F2"/>
            <w:vAlign w:val="center"/>
          </w:tcPr>
          <w:p w14:paraId="7D248A29"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7DD53855"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77DF1561"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444417DC"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035422E0"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053359AD" w14:textId="77777777">
        <w:trPr>
          <w:trHeight w:val="283"/>
        </w:trPr>
        <w:tc>
          <w:tcPr>
            <w:tcW w:w="3690" w:type="dxa"/>
            <w:tcBorders>
              <w:tl2br w:val="nil"/>
              <w:tr2bl w:val="nil"/>
            </w:tcBorders>
            <w:shd w:val="clear" w:color="auto" w:fill="F2F2F2" w:themeFill="background1" w:themeFillShade="F2"/>
            <w:vAlign w:val="center"/>
          </w:tcPr>
          <w:p w14:paraId="70260F69"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  </w:t>
            </w:r>
            <w:r>
              <w:rPr>
                <w:rFonts w:ascii="Times New Roman" w:eastAsia="宋体" w:hAnsi="Times New Roman" w:cs="Times New Roman"/>
                <w:color w:val="000000"/>
                <w:sz w:val="20"/>
                <w:szCs w:val="20"/>
              </w:rPr>
              <w:t>减：所得税费用</w:t>
            </w:r>
          </w:p>
        </w:tc>
        <w:tc>
          <w:tcPr>
            <w:tcW w:w="2034" w:type="dxa"/>
            <w:tcBorders>
              <w:tl2br w:val="nil"/>
              <w:tr2bl w:val="nil"/>
            </w:tcBorders>
            <w:shd w:val="clear" w:color="auto" w:fill="F2F2F2" w:themeFill="background1" w:themeFillShade="F2"/>
            <w:vAlign w:val="center"/>
          </w:tcPr>
          <w:p w14:paraId="7F2A2FA5"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1072BA91"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1C6BF643"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74D33AE8" w14:textId="77777777" w:rsidR="00160A67" w:rsidRDefault="00160A67">
            <w:pPr>
              <w:ind w:firstLine="400"/>
              <w:jc w:val="right"/>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6687DCED"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15D22806" w14:textId="77777777">
        <w:trPr>
          <w:trHeight w:val="283"/>
        </w:trPr>
        <w:tc>
          <w:tcPr>
            <w:tcW w:w="3690" w:type="dxa"/>
            <w:tcBorders>
              <w:tl2br w:val="nil"/>
              <w:tr2bl w:val="nil"/>
            </w:tcBorders>
            <w:shd w:val="clear" w:color="auto" w:fill="F2F2F2" w:themeFill="background1" w:themeFillShade="F2"/>
            <w:vAlign w:val="center"/>
          </w:tcPr>
          <w:p w14:paraId="1E03F2B4" w14:textId="77777777" w:rsidR="00160A67" w:rsidRDefault="00000000">
            <w:pPr>
              <w:ind w:firstLine="400"/>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四、净利润</w:t>
            </w:r>
          </w:p>
        </w:tc>
        <w:tc>
          <w:tcPr>
            <w:tcW w:w="2034" w:type="dxa"/>
            <w:tcBorders>
              <w:tl2br w:val="nil"/>
              <w:tr2bl w:val="nil"/>
            </w:tcBorders>
            <w:shd w:val="clear" w:color="auto" w:fill="F2F2F2" w:themeFill="background1" w:themeFillShade="F2"/>
            <w:vAlign w:val="center"/>
          </w:tcPr>
          <w:p w14:paraId="1882A75A" w14:textId="77777777" w:rsidR="00160A67" w:rsidRDefault="00160A67">
            <w:pPr>
              <w:ind w:firstLine="400"/>
              <w:jc w:val="right"/>
              <w:rPr>
                <w:rFonts w:ascii="Times New Roman" w:eastAsia="宋体" w:hAnsi="Times New Roman" w:cs="Times New Roman"/>
                <w:color w:val="000000"/>
                <w:sz w:val="20"/>
                <w:szCs w:val="20"/>
              </w:rPr>
            </w:pPr>
          </w:p>
        </w:tc>
        <w:tc>
          <w:tcPr>
            <w:tcW w:w="2034" w:type="dxa"/>
            <w:tcBorders>
              <w:tl2br w:val="nil"/>
              <w:tr2bl w:val="nil"/>
            </w:tcBorders>
            <w:shd w:val="clear" w:color="auto" w:fill="F2F2F2" w:themeFill="background1" w:themeFillShade="F2"/>
            <w:vAlign w:val="center"/>
          </w:tcPr>
          <w:p w14:paraId="675AF7DE"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27E3E720"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6D268A8B" w14:textId="77777777" w:rsidR="00160A67" w:rsidRDefault="00160A67">
            <w:pPr>
              <w:ind w:left="119" w:right="113" w:firstLine="400"/>
              <w:jc w:val="right"/>
              <w:textAlignment w:val="center"/>
              <w:rPr>
                <w:rFonts w:ascii="Times New Roman" w:eastAsia="宋体" w:hAnsi="Times New Roman" w:cs="Times New Roman"/>
                <w:sz w:val="20"/>
                <w:szCs w:val="20"/>
              </w:rPr>
            </w:pPr>
          </w:p>
        </w:tc>
        <w:tc>
          <w:tcPr>
            <w:tcW w:w="2034" w:type="dxa"/>
            <w:tcBorders>
              <w:tl2br w:val="nil"/>
              <w:tr2bl w:val="nil"/>
            </w:tcBorders>
            <w:shd w:val="clear" w:color="auto" w:fill="F2F2F2" w:themeFill="background1" w:themeFillShade="F2"/>
            <w:vAlign w:val="center"/>
          </w:tcPr>
          <w:p w14:paraId="7A9DE11E" w14:textId="77777777" w:rsidR="00160A67" w:rsidRDefault="00160A67">
            <w:pPr>
              <w:ind w:left="119" w:right="113" w:firstLine="400"/>
              <w:jc w:val="right"/>
              <w:textAlignment w:val="center"/>
              <w:rPr>
                <w:rFonts w:ascii="Times New Roman" w:eastAsia="宋体" w:hAnsi="Times New Roman" w:cs="Times New Roman"/>
                <w:sz w:val="20"/>
                <w:szCs w:val="20"/>
              </w:rPr>
            </w:pPr>
          </w:p>
        </w:tc>
      </w:tr>
      <w:tr w:rsidR="00160A67" w14:paraId="15F6F477" w14:textId="77777777">
        <w:trPr>
          <w:trHeight w:val="283"/>
        </w:trPr>
        <w:tc>
          <w:tcPr>
            <w:tcW w:w="13860" w:type="dxa"/>
            <w:gridSpan w:val="6"/>
            <w:tcBorders>
              <w:tl2br w:val="nil"/>
              <w:tr2bl w:val="nil"/>
            </w:tcBorders>
            <w:shd w:val="clear" w:color="auto" w:fill="D9D9D9" w:themeFill="background1" w:themeFillShade="D9"/>
            <w:vAlign w:val="center"/>
          </w:tcPr>
          <w:p w14:paraId="3A5625DA" w14:textId="77777777" w:rsidR="00160A67" w:rsidRDefault="00000000">
            <w:pPr>
              <w:ind w:right="113" w:firstLine="400"/>
              <w:jc w:val="both"/>
              <w:textAlignment w:val="center"/>
              <w:rPr>
                <w:rFonts w:ascii="Times New Roman" w:eastAsia="宋体" w:hAnsi="Times New Roman" w:cs="Times New Roman"/>
                <w:sz w:val="20"/>
                <w:szCs w:val="20"/>
              </w:rPr>
            </w:pPr>
            <w:r>
              <w:rPr>
                <w:rFonts w:ascii="Times New Roman" w:eastAsia="宋体" w:hAnsi="Times New Roman" w:cs="Times New Roman"/>
                <w:sz w:val="20"/>
                <w:szCs w:val="20"/>
              </w:rPr>
              <w:t>分配方法说明：</w:t>
            </w:r>
            <w:commentRangeEnd w:id="1529"/>
            <w:r w:rsidR="009A33FC">
              <w:rPr>
                <w:rStyle w:val="aff1"/>
              </w:rPr>
              <w:commentReference w:id="1529"/>
            </w:r>
          </w:p>
        </w:tc>
      </w:tr>
    </w:tbl>
    <w:p w14:paraId="3E0D2BA8" w14:textId="77777777" w:rsidR="00160A67" w:rsidRDefault="00160A67">
      <w:pPr>
        <w:pStyle w:val="affd"/>
        <w:ind w:firstLine="723"/>
        <w:outlineLvl w:val="1"/>
        <w:rPr>
          <w:rFonts w:ascii="Arial" w:eastAsia="黑体" w:hAnsi="Arial" w:cs="Arial"/>
        </w:rPr>
        <w:sectPr w:rsidR="00160A67">
          <w:pgSz w:w="16839" w:h="11907" w:orient="landscape"/>
          <w:pgMar w:top="1440" w:right="1440" w:bottom="1440" w:left="1440" w:header="576" w:footer="576" w:gutter="0"/>
          <w:cols w:space="708"/>
          <w:docGrid w:linePitch="360"/>
        </w:sectPr>
      </w:pPr>
    </w:p>
    <w:p w14:paraId="1A50AF3D" w14:textId="77777777" w:rsidR="00160A67" w:rsidRDefault="00000000">
      <w:pPr>
        <w:pStyle w:val="affd"/>
        <w:ind w:firstLine="723"/>
        <w:outlineLvl w:val="1"/>
        <w:rPr>
          <w:rFonts w:ascii="Arial" w:eastAsia="黑体" w:hAnsi="Arial" w:cs="Arial"/>
        </w:rPr>
      </w:pPr>
      <w:bookmarkStart w:id="1530" w:name="_Toc144227535"/>
      <w:bookmarkStart w:id="1531" w:name="_Toc19899"/>
      <w:bookmarkStart w:id="1532" w:name="_Toc27629"/>
      <w:bookmarkStart w:id="1533" w:name="_Toc17415"/>
      <w:r>
        <w:rPr>
          <w:rFonts w:ascii="Arial" w:eastAsia="黑体" w:hAnsi="Arial" w:cs="Arial"/>
        </w:rPr>
        <w:lastRenderedPageBreak/>
        <w:t>附录</w:t>
      </w:r>
      <w:r>
        <w:rPr>
          <w:rFonts w:ascii="Arial" w:eastAsia="黑体" w:hAnsi="Arial" w:cs="Arial" w:hint="eastAsia"/>
        </w:rPr>
        <w:t>三</w:t>
      </w:r>
      <w:r>
        <w:rPr>
          <w:rFonts w:ascii="Arial" w:eastAsia="黑体" w:hAnsi="Arial" w:cs="Arial"/>
        </w:rPr>
        <w:t>：</w:t>
      </w:r>
      <w:bookmarkEnd w:id="1486"/>
      <w:bookmarkEnd w:id="1487"/>
      <w:bookmarkEnd w:id="1488"/>
      <w:r>
        <w:rPr>
          <w:rFonts w:ascii="Arial" w:eastAsia="黑体" w:hAnsi="Arial" w:cs="Arial" w:hint="eastAsia"/>
        </w:rPr>
        <w:t>转让定价方法介绍</w:t>
      </w:r>
      <w:bookmarkEnd w:id="1530"/>
      <w:bookmarkEnd w:id="1531"/>
      <w:bookmarkEnd w:id="1532"/>
      <w:bookmarkEnd w:id="1533"/>
    </w:p>
    <w:p w14:paraId="245F7D85" w14:textId="77777777" w:rsidR="00160A67" w:rsidRDefault="00160A67">
      <w:pPr>
        <w:rPr>
          <w:rFonts w:ascii="Arial" w:eastAsia="黑体" w:hAnsi="Arial" w:cs="Arial"/>
        </w:rPr>
      </w:pPr>
    </w:p>
    <w:p w14:paraId="7E5F204B" w14:textId="77777777" w:rsidR="00160A67" w:rsidRDefault="00000000">
      <w:pPr>
        <w:ind w:firstLine="482"/>
        <w:rPr>
          <w:rFonts w:ascii="黑体" w:eastAsia="黑体" w:hAnsi="黑体" w:cs="Arial" w:hint="eastAsia"/>
          <w:b/>
          <w:bCs/>
          <w:iCs/>
          <w:color w:val="009CDE"/>
        </w:rPr>
      </w:pPr>
      <w:r>
        <w:rPr>
          <w:rFonts w:ascii="黑体" w:eastAsia="黑体" w:hAnsi="黑体" w:cs="Arial"/>
          <w:b/>
          <w:bCs/>
          <w:iCs/>
          <w:color w:val="009CDE"/>
        </w:rPr>
        <w:t>可比非受控价格法</w:t>
      </w:r>
    </w:p>
    <w:p w14:paraId="2266DA4E" w14:textId="77777777" w:rsidR="00160A67" w:rsidRDefault="00160A67">
      <w:pPr>
        <w:ind w:firstLine="482"/>
        <w:rPr>
          <w:rFonts w:ascii="黑体" w:eastAsia="黑体" w:hAnsi="黑体" w:cs="Arial" w:hint="eastAsia"/>
          <w:b/>
          <w:bCs/>
          <w:iCs/>
          <w:color w:val="009CDE"/>
        </w:rPr>
      </w:pPr>
    </w:p>
    <w:p w14:paraId="5ED19BF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可比非受控价格法以非关联方之间进行的与关联交易相同或者类似业务活动所收取的价格作为关联交易的公平成交价格。可比非关联交易可以存在于非关联方之间（即，外部可比非受控价格法），也可以存在于关联方与非关联方之间（即，内部可比非受控价格法）。可比非受控价格法可以适用于所有类型的关联交易。一般来说，可比非受控价格法是衡量验证交易是否符合独立交易原则的最可靠方法。</w:t>
      </w:r>
    </w:p>
    <w:p w14:paraId="2A58D3A2"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根据</w:t>
      </w:r>
      <w:r>
        <w:rPr>
          <w:rStyle w:val="aff9"/>
          <w:rFonts w:ascii="Times New Roman" w:eastAsia="宋体" w:hAnsi="Times New Roman" w:cs="Times New Roman"/>
          <w:color w:val="auto"/>
        </w:rPr>
        <w:t>[2017] 6</w:t>
      </w:r>
      <w:r>
        <w:rPr>
          <w:rStyle w:val="aff9"/>
          <w:rFonts w:ascii="Times New Roman" w:eastAsia="宋体" w:hAnsi="Times New Roman" w:cs="Times New Roman"/>
          <w:color w:val="auto"/>
        </w:rPr>
        <w:t>号公告第</w:t>
      </w:r>
      <w:r>
        <w:rPr>
          <w:rStyle w:val="aff9"/>
          <w:rFonts w:ascii="Times New Roman" w:eastAsia="宋体" w:hAnsi="Times New Roman" w:cs="Times New Roman"/>
          <w:color w:val="auto"/>
        </w:rPr>
        <w:t>17</w:t>
      </w:r>
      <w:r>
        <w:rPr>
          <w:rStyle w:val="aff9"/>
          <w:rFonts w:ascii="Times New Roman" w:eastAsia="宋体" w:hAnsi="Times New Roman" w:cs="Times New Roman"/>
          <w:color w:val="auto"/>
        </w:rPr>
        <w:t>条的规定，采用可比非受控价格法验证关联交易时，必须考虑关联方与非关联方交易中的以下可比性因素。</w:t>
      </w:r>
    </w:p>
    <w:tbl>
      <w:tblPr>
        <w:tblStyle w:val="4-11"/>
        <w:tblW w:w="9072" w:type="dxa"/>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1985"/>
        <w:gridCol w:w="7087"/>
      </w:tblGrid>
      <w:tr w:rsidR="00160A67" w14:paraId="1E3B49C5" w14:textId="77777777" w:rsidTr="00160A67">
        <w:trPr>
          <w:cnfStyle w:val="100000000000" w:firstRow="1" w:lastRow="0" w:firstColumn="0" w:lastColumn="0" w:oddVBand="0" w:evenVBand="0" w:oddHBand="0"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1985" w:type="dxa"/>
            <w:tcBorders>
              <w:tl2br w:val="nil"/>
              <w:tr2bl w:val="nil"/>
            </w:tcBorders>
            <w:vAlign w:val="center"/>
          </w:tcPr>
          <w:p w14:paraId="2CBBA839" w14:textId="77777777" w:rsidR="00160A67" w:rsidRDefault="00000000">
            <w:pPr>
              <w:ind w:firstLine="402"/>
              <w:jc w:val="center"/>
              <w:rPr>
                <w:rFonts w:ascii="Times New Roman" w:eastAsia="宋体" w:hAnsi="Times New Roman" w:cs="Times New Roman"/>
                <w:b w:val="0"/>
                <w:bCs w:val="0"/>
                <w:sz w:val="20"/>
                <w:szCs w:val="20"/>
              </w:rPr>
            </w:pPr>
            <w:r>
              <w:rPr>
                <w:rFonts w:ascii="Times New Roman" w:eastAsia="宋体" w:hAnsi="Times New Roman" w:cs="Times New Roman"/>
                <w:sz w:val="20"/>
                <w:szCs w:val="20"/>
              </w:rPr>
              <w:t>交易类型</w:t>
            </w:r>
          </w:p>
        </w:tc>
        <w:tc>
          <w:tcPr>
            <w:tcW w:w="7087" w:type="dxa"/>
            <w:tcBorders>
              <w:tl2br w:val="nil"/>
              <w:tr2bl w:val="nil"/>
            </w:tcBorders>
            <w:vAlign w:val="center"/>
          </w:tcPr>
          <w:p w14:paraId="3631594A" w14:textId="77777777" w:rsidR="00160A67" w:rsidRDefault="00000000">
            <w:pPr>
              <w:ind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20"/>
                <w:szCs w:val="20"/>
              </w:rPr>
            </w:pPr>
            <w:r>
              <w:rPr>
                <w:rFonts w:ascii="Times New Roman" w:eastAsia="宋体" w:hAnsi="Times New Roman" w:cs="Times New Roman"/>
                <w:sz w:val="20"/>
                <w:szCs w:val="20"/>
              </w:rPr>
              <w:t>可比性因素分析</w:t>
            </w:r>
          </w:p>
        </w:tc>
      </w:tr>
      <w:tr w:rsidR="00160A67" w14:paraId="3C0F2EDB" w14:textId="77777777" w:rsidTr="00160A67">
        <w:trPr>
          <w:trHeight w:val="2171"/>
        </w:trPr>
        <w:tc>
          <w:tcPr>
            <w:cnfStyle w:val="001000000000" w:firstRow="0" w:lastRow="0" w:firstColumn="1" w:lastColumn="0" w:oddVBand="0" w:evenVBand="0" w:oddHBand="0" w:evenHBand="0" w:firstRowFirstColumn="0" w:firstRowLastColumn="0" w:lastRowFirstColumn="0" w:lastRowLastColumn="0"/>
            <w:tcW w:w="1985" w:type="dxa"/>
            <w:tcBorders>
              <w:tl2br w:val="nil"/>
              <w:tr2bl w:val="nil"/>
            </w:tcBorders>
            <w:shd w:val="clear" w:color="auto" w:fill="F2F2F2" w:themeFill="background1" w:themeFillShade="F2"/>
          </w:tcPr>
          <w:p w14:paraId="6389D4E5" w14:textId="77777777" w:rsidR="00160A67" w:rsidRDefault="00000000">
            <w:pPr>
              <w:tabs>
                <w:tab w:val="left" w:pos="567"/>
              </w:tabs>
              <w:adjustRightInd w:val="0"/>
              <w:snapToGrid w:val="0"/>
              <w:ind w:firstLine="400"/>
              <w:jc w:val="both"/>
              <w:rPr>
                <w:rFonts w:ascii="Times New Roman" w:eastAsia="宋体" w:hAnsi="Times New Roman" w:cs="Times New Roman"/>
                <w:bCs w:val="0"/>
                <w:sz w:val="20"/>
                <w:szCs w:val="20"/>
              </w:rPr>
            </w:pPr>
            <w:r>
              <w:rPr>
                <w:rFonts w:ascii="Times New Roman" w:eastAsia="宋体" w:hAnsi="Times New Roman" w:cs="Times New Roman"/>
                <w:b w:val="0"/>
                <w:sz w:val="20"/>
                <w:szCs w:val="20"/>
              </w:rPr>
              <w:t>有形资产使用权或者所有权的转让</w:t>
            </w:r>
          </w:p>
        </w:tc>
        <w:tc>
          <w:tcPr>
            <w:tcW w:w="7087" w:type="dxa"/>
            <w:tcBorders>
              <w:tl2br w:val="nil"/>
              <w:tr2bl w:val="nil"/>
            </w:tcBorders>
            <w:shd w:val="clear" w:color="auto" w:fill="F2F2F2" w:themeFill="background1" w:themeFillShade="F2"/>
          </w:tcPr>
          <w:p w14:paraId="39B93639" w14:textId="77777777" w:rsidR="00160A67" w:rsidRDefault="00000000">
            <w:pPr>
              <w:pStyle w:val="BulletEY"/>
              <w:numPr>
                <w:ilvl w:val="0"/>
                <w:numId w:val="44"/>
              </w:numPr>
              <w:tabs>
                <w:tab w:val="clear" w:pos="3061"/>
              </w:tabs>
              <w:adjustRightInd w:val="0"/>
              <w:snapToGrid w:val="0"/>
              <w:spacing w:after="0" w:line="240" w:lineRule="auto"/>
              <w:ind w:left="346" w:firstLine="4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eastAsia="zh-CN"/>
              </w:rPr>
            </w:pPr>
            <w:r>
              <w:rPr>
                <w:rFonts w:ascii="Times New Roman" w:hAnsi="Times New Roman" w:cs="Times New Roman"/>
                <w:szCs w:val="20"/>
                <w:lang w:eastAsia="zh-CN"/>
              </w:rPr>
              <w:t>转让过程，包括交易时间与地点、交货条件、交货手续、支付条件、交易数量、售后服务等；</w:t>
            </w:r>
          </w:p>
          <w:p w14:paraId="11620B2A" w14:textId="77777777" w:rsidR="00160A67" w:rsidRDefault="00000000">
            <w:pPr>
              <w:pStyle w:val="BulletEY"/>
              <w:numPr>
                <w:ilvl w:val="0"/>
                <w:numId w:val="44"/>
              </w:numPr>
              <w:tabs>
                <w:tab w:val="clear" w:pos="3061"/>
              </w:tabs>
              <w:adjustRightInd w:val="0"/>
              <w:snapToGrid w:val="0"/>
              <w:spacing w:after="0" w:line="240" w:lineRule="auto"/>
              <w:ind w:left="346" w:firstLine="4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eastAsia="zh-CN"/>
              </w:rPr>
            </w:pPr>
            <w:r>
              <w:rPr>
                <w:rFonts w:ascii="Times New Roman" w:hAnsi="Times New Roman" w:cs="Times New Roman"/>
                <w:szCs w:val="20"/>
                <w:lang w:eastAsia="zh-CN"/>
              </w:rPr>
              <w:t>转让环节，包括出厂环节、批发环节、零售环节、出口环节等；</w:t>
            </w:r>
          </w:p>
          <w:p w14:paraId="795317A8" w14:textId="77777777" w:rsidR="00160A67" w:rsidRDefault="00000000">
            <w:pPr>
              <w:pStyle w:val="BulletEY"/>
              <w:numPr>
                <w:ilvl w:val="0"/>
                <w:numId w:val="44"/>
              </w:numPr>
              <w:tabs>
                <w:tab w:val="clear" w:pos="3061"/>
              </w:tabs>
              <w:adjustRightInd w:val="0"/>
              <w:snapToGrid w:val="0"/>
              <w:spacing w:after="0" w:line="240" w:lineRule="auto"/>
              <w:ind w:left="346" w:firstLine="4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eastAsia="zh-CN"/>
              </w:rPr>
            </w:pPr>
            <w:r>
              <w:rPr>
                <w:rFonts w:ascii="Times New Roman" w:hAnsi="Times New Roman" w:cs="Times New Roman"/>
                <w:szCs w:val="20"/>
                <w:lang w:eastAsia="zh-CN"/>
              </w:rPr>
              <w:t>转让环境，包括民族风俗、消费者偏好、政局稳定程度以及财政、税收、外汇政策等；</w:t>
            </w:r>
          </w:p>
          <w:p w14:paraId="03BF7A3A" w14:textId="77777777" w:rsidR="00160A67" w:rsidRDefault="00000000">
            <w:pPr>
              <w:pStyle w:val="BulletEY"/>
              <w:numPr>
                <w:ilvl w:val="0"/>
                <w:numId w:val="44"/>
              </w:numPr>
              <w:tabs>
                <w:tab w:val="clear" w:pos="3061"/>
              </w:tabs>
              <w:adjustRightInd w:val="0"/>
              <w:snapToGrid w:val="0"/>
              <w:spacing w:after="0" w:line="240" w:lineRule="auto"/>
              <w:ind w:left="346" w:firstLine="4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eastAsia="zh-CN"/>
              </w:rPr>
            </w:pPr>
            <w:r>
              <w:rPr>
                <w:rFonts w:ascii="Times New Roman" w:hAnsi="Times New Roman" w:cs="Times New Roman"/>
                <w:szCs w:val="20"/>
                <w:lang w:eastAsia="zh-CN"/>
              </w:rPr>
              <w:t>有形资产的性能、规格、型号、结构、类型、折旧方法等；</w:t>
            </w:r>
          </w:p>
          <w:p w14:paraId="63C0AFA7" w14:textId="77777777" w:rsidR="00160A67" w:rsidRDefault="00000000">
            <w:pPr>
              <w:pStyle w:val="BulletEY"/>
              <w:numPr>
                <w:ilvl w:val="0"/>
                <w:numId w:val="44"/>
              </w:numPr>
              <w:tabs>
                <w:tab w:val="clear" w:pos="3061"/>
              </w:tabs>
              <w:adjustRightInd w:val="0"/>
              <w:snapToGrid w:val="0"/>
              <w:spacing w:after="0" w:line="240" w:lineRule="auto"/>
              <w:ind w:left="346" w:firstLine="4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eastAsia="zh-CN"/>
              </w:rPr>
            </w:pPr>
            <w:r>
              <w:rPr>
                <w:rFonts w:ascii="Times New Roman" w:hAnsi="Times New Roman" w:cs="Times New Roman"/>
                <w:szCs w:val="20"/>
                <w:lang w:eastAsia="zh-CN"/>
              </w:rPr>
              <w:t>提供使用权的时间、期限、地点、费用收取标准等；</w:t>
            </w:r>
          </w:p>
          <w:p w14:paraId="721F766D" w14:textId="77777777" w:rsidR="00160A67" w:rsidRDefault="00000000">
            <w:pPr>
              <w:pStyle w:val="BulletEY"/>
              <w:numPr>
                <w:ilvl w:val="0"/>
                <w:numId w:val="44"/>
              </w:numPr>
              <w:tabs>
                <w:tab w:val="clear" w:pos="3061"/>
              </w:tabs>
              <w:adjustRightInd w:val="0"/>
              <w:snapToGrid w:val="0"/>
              <w:spacing w:after="0" w:line="240" w:lineRule="auto"/>
              <w:ind w:left="346" w:firstLine="4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eastAsia="zh-CN"/>
              </w:rPr>
            </w:pPr>
            <w:r>
              <w:rPr>
                <w:rFonts w:ascii="Times New Roman" w:hAnsi="Times New Roman" w:cs="Times New Roman"/>
                <w:szCs w:val="20"/>
                <w:lang w:eastAsia="zh-CN"/>
              </w:rPr>
              <w:t>资产所有者对资产的投资支出、维修费用等。</w:t>
            </w:r>
          </w:p>
        </w:tc>
      </w:tr>
      <w:tr w:rsidR="00160A67" w14:paraId="4582231D" w14:textId="77777777" w:rsidTr="00160A67">
        <w:trPr>
          <w:trHeight w:val="1576"/>
        </w:trPr>
        <w:tc>
          <w:tcPr>
            <w:cnfStyle w:val="001000000000" w:firstRow="0" w:lastRow="0" w:firstColumn="1" w:lastColumn="0" w:oddVBand="0" w:evenVBand="0" w:oddHBand="0" w:evenHBand="0" w:firstRowFirstColumn="0" w:firstRowLastColumn="0" w:lastRowFirstColumn="0" w:lastRowLastColumn="0"/>
            <w:tcW w:w="1985" w:type="dxa"/>
            <w:tcBorders>
              <w:tl2br w:val="nil"/>
              <w:tr2bl w:val="nil"/>
            </w:tcBorders>
            <w:shd w:val="clear" w:color="auto" w:fill="F2F2F2" w:themeFill="background1" w:themeFillShade="F2"/>
          </w:tcPr>
          <w:p w14:paraId="2D8559C2" w14:textId="77777777" w:rsidR="00160A67" w:rsidRDefault="00000000">
            <w:pPr>
              <w:tabs>
                <w:tab w:val="left" w:pos="567"/>
              </w:tabs>
              <w:adjustRightInd w:val="0"/>
              <w:snapToGrid w:val="0"/>
              <w:ind w:firstLine="400"/>
              <w:jc w:val="both"/>
              <w:rPr>
                <w:rFonts w:ascii="Times New Roman" w:eastAsia="宋体" w:hAnsi="Times New Roman" w:cs="Times New Roman"/>
                <w:bCs w:val="0"/>
                <w:sz w:val="20"/>
                <w:szCs w:val="20"/>
              </w:rPr>
            </w:pPr>
            <w:r>
              <w:rPr>
                <w:rFonts w:ascii="Times New Roman" w:eastAsia="宋体" w:hAnsi="Times New Roman" w:cs="Times New Roman"/>
                <w:b w:val="0"/>
                <w:sz w:val="20"/>
                <w:szCs w:val="20"/>
              </w:rPr>
              <w:t>金融资产的转让</w:t>
            </w:r>
          </w:p>
        </w:tc>
        <w:tc>
          <w:tcPr>
            <w:tcW w:w="7087" w:type="dxa"/>
            <w:tcBorders>
              <w:tl2br w:val="nil"/>
              <w:tr2bl w:val="nil"/>
            </w:tcBorders>
            <w:shd w:val="clear" w:color="auto" w:fill="F2F2F2" w:themeFill="background1" w:themeFillShade="F2"/>
          </w:tcPr>
          <w:p w14:paraId="6FD124EA" w14:textId="77777777" w:rsidR="00160A67" w:rsidRDefault="00000000">
            <w:pPr>
              <w:pStyle w:val="BulletEY"/>
              <w:numPr>
                <w:ilvl w:val="0"/>
                <w:numId w:val="0"/>
              </w:numPr>
              <w:adjustRightInd w:val="0"/>
              <w:snapToGrid w:val="0"/>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eastAsia="zh-CN"/>
              </w:rPr>
            </w:pPr>
            <w:r>
              <w:rPr>
                <w:rFonts w:ascii="Times New Roman" w:hAnsi="Times New Roman" w:cs="Times New Roman"/>
                <w:szCs w:val="20"/>
                <w:lang w:eastAsia="zh-CN"/>
              </w:rPr>
              <w:t>包</w:t>
            </w:r>
            <w:r>
              <w:rPr>
                <w:rFonts w:ascii="Times New Roman" w:hAnsi="Times New Roman" w:cs="Times New Roman"/>
                <w:kern w:val="2"/>
                <w:szCs w:val="20"/>
                <w:lang w:eastAsia="zh-CN"/>
              </w:rPr>
              <w:t>括金融资产的实际持有期限、流动性、安全性、收益性。其中，股权转让交易的分析内容包括公司性质、业务结构、资产构成、所属行业、行业周期、经营模式、企业规模、资产配置和使用情况、企业所处经营阶段、成长性、经营风险、财务风险、交易时间、地理区域、股权关系、历史与未来经营情况、商誉、税收利益、流动性、经济趋势、宏观政策、企业收入和成本结构及其他因素</w:t>
            </w:r>
            <w:r>
              <w:rPr>
                <w:rFonts w:ascii="Times New Roman" w:hAnsi="Times New Roman" w:cs="Times New Roman"/>
                <w:kern w:val="2"/>
                <w:szCs w:val="20"/>
                <w:lang w:eastAsia="zh-CN"/>
              </w:rPr>
              <w:t>;</w:t>
            </w:r>
          </w:p>
        </w:tc>
      </w:tr>
      <w:tr w:rsidR="00160A67" w14:paraId="58022BA7" w14:textId="77777777" w:rsidTr="00160A67">
        <w:trPr>
          <w:trHeight w:val="1342"/>
        </w:trPr>
        <w:tc>
          <w:tcPr>
            <w:cnfStyle w:val="001000000000" w:firstRow="0" w:lastRow="0" w:firstColumn="1" w:lastColumn="0" w:oddVBand="0" w:evenVBand="0" w:oddHBand="0" w:evenHBand="0" w:firstRowFirstColumn="0" w:firstRowLastColumn="0" w:lastRowFirstColumn="0" w:lastRowLastColumn="0"/>
            <w:tcW w:w="1985" w:type="dxa"/>
            <w:tcBorders>
              <w:tl2br w:val="nil"/>
              <w:tr2bl w:val="nil"/>
            </w:tcBorders>
            <w:shd w:val="clear" w:color="auto" w:fill="F2F2F2" w:themeFill="background1" w:themeFillShade="F2"/>
          </w:tcPr>
          <w:p w14:paraId="2C89DDFD" w14:textId="77777777" w:rsidR="00160A67" w:rsidRDefault="00000000">
            <w:pPr>
              <w:tabs>
                <w:tab w:val="left" w:pos="567"/>
              </w:tabs>
              <w:adjustRightInd w:val="0"/>
              <w:snapToGrid w:val="0"/>
              <w:ind w:firstLine="400"/>
              <w:jc w:val="both"/>
              <w:rPr>
                <w:rFonts w:ascii="Times New Roman" w:eastAsia="宋体" w:hAnsi="Times New Roman" w:cs="Times New Roman"/>
                <w:bCs w:val="0"/>
                <w:sz w:val="20"/>
                <w:szCs w:val="20"/>
              </w:rPr>
            </w:pPr>
            <w:r>
              <w:rPr>
                <w:rFonts w:ascii="Times New Roman" w:eastAsia="宋体" w:hAnsi="Times New Roman" w:cs="Times New Roman"/>
                <w:b w:val="0"/>
                <w:sz w:val="20"/>
                <w:szCs w:val="20"/>
              </w:rPr>
              <w:t>无形资产使用权或者所有权的转让</w:t>
            </w:r>
          </w:p>
        </w:tc>
        <w:tc>
          <w:tcPr>
            <w:tcW w:w="7087" w:type="dxa"/>
            <w:tcBorders>
              <w:tl2br w:val="nil"/>
              <w:tr2bl w:val="nil"/>
            </w:tcBorders>
            <w:shd w:val="clear" w:color="auto" w:fill="F2F2F2" w:themeFill="background1" w:themeFillShade="F2"/>
          </w:tcPr>
          <w:p w14:paraId="4015ED34" w14:textId="77777777" w:rsidR="00160A67" w:rsidRDefault="00000000">
            <w:pPr>
              <w:pStyle w:val="BulletEY"/>
              <w:numPr>
                <w:ilvl w:val="0"/>
                <w:numId w:val="44"/>
              </w:numPr>
              <w:tabs>
                <w:tab w:val="clear" w:pos="3061"/>
              </w:tabs>
              <w:adjustRightInd w:val="0"/>
              <w:snapToGrid w:val="0"/>
              <w:spacing w:after="0" w:line="240" w:lineRule="auto"/>
              <w:ind w:left="346" w:firstLine="4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eastAsia="zh-CN"/>
              </w:rPr>
            </w:pPr>
            <w:r>
              <w:rPr>
                <w:rFonts w:ascii="Times New Roman" w:hAnsi="Times New Roman" w:cs="Times New Roman"/>
                <w:szCs w:val="20"/>
                <w:lang w:eastAsia="zh-CN"/>
              </w:rPr>
              <w:t>无形资产的类别、用途、适用行业、预期收益；</w:t>
            </w:r>
          </w:p>
          <w:p w14:paraId="2439C9DF" w14:textId="77777777" w:rsidR="00160A67" w:rsidRDefault="00000000">
            <w:pPr>
              <w:pStyle w:val="BulletEY"/>
              <w:numPr>
                <w:ilvl w:val="0"/>
                <w:numId w:val="44"/>
              </w:numPr>
              <w:tabs>
                <w:tab w:val="clear" w:pos="3061"/>
              </w:tabs>
              <w:adjustRightInd w:val="0"/>
              <w:snapToGrid w:val="0"/>
              <w:spacing w:after="0" w:line="240" w:lineRule="auto"/>
              <w:ind w:left="346" w:firstLine="4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lang w:eastAsia="zh-CN"/>
              </w:rPr>
            </w:pPr>
            <w:r>
              <w:rPr>
                <w:rFonts w:ascii="Times New Roman" w:hAnsi="Times New Roman" w:cs="Times New Roman"/>
                <w:szCs w:val="20"/>
                <w:lang w:eastAsia="zh-CN"/>
              </w:rPr>
              <w:t>无形资产的开发投资、转让条件、独占程度、可替代性、受有关国家法律保护的程度及期限、地理位置、使用年限、研发阶段、维护改良及更新的权利、受让成本和费用、功能风险情况、摊销方法以及其他影响其价值发生实质变动的特殊因素等。</w:t>
            </w:r>
          </w:p>
        </w:tc>
      </w:tr>
      <w:tr w:rsidR="00160A67" w14:paraId="3D76BB25" w14:textId="77777777" w:rsidTr="00160A67">
        <w:trPr>
          <w:trHeight w:val="509"/>
        </w:trPr>
        <w:tc>
          <w:tcPr>
            <w:cnfStyle w:val="001000000000" w:firstRow="0" w:lastRow="0" w:firstColumn="1" w:lastColumn="0" w:oddVBand="0" w:evenVBand="0" w:oddHBand="0" w:evenHBand="0" w:firstRowFirstColumn="0" w:firstRowLastColumn="0" w:lastRowFirstColumn="0" w:lastRowLastColumn="0"/>
            <w:tcW w:w="1985" w:type="dxa"/>
            <w:tcBorders>
              <w:tl2br w:val="nil"/>
              <w:tr2bl w:val="nil"/>
            </w:tcBorders>
            <w:shd w:val="clear" w:color="auto" w:fill="F2F2F2" w:themeFill="background1" w:themeFillShade="F2"/>
          </w:tcPr>
          <w:p w14:paraId="665195FC" w14:textId="77777777" w:rsidR="00160A67" w:rsidRDefault="00000000">
            <w:pPr>
              <w:ind w:firstLine="400"/>
              <w:rPr>
                <w:rFonts w:ascii="Times New Roman" w:eastAsia="宋体" w:hAnsi="Times New Roman" w:cs="Times New Roman"/>
                <w:bCs w:val="0"/>
                <w:sz w:val="20"/>
                <w:szCs w:val="20"/>
              </w:rPr>
            </w:pPr>
            <w:r>
              <w:rPr>
                <w:rFonts w:ascii="Times New Roman" w:eastAsia="宋体" w:hAnsi="Times New Roman" w:cs="Times New Roman"/>
                <w:b w:val="0"/>
                <w:sz w:val="20"/>
                <w:szCs w:val="20"/>
              </w:rPr>
              <w:t>资金融通</w:t>
            </w:r>
          </w:p>
        </w:tc>
        <w:tc>
          <w:tcPr>
            <w:tcW w:w="7087" w:type="dxa"/>
            <w:tcBorders>
              <w:tl2br w:val="nil"/>
              <w:tr2bl w:val="nil"/>
            </w:tcBorders>
            <w:shd w:val="clear" w:color="auto" w:fill="F2F2F2" w:themeFill="background1" w:themeFillShade="F2"/>
          </w:tcPr>
          <w:p w14:paraId="62F3C919"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r>
              <w:rPr>
                <w:rFonts w:ascii="Times New Roman" w:eastAsia="宋体" w:hAnsi="Times New Roman" w:cs="Times New Roman"/>
                <w:sz w:val="20"/>
                <w:szCs w:val="20"/>
              </w:rPr>
              <w:t>包括融资的金额、币种、期限、担保、融资人的资信、还款方式、计息方法等。</w:t>
            </w:r>
          </w:p>
        </w:tc>
      </w:tr>
      <w:tr w:rsidR="00160A67" w14:paraId="74A4E049" w14:textId="77777777" w:rsidTr="00160A67">
        <w:tc>
          <w:tcPr>
            <w:cnfStyle w:val="001000000000" w:firstRow="0" w:lastRow="0" w:firstColumn="1" w:lastColumn="0" w:oddVBand="0" w:evenVBand="0" w:oddHBand="0" w:evenHBand="0" w:firstRowFirstColumn="0" w:firstRowLastColumn="0" w:lastRowFirstColumn="0" w:lastRowLastColumn="0"/>
            <w:tcW w:w="1985" w:type="dxa"/>
            <w:tcBorders>
              <w:tl2br w:val="nil"/>
              <w:tr2bl w:val="nil"/>
            </w:tcBorders>
            <w:shd w:val="clear" w:color="auto" w:fill="F2F2F2" w:themeFill="background1" w:themeFillShade="F2"/>
          </w:tcPr>
          <w:p w14:paraId="0EF645F9" w14:textId="77777777" w:rsidR="00160A67" w:rsidRDefault="00000000">
            <w:pPr>
              <w:ind w:firstLine="400"/>
              <w:rPr>
                <w:rFonts w:ascii="Times New Roman" w:eastAsia="宋体" w:hAnsi="Times New Roman" w:cs="Times New Roman"/>
                <w:bCs w:val="0"/>
                <w:sz w:val="20"/>
                <w:szCs w:val="20"/>
              </w:rPr>
            </w:pPr>
            <w:r>
              <w:rPr>
                <w:rFonts w:ascii="Times New Roman" w:eastAsia="宋体" w:hAnsi="Times New Roman" w:cs="Times New Roman"/>
                <w:b w:val="0"/>
                <w:sz w:val="20"/>
                <w:szCs w:val="20"/>
              </w:rPr>
              <w:t>劳务交易</w:t>
            </w:r>
          </w:p>
        </w:tc>
        <w:tc>
          <w:tcPr>
            <w:tcW w:w="7087" w:type="dxa"/>
            <w:tcBorders>
              <w:tl2br w:val="nil"/>
              <w:tr2bl w:val="nil"/>
            </w:tcBorders>
            <w:shd w:val="clear" w:color="auto" w:fill="F2F2F2" w:themeFill="background1" w:themeFillShade="F2"/>
          </w:tcPr>
          <w:p w14:paraId="18E71888" w14:textId="77777777" w:rsidR="00160A67" w:rsidRDefault="00000000">
            <w:pPr>
              <w:ind w:firstLine="40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0"/>
                <w:szCs w:val="20"/>
              </w:rPr>
            </w:pPr>
            <w:r>
              <w:rPr>
                <w:rFonts w:ascii="Times New Roman" w:eastAsia="宋体" w:hAnsi="Times New Roman" w:cs="Times New Roman"/>
                <w:sz w:val="20"/>
                <w:szCs w:val="20"/>
              </w:rPr>
              <w:t>包括劳务性质、技术要求、专业水准、承担责任、付款条件和方式、直接和间接成本等。</w:t>
            </w:r>
          </w:p>
        </w:tc>
      </w:tr>
    </w:tbl>
    <w:p w14:paraId="743D4A46" w14:textId="77777777" w:rsidR="00160A67" w:rsidRDefault="00160A67">
      <w:pPr>
        <w:adjustRightInd w:val="0"/>
        <w:snapToGrid w:val="0"/>
        <w:ind w:firstLine="480"/>
        <w:jc w:val="both"/>
        <w:rPr>
          <w:rFonts w:ascii="黑体" w:eastAsia="黑体" w:hAnsi="黑体" w:cs="Arial" w:hint="eastAsia"/>
        </w:rPr>
      </w:pPr>
    </w:p>
    <w:p w14:paraId="6E576613"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lastRenderedPageBreak/>
        <w:t>可比非受控价格法对关联和非关联交易间的产品与功能可比性提出了很高的要求，关联和非关联交易在上述可比因素的任一方面或几方面的细微差别都可能对价格产生重大影响，从而应对这些差异进行相应调整。无法合理调整的，应选</w:t>
      </w:r>
      <w:proofErr w:type="gramStart"/>
      <w:r>
        <w:rPr>
          <w:rStyle w:val="aff9"/>
          <w:rFonts w:ascii="Times New Roman" w:eastAsia="宋体" w:hAnsi="Times New Roman" w:cs="Times New Roman"/>
          <w:color w:val="auto"/>
        </w:rPr>
        <w:t>择其他</w:t>
      </w:r>
      <w:proofErr w:type="gramEnd"/>
      <w:r>
        <w:rPr>
          <w:rStyle w:val="aff9"/>
          <w:rFonts w:ascii="Times New Roman" w:eastAsia="宋体" w:hAnsi="Times New Roman" w:cs="Times New Roman"/>
          <w:color w:val="auto"/>
        </w:rPr>
        <w:t>合理的转让定价方法。</w:t>
      </w:r>
    </w:p>
    <w:p w14:paraId="29F3D07A" w14:textId="77777777" w:rsidR="00160A67" w:rsidRDefault="00160A67">
      <w:pPr>
        <w:adjustRightInd w:val="0"/>
        <w:snapToGrid w:val="0"/>
        <w:ind w:firstLine="480"/>
        <w:jc w:val="both"/>
        <w:rPr>
          <w:rFonts w:ascii="黑体" w:eastAsia="黑体" w:hAnsi="黑体" w:cs="Arial" w:hint="eastAsia"/>
        </w:rPr>
      </w:pPr>
    </w:p>
    <w:p w14:paraId="0991AF9E" w14:textId="77777777" w:rsidR="00160A67" w:rsidRDefault="00000000">
      <w:pPr>
        <w:ind w:firstLine="482"/>
        <w:jc w:val="both"/>
        <w:rPr>
          <w:rFonts w:ascii="黑体" w:eastAsia="黑体" w:hAnsi="黑体" w:cs="Arial" w:hint="eastAsia"/>
          <w:b/>
          <w:bCs/>
          <w:iCs/>
          <w:color w:val="009CDE"/>
        </w:rPr>
      </w:pPr>
      <w:r>
        <w:rPr>
          <w:rFonts w:ascii="黑体" w:eastAsia="黑体" w:hAnsi="黑体" w:cs="Arial"/>
          <w:b/>
          <w:bCs/>
          <w:iCs/>
          <w:color w:val="009CDE"/>
        </w:rPr>
        <w:t>再销售价格法</w:t>
      </w:r>
    </w:p>
    <w:p w14:paraId="350AE4F7" w14:textId="77777777" w:rsidR="00160A67" w:rsidRDefault="00160A67">
      <w:pPr>
        <w:ind w:firstLine="482"/>
        <w:jc w:val="both"/>
        <w:rPr>
          <w:rFonts w:ascii="黑体" w:eastAsia="黑体" w:hAnsi="黑体" w:cs="Arial" w:hint="eastAsia"/>
          <w:b/>
          <w:bCs/>
          <w:iCs/>
          <w:color w:val="009CDE"/>
        </w:rPr>
      </w:pPr>
    </w:p>
    <w:p w14:paraId="7DFEA3C7"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再销售价格法以关联方购进商品再销售给非关联方的价格减去可比非关联交易毛利后的金额作为关联方购进商品的公平成交价格。其计算公式如下：</w:t>
      </w:r>
    </w:p>
    <w:p w14:paraId="2CDE1782"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公平成交价格＝</w:t>
      </w:r>
      <w:r>
        <w:rPr>
          <w:rStyle w:val="aff9"/>
          <w:rFonts w:ascii="Times New Roman" w:eastAsia="宋体" w:hAnsi="Times New Roman" w:cs="Times New Roman"/>
          <w:color w:val="auto"/>
        </w:rPr>
        <w:t xml:space="preserve"> </w:t>
      </w:r>
      <w:r>
        <w:rPr>
          <w:rStyle w:val="aff9"/>
          <w:rFonts w:ascii="Times New Roman" w:eastAsia="宋体" w:hAnsi="Times New Roman" w:cs="Times New Roman"/>
          <w:color w:val="auto"/>
        </w:rPr>
        <w:t>再销售给非关联方的价格</w:t>
      </w:r>
      <w:r>
        <w:rPr>
          <w:rStyle w:val="aff9"/>
          <w:rFonts w:ascii="Times New Roman" w:eastAsia="宋体" w:hAnsi="Times New Roman" w:cs="Times New Roman"/>
          <w:color w:val="auto"/>
        </w:rPr>
        <w:t xml:space="preserve"> × </w:t>
      </w:r>
      <w:r>
        <w:rPr>
          <w:rStyle w:val="aff9"/>
          <w:rFonts w:ascii="Times New Roman" w:eastAsia="宋体" w:hAnsi="Times New Roman" w:cs="Times New Roman"/>
          <w:color w:val="auto"/>
        </w:rPr>
        <w:t>（</w:t>
      </w:r>
      <w:r>
        <w:rPr>
          <w:rStyle w:val="aff9"/>
          <w:rFonts w:ascii="Times New Roman" w:eastAsia="宋体" w:hAnsi="Times New Roman" w:cs="Times New Roman"/>
          <w:color w:val="auto"/>
        </w:rPr>
        <w:t>1</w:t>
      </w:r>
      <w:r>
        <w:rPr>
          <w:rStyle w:val="aff9"/>
          <w:rFonts w:ascii="Times New Roman" w:eastAsia="宋体" w:hAnsi="Times New Roman" w:cs="Times New Roman"/>
          <w:color w:val="auto"/>
        </w:rPr>
        <w:t>－可比非关联交易毛利率）</w:t>
      </w:r>
    </w:p>
    <w:p w14:paraId="5F38A6C6"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可比非关联交易毛利率＝（可比非关联交易毛利</w:t>
      </w:r>
      <w:r>
        <w:rPr>
          <w:rStyle w:val="aff9"/>
          <w:rFonts w:ascii="Times New Roman" w:eastAsia="宋体" w:hAnsi="Times New Roman" w:cs="Times New Roman"/>
          <w:color w:val="auto"/>
        </w:rPr>
        <w:t>/</w:t>
      </w:r>
      <w:r>
        <w:rPr>
          <w:rStyle w:val="aff9"/>
          <w:rFonts w:ascii="Times New Roman" w:eastAsia="宋体" w:hAnsi="Times New Roman" w:cs="Times New Roman"/>
          <w:color w:val="auto"/>
        </w:rPr>
        <w:t>可比非关联交易收入净额）</w:t>
      </w:r>
      <w:r>
        <w:rPr>
          <w:rStyle w:val="aff9"/>
          <w:rFonts w:ascii="Times New Roman" w:eastAsia="宋体" w:hAnsi="Times New Roman" w:cs="Times New Roman"/>
          <w:color w:val="auto"/>
        </w:rPr>
        <w:t>× 100%</w:t>
      </w:r>
    </w:p>
    <w:p w14:paraId="1B62DDE3"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再销售价格法的可比性分析，应当特别考察关联交易与非关联交易中企业执行的功能、承担的风险、使用的资产和合同条款上的差异，以及影响毛利率的其他因素，具体包括营销、分销、产品保障及服务功能，存货风险，机器、设备的价值及使用年限，无形资产的使用及价值，有价值的营销型无形资产，批发或者零售环节，商业经验，会计处理及管理效率等。关联交易与非关联交易在以上方面存在重大差异的，应当就该差异对毛利率的影响进行合理调整，无法合理调整的，应当选择其他合理的转让定价方法。</w:t>
      </w:r>
    </w:p>
    <w:p w14:paraId="3AE70CC8"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因此，同一再销售商的关联交易和非关联交易通常必须具有相对较高的可比性（即，内部再销售价格法）；当同一再销售商不存在可比非关联交易时，可以使用其他再销售商的可比非关联交易进行比较分析（即，外部再销售价格法）。</w:t>
      </w:r>
    </w:p>
    <w:p w14:paraId="4CE21ACA"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再销售价格法一般适用于再销售者未对商品进行改变外形、性能、结构或者更换商标等实质性增值加工的简单加工或者单纯购销业务。</w:t>
      </w:r>
    </w:p>
    <w:p w14:paraId="192A91D3" w14:textId="77777777" w:rsidR="00160A67" w:rsidRDefault="00160A67">
      <w:pPr>
        <w:adjustRightInd w:val="0"/>
        <w:snapToGrid w:val="0"/>
        <w:ind w:firstLine="480"/>
        <w:jc w:val="both"/>
        <w:rPr>
          <w:rFonts w:ascii="黑体" w:eastAsia="黑体" w:hAnsi="黑体" w:cs="Arial" w:hint="eastAsia"/>
        </w:rPr>
      </w:pPr>
    </w:p>
    <w:p w14:paraId="11290859" w14:textId="77777777" w:rsidR="00160A67" w:rsidRDefault="00000000">
      <w:pPr>
        <w:ind w:firstLine="482"/>
        <w:rPr>
          <w:rFonts w:ascii="黑体" w:eastAsia="黑体" w:hAnsi="黑体" w:cs="Arial" w:hint="eastAsia"/>
          <w:b/>
          <w:bCs/>
          <w:iCs/>
          <w:color w:val="009CDE"/>
        </w:rPr>
      </w:pPr>
      <w:r>
        <w:rPr>
          <w:rFonts w:ascii="黑体" w:eastAsia="黑体" w:hAnsi="黑体" w:cs="Arial"/>
          <w:b/>
          <w:bCs/>
          <w:iCs/>
          <w:color w:val="009CDE"/>
        </w:rPr>
        <w:t>成本加成法</w:t>
      </w:r>
    </w:p>
    <w:p w14:paraId="6E31F6C0" w14:textId="77777777" w:rsidR="00160A67" w:rsidRDefault="00160A67">
      <w:pPr>
        <w:ind w:firstLine="482"/>
        <w:rPr>
          <w:rFonts w:ascii="黑体" w:eastAsia="黑体" w:hAnsi="黑体" w:cs="Arial" w:hint="eastAsia"/>
          <w:b/>
          <w:bCs/>
          <w:iCs/>
          <w:color w:val="009CDE"/>
        </w:rPr>
      </w:pPr>
    </w:p>
    <w:p w14:paraId="0DD41B57"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成本加成法以关联交易发生的合理成本加上可比非关联交易毛利后的金额作为关联交易的公平成交价格。其计算公式如下：</w:t>
      </w:r>
    </w:p>
    <w:p w14:paraId="1D29883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公平成交价格＝</w:t>
      </w:r>
      <w:r>
        <w:rPr>
          <w:rStyle w:val="aff9"/>
          <w:rFonts w:ascii="Times New Roman" w:eastAsia="宋体" w:hAnsi="Times New Roman" w:cs="Times New Roman"/>
          <w:color w:val="auto"/>
        </w:rPr>
        <w:t xml:space="preserve"> </w:t>
      </w:r>
      <w:r>
        <w:rPr>
          <w:rStyle w:val="aff9"/>
          <w:rFonts w:ascii="Times New Roman" w:eastAsia="宋体" w:hAnsi="Times New Roman" w:cs="Times New Roman"/>
          <w:color w:val="auto"/>
        </w:rPr>
        <w:t>关联交易的合理成本</w:t>
      </w:r>
      <w:r>
        <w:rPr>
          <w:rStyle w:val="aff9"/>
          <w:rFonts w:ascii="Times New Roman" w:eastAsia="宋体" w:hAnsi="Times New Roman" w:cs="Times New Roman"/>
          <w:color w:val="auto"/>
        </w:rPr>
        <w:t xml:space="preserve"> ×</w:t>
      </w:r>
      <w:r>
        <w:rPr>
          <w:rStyle w:val="aff9"/>
          <w:rFonts w:ascii="Times New Roman" w:eastAsia="宋体" w:hAnsi="Times New Roman" w:cs="Times New Roman"/>
          <w:color w:val="auto"/>
        </w:rPr>
        <w:t>（</w:t>
      </w:r>
      <w:r>
        <w:rPr>
          <w:rStyle w:val="aff9"/>
          <w:rFonts w:ascii="Times New Roman" w:eastAsia="宋体" w:hAnsi="Times New Roman" w:cs="Times New Roman"/>
          <w:color w:val="auto"/>
        </w:rPr>
        <w:t>1</w:t>
      </w:r>
      <w:r>
        <w:rPr>
          <w:rStyle w:val="aff9"/>
          <w:rFonts w:ascii="Times New Roman" w:eastAsia="宋体" w:hAnsi="Times New Roman" w:cs="Times New Roman"/>
          <w:color w:val="auto"/>
        </w:rPr>
        <w:t>＋可比非关联交易成本加成率）</w:t>
      </w:r>
    </w:p>
    <w:p w14:paraId="5D5A5A06" w14:textId="77777777" w:rsidR="00160A67" w:rsidRDefault="00160A67">
      <w:pPr>
        <w:spacing w:beforeLines="50" w:before="120" w:line="360" w:lineRule="auto"/>
        <w:ind w:firstLineChars="200" w:firstLine="480"/>
        <w:jc w:val="both"/>
        <w:rPr>
          <w:rStyle w:val="aff9"/>
          <w:rFonts w:ascii="Times New Roman" w:eastAsia="宋体" w:hAnsi="Times New Roman" w:cs="Times New Roman"/>
          <w:color w:val="auto"/>
        </w:rPr>
      </w:pPr>
    </w:p>
    <w:p w14:paraId="6E3C880C"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可比非关联交易成本加成率＝（可比非关联交易毛利</w:t>
      </w:r>
      <w:r>
        <w:rPr>
          <w:rStyle w:val="aff9"/>
          <w:rFonts w:ascii="Times New Roman" w:eastAsia="宋体" w:hAnsi="Times New Roman" w:cs="Times New Roman"/>
          <w:color w:val="auto"/>
        </w:rPr>
        <w:t>/</w:t>
      </w:r>
      <w:r>
        <w:rPr>
          <w:rStyle w:val="aff9"/>
          <w:rFonts w:ascii="Times New Roman" w:eastAsia="宋体" w:hAnsi="Times New Roman" w:cs="Times New Roman"/>
          <w:color w:val="auto"/>
        </w:rPr>
        <w:t>可比非关联交易成本）</w:t>
      </w:r>
      <w:r>
        <w:rPr>
          <w:rStyle w:val="aff9"/>
          <w:rFonts w:ascii="Times New Roman" w:eastAsia="宋体" w:hAnsi="Times New Roman" w:cs="Times New Roman"/>
          <w:color w:val="auto"/>
        </w:rPr>
        <w:t>× 100</w:t>
      </w:r>
      <w:r>
        <w:rPr>
          <w:rStyle w:val="aff9"/>
          <w:rFonts w:ascii="Times New Roman" w:eastAsia="宋体" w:hAnsi="Times New Roman" w:cs="Times New Roman"/>
          <w:color w:val="auto"/>
        </w:rPr>
        <w:t>％</w:t>
      </w:r>
    </w:p>
    <w:p w14:paraId="233C1578"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成本加成法的可比性分析，应当特别考察关联交易与非关联交易中企业执行的功能、承担的风险、使用的资产和合同条款上的差异，以及影响成本加成率的其他因素，具体包括制造、加工、安装及测试功能，市场及汇兑风险，机器、设备的价值及使用年限，无形资产的使用及价值，商业经验，会计处理，生产及管理效率等。关联交易与非关联交易在以上方面存在重大差异的，应当就该差异对成本加成率的影响进行合理调整，无法合理调整的，应当选择其他合理的转让定价方法。</w:t>
      </w:r>
    </w:p>
    <w:p w14:paraId="53105FA7"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因此，成本加成法对可比非关联交易的可比性要求相对较高。可比非关联交易可以存在于非关联方之间（即，外部成本加成法），也可以存在于关联方与非关联方之间（即，内部成本加成法）。</w:t>
      </w:r>
    </w:p>
    <w:p w14:paraId="3632795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成本加成法一般适用于有形资产使用权或者所有权的转让、资金融通、劳务交易等关联交易。</w:t>
      </w:r>
    </w:p>
    <w:p w14:paraId="4964BE44" w14:textId="77777777" w:rsidR="00160A67" w:rsidRDefault="00160A67">
      <w:pPr>
        <w:adjustRightInd w:val="0"/>
        <w:snapToGrid w:val="0"/>
        <w:ind w:firstLine="480"/>
        <w:jc w:val="both"/>
        <w:rPr>
          <w:rFonts w:ascii="黑体" w:eastAsia="黑体" w:hAnsi="黑体" w:cs="Arial" w:hint="eastAsia"/>
        </w:rPr>
      </w:pPr>
    </w:p>
    <w:p w14:paraId="38E40621" w14:textId="77777777" w:rsidR="00160A67" w:rsidRDefault="00000000">
      <w:pPr>
        <w:ind w:firstLine="482"/>
        <w:jc w:val="both"/>
        <w:rPr>
          <w:rFonts w:ascii="黑体" w:eastAsia="黑体" w:hAnsi="黑体" w:cs="Arial" w:hint="eastAsia"/>
          <w:b/>
          <w:bCs/>
          <w:iCs/>
          <w:color w:val="009CDE"/>
        </w:rPr>
      </w:pPr>
      <w:r>
        <w:rPr>
          <w:rFonts w:ascii="黑体" w:eastAsia="黑体" w:hAnsi="黑体" w:cs="Arial"/>
          <w:b/>
          <w:bCs/>
          <w:iCs/>
          <w:color w:val="009CDE"/>
        </w:rPr>
        <w:t>交易净利润法</w:t>
      </w:r>
    </w:p>
    <w:p w14:paraId="1ECBE826" w14:textId="77777777" w:rsidR="00160A67" w:rsidRDefault="00160A67">
      <w:pPr>
        <w:ind w:firstLine="482"/>
        <w:jc w:val="both"/>
        <w:rPr>
          <w:rFonts w:ascii="黑体" w:eastAsia="黑体" w:hAnsi="黑体" w:cs="Arial" w:hint="eastAsia"/>
          <w:b/>
          <w:bCs/>
          <w:iCs/>
          <w:color w:val="009CDE"/>
        </w:rPr>
      </w:pPr>
    </w:p>
    <w:p w14:paraId="0F95AA36"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交易净利润法以可比非关联交易的利润指标确定关联交易的利润。利润指标包括</w:t>
      </w:r>
      <w:proofErr w:type="gramStart"/>
      <w:r>
        <w:rPr>
          <w:rStyle w:val="aff9"/>
          <w:rFonts w:ascii="Times New Roman" w:eastAsia="宋体" w:hAnsi="Times New Roman" w:cs="Times New Roman"/>
          <w:color w:val="auto"/>
        </w:rPr>
        <w:t>息</w:t>
      </w:r>
      <w:proofErr w:type="gramEnd"/>
      <w:r>
        <w:rPr>
          <w:rStyle w:val="aff9"/>
          <w:rFonts w:ascii="Times New Roman" w:eastAsia="宋体" w:hAnsi="Times New Roman" w:cs="Times New Roman"/>
          <w:color w:val="auto"/>
        </w:rPr>
        <w:t>税前利润率、完全成本加成率、资产收益率、贝里比率等。具体计算公式如下：</w:t>
      </w:r>
    </w:p>
    <w:p w14:paraId="7BAF9A21"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交易净利润法以可比非关联交易的利润率指标确定关联交易的净利润。利润率指标包括资产收益率、销售利润率、完全成本加成率、贝里比率等。</w:t>
      </w:r>
    </w:p>
    <w:p w14:paraId="1AB8CCE4"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交易净利润法的可比性分析，应当特别考察关联交易与非关联交易中企业执行的功能、承担的风险和使用的资产</w:t>
      </w:r>
      <w:r>
        <w:rPr>
          <w:rStyle w:val="aff9"/>
          <w:rFonts w:ascii="Times New Roman" w:eastAsia="宋体" w:hAnsi="Times New Roman" w:cs="Times New Roman"/>
          <w:color w:val="auto"/>
        </w:rPr>
        <w:t>,</w:t>
      </w:r>
      <w:r>
        <w:rPr>
          <w:rStyle w:val="aff9"/>
          <w:rFonts w:ascii="Times New Roman" w:eastAsia="宋体" w:hAnsi="Times New Roman" w:cs="Times New Roman"/>
          <w:color w:val="auto"/>
        </w:rPr>
        <w:t>经济环境上的差异，以及影响利润的其他因素，具体包括行业和市场情况，经营规模，经济周期和产品生命周期，收入、成本、费用和资产在各交易间的分配，会计处理及经营管理效率等。</w:t>
      </w:r>
    </w:p>
    <w:p w14:paraId="3E9905B2"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关联交易与非关联交易在以上方面存在重大差异的，应当就该差异对利润的影响进行合理调整，无法合理调整的，应当选择其他合理的转让定价方法。一般而言，与可比非受控价格法、再销售价格法和成本加成法相比，交易净利润法对功能可比性的</w:t>
      </w:r>
      <w:r>
        <w:rPr>
          <w:rStyle w:val="aff9"/>
          <w:rFonts w:ascii="Times New Roman" w:eastAsia="宋体" w:hAnsi="Times New Roman" w:cs="Times New Roman"/>
          <w:color w:val="auto"/>
        </w:rPr>
        <w:lastRenderedPageBreak/>
        <w:t>要求较低。另外，与再销售价格法和成本加成法一样，交易净利润法对产品相似度的要求低于比可比非受控价格法。</w:t>
      </w:r>
    </w:p>
    <w:p w14:paraId="0F7C405B" w14:textId="77777777" w:rsidR="00160A67" w:rsidRDefault="00000000">
      <w:pPr>
        <w:ind w:firstLine="482"/>
        <w:jc w:val="both"/>
        <w:rPr>
          <w:rFonts w:ascii="黑体" w:eastAsia="黑体" w:hAnsi="黑体" w:cs="Arial" w:hint="eastAsia"/>
          <w:b/>
          <w:bCs/>
          <w:iCs/>
          <w:color w:val="009CDE"/>
        </w:rPr>
      </w:pPr>
      <w:r>
        <w:rPr>
          <w:rFonts w:ascii="黑体" w:eastAsia="黑体" w:hAnsi="黑体" w:cs="Arial"/>
          <w:b/>
          <w:bCs/>
          <w:iCs/>
          <w:color w:val="009CDE"/>
        </w:rPr>
        <w:t>利润分割法</w:t>
      </w:r>
    </w:p>
    <w:p w14:paraId="2CBD8980"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bookmarkStart w:id="1534" w:name="OLE_LINK4"/>
      <w:r>
        <w:rPr>
          <w:rStyle w:val="aff9"/>
          <w:rFonts w:ascii="Times New Roman" w:eastAsia="宋体" w:hAnsi="Times New Roman" w:cs="Times New Roman"/>
          <w:color w:val="auto"/>
        </w:rPr>
        <w:t>利润分割法根据企业与其关联方对关联交易合并利润（实际或者预计）的贡献计算各自应当分配的利润额。利润分割法分为如下两种类型：</w:t>
      </w:r>
    </w:p>
    <w:p w14:paraId="7E50ADF1"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lang w:val="en-CA"/>
        </w:rPr>
      </w:pPr>
      <w:r>
        <w:rPr>
          <w:rFonts w:ascii="Times New Roman" w:eastAsia="宋体" w:hAnsi="Times New Roman" w:cs="Times New Roman"/>
          <w:lang w:val="en-CA"/>
        </w:rPr>
        <w:t>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82DEA76"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lang w:val="en-CA"/>
        </w:rPr>
      </w:pPr>
      <w:r>
        <w:rPr>
          <w:rFonts w:ascii="Times New Roman" w:eastAsia="宋体" w:hAnsi="Times New Roman" w:cs="Times New Roman"/>
          <w:lang w:val="en-CA"/>
        </w:rPr>
        <w:t>剩余利润分割法：将关联交易各方的合并利润减去分配给各方的常规利润后的余额作为剩余利润，再根据各方对剩余利润的贡献程度进行分配。</w:t>
      </w:r>
    </w:p>
    <w:p w14:paraId="1488B113"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利润分割法一般适用于企业及其关联方均对利润创造具有独特贡献，业务高度</w:t>
      </w:r>
      <w:proofErr w:type="gramStart"/>
      <w:r>
        <w:rPr>
          <w:rStyle w:val="aff9"/>
          <w:rFonts w:ascii="Times New Roman" w:eastAsia="宋体" w:hAnsi="Times New Roman" w:cs="Times New Roman"/>
          <w:color w:val="auto"/>
        </w:rPr>
        <w:t>整合且</w:t>
      </w:r>
      <w:proofErr w:type="gramEnd"/>
      <w:r>
        <w:rPr>
          <w:rStyle w:val="aff9"/>
          <w:rFonts w:ascii="Times New Roman" w:eastAsia="宋体" w:hAnsi="Times New Roman" w:cs="Times New Roman"/>
          <w:color w:val="auto"/>
        </w:rPr>
        <w:t>难以单独评估各方交易结果的关联交易。利润分割法的适用应当体现利润应在经济活动发生地和价值创造地征税的基本原则。</w:t>
      </w:r>
    </w:p>
    <w:p w14:paraId="5AFDD149"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利润分割法的可比性分析，应当特别考察关联交易各方执行的功能、承担的风险和使用的资产，收入、成本、费用和资产在各方之间的分配，成本节约、市场溢价等地域特殊因素，以及其他价值贡献因素，确定各方对剩余利润贡献所使用的信息和假设条件的可靠性等。</w:t>
      </w:r>
    </w:p>
    <w:p w14:paraId="5652BDE0" w14:textId="77777777" w:rsidR="00160A67" w:rsidRDefault="00000000">
      <w:pPr>
        <w:ind w:firstLine="482"/>
        <w:jc w:val="both"/>
        <w:rPr>
          <w:rFonts w:ascii="黑体" w:eastAsia="黑体" w:hAnsi="黑体" w:cs="Arial" w:hint="eastAsia"/>
          <w:b/>
          <w:bCs/>
          <w:iCs/>
          <w:color w:val="009CDE"/>
        </w:rPr>
      </w:pPr>
      <w:r>
        <w:rPr>
          <w:rFonts w:ascii="黑体" w:eastAsia="黑体" w:hAnsi="黑体" w:cs="Arial"/>
          <w:b/>
          <w:bCs/>
          <w:iCs/>
          <w:color w:val="009CDE"/>
        </w:rPr>
        <w:t>其他符合独立交易原则的方法</w:t>
      </w:r>
    </w:p>
    <w:p w14:paraId="3F4B2AD8"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其他符合独立交易原则的方法包括成本法、市场法和收益法等资产评估方法，以及其他能够反映利润与经济活动发生地和价值创造地相匹配原则的方法。</w:t>
      </w:r>
    </w:p>
    <w:p w14:paraId="41B76C99" w14:textId="77777777" w:rsidR="00160A67" w:rsidRDefault="00000000">
      <w:pPr>
        <w:numPr>
          <w:ilvl w:val="0"/>
          <w:numId w:val="45"/>
        </w:numPr>
        <w:ind w:left="0" w:firstLineChars="200" w:firstLine="482"/>
        <w:jc w:val="both"/>
        <w:rPr>
          <w:rFonts w:ascii="黑体" w:eastAsia="黑体" w:hAnsi="黑体" w:cs="Arial" w:hint="eastAsia"/>
          <w:b/>
          <w:bCs/>
          <w:iCs/>
          <w:color w:val="009CDE"/>
        </w:rPr>
      </w:pPr>
      <w:r>
        <w:rPr>
          <w:rFonts w:ascii="黑体" w:eastAsia="黑体" w:hAnsi="黑体" w:cs="Arial"/>
          <w:b/>
          <w:bCs/>
          <w:iCs/>
          <w:color w:val="009CDE"/>
        </w:rPr>
        <w:t>成本法</w:t>
      </w:r>
    </w:p>
    <w:p w14:paraId="34CDF20A"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成本法是以替代或者重置原则为基础，通过在当前市场价格下创造一项相似资产所发生的支出确定评估标的价值的评估方法。成本法适用于能够被替代的资产价值评估。</w:t>
      </w:r>
    </w:p>
    <w:p w14:paraId="5BCB35E9" w14:textId="77777777" w:rsidR="00160A67" w:rsidRDefault="00000000">
      <w:pPr>
        <w:numPr>
          <w:ilvl w:val="0"/>
          <w:numId w:val="45"/>
        </w:numPr>
        <w:ind w:left="0" w:firstLineChars="200" w:firstLine="482"/>
        <w:jc w:val="both"/>
        <w:rPr>
          <w:rFonts w:ascii="黑体" w:eastAsia="黑体" w:hAnsi="黑体" w:cs="Arial" w:hint="eastAsia"/>
          <w:b/>
          <w:bCs/>
          <w:iCs/>
          <w:color w:val="009CDE"/>
        </w:rPr>
      </w:pPr>
      <w:r>
        <w:rPr>
          <w:rFonts w:ascii="黑体" w:eastAsia="黑体" w:hAnsi="黑体" w:cs="Arial"/>
          <w:b/>
          <w:bCs/>
          <w:iCs/>
          <w:color w:val="009CDE"/>
        </w:rPr>
        <w:t>市场法</w:t>
      </w:r>
    </w:p>
    <w:p w14:paraId="1DE0020A"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lastRenderedPageBreak/>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35BAFDAB" w14:textId="77777777" w:rsidR="00160A67" w:rsidRDefault="00000000">
      <w:pPr>
        <w:numPr>
          <w:ilvl w:val="0"/>
          <w:numId w:val="45"/>
        </w:numPr>
        <w:ind w:left="0" w:firstLineChars="200" w:firstLine="482"/>
        <w:jc w:val="both"/>
        <w:rPr>
          <w:rFonts w:ascii="黑体" w:eastAsia="黑体" w:hAnsi="黑体" w:cs="Arial" w:hint="eastAsia"/>
          <w:b/>
          <w:bCs/>
          <w:iCs/>
          <w:color w:val="009CDE"/>
        </w:rPr>
      </w:pPr>
      <w:r>
        <w:rPr>
          <w:rFonts w:ascii="黑体" w:eastAsia="黑体" w:hAnsi="黑体" w:cs="Arial"/>
          <w:b/>
          <w:bCs/>
          <w:iCs/>
          <w:color w:val="009CDE"/>
        </w:rPr>
        <w:t>收益法</w:t>
      </w:r>
    </w:p>
    <w:p w14:paraId="61A26043"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收益法是通过评估标的未来预期收益现值来确定其价值的评估方法。收益法适用于企业整体资产和</w:t>
      </w:r>
      <w:proofErr w:type="gramStart"/>
      <w:r>
        <w:rPr>
          <w:rStyle w:val="aff9"/>
          <w:rFonts w:ascii="Times New Roman" w:eastAsia="宋体" w:hAnsi="Times New Roman" w:cs="Times New Roman"/>
          <w:color w:val="auto"/>
        </w:rPr>
        <w:t>可</w:t>
      </w:r>
      <w:proofErr w:type="gramEnd"/>
      <w:r>
        <w:rPr>
          <w:rStyle w:val="aff9"/>
          <w:rFonts w:ascii="Times New Roman" w:eastAsia="宋体" w:hAnsi="Times New Roman" w:cs="Times New Roman"/>
          <w:color w:val="auto"/>
        </w:rPr>
        <w:t>预期未来收益的单项资产评估。</w:t>
      </w:r>
      <w:bookmarkEnd w:id="1534"/>
    </w:p>
    <w:p w14:paraId="2D53CDB2" w14:textId="77777777" w:rsidR="00160A67" w:rsidRDefault="00160A67">
      <w:pPr>
        <w:spacing w:beforeLines="50" w:before="120" w:line="360" w:lineRule="auto"/>
        <w:ind w:firstLineChars="200" w:firstLine="480"/>
        <w:jc w:val="both"/>
        <w:rPr>
          <w:rStyle w:val="aff9"/>
          <w:rFonts w:ascii="Times New Roman" w:eastAsia="宋体" w:hAnsi="Times New Roman" w:cs="Times New Roman"/>
          <w:color w:val="auto"/>
        </w:rPr>
      </w:pPr>
    </w:p>
    <w:p w14:paraId="0306F9F6" w14:textId="77777777" w:rsidR="00160A67" w:rsidRDefault="00160A67">
      <w:pPr>
        <w:spacing w:beforeLines="50" w:before="120" w:line="360" w:lineRule="auto"/>
        <w:ind w:firstLineChars="200" w:firstLine="480"/>
        <w:jc w:val="both"/>
        <w:rPr>
          <w:rStyle w:val="aff9"/>
          <w:rFonts w:ascii="Times New Roman" w:eastAsia="宋体" w:hAnsi="Times New Roman" w:cs="Times New Roman"/>
          <w:color w:val="auto"/>
        </w:rPr>
        <w:sectPr w:rsidR="00160A67">
          <w:pgSz w:w="11907" w:h="16839"/>
          <w:pgMar w:top="1440" w:right="1440" w:bottom="1440" w:left="1440" w:header="576" w:footer="576" w:gutter="0"/>
          <w:cols w:space="708"/>
          <w:docGrid w:linePitch="360"/>
        </w:sectPr>
      </w:pPr>
    </w:p>
    <w:p w14:paraId="3DB0131B" w14:textId="77777777" w:rsidR="00160A67" w:rsidRDefault="00000000">
      <w:pPr>
        <w:pStyle w:val="affd"/>
        <w:ind w:firstLine="723"/>
        <w:outlineLvl w:val="1"/>
        <w:rPr>
          <w:rFonts w:ascii="Arial" w:eastAsia="黑体" w:hAnsi="Arial" w:cs="Arial"/>
        </w:rPr>
      </w:pPr>
      <w:bookmarkStart w:id="1535" w:name="_Toc14424"/>
      <w:bookmarkStart w:id="1536" w:name="_Toc139363035"/>
      <w:bookmarkStart w:id="1537" w:name="_Toc470611473"/>
      <w:bookmarkStart w:id="1538" w:name="_Toc139363110"/>
      <w:bookmarkStart w:id="1539" w:name="_Toc17990"/>
      <w:bookmarkStart w:id="1540" w:name="_Toc14011"/>
      <w:bookmarkStart w:id="1541" w:name="_Toc144227536"/>
      <w:r>
        <w:rPr>
          <w:rFonts w:ascii="Arial" w:eastAsia="黑体" w:hAnsi="Arial" w:cs="Arial"/>
        </w:rPr>
        <w:lastRenderedPageBreak/>
        <w:t>附录</w:t>
      </w:r>
      <w:r>
        <w:rPr>
          <w:rFonts w:ascii="Arial" w:eastAsia="黑体" w:hAnsi="Arial" w:cs="Arial" w:hint="eastAsia"/>
        </w:rPr>
        <w:t>四</w:t>
      </w:r>
      <w:r>
        <w:rPr>
          <w:rFonts w:ascii="Arial" w:eastAsia="黑体" w:hAnsi="Arial" w:cs="Arial"/>
        </w:rPr>
        <w:t>：可比</w:t>
      </w:r>
      <w:r>
        <w:rPr>
          <w:rFonts w:ascii="Arial" w:eastAsia="黑体" w:hAnsi="Arial" w:cs="Arial" w:hint="eastAsia"/>
        </w:rPr>
        <w:t>公司信息</w:t>
      </w:r>
      <w:bookmarkEnd w:id="1535"/>
      <w:bookmarkEnd w:id="1536"/>
      <w:bookmarkEnd w:id="1537"/>
      <w:bookmarkEnd w:id="1538"/>
      <w:bookmarkEnd w:id="1539"/>
      <w:bookmarkEnd w:id="1540"/>
      <w:bookmarkEnd w:id="1541"/>
    </w:p>
    <w:p w14:paraId="26D9CA41" w14:textId="77777777" w:rsidR="00160A67" w:rsidRDefault="00160A67">
      <w:pPr>
        <w:rPr>
          <w:rFonts w:ascii="Arial" w:eastAsia="黑体" w:hAnsi="Arial" w:cs="Arial"/>
        </w:rPr>
      </w:pPr>
    </w:p>
    <w:p w14:paraId="0C30E91F"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可比公司业务描述、筛选表和可比公司财务数据将分别载于附录四（</w:t>
      </w:r>
      <w:r>
        <w:rPr>
          <w:rStyle w:val="aff9"/>
          <w:rFonts w:ascii="Times New Roman" w:eastAsia="宋体" w:hAnsi="Times New Roman" w:cs="Times New Roman"/>
          <w:color w:val="auto"/>
        </w:rPr>
        <w:t>1</w:t>
      </w:r>
      <w:r>
        <w:rPr>
          <w:rStyle w:val="aff9"/>
          <w:rFonts w:ascii="Times New Roman" w:eastAsia="宋体" w:hAnsi="Times New Roman" w:cs="Times New Roman"/>
          <w:color w:val="auto"/>
        </w:rPr>
        <w:t>）、四（</w:t>
      </w:r>
      <w:r>
        <w:rPr>
          <w:rStyle w:val="aff9"/>
          <w:rFonts w:ascii="Times New Roman" w:eastAsia="宋体" w:hAnsi="Times New Roman" w:cs="Times New Roman"/>
          <w:color w:val="auto"/>
        </w:rPr>
        <w:t>2</w:t>
      </w:r>
      <w:r>
        <w:rPr>
          <w:rStyle w:val="aff9"/>
          <w:rFonts w:ascii="Times New Roman" w:eastAsia="宋体" w:hAnsi="Times New Roman" w:cs="Times New Roman"/>
          <w:color w:val="auto"/>
        </w:rPr>
        <w:t>）和四（</w:t>
      </w:r>
      <w:r>
        <w:rPr>
          <w:rStyle w:val="aff9"/>
          <w:rFonts w:ascii="Times New Roman" w:eastAsia="宋体" w:hAnsi="Times New Roman" w:cs="Times New Roman"/>
          <w:color w:val="auto"/>
        </w:rPr>
        <w:t>3</w:t>
      </w:r>
      <w:r>
        <w:rPr>
          <w:rStyle w:val="aff9"/>
          <w:rFonts w:ascii="Times New Roman" w:eastAsia="宋体" w:hAnsi="Times New Roman" w:cs="Times New Roman"/>
          <w:color w:val="auto"/>
        </w:rPr>
        <w:t>）中。</w:t>
      </w:r>
    </w:p>
    <w:p w14:paraId="4B6C0501" w14:textId="77777777" w:rsidR="00160A67" w:rsidRDefault="00000000">
      <w:pPr>
        <w:pStyle w:val="13"/>
        <w:outlineLvl w:val="2"/>
        <w:rPr>
          <w:rFonts w:cs="Arial"/>
        </w:rPr>
      </w:pPr>
      <w:bookmarkStart w:id="1542" w:name="_Toc139363111"/>
      <w:bookmarkStart w:id="1543" w:name="_Toc144227537"/>
      <w:bookmarkStart w:id="1544" w:name="_Toc139363036"/>
      <w:bookmarkStart w:id="1545" w:name="_Toc470611474"/>
      <w:bookmarkStart w:id="1546" w:name="_Toc31957"/>
      <w:r>
        <w:rPr>
          <w:rFonts w:cs="Arial"/>
        </w:rPr>
        <w:t>附录</w:t>
      </w:r>
      <w:r>
        <w:rPr>
          <w:rFonts w:cs="Arial" w:hint="eastAsia"/>
        </w:rPr>
        <w:t>四</w:t>
      </w:r>
      <w:r>
        <w:rPr>
          <w:rFonts w:cs="Arial"/>
        </w:rPr>
        <w:t>（</w:t>
      </w:r>
      <w:r>
        <w:rPr>
          <w:rFonts w:cs="Arial"/>
        </w:rPr>
        <w:t>1</w:t>
      </w:r>
      <w:r>
        <w:rPr>
          <w:rFonts w:cs="Arial"/>
        </w:rPr>
        <w:t>）：可比公司业务描述</w:t>
      </w:r>
      <w:bookmarkEnd w:id="1542"/>
      <w:bookmarkEnd w:id="1543"/>
      <w:bookmarkEnd w:id="1544"/>
      <w:bookmarkEnd w:id="1545"/>
      <w:bookmarkEnd w:id="1546"/>
    </w:p>
    <w:p w14:paraId="0A08E0CA" w14:textId="77777777" w:rsidR="00160A67" w:rsidRDefault="00160A67">
      <w:pPr>
        <w:rPr>
          <w:rFonts w:ascii="Arial" w:eastAsia="黑体" w:hAnsi="Arial" w:cs="Arial"/>
        </w:rPr>
      </w:pPr>
    </w:p>
    <w:tbl>
      <w:tblPr>
        <w:tblStyle w:val="afe"/>
        <w:tblW w:w="5000" w:type="pct"/>
        <w:tblBorders>
          <w:top w:val="single" w:sz="12" w:space="0" w:color="000000" w:themeColor="text1"/>
          <w:left w:val="none" w:sz="0" w:space="0" w:color="auto"/>
          <w:bottom w:val="single" w:sz="12" w:space="0" w:color="000000" w:themeColor="text1"/>
          <w:right w:val="none" w:sz="0" w:space="0" w:color="auto"/>
          <w:insideH w:val="single" w:sz="4" w:space="0" w:color="000000" w:themeColor="text1"/>
          <w:insideV w:val="single" w:sz="4" w:space="0" w:color="000000" w:themeColor="text1"/>
        </w:tblBorders>
        <w:tblLook w:val="04A0" w:firstRow="1" w:lastRow="0" w:firstColumn="1" w:lastColumn="0" w:noHBand="0" w:noVBand="1"/>
      </w:tblPr>
      <w:tblGrid>
        <w:gridCol w:w="2603"/>
        <w:gridCol w:w="1625"/>
        <w:gridCol w:w="4799"/>
      </w:tblGrid>
      <w:tr w:rsidR="00160A67" w14:paraId="60E202E6" w14:textId="77777777">
        <w:trPr>
          <w:trHeight w:val="432"/>
          <w:tblHeader/>
        </w:trPr>
        <w:tc>
          <w:tcPr>
            <w:tcW w:w="1442" w:type="pct"/>
            <w:tcBorders>
              <w:tl2br w:val="nil"/>
              <w:tr2bl w:val="nil"/>
            </w:tcBorders>
            <w:shd w:val="clear" w:color="auto" w:fill="06A2E0" w:themeFill="accent1"/>
            <w:vAlign w:val="center"/>
          </w:tcPr>
          <w:p w14:paraId="11A46EAA" w14:textId="77777777" w:rsidR="00160A67" w:rsidRDefault="00000000">
            <w:pPr>
              <w:ind w:firstLine="402"/>
              <w:jc w:val="center"/>
              <w:rPr>
                <w:rFonts w:ascii="Times New Roman" w:eastAsia="宋体" w:hAnsi="Times New Roman" w:cs="Times New Roman"/>
                <w:b/>
                <w:bCs/>
                <w:color w:val="FFFFFF" w:themeColor="background1"/>
                <w:sz w:val="20"/>
              </w:rPr>
            </w:pPr>
            <w:bookmarkStart w:id="1547" w:name="可比公司业务描述" w:colFirst="0" w:colLast="2"/>
            <w:commentRangeStart w:id="1548"/>
            <w:r>
              <w:rPr>
                <w:rFonts w:ascii="Times New Roman" w:eastAsia="宋体" w:hAnsi="Times New Roman" w:cs="Times New Roman"/>
                <w:b/>
                <w:bCs/>
                <w:color w:val="FFFFFF" w:themeColor="background1"/>
                <w:sz w:val="20"/>
              </w:rPr>
              <w:t>公司名称</w:t>
            </w:r>
          </w:p>
        </w:tc>
        <w:tc>
          <w:tcPr>
            <w:tcW w:w="900" w:type="pct"/>
            <w:tcBorders>
              <w:tl2br w:val="nil"/>
              <w:tr2bl w:val="nil"/>
            </w:tcBorders>
            <w:shd w:val="clear" w:color="auto" w:fill="06A2E0" w:themeFill="accent1"/>
            <w:vAlign w:val="center"/>
          </w:tcPr>
          <w:p w14:paraId="6C363BF5"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税收管辖区</w:t>
            </w:r>
          </w:p>
        </w:tc>
        <w:tc>
          <w:tcPr>
            <w:tcW w:w="2658" w:type="pct"/>
            <w:tcBorders>
              <w:tl2br w:val="nil"/>
              <w:tr2bl w:val="nil"/>
            </w:tcBorders>
            <w:shd w:val="clear" w:color="auto" w:fill="06A2E0" w:themeFill="accent1"/>
            <w:vAlign w:val="center"/>
          </w:tcPr>
          <w:p w14:paraId="77A71BCA" w14:textId="77777777" w:rsidR="00160A67" w:rsidRDefault="00000000">
            <w:pPr>
              <w:ind w:firstLine="402"/>
              <w:jc w:val="center"/>
              <w:rPr>
                <w:rFonts w:ascii="Times New Roman" w:eastAsia="宋体" w:hAnsi="Times New Roman" w:cs="Times New Roman"/>
                <w:b/>
                <w:bCs/>
                <w:color w:val="FFFFFF" w:themeColor="background1"/>
                <w:sz w:val="20"/>
              </w:rPr>
            </w:pPr>
            <w:r>
              <w:rPr>
                <w:rFonts w:ascii="Times New Roman" w:eastAsia="宋体" w:hAnsi="Times New Roman" w:cs="Times New Roman"/>
                <w:b/>
                <w:bCs/>
                <w:color w:val="FFFFFF" w:themeColor="background1"/>
                <w:sz w:val="20"/>
              </w:rPr>
              <w:t>业务描述</w:t>
            </w:r>
          </w:p>
        </w:tc>
      </w:tr>
      <w:tr w:rsidR="00160A67" w14:paraId="03F53C5C" w14:textId="77777777">
        <w:trPr>
          <w:trHeight w:val="432"/>
        </w:trPr>
        <w:tc>
          <w:tcPr>
            <w:tcW w:w="1442" w:type="pct"/>
            <w:tcBorders>
              <w:tl2br w:val="nil"/>
              <w:tr2bl w:val="nil"/>
            </w:tcBorders>
            <w:shd w:val="clear" w:color="auto" w:fill="F2F2F2" w:themeFill="background1" w:themeFillShade="F2"/>
            <w:vAlign w:val="center"/>
          </w:tcPr>
          <w:p w14:paraId="59962EC2" w14:textId="77777777" w:rsidR="00160A67" w:rsidRDefault="00160A67">
            <w:pPr>
              <w:ind w:firstLine="400"/>
              <w:rPr>
                <w:rFonts w:ascii="Times New Roman" w:eastAsia="宋体" w:hAnsi="Times New Roman" w:cs="Times New Roman"/>
                <w:sz w:val="20"/>
              </w:rPr>
            </w:pPr>
          </w:p>
        </w:tc>
        <w:tc>
          <w:tcPr>
            <w:tcW w:w="900" w:type="pct"/>
            <w:tcBorders>
              <w:tl2br w:val="nil"/>
              <w:tr2bl w:val="nil"/>
            </w:tcBorders>
            <w:shd w:val="clear" w:color="auto" w:fill="F2F2F2" w:themeFill="background1" w:themeFillShade="F2"/>
            <w:vAlign w:val="center"/>
          </w:tcPr>
          <w:p w14:paraId="718CB652" w14:textId="77777777" w:rsidR="00160A67" w:rsidRDefault="00160A67">
            <w:pPr>
              <w:ind w:firstLine="400"/>
              <w:rPr>
                <w:rFonts w:ascii="Times New Roman" w:eastAsia="宋体" w:hAnsi="Times New Roman" w:cs="Times New Roman"/>
                <w:sz w:val="20"/>
              </w:rPr>
            </w:pPr>
          </w:p>
        </w:tc>
        <w:tc>
          <w:tcPr>
            <w:tcW w:w="2658" w:type="pct"/>
            <w:tcBorders>
              <w:tl2br w:val="nil"/>
              <w:tr2bl w:val="nil"/>
            </w:tcBorders>
            <w:shd w:val="clear" w:color="auto" w:fill="F2F2F2" w:themeFill="background1" w:themeFillShade="F2"/>
            <w:vAlign w:val="center"/>
          </w:tcPr>
          <w:p w14:paraId="3E3B4C91" w14:textId="77777777" w:rsidR="00160A67" w:rsidRDefault="00160A67">
            <w:pPr>
              <w:ind w:firstLine="400"/>
              <w:jc w:val="right"/>
              <w:rPr>
                <w:rFonts w:ascii="Times New Roman" w:eastAsia="宋体" w:hAnsi="Times New Roman" w:cs="Times New Roman"/>
                <w:sz w:val="20"/>
              </w:rPr>
            </w:pPr>
          </w:p>
        </w:tc>
      </w:tr>
      <w:tr w:rsidR="00160A67" w14:paraId="4BCDD2A3" w14:textId="77777777">
        <w:trPr>
          <w:trHeight w:val="432"/>
        </w:trPr>
        <w:tc>
          <w:tcPr>
            <w:tcW w:w="1442" w:type="pct"/>
            <w:tcBorders>
              <w:tl2br w:val="nil"/>
              <w:tr2bl w:val="nil"/>
            </w:tcBorders>
            <w:shd w:val="clear" w:color="auto" w:fill="F2F2F2" w:themeFill="background1" w:themeFillShade="F2"/>
            <w:vAlign w:val="center"/>
          </w:tcPr>
          <w:p w14:paraId="72193530" w14:textId="77777777" w:rsidR="00160A67" w:rsidRDefault="00160A67">
            <w:pPr>
              <w:ind w:firstLine="400"/>
              <w:rPr>
                <w:rFonts w:ascii="Times New Roman" w:eastAsia="宋体" w:hAnsi="Times New Roman" w:cs="Times New Roman"/>
                <w:sz w:val="20"/>
              </w:rPr>
            </w:pPr>
          </w:p>
        </w:tc>
        <w:tc>
          <w:tcPr>
            <w:tcW w:w="900" w:type="pct"/>
            <w:tcBorders>
              <w:tl2br w:val="nil"/>
              <w:tr2bl w:val="nil"/>
            </w:tcBorders>
            <w:shd w:val="clear" w:color="auto" w:fill="F2F2F2" w:themeFill="background1" w:themeFillShade="F2"/>
            <w:vAlign w:val="center"/>
          </w:tcPr>
          <w:p w14:paraId="4C1A733D" w14:textId="77777777" w:rsidR="00160A67" w:rsidRDefault="00160A67">
            <w:pPr>
              <w:ind w:firstLine="400"/>
              <w:rPr>
                <w:rFonts w:ascii="Times New Roman" w:eastAsia="宋体" w:hAnsi="Times New Roman" w:cs="Times New Roman"/>
                <w:sz w:val="20"/>
              </w:rPr>
            </w:pPr>
          </w:p>
        </w:tc>
        <w:tc>
          <w:tcPr>
            <w:tcW w:w="2658" w:type="pct"/>
            <w:tcBorders>
              <w:tl2br w:val="nil"/>
              <w:tr2bl w:val="nil"/>
            </w:tcBorders>
            <w:shd w:val="clear" w:color="auto" w:fill="F2F2F2" w:themeFill="background1" w:themeFillShade="F2"/>
            <w:vAlign w:val="center"/>
          </w:tcPr>
          <w:p w14:paraId="2DC3CE4B" w14:textId="77777777" w:rsidR="00160A67" w:rsidRDefault="00160A67">
            <w:pPr>
              <w:ind w:firstLine="400"/>
              <w:jc w:val="right"/>
              <w:rPr>
                <w:rFonts w:ascii="Times New Roman" w:eastAsia="宋体" w:hAnsi="Times New Roman" w:cs="Times New Roman"/>
                <w:sz w:val="20"/>
              </w:rPr>
            </w:pPr>
          </w:p>
        </w:tc>
      </w:tr>
      <w:tr w:rsidR="00160A67" w14:paraId="77CDBE66" w14:textId="77777777">
        <w:trPr>
          <w:trHeight w:val="432"/>
        </w:trPr>
        <w:tc>
          <w:tcPr>
            <w:tcW w:w="1442" w:type="pct"/>
            <w:tcBorders>
              <w:tl2br w:val="nil"/>
              <w:tr2bl w:val="nil"/>
            </w:tcBorders>
            <w:shd w:val="clear" w:color="auto" w:fill="F2F2F2" w:themeFill="background1" w:themeFillShade="F2"/>
            <w:vAlign w:val="center"/>
          </w:tcPr>
          <w:p w14:paraId="32168451" w14:textId="77777777" w:rsidR="00160A67" w:rsidRDefault="00160A67">
            <w:pPr>
              <w:ind w:firstLine="400"/>
              <w:rPr>
                <w:rFonts w:ascii="Times New Roman" w:eastAsia="宋体" w:hAnsi="Times New Roman" w:cs="Times New Roman"/>
                <w:sz w:val="20"/>
              </w:rPr>
            </w:pPr>
          </w:p>
        </w:tc>
        <w:tc>
          <w:tcPr>
            <w:tcW w:w="900" w:type="pct"/>
            <w:tcBorders>
              <w:tl2br w:val="nil"/>
              <w:tr2bl w:val="nil"/>
            </w:tcBorders>
            <w:shd w:val="clear" w:color="auto" w:fill="F2F2F2" w:themeFill="background1" w:themeFillShade="F2"/>
            <w:vAlign w:val="center"/>
          </w:tcPr>
          <w:p w14:paraId="24DEEDBF" w14:textId="77777777" w:rsidR="00160A67" w:rsidRDefault="00160A67">
            <w:pPr>
              <w:ind w:firstLine="400"/>
              <w:rPr>
                <w:rFonts w:ascii="Times New Roman" w:eastAsia="宋体" w:hAnsi="Times New Roman" w:cs="Times New Roman"/>
                <w:sz w:val="20"/>
              </w:rPr>
            </w:pPr>
          </w:p>
        </w:tc>
        <w:tc>
          <w:tcPr>
            <w:tcW w:w="2658" w:type="pct"/>
            <w:tcBorders>
              <w:tl2br w:val="nil"/>
              <w:tr2bl w:val="nil"/>
            </w:tcBorders>
            <w:shd w:val="clear" w:color="auto" w:fill="F2F2F2" w:themeFill="background1" w:themeFillShade="F2"/>
            <w:vAlign w:val="center"/>
          </w:tcPr>
          <w:p w14:paraId="17537575" w14:textId="77777777" w:rsidR="00160A67" w:rsidRDefault="00160A67">
            <w:pPr>
              <w:ind w:firstLine="400"/>
              <w:jc w:val="right"/>
              <w:rPr>
                <w:rFonts w:ascii="Times New Roman" w:eastAsia="宋体" w:hAnsi="Times New Roman" w:cs="Times New Roman"/>
                <w:sz w:val="20"/>
              </w:rPr>
            </w:pPr>
          </w:p>
        </w:tc>
      </w:tr>
      <w:tr w:rsidR="00160A67" w14:paraId="476AFA84" w14:textId="77777777">
        <w:trPr>
          <w:trHeight w:val="432"/>
        </w:trPr>
        <w:tc>
          <w:tcPr>
            <w:tcW w:w="1442" w:type="pct"/>
            <w:tcBorders>
              <w:tl2br w:val="nil"/>
              <w:tr2bl w:val="nil"/>
            </w:tcBorders>
            <w:shd w:val="clear" w:color="auto" w:fill="F2F2F2" w:themeFill="background1" w:themeFillShade="F2"/>
            <w:vAlign w:val="center"/>
          </w:tcPr>
          <w:p w14:paraId="2B0E5866" w14:textId="77777777" w:rsidR="00160A67" w:rsidRDefault="00160A67">
            <w:pPr>
              <w:ind w:firstLine="400"/>
              <w:rPr>
                <w:rFonts w:ascii="Times New Roman" w:eastAsia="宋体" w:hAnsi="Times New Roman" w:cs="Times New Roman"/>
                <w:sz w:val="20"/>
              </w:rPr>
            </w:pPr>
          </w:p>
        </w:tc>
        <w:tc>
          <w:tcPr>
            <w:tcW w:w="900" w:type="pct"/>
            <w:tcBorders>
              <w:tl2br w:val="nil"/>
              <w:tr2bl w:val="nil"/>
            </w:tcBorders>
            <w:shd w:val="clear" w:color="auto" w:fill="F2F2F2" w:themeFill="background1" w:themeFillShade="F2"/>
            <w:vAlign w:val="center"/>
          </w:tcPr>
          <w:p w14:paraId="606218F2" w14:textId="77777777" w:rsidR="00160A67" w:rsidRDefault="00160A67">
            <w:pPr>
              <w:ind w:firstLine="400"/>
              <w:rPr>
                <w:rFonts w:ascii="Times New Roman" w:eastAsia="宋体" w:hAnsi="Times New Roman" w:cs="Times New Roman"/>
                <w:sz w:val="20"/>
              </w:rPr>
            </w:pPr>
          </w:p>
        </w:tc>
        <w:tc>
          <w:tcPr>
            <w:tcW w:w="2658" w:type="pct"/>
            <w:tcBorders>
              <w:tl2br w:val="nil"/>
              <w:tr2bl w:val="nil"/>
            </w:tcBorders>
            <w:shd w:val="clear" w:color="auto" w:fill="F2F2F2" w:themeFill="background1" w:themeFillShade="F2"/>
            <w:vAlign w:val="center"/>
          </w:tcPr>
          <w:p w14:paraId="2E63D83A" w14:textId="77777777" w:rsidR="00160A67" w:rsidRDefault="00160A67">
            <w:pPr>
              <w:ind w:firstLine="400"/>
              <w:jc w:val="right"/>
              <w:rPr>
                <w:rFonts w:ascii="Times New Roman" w:eastAsia="宋体" w:hAnsi="Times New Roman" w:cs="Times New Roman"/>
                <w:sz w:val="20"/>
              </w:rPr>
            </w:pPr>
          </w:p>
        </w:tc>
      </w:tr>
      <w:tr w:rsidR="00160A67" w14:paraId="40221477" w14:textId="77777777">
        <w:trPr>
          <w:trHeight w:val="432"/>
        </w:trPr>
        <w:tc>
          <w:tcPr>
            <w:tcW w:w="1442" w:type="pct"/>
            <w:tcBorders>
              <w:tl2br w:val="nil"/>
              <w:tr2bl w:val="nil"/>
            </w:tcBorders>
            <w:shd w:val="clear" w:color="auto" w:fill="F2F2F2" w:themeFill="background1" w:themeFillShade="F2"/>
            <w:vAlign w:val="center"/>
          </w:tcPr>
          <w:p w14:paraId="6E1984CC" w14:textId="77777777" w:rsidR="00160A67" w:rsidRDefault="00160A67">
            <w:pPr>
              <w:ind w:firstLine="400"/>
              <w:rPr>
                <w:rFonts w:ascii="Times New Roman" w:eastAsia="宋体" w:hAnsi="Times New Roman" w:cs="Times New Roman"/>
                <w:sz w:val="20"/>
              </w:rPr>
            </w:pPr>
          </w:p>
        </w:tc>
        <w:tc>
          <w:tcPr>
            <w:tcW w:w="900" w:type="pct"/>
            <w:tcBorders>
              <w:tl2br w:val="nil"/>
              <w:tr2bl w:val="nil"/>
            </w:tcBorders>
            <w:shd w:val="clear" w:color="auto" w:fill="F2F2F2" w:themeFill="background1" w:themeFillShade="F2"/>
            <w:vAlign w:val="center"/>
          </w:tcPr>
          <w:p w14:paraId="6408870F" w14:textId="77777777" w:rsidR="00160A67" w:rsidRDefault="00160A67">
            <w:pPr>
              <w:ind w:firstLine="400"/>
              <w:rPr>
                <w:rFonts w:ascii="Times New Roman" w:eastAsia="宋体" w:hAnsi="Times New Roman" w:cs="Times New Roman"/>
                <w:sz w:val="20"/>
              </w:rPr>
            </w:pPr>
          </w:p>
        </w:tc>
        <w:tc>
          <w:tcPr>
            <w:tcW w:w="2658" w:type="pct"/>
            <w:tcBorders>
              <w:tl2br w:val="nil"/>
              <w:tr2bl w:val="nil"/>
            </w:tcBorders>
            <w:shd w:val="clear" w:color="auto" w:fill="F2F2F2" w:themeFill="background1" w:themeFillShade="F2"/>
            <w:vAlign w:val="center"/>
          </w:tcPr>
          <w:p w14:paraId="36323B84" w14:textId="77777777" w:rsidR="00160A67" w:rsidRDefault="00160A67">
            <w:pPr>
              <w:ind w:firstLine="400"/>
              <w:jc w:val="right"/>
              <w:rPr>
                <w:rFonts w:ascii="Times New Roman" w:eastAsia="宋体" w:hAnsi="Times New Roman" w:cs="Times New Roman"/>
                <w:sz w:val="20"/>
              </w:rPr>
            </w:pPr>
          </w:p>
        </w:tc>
      </w:tr>
      <w:tr w:rsidR="00160A67" w14:paraId="7C94AA52" w14:textId="77777777">
        <w:trPr>
          <w:trHeight w:val="432"/>
        </w:trPr>
        <w:tc>
          <w:tcPr>
            <w:tcW w:w="1442" w:type="pct"/>
            <w:tcBorders>
              <w:tl2br w:val="nil"/>
              <w:tr2bl w:val="nil"/>
            </w:tcBorders>
            <w:shd w:val="clear" w:color="auto" w:fill="F2F2F2" w:themeFill="background1" w:themeFillShade="F2"/>
            <w:vAlign w:val="center"/>
          </w:tcPr>
          <w:p w14:paraId="7677E714" w14:textId="77777777" w:rsidR="00160A67" w:rsidRDefault="00160A67">
            <w:pPr>
              <w:ind w:firstLine="400"/>
              <w:rPr>
                <w:rFonts w:ascii="Times New Roman" w:eastAsia="宋体" w:hAnsi="Times New Roman" w:cs="Times New Roman"/>
                <w:sz w:val="20"/>
              </w:rPr>
            </w:pPr>
          </w:p>
        </w:tc>
        <w:tc>
          <w:tcPr>
            <w:tcW w:w="900" w:type="pct"/>
            <w:tcBorders>
              <w:tl2br w:val="nil"/>
              <w:tr2bl w:val="nil"/>
            </w:tcBorders>
            <w:shd w:val="clear" w:color="auto" w:fill="F2F2F2" w:themeFill="background1" w:themeFillShade="F2"/>
            <w:vAlign w:val="center"/>
          </w:tcPr>
          <w:p w14:paraId="70E8DFE7" w14:textId="77777777" w:rsidR="00160A67" w:rsidRDefault="00160A67">
            <w:pPr>
              <w:ind w:firstLine="400"/>
              <w:rPr>
                <w:rFonts w:ascii="Times New Roman" w:eastAsia="宋体" w:hAnsi="Times New Roman" w:cs="Times New Roman"/>
                <w:sz w:val="20"/>
              </w:rPr>
            </w:pPr>
          </w:p>
        </w:tc>
        <w:tc>
          <w:tcPr>
            <w:tcW w:w="2658" w:type="pct"/>
            <w:tcBorders>
              <w:tl2br w:val="nil"/>
              <w:tr2bl w:val="nil"/>
            </w:tcBorders>
            <w:shd w:val="clear" w:color="auto" w:fill="F2F2F2" w:themeFill="background1" w:themeFillShade="F2"/>
            <w:vAlign w:val="center"/>
          </w:tcPr>
          <w:p w14:paraId="30E281A7" w14:textId="77777777" w:rsidR="00160A67" w:rsidRDefault="00160A67">
            <w:pPr>
              <w:ind w:firstLine="400"/>
              <w:jc w:val="right"/>
              <w:rPr>
                <w:rFonts w:ascii="Times New Roman" w:eastAsia="宋体" w:hAnsi="Times New Roman" w:cs="Times New Roman"/>
                <w:sz w:val="20"/>
              </w:rPr>
            </w:pPr>
          </w:p>
        </w:tc>
      </w:tr>
      <w:commentRangeEnd w:id="1548"/>
      <w:tr w:rsidR="00160A67" w14:paraId="0AFAA906" w14:textId="77777777">
        <w:trPr>
          <w:trHeight w:val="432"/>
        </w:trPr>
        <w:tc>
          <w:tcPr>
            <w:tcW w:w="1442" w:type="pct"/>
            <w:tcBorders>
              <w:tl2br w:val="nil"/>
              <w:tr2bl w:val="nil"/>
            </w:tcBorders>
            <w:shd w:val="clear" w:color="auto" w:fill="F2F2F2" w:themeFill="background1" w:themeFillShade="F2"/>
            <w:vAlign w:val="center"/>
          </w:tcPr>
          <w:p w14:paraId="6E571701" w14:textId="77777777" w:rsidR="00160A67" w:rsidRDefault="00D466EB">
            <w:pPr>
              <w:ind w:firstLine="400"/>
              <w:rPr>
                <w:rFonts w:ascii="Times New Roman" w:eastAsia="宋体" w:hAnsi="Times New Roman" w:cs="Times New Roman"/>
                <w:sz w:val="20"/>
              </w:rPr>
            </w:pPr>
            <w:r>
              <w:rPr>
                <w:rStyle w:val="aff1"/>
              </w:rPr>
              <w:commentReference w:id="1548"/>
            </w:r>
          </w:p>
        </w:tc>
        <w:tc>
          <w:tcPr>
            <w:tcW w:w="900" w:type="pct"/>
            <w:tcBorders>
              <w:tl2br w:val="nil"/>
              <w:tr2bl w:val="nil"/>
            </w:tcBorders>
            <w:shd w:val="clear" w:color="auto" w:fill="F2F2F2" w:themeFill="background1" w:themeFillShade="F2"/>
            <w:vAlign w:val="center"/>
          </w:tcPr>
          <w:p w14:paraId="1E1A6E16" w14:textId="77777777" w:rsidR="00160A67" w:rsidRDefault="00160A67">
            <w:pPr>
              <w:ind w:firstLine="400"/>
              <w:rPr>
                <w:rFonts w:ascii="Times New Roman" w:eastAsia="宋体" w:hAnsi="Times New Roman" w:cs="Times New Roman"/>
                <w:sz w:val="20"/>
              </w:rPr>
            </w:pPr>
          </w:p>
        </w:tc>
        <w:tc>
          <w:tcPr>
            <w:tcW w:w="2658" w:type="pct"/>
            <w:tcBorders>
              <w:tl2br w:val="nil"/>
              <w:tr2bl w:val="nil"/>
            </w:tcBorders>
            <w:shd w:val="clear" w:color="auto" w:fill="F2F2F2" w:themeFill="background1" w:themeFillShade="F2"/>
            <w:vAlign w:val="center"/>
          </w:tcPr>
          <w:p w14:paraId="76FE0B0B" w14:textId="77777777" w:rsidR="00160A67" w:rsidRDefault="00160A67">
            <w:pPr>
              <w:ind w:firstLine="400"/>
              <w:jc w:val="right"/>
              <w:rPr>
                <w:rFonts w:ascii="Times New Roman" w:eastAsia="宋体" w:hAnsi="Times New Roman" w:cs="Times New Roman"/>
                <w:sz w:val="20"/>
              </w:rPr>
            </w:pPr>
          </w:p>
        </w:tc>
      </w:tr>
      <w:bookmarkEnd w:id="1547"/>
    </w:tbl>
    <w:p w14:paraId="4D3300C1" w14:textId="77777777" w:rsidR="00160A67" w:rsidRDefault="00160A67">
      <w:pPr>
        <w:rPr>
          <w:rFonts w:ascii="Arial" w:eastAsia="黑体" w:hAnsi="Arial" w:cs="Arial"/>
        </w:rPr>
        <w:sectPr w:rsidR="00160A67">
          <w:pgSz w:w="11907" w:h="16839"/>
          <w:pgMar w:top="1440" w:right="1440" w:bottom="1440" w:left="1440" w:header="576" w:footer="576" w:gutter="0"/>
          <w:cols w:space="708"/>
          <w:docGrid w:linePitch="360"/>
        </w:sectPr>
      </w:pPr>
    </w:p>
    <w:p w14:paraId="38B0C115" w14:textId="77777777" w:rsidR="00160A67" w:rsidRDefault="00000000">
      <w:pPr>
        <w:pStyle w:val="13"/>
        <w:outlineLvl w:val="2"/>
        <w:rPr>
          <w:rFonts w:cs="Arial"/>
        </w:rPr>
      </w:pPr>
      <w:bookmarkStart w:id="1549" w:name="_Toc139363037"/>
      <w:bookmarkStart w:id="1550" w:name="_Toc139363112"/>
      <w:bookmarkStart w:id="1551" w:name="_Toc7888"/>
      <w:bookmarkStart w:id="1552" w:name="_Toc144227538"/>
      <w:r>
        <w:rPr>
          <w:rFonts w:cs="Arial"/>
        </w:rPr>
        <w:lastRenderedPageBreak/>
        <w:t>附录</w:t>
      </w:r>
      <w:r>
        <w:rPr>
          <w:rFonts w:cs="Arial" w:hint="eastAsia"/>
        </w:rPr>
        <w:t>四</w:t>
      </w:r>
      <w:r>
        <w:rPr>
          <w:rFonts w:cs="Arial"/>
        </w:rPr>
        <w:t>（</w:t>
      </w:r>
      <w:r>
        <w:rPr>
          <w:rFonts w:cs="Arial"/>
        </w:rPr>
        <w:t>2</w:t>
      </w:r>
      <w:r>
        <w:rPr>
          <w:rFonts w:cs="Arial"/>
        </w:rPr>
        <w:t>）：可比公司筛选表</w:t>
      </w:r>
      <w:bookmarkEnd w:id="1549"/>
      <w:bookmarkEnd w:id="1550"/>
      <w:bookmarkEnd w:id="1551"/>
      <w:bookmarkEnd w:id="1552"/>
    </w:p>
    <w:p w14:paraId="6FEC1BB7" w14:textId="77777777" w:rsidR="00160A67" w:rsidRDefault="00160A67">
      <w:pPr>
        <w:rPr>
          <w:rFonts w:ascii="Arial" w:eastAsia="黑体" w:hAnsi="Arial" w:cs="Arial"/>
          <w:color w:val="06A2E0" w:themeColor="accent1"/>
        </w:rPr>
      </w:pPr>
    </w:p>
    <w:p w14:paraId="4FF03A8F" w14:textId="77777777" w:rsidR="00160A67" w:rsidRDefault="00000000">
      <w:pPr>
        <w:rPr>
          <w:rFonts w:ascii="Arial" w:eastAsia="黑体" w:hAnsi="Arial" w:cs="Arial"/>
          <w:color w:val="06A2E0" w:themeColor="accent1"/>
        </w:rPr>
      </w:pPr>
      <w:r>
        <w:rPr>
          <w:rFonts w:ascii="Arial" w:eastAsia="黑体" w:hAnsi="Arial" w:cs="Arial" w:hint="eastAsia"/>
          <w:color w:val="06A2E0" w:themeColor="accent1"/>
        </w:rPr>
        <w:t>【</w:t>
      </w:r>
      <w:r>
        <w:rPr>
          <w:rFonts w:ascii="Arial" w:eastAsia="黑体" w:hAnsi="Arial" w:cs="Arial"/>
          <w:color w:val="06A2E0" w:themeColor="accent1"/>
        </w:rPr>
        <w:t>建议从工作底稿直接拷贝</w:t>
      </w:r>
      <w:r>
        <w:rPr>
          <w:rFonts w:ascii="Arial" w:eastAsia="黑体" w:hAnsi="Arial" w:cs="Arial" w:hint="eastAsia"/>
          <w:color w:val="06A2E0" w:themeColor="accent1"/>
        </w:rPr>
        <w:t>】</w:t>
      </w:r>
    </w:p>
    <w:p w14:paraId="4E035C2F" w14:textId="77777777" w:rsidR="00160A67" w:rsidRDefault="00160A67">
      <w:pPr>
        <w:rPr>
          <w:rFonts w:ascii="Arial" w:eastAsia="黑体" w:hAnsi="Arial" w:cs="Arial"/>
        </w:rPr>
      </w:pPr>
    </w:p>
    <w:p w14:paraId="71F467EA" w14:textId="1638E0B0" w:rsidR="00160A67" w:rsidRDefault="00D466EB">
      <w:pPr>
        <w:rPr>
          <w:rFonts w:ascii="Arial" w:eastAsia="黑体" w:hAnsi="Arial" w:cs="Arial"/>
        </w:rPr>
        <w:sectPr w:rsidR="00160A67">
          <w:pgSz w:w="16839" w:h="11907" w:orient="landscape"/>
          <w:pgMar w:top="1440" w:right="1440" w:bottom="1440" w:left="1440" w:header="576" w:footer="576" w:gutter="0"/>
          <w:cols w:space="708"/>
          <w:docGrid w:linePitch="360"/>
        </w:sectPr>
      </w:pPr>
      <w:ins w:id="1553" w:author="Su" w:date="2025-01-06T00:46:00Z" w16du:dateUtc="2025-01-05T16:46:00Z">
        <w:r>
          <w:rPr>
            <w:rFonts w:ascii="Arial" w:eastAsia="黑体" w:hAnsi="Arial" w:cs="Arial" w:hint="eastAsia"/>
          </w:rPr>
          <w:t>【</w:t>
        </w:r>
        <w:r>
          <w:rPr>
            <w:rFonts w:ascii="Arial" w:eastAsia="黑体" w:hAnsi="Arial" w:cs="Arial" w:hint="eastAsia"/>
          </w:rPr>
          <w:t>BVD</w:t>
        </w:r>
        <w:r>
          <w:rPr>
            <w:rFonts w:ascii="Arial" w:eastAsia="黑体" w:hAnsi="Arial" w:cs="Arial" w:hint="eastAsia"/>
          </w:rPr>
          <w:t>数据模板</w:t>
        </w:r>
        <w:r>
          <w:rPr>
            <w:rFonts w:ascii="Arial" w:eastAsia="黑体" w:hAnsi="Arial" w:cs="Arial" w:hint="eastAsia"/>
          </w:rPr>
          <w:t>-</w:t>
        </w:r>
      </w:ins>
      <w:ins w:id="1554" w:author="Su" w:date="2025-01-06T00:47:00Z" w16du:dateUtc="2025-01-05T16:47:00Z">
        <w:r w:rsidRPr="00D466EB">
          <w:rPr>
            <w:rFonts w:ascii="Arial" w:eastAsia="黑体" w:hAnsi="Arial" w:cs="Arial"/>
          </w:rPr>
          <w:t>AP YEAR</w:t>
        </w:r>
        <w:r>
          <w:rPr>
            <w:rFonts w:ascii="Arial" w:eastAsia="黑体" w:hAnsi="Arial" w:cs="Arial" w:hint="eastAsia"/>
          </w:rPr>
          <w:t>】</w:t>
        </w:r>
      </w:ins>
    </w:p>
    <w:p w14:paraId="48436AFA" w14:textId="77777777" w:rsidR="00160A67" w:rsidRDefault="00000000">
      <w:pPr>
        <w:pStyle w:val="13"/>
        <w:outlineLvl w:val="2"/>
        <w:rPr>
          <w:rFonts w:cs="Arial"/>
        </w:rPr>
      </w:pPr>
      <w:bookmarkStart w:id="1555" w:name="_Toc139363038"/>
      <w:bookmarkStart w:id="1556" w:name="_Toc139363113"/>
      <w:bookmarkStart w:id="1557" w:name="_Toc144227539"/>
      <w:bookmarkStart w:id="1558" w:name="_Toc13624"/>
      <w:r>
        <w:rPr>
          <w:rFonts w:cs="Arial"/>
        </w:rPr>
        <w:lastRenderedPageBreak/>
        <w:t>附录</w:t>
      </w:r>
      <w:r>
        <w:rPr>
          <w:rFonts w:cs="Arial" w:hint="eastAsia"/>
        </w:rPr>
        <w:t>四</w:t>
      </w:r>
      <w:r>
        <w:rPr>
          <w:rFonts w:cs="Arial"/>
        </w:rPr>
        <w:t>（</w:t>
      </w:r>
      <w:r>
        <w:rPr>
          <w:rFonts w:cs="Arial"/>
        </w:rPr>
        <w:t>3</w:t>
      </w:r>
      <w:r>
        <w:rPr>
          <w:rFonts w:cs="Arial"/>
        </w:rPr>
        <w:t>）：可比公司财务数据</w:t>
      </w:r>
      <w:bookmarkEnd w:id="1555"/>
      <w:bookmarkEnd w:id="1556"/>
      <w:bookmarkEnd w:id="1557"/>
      <w:bookmarkEnd w:id="1558"/>
    </w:p>
    <w:p w14:paraId="5D6BD31C" w14:textId="77777777" w:rsidR="00160A67" w:rsidRDefault="00160A67">
      <w:pPr>
        <w:rPr>
          <w:rFonts w:ascii="Arial" w:eastAsia="黑体" w:hAnsi="Arial" w:cs="Arial"/>
        </w:rPr>
      </w:pPr>
    </w:p>
    <w:p w14:paraId="0C8EAE4B" w14:textId="77777777" w:rsidR="00160A67" w:rsidRDefault="00000000">
      <w:pPr>
        <w:rPr>
          <w:rFonts w:ascii="Arial" w:eastAsia="黑体" w:hAnsi="Arial" w:cs="Arial"/>
          <w:color w:val="06A2E0" w:themeColor="accent1"/>
        </w:rPr>
      </w:pPr>
      <w:r>
        <w:rPr>
          <w:rFonts w:ascii="Arial" w:eastAsia="黑体" w:hAnsi="Arial" w:cs="Arial" w:hint="eastAsia"/>
          <w:color w:val="06A2E0" w:themeColor="accent1"/>
        </w:rPr>
        <w:t>【</w:t>
      </w:r>
      <w:r>
        <w:rPr>
          <w:rFonts w:ascii="Arial" w:eastAsia="黑体" w:hAnsi="Arial" w:cs="Arial"/>
          <w:color w:val="06A2E0" w:themeColor="accent1"/>
        </w:rPr>
        <w:t>建议从工作底稿直接拷贝</w:t>
      </w:r>
      <w:r>
        <w:rPr>
          <w:rFonts w:ascii="Arial" w:eastAsia="黑体" w:hAnsi="Arial" w:cs="Arial" w:hint="eastAsia"/>
          <w:color w:val="06A2E0" w:themeColor="accent1"/>
        </w:rPr>
        <w:t>】</w:t>
      </w:r>
    </w:p>
    <w:p w14:paraId="58C133E8" w14:textId="77777777" w:rsidR="00160A67" w:rsidRDefault="00160A67">
      <w:pPr>
        <w:rPr>
          <w:rFonts w:ascii="Arial" w:eastAsia="黑体" w:hAnsi="Arial" w:cs="Arial"/>
          <w:color w:val="06A2E0" w:themeColor="accent1"/>
        </w:rPr>
      </w:pPr>
    </w:p>
    <w:p w14:paraId="06F1421F" w14:textId="77777777" w:rsidR="00160A67" w:rsidRDefault="00160A67">
      <w:pPr>
        <w:rPr>
          <w:rFonts w:ascii="Arial" w:eastAsia="黑体" w:hAnsi="Arial" w:cs="Arial"/>
        </w:rPr>
        <w:sectPr w:rsidR="00160A67">
          <w:pgSz w:w="16839" w:h="11907" w:orient="landscape"/>
          <w:pgMar w:top="1440" w:right="1440" w:bottom="1440" w:left="1440" w:header="576" w:footer="576" w:gutter="0"/>
          <w:cols w:space="708"/>
          <w:docGrid w:linePitch="360"/>
        </w:sectPr>
      </w:pPr>
    </w:p>
    <w:p w14:paraId="708255E2" w14:textId="77777777" w:rsidR="00160A67" w:rsidRDefault="00000000">
      <w:pPr>
        <w:pStyle w:val="affd"/>
        <w:ind w:firstLine="723"/>
        <w:outlineLvl w:val="1"/>
        <w:rPr>
          <w:rFonts w:ascii="Arial" w:eastAsia="黑体" w:hAnsi="Arial" w:cs="Arial"/>
        </w:rPr>
      </w:pPr>
      <w:bookmarkStart w:id="1559" w:name="_Toc139363039"/>
      <w:bookmarkStart w:id="1560" w:name="_Toc139363114"/>
      <w:bookmarkStart w:id="1561" w:name="_Toc144227540"/>
      <w:bookmarkStart w:id="1562" w:name="_Toc27343"/>
      <w:bookmarkStart w:id="1563" w:name="_Toc23786"/>
      <w:bookmarkStart w:id="1564" w:name="_Toc5447"/>
      <w:r>
        <w:rPr>
          <w:rFonts w:ascii="Arial" w:eastAsia="黑体" w:hAnsi="Arial" w:cs="Arial"/>
        </w:rPr>
        <w:lastRenderedPageBreak/>
        <w:t>附录</w:t>
      </w:r>
      <w:r>
        <w:rPr>
          <w:rFonts w:ascii="Arial" w:eastAsia="黑体" w:hAnsi="Arial" w:cs="Arial" w:hint="eastAsia"/>
        </w:rPr>
        <w:t>五</w:t>
      </w:r>
      <w:r>
        <w:rPr>
          <w:rFonts w:ascii="Arial" w:eastAsia="黑体" w:hAnsi="Arial" w:cs="Arial"/>
        </w:rPr>
        <w:t>：资金融通交易</w:t>
      </w:r>
      <w:bookmarkEnd w:id="1559"/>
      <w:bookmarkEnd w:id="1560"/>
      <w:r>
        <w:rPr>
          <w:rFonts w:ascii="Arial" w:eastAsia="黑体" w:hAnsi="Arial" w:cs="Arial" w:hint="eastAsia"/>
        </w:rPr>
        <w:t>分析</w:t>
      </w:r>
      <w:bookmarkEnd w:id="1561"/>
      <w:bookmarkEnd w:id="1562"/>
      <w:bookmarkEnd w:id="1563"/>
      <w:bookmarkEnd w:id="1564"/>
    </w:p>
    <w:p w14:paraId="5325A8E6" w14:textId="77777777" w:rsidR="00160A67" w:rsidRDefault="00160A67">
      <w:pPr>
        <w:pStyle w:val="aff8"/>
        <w:rPr>
          <w:rFonts w:ascii="Arial" w:eastAsia="黑体" w:hAnsi="Arial" w:cs="Arial"/>
          <w:color w:val="06A2E0" w:themeColor="accent1"/>
        </w:rPr>
      </w:pPr>
    </w:p>
    <w:p w14:paraId="66CD6BAD"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【重要提示：如公司间的资金融通交易满足以下条件的任意一项时，需要进行全面或更详细的分析】</w:t>
      </w:r>
    </w:p>
    <w:p w14:paraId="71A8A9CE"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lang w:val="en-CA"/>
        </w:rPr>
      </w:pPr>
      <w:r>
        <w:rPr>
          <w:rFonts w:ascii="Times New Roman" w:eastAsia="宋体" w:hAnsi="Times New Roman" w:cs="Times New Roman"/>
          <w:color w:val="FF0000"/>
          <w:lang w:val="en-CA"/>
        </w:rPr>
        <w:t>重大本金或利息金额；</w:t>
      </w:r>
    </w:p>
    <w:p w14:paraId="6E873B7E"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lang w:val="en-CA"/>
        </w:rPr>
      </w:pPr>
      <w:r>
        <w:rPr>
          <w:rFonts w:ascii="Times New Roman" w:eastAsia="宋体" w:hAnsi="Times New Roman" w:cs="Times New Roman"/>
          <w:color w:val="FF0000"/>
          <w:lang w:val="en-CA"/>
        </w:rPr>
        <w:t>本金为除人民币以外的外币；</w:t>
      </w:r>
    </w:p>
    <w:p w14:paraId="5502541F"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lang w:val="en-CA"/>
        </w:rPr>
      </w:pPr>
      <w:r>
        <w:rPr>
          <w:rFonts w:ascii="Times New Roman" w:eastAsia="宋体" w:hAnsi="Times New Roman" w:cs="Times New Roman"/>
          <w:color w:val="FF0000"/>
          <w:lang w:val="en-CA"/>
        </w:rPr>
        <w:t>被测利率不在中国人民银行贷款</w:t>
      </w:r>
      <w:r>
        <w:rPr>
          <w:rFonts w:ascii="Times New Roman" w:eastAsia="宋体" w:hAnsi="Times New Roman" w:cs="Times New Roman"/>
          <w:color w:val="FF0000"/>
          <w:lang w:val="en-CA"/>
        </w:rPr>
        <w:t>/</w:t>
      </w:r>
      <w:r>
        <w:rPr>
          <w:rFonts w:ascii="Times New Roman" w:eastAsia="宋体" w:hAnsi="Times New Roman" w:cs="Times New Roman"/>
          <w:color w:val="FF0000"/>
          <w:lang w:val="en-CA"/>
        </w:rPr>
        <w:t>借款范围内；</w:t>
      </w:r>
    </w:p>
    <w:p w14:paraId="55621322"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lang w:val="en-CA"/>
        </w:rPr>
      </w:pPr>
      <w:r>
        <w:rPr>
          <w:rFonts w:ascii="Times New Roman" w:eastAsia="宋体" w:hAnsi="Times New Roman" w:cs="Times New Roman"/>
          <w:color w:val="FF0000"/>
          <w:lang w:val="en-CA"/>
        </w:rPr>
        <w:t>属于金融机构或其分支机构的任何企业；</w:t>
      </w:r>
    </w:p>
    <w:p w14:paraId="2E84F271"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lang w:val="en-CA"/>
        </w:rPr>
      </w:pPr>
      <w:r>
        <w:rPr>
          <w:rFonts w:ascii="Times New Roman" w:eastAsia="宋体" w:hAnsi="Times New Roman" w:cs="Times New Roman"/>
          <w:color w:val="FF0000"/>
          <w:lang w:val="en-CA"/>
        </w:rPr>
        <w:t>对于关联方债券比超过法定的</w:t>
      </w:r>
      <w:r>
        <w:rPr>
          <w:rFonts w:ascii="Times New Roman" w:eastAsia="宋体" w:hAnsi="Times New Roman" w:cs="Times New Roman"/>
          <w:color w:val="FF0000"/>
          <w:lang w:val="en-CA"/>
        </w:rPr>
        <w:t>2:1</w:t>
      </w:r>
      <w:r>
        <w:rPr>
          <w:rFonts w:ascii="Times New Roman" w:eastAsia="宋体" w:hAnsi="Times New Roman" w:cs="Times New Roman"/>
          <w:color w:val="FF0000"/>
          <w:lang w:val="en-CA"/>
        </w:rPr>
        <w:t>的情况，需要进行单独的资本弱化分析；</w:t>
      </w:r>
    </w:p>
    <w:p w14:paraId="3D55B2E4"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lang w:val="en-CA"/>
        </w:rPr>
      </w:pPr>
      <w:r>
        <w:rPr>
          <w:rFonts w:ascii="Times New Roman" w:eastAsia="宋体" w:hAnsi="Times New Roman" w:cs="Times New Roman"/>
          <w:color w:val="FF0000"/>
          <w:lang w:val="en-CA"/>
        </w:rPr>
        <w:t>公司的关联方资金融通交易在之前已经过税务审计调查；</w:t>
      </w:r>
    </w:p>
    <w:p w14:paraId="1BBCA681"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lang w:val="en-CA"/>
        </w:rPr>
      </w:pPr>
      <w:r>
        <w:rPr>
          <w:rFonts w:ascii="Times New Roman" w:eastAsia="宋体" w:hAnsi="Times New Roman" w:cs="Times New Roman"/>
          <w:color w:val="FF0000"/>
          <w:lang w:val="en-CA"/>
        </w:rPr>
        <w:t>资金融通交易安排的条款较为复杂或非标准条款，例如涉及承诺、担保、抵押、不清楚</w:t>
      </w:r>
      <w:r>
        <w:rPr>
          <w:rFonts w:ascii="Times New Roman" w:eastAsia="宋体" w:hAnsi="Times New Roman" w:cs="Times New Roman"/>
          <w:color w:val="FF0000"/>
          <w:lang w:val="en-CA"/>
        </w:rPr>
        <w:t>/</w:t>
      </w:r>
      <w:r>
        <w:rPr>
          <w:rFonts w:ascii="Times New Roman" w:eastAsia="宋体" w:hAnsi="Times New Roman" w:cs="Times New Roman"/>
          <w:color w:val="FF0000"/>
          <w:lang w:val="en-CA"/>
        </w:rPr>
        <w:t>未定的期限、可选择性如预付款，契约等；</w:t>
      </w:r>
    </w:p>
    <w:p w14:paraId="2F4C55E4"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lang w:val="en-CA"/>
        </w:rPr>
      </w:pPr>
      <w:r>
        <w:rPr>
          <w:rFonts w:ascii="Times New Roman" w:eastAsia="宋体" w:hAnsi="Times New Roman" w:cs="Times New Roman"/>
          <w:color w:val="FF0000"/>
          <w:lang w:val="en-CA"/>
        </w:rPr>
        <w:t>该融资交易仅是一个整体融资安排的一部分；</w:t>
      </w:r>
    </w:p>
    <w:p w14:paraId="1E87DA0E" w14:textId="77777777" w:rsidR="00160A67" w:rsidRDefault="00000000">
      <w:pPr>
        <w:pStyle w:val="aff3"/>
        <w:numPr>
          <w:ilvl w:val="0"/>
          <w:numId w:val="42"/>
        </w:numPr>
        <w:spacing w:beforeLines="50" w:before="120" w:line="360" w:lineRule="auto"/>
        <w:ind w:firstLine="480"/>
        <w:rPr>
          <w:rFonts w:ascii="Times New Roman" w:eastAsia="宋体" w:hAnsi="Times New Roman" w:cs="Times New Roman"/>
          <w:color w:val="FF0000"/>
          <w:lang w:val="en-CA"/>
        </w:rPr>
      </w:pPr>
      <w:r>
        <w:rPr>
          <w:rFonts w:ascii="Times New Roman" w:eastAsia="宋体" w:hAnsi="Times New Roman" w:cs="Times New Roman"/>
          <w:color w:val="FF0000"/>
          <w:lang w:val="en-CA"/>
        </w:rPr>
        <w:t>其他使企业成为高风险纳税人或有很大可能将被审计调查的情况。</w:t>
      </w:r>
    </w:p>
    <w:p w14:paraId="5CC516D6" w14:textId="4DF0969E"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本附录分析了</w:t>
      </w:r>
      <w:del w:id="1565" w:author="Tian Su" w:date="2024-12-30T11:34:00Z" w16du:dateUtc="2024-12-30T03:34:00Z">
        <w:r w:rsidDel="00FE6E4A">
          <w:rPr>
            <w:rStyle w:val="aff9"/>
            <w:rFonts w:ascii="Times New Roman" w:eastAsia="宋体" w:hAnsi="Times New Roman" w:cs="Times New Roman"/>
            <w:color w:val="FF0000"/>
          </w:rPr>
          <w:delText>ABC</w:delText>
        </w:r>
        <w:r w:rsidDel="00FE6E4A">
          <w:rPr>
            <w:rStyle w:val="aff9"/>
            <w:rFonts w:ascii="Times New Roman" w:eastAsia="宋体" w:hAnsi="Times New Roman" w:cs="Times New Roman"/>
            <w:color w:val="FF0000"/>
          </w:rPr>
          <w:delText>公司</w:delText>
        </w:r>
      </w:del>
      <w:ins w:id="1566" w:author="Tian Su" w:date="2024-12-30T11:34:00Z" w16du:dateUtc="2024-12-30T03:34: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B5</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的公司间资金融通交易，并对所采用的利率是否满足独立交易原则进行评估。</w:t>
      </w:r>
    </w:p>
    <w:p w14:paraId="100A0216" w14:textId="77777777" w:rsidR="00160A67" w:rsidRDefault="00160A67">
      <w:pPr>
        <w:snapToGrid w:val="0"/>
        <w:ind w:firstLine="482"/>
        <w:jc w:val="both"/>
        <w:rPr>
          <w:rFonts w:ascii="Arial" w:eastAsia="黑体" w:hAnsi="Arial" w:cs="Arial"/>
          <w:b/>
          <w:szCs w:val="22"/>
          <w:u w:val="single"/>
        </w:rPr>
      </w:pPr>
    </w:p>
    <w:p w14:paraId="6AFEC082" w14:textId="77777777" w:rsidR="00160A67" w:rsidRDefault="00000000">
      <w:pPr>
        <w:snapToGrid w:val="0"/>
        <w:spacing w:beforeLines="50" w:before="120" w:line="360" w:lineRule="auto"/>
        <w:ind w:firstLine="482"/>
        <w:rPr>
          <w:rFonts w:ascii="宋体" w:eastAsia="宋体" w:hAnsi="宋体" w:cs="宋体" w:hint="eastAsia"/>
          <w:b/>
          <w:u w:val="single"/>
        </w:rPr>
      </w:pPr>
      <w:r>
        <w:rPr>
          <w:rFonts w:ascii="宋体" w:eastAsia="宋体" w:hAnsi="宋体" w:cs="宋体" w:hint="eastAsia"/>
          <w:b/>
          <w:u w:val="single"/>
        </w:rPr>
        <w:t>公司间资金融通的性质</w:t>
      </w:r>
    </w:p>
    <w:p w14:paraId="4A2C361C" w14:textId="77777777" w:rsidR="00160A67" w:rsidRDefault="00160A67">
      <w:pPr>
        <w:snapToGrid w:val="0"/>
        <w:ind w:firstLine="482"/>
        <w:jc w:val="both"/>
        <w:rPr>
          <w:rFonts w:ascii="Arial" w:eastAsia="黑体" w:hAnsi="Arial" w:cs="Arial"/>
          <w:b/>
          <w:szCs w:val="22"/>
          <w:u w:val="single"/>
        </w:rPr>
      </w:pPr>
    </w:p>
    <w:p w14:paraId="1D24A5D1"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【插入包括资金融通目的在内的对于公司间资金融通的概要性描述】</w:t>
      </w:r>
    </w:p>
    <w:p w14:paraId="21FA0E02" w14:textId="77777777" w:rsidR="00160A67" w:rsidRDefault="00000000">
      <w:pPr>
        <w:spacing w:beforeLines="50" w:before="120" w:line="360" w:lineRule="auto"/>
        <w:ind w:firstLineChars="200" w:firstLine="480"/>
        <w:rPr>
          <w:rStyle w:val="aff9"/>
          <w:rFonts w:ascii="Times New Roman" w:eastAsia="宋体" w:hAnsi="Times New Roman" w:cs="Times New Roman"/>
          <w:color w:val="FF0000"/>
        </w:rPr>
      </w:pPr>
      <w:r>
        <w:rPr>
          <w:rStyle w:val="aff9"/>
          <w:rFonts w:ascii="Times New Roman" w:eastAsia="宋体" w:hAnsi="Times New Roman" w:cs="Times New Roman"/>
          <w:color w:val="FF0000"/>
        </w:rPr>
        <w:t>【修改下表，即如果是人民币贷款，删除本金（原币）和利息收入</w:t>
      </w:r>
      <w:r>
        <w:rPr>
          <w:rStyle w:val="aff9"/>
          <w:rFonts w:ascii="Times New Roman" w:eastAsia="宋体" w:hAnsi="Times New Roman" w:cs="Times New Roman"/>
          <w:color w:val="FF0000"/>
        </w:rPr>
        <w:t>/</w:t>
      </w:r>
      <w:r>
        <w:rPr>
          <w:rStyle w:val="aff9"/>
          <w:rFonts w:ascii="Times New Roman" w:eastAsia="宋体" w:hAnsi="Times New Roman" w:cs="Times New Roman"/>
          <w:color w:val="FF0000"/>
        </w:rPr>
        <w:t>利息支出（原币）。】</w:t>
      </w:r>
    </w:p>
    <w:p w14:paraId="10F8165B" w14:textId="77777777" w:rsidR="00160A67" w:rsidRDefault="00160A67">
      <w:pPr>
        <w:rPr>
          <w:rFonts w:ascii="Arial" w:eastAsia="黑体" w:hAnsi="Arial" w:cs="Arial"/>
        </w:rPr>
      </w:pPr>
    </w:p>
    <w:p w14:paraId="187E5A4E" w14:textId="77777777" w:rsidR="00160A67" w:rsidRDefault="00160A67">
      <w:pPr>
        <w:pStyle w:val="ac"/>
        <w:keepNext/>
        <w:ind w:firstLine="482"/>
        <w:jc w:val="center"/>
        <w:rPr>
          <w:rFonts w:ascii="Times New Roman" w:eastAsia="宋体" w:hAnsi="Times New Roman" w:cs="Times New Roman"/>
        </w:rPr>
      </w:pPr>
      <w:bookmarkStart w:id="1567" w:name="_Toc474313371"/>
      <w:bookmarkStart w:id="1568" w:name="_Toc143535420"/>
    </w:p>
    <w:p w14:paraId="425B337C" w14:textId="77777777" w:rsidR="00160A67" w:rsidRDefault="00160A67">
      <w:pPr>
        <w:pStyle w:val="ac"/>
        <w:keepNext/>
        <w:ind w:firstLine="482"/>
        <w:jc w:val="center"/>
        <w:rPr>
          <w:rFonts w:ascii="Times New Roman" w:eastAsia="宋体" w:hAnsi="Times New Roman" w:cs="Times New Roman"/>
        </w:rPr>
      </w:pPr>
    </w:p>
    <w:p w14:paraId="3FD2EB06" w14:textId="77777777" w:rsidR="00160A67" w:rsidRDefault="00160A67">
      <w:pPr>
        <w:pStyle w:val="ac"/>
        <w:keepNext/>
        <w:ind w:firstLine="482"/>
        <w:jc w:val="center"/>
        <w:rPr>
          <w:rFonts w:ascii="Times New Roman" w:eastAsia="宋体" w:hAnsi="Times New Roman" w:cs="Times New Roman"/>
        </w:rPr>
      </w:pPr>
    </w:p>
    <w:p w14:paraId="198F09E4" w14:textId="77777777" w:rsidR="00160A67" w:rsidRDefault="00160A67">
      <w:pPr>
        <w:pStyle w:val="ac"/>
        <w:keepNext/>
        <w:ind w:firstLine="482"/>
        <w:jc w:val="center"/>
        <w:rPr>
          <w:rFonts w:ascii="Times New Roman" w:eastAsia="宋体" w:hAnsi="Times New Roman" w:cs="Times New Roman"/>
        </w:rPr>
      </w:pPr>
    </w:p>
    <w:p w14:paraId="1F7B38F6" w14:textId="77777777" w:rsidR="00160A67" w:rsidRDefault="00160A67">
      <w:pPr>
        <w:pStyle w:val="ac"/>
        <w:keepNext/>
        <w:ind w:firstLine="482"/>
        <w:jc w:val="center"/>
        <w:rPr>
          <w:rFonts w:ascii="Times New Roman" w:eastAsia="宋体" w:hAnsi="Times New Roman" w:cs="Times New Roman"/>
        </w:rPr>
      </w:pPr>
    </w:p>
    <w:p w14:paraId="5544F3A2" w14:textId="77777777" w:rsidR="00160A67" w:rsidRDefault="00160A67"/>
    <w:p w14:paraId="51436584" w14:textId="77777777" w:rsidR="00160A67" w:rsidRDefault="00160A67">
      <w:pPr>
        <w:pStyle w:val="ac"/>
        <w:keepNext/>
        <w:ind w:firstLine="482"/>
        <w:jc w:val="center"/>
        <w:rPr>
          <w:rFonts w:ascii="Times New Roman" w:eastAsia="宋体" w:hAnsi="Times New Roman" w:cs="Times New Roman"/>
        </w:rPr>
      </w:pPr>
    </w:p>
    <w:p w14:paraId="219A66BA" w14:textId="77777777" w:rsidR="00160A67" w:rsidRDefault="00160A67">
      <w:pPr>
        <w:pStyle w:val="ac"/>
        <w:keepNext/>
        <w:ind w:firstLine="482"/>
        <w:jc w:val="center"/>
        <w:rPr>
          <w:rFonts w:ascii="Times New Roman" w:eastAsia="宋体" w:hAnsi="Times New Roman" w:cs="Times New Roman"/>
        </w:rPr>
      </w:pPr>
    </w:p>
    <w:p w14:paraId="3B63A505" w14:textId="77777777" w:rsidR="00160A67" w:rsidRDefault="00000000">
      <w:pPr>
        <w:pStyle w:val="ac"/>
        <w:keepNext/>
        <w:ind w:firstLine="482"/>
        <w:jc w:val="center"/>
        <w:rPr>
          <w:rFonts w:ascii="Times New Roman" w:eastAsia="宋体" w:hAnsi="Times New Roman" w:cs="Times New Roman"/>
        </w:rPr>
      </w:pPr>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28</w:t>
      </w:r>
      <w:r>
        <w:rPr>
          <w:rFonts w:ascii="Times New Roman" w:eastAsia="宋体" w:hAnsi="Times New Roman" w:cs="Times New Roman"/>
        </w:rPr>
        <w:fldChar w:fldCharType="end"/>
      </w:r>
      <w:r>
        <w:rPr>
          <w:rFonts w:ascii="Times New Roman" w:eastAsia="宋体" w:hAnsi="Times New Roman" w:cs="Times New Roman"/>
        </w:rPr>
        <w:t>：公司间资金融通交易总结</w:t>
      </w:r>
      <w:bookmarkEnd w:id="1567"/>
      <w:bookmarkEnd w:id="1568"/>
    </w:p>
    <w:p w14:paraId="78BE742C" w14:textId="77777777" w:rsidR="00160A67" w:rsidRDefault="00160A67">
      <w:pPr>
        <w:rPr>
          <w:rFonts w:eastAsiaTheme="minorEastAsia"/>
        </w:rPr>
      </w:pPr>
    </w:p>
    <w:tbl>
      <w:tblPr>
        <w:tblW w:w="9655" w:type="dxa"/>
        <w:jc w:val="center"/>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28"/>
        <w:gridCol w:w="1477"/>
        <w:gridCol w:w="728"/>
        <w:gridCol w:w="1128"/>
        <w:gridCol w:w="1328"/>
        <w:gridCol w:w="785"/>
        <w:gridCol w:w="728"/>
        <w:gridCol w:w="1277"/>
        <w:gridCol w:w="1276"/>
      </w:tblGrid>
      <w:tr w:rsidR="00160A67" w14:paraId="2CDF16CD" w14:textId="77777777">
        <w:trPr>
          <w:cantSplit/>
          <w:trHeight w:val="298"/>
          <w:jc w:val="center"/>
        </w:trPr>
        <w:tc>
          <w:tcPr>
            <w:tcW w:w="928" w:type="dxa"/>
            <w:tcBorders>
              <w:tl2br w:val="nil"/>
              <w:tr2bl w:val="nil"/>
            </w:tcBorders>
            <w:shd w:val="clear" w:color="auto" w:fill="06A2E0" w:themeFill="accent1"/>
            <w:vAlign w:val="center"/>
          </w:tcPr>
          <w:p w14:paraId="3D7BC780"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rPr>
            </w:pPr>
            <w:commentRangeStart w:id="1569"/>
            <w:r>
              <w:rPr>
                <w:rFonts w:ascii="Times New Roman" w:eastAsia="宋体" w:hAnsi="Times New Roman" w:cs="Times New Roman"/>
                <w:bCs/>
                <w:color w:val="FFFFFF" w:themeColor="background1"/>
                <w:sz w:val="20"/>
                <w:szCs w:val="22"/>
                <w:lang w:val="fr-FR" w:eastAsia="zh-CN"/>
              </w:rPr>
              <w:t>缔约方</w:t>
            </w:r>
          </w:p>
        </w:tc>
        <w:tc>
          <w:tcPr>
            <w:tcW w:w="1477" w:type="dxa"/>
            <w:tcBorders>
              <w:tl2br w:val="nil"/>
              <w:tr2bl w:val="nil"/>
            </w:tcBorders>
            <w:shd w:val="clear" w:color="auto" w:fill="06A2E0" w:themeFill="accent1"/>
            <w:vAlign w:val="center"/>
          </w:tcPr>
          <w:p w14:paraId="50A15BBB"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公司间资金融通交易性质</w:t>
            </w:r>
          </w:p>
        </w:tc>
        <w:tc>
          <w:tcPr>
            <w:tcW w:w="728" w:type="dxa"/>
            <w:tcBorders>
              <w:tl2br w:val="nil"/>
              <w:tr2bl w:val="nil"/>
            </w:tcBorders>
            <w:shd w:val="clear" w:color="auto" w:fill="06A2E0" w:themeFill="accent1"/>
            <w:vAlign w:val="center"/>
          </w:tcPr>
          <w:p w14:paraId="5948F3CB"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货币</w:t>
            </w:r>
          </w:p>
        </w:tc>
        <w:tc>
          <w:tcPr>
            <w:tcW w:w="1128" w:type="dxa"/>
            <w:tcBorders>
              <w:tl2br w:val="nil"/>
              <w:tr2bl w:val="nil"/>
            </w:tcBorders>
            <w:shd w:val="clear" w:color="auto" w:fill="06A2E0" w:themeFill="accent1"/>
            <w:vAlign w:val="center"/>
          </w:tcPr>
          <w:p w14:paraId="5EBD8AEF"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本金</w:t>
            </w:r>
          </w:p>
          <w:p w14:paraId="2887EB03"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（原币）</w:t>
            </w:r>
          </w:p>
        </w:tc>
        <w:tc>
          <w:tcPr>
            <w:tcW w:w="1328" w:type="dxa"/>
            <w:tcBorders>
              <w:tl2br w:val="nil"/>
              <w:tr2bl w:val="nil"/>
            </w:tcBorders>
            <w:shd w:val="clear" w:color="auto" w:fill="06A2E0" w:themeFill="accent1"/>
            <w:vAlign w:val="center"/>
          </w:tcPr>
          <w:p w14:paraId="014F930F"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本金</w:t>
            </w:r>
          </w:p>
          <w:p w14:paraId="64C94611"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（人民币）</w:t>
            </w:r>
          </w:p>
        </w:tc>
        <w:tc>
          <w:tcPr>
            <w:tcW w:w="785" w:type="dxa"/>
            <w:tcBorders>
              <w:tl2br w:val="nil"/>
              <w:tr2bl w:val="nil"/>
            </w:tcBorders>
            <w:shd w:val="clear" w:color="auto" w:fill="06A2E0" w:themeFill="accent1"/>
            <w:vAlign w:val="center"/>
          </w:tcPr>
          <w:p w14:paraId="1891ED0B"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到期期限</w:t>
            </w:r>
          </w:p>
        </w:tc>
        <w:tc>
          <w:tcPr>
            <w:tcW w:w="728" w:type="dxa"/>
            <w:tcBorders>
              <w:tl2br w:val="nil"/>
              <w:tr2bl w:val="nil"/>
            </w:tcBorders>
            <w:shd w:val="clear" w:color="auto" w:fill="06A2E0" w:themeFill="accent1"/>
            <w:vAlign w:val="center"/>
          </w:tcPr>
          <w:p w14:paraId="313F8F65"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利率</w:t>
            </w:r>
          </w:p>
        </w:tc>
        <w:tc>
          <w:tcPr>
            <w:tcW w:w="1277" w:type="dxa"/>
            <w:tcBorders>
              <w:tl2br w:val="nil"/>
              <w:tr2bl w:val="nil"/>
            </w:tcBorders>
            <w:shd w:val="clear" w:color="auto" w:fill="06A2E0" w:themeFill="accent1"/>
            <w:vAlign w:val="center"/>
          </w:tcPr>
          <w:p w14:paraId="6E6CEBB5"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利息收入</w:t>
            </w:r>
            <w:r>
              <w:rPr>
                <w:rFonts w:ascii="Times New Roman" w:eastAsia="宋体" w:hAnsi="Times New Roman" w:cs="Times New Roman"/>
                <w:bCs/>
                <w:color w:val="FFFFFF" w:themeColor="background1"/>
                <w:sz w:val="20"/>
                <w:szCs w:val="22"/>
                <w:lang w:val="fr-FR" w:eastAsia="zh-CN"/>
              </w:rPr>
              <w:t>/</w:t>
            </w:r>
            <w:r>
              <w:rPr>
                <w:rFonts w:ascii="Times New Roman" w:eastAsia="宋体" w:hAnsi="Times New Roman" w:cs="Times New Roman"/>
                <w:bCs/>
                <w:color w:val="FFFFFF" w:themeColor="background1"/>
                <w:sz w:val="20"/>
                <w:szCs w:val="22"/>
                <w:lang w:val="fr-FR" w:eastAsia="zh-CN"/>
              </w:rPr>
              <w:t>利息支出</w:t>
            </w:r>
          </w:p>
          <w:p w14:paraId="639B6CAC"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（原币）</w:t>
            </w:r>
          </w:p>
        </w:tc>
        <w:tc>
          <w:tcPr>
            <w:tcW w:w="1276" w:type="dxa"/>
            <w:tcBorders>
              <w:tl2br w:val="nil"/>
              <w:tr2bl w:val="nil"/>
            </w:tcBorders>
            <w:shd w:val="clear" w:color="auto" w:fill="06A2E0" w:themeFill="accent1"/>
            <w:vAlign w:val="center"/>
          </w:tcPr>
          <w:p w14:paraId="5CA4EE4E"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利息收入</w:t>
            </w:r>
            <w:r>
              <w:rPr>
                <w:rFonts w:ascii="Times New Roman" w:eastAsia="宋体" w:hAnsi="Times New Roman" w:cs="Times New Roman"/>
                <w:bCs/>
                <w:color w:val="FFFFFF" w:themeColor="background1"/>
                <w:sz w:val="20"/>
                <w:szCs w:val="22"/>
                <w:lang w:val="fr-FR" w:eastAsia="zh-CN"/>
              </w:rPr>
              <w:t>/</w:t>
            </w:r>
            <w:r>
              <w:rPr>
                <w:rFonts w:ascii="Times New Roman" w:eastAsia="宋体" w:hAnsi="Times New Roman" w:cs="Times New Roman"/>
                <w:bCs/>
                <w:color w:val="FFFFFF" w:themeColor="background1"/>
                <w:sz w:val="20"/>
                <w:szCs w:val="22"/>
                <w:lang w:val="fr-FR" w:eastAsia="zh-CN"/>
              </w:rPr>
              <w:t>利息支出</w:t>
            </w:r>
          </w:p>
          <w:p w14:paraId="3E570EC9" w14:textId="77777777" w:rsidR="00160A67" w:rsidRDefault="00000000">
            <w:pPr>
              <w:pStyle w:val="aa"/>
              <w:keepNext/>
              <w:snapToGrid w:val="0"/>
              <w:spacing w:after="60" w:line="276" w:lineRule="auto"/>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（人民币）</w:t>
            </w:r>
          </w:p>
        </w:tc>
      </w:tr>
      <w:tr w:rsidR="00160A67" w14:paraId="511E11B9" w14:textId="77777777">
        <w:trPr>
          <w:cantSplit/>
          <w:trHeight w:val="298"/>
          <w:jc w:val="center"/>
        </w:trPr>
        <w:tc>
          <w:tcPr>
            <w:tcW w:w="928" w:type="dxa"/>
            <w:tcBorders>
              <w:tl2br w:val="nil"/>
              <w:tr2bl w:val="nil"/>
            </w:tcBorders>
            <w:shd w:val="clear" w:color="auto" w:fill="F2F2F2" w:themeFill="background1" w:themeFillShade="F2"/>
            <w:vAlign w:val="center"/>
          </w:tcPr>
          <w:p w14:paraId="057A91E4" w14:textId="77777777" w:rsidR="00160A67" w:rsidRDefault="00160A67">
            <w:pPr>
              <w:keepNext/>
              <w:snapToGrid w:val="0"/>
              <w:spacing w:before="120" w:after="60" w:line="276" w:lineRule="auto"/>
              <w:ind w:firstLine="400"/>
              <w:jc w:val="center"/>
              <w:rPr>
                <w:rFonts w:ascii="Times New Roman" w:eastAsia="宋体" w:hAnsi="Times New Roman" w:cs="Times New Roman"/>
                <w:sz w:val="20"/>
                <w:szCs w:val="22"/>
                <w:lang w:val="fr-FR"/>
              </w:rPr>
            </w:pPr>
          </w:p>
        </w:tc>
        <w:tc>
          <w:tcPr>
            <w:tcW w:w="1477" w:type="dxa"/>
            <w:tcBorders>
              <w:tl2br w:val="nil"/>
              <w:tr2bl w:val="nil"/>
            </w:tcBorders>
            <w:shd w:val="clear" w:color="auto" w:fill="F2F2F2" w:themeFill="background1" w:themeFillShade="F2"/>
            <w:vAlign w:val="center"/>
          </w:tcPr>
          <w:p w14:paraId="4A3B7C05" w14:textId="77777777" w:rsidR="00160A67" w:rsidRDefault="00000000">
            <w:pPr>
              <w:ind w:firstLine="400"/>
              <w:jc w:val="center"/>
              <w:rPr>
                <w:rFonts w:ascii="Times New Roman" w:eastAsia="宋体" w:hAnsi="Times New Roman" w:cs="Times New Roman"/>
                <w:sz w:val="20"/>
                <w:lang w:val="fr-FR"/>
              </w:rPr>
            </w:pPr>
            <w:r>
              <w:rPr>
                <w:rFonts w:ascii="Times New Roman" w:eastAsia="宋体" w:hAnsi="Times New Roman" w:cs="Times New Roman"/>
                <w:sz w:val="20"/>
                <w:lang w:val="fr-FR"/>
              </w:rPr>
              <w:t>借款</w:t>
            </w:r>
            <w:r>
              <w:rPr>
                <w:rFonts w:ascii="Times New Roman" w:eastAsia="宋体" w:hAnsi="Times New Roman" w:cs="Times New Roman"/>
                <w:sz w:val="20"/>
                <w:lang w:val="fr-FR"/>
              </w:rPr>
              <w:t>/</w:t>
            </w:r>
            <w:r>
              <w:rPr>
                <w:rFonts w:ascii="Times New Roman" w:eastAsia="宋体" w:hAnsi="Times New Roman" w:cs="Times New Roman"/>
                <w:sz w:val="20"/>
                <w:lang w:val="fr-FR"/>
              </w:rPr>
              <w:t>贷款</w:t>
            </w:r>
          </w:p>
        </w:tc>
        <w:tc>
          <w:tcPr>
            <w:tcW w:w="728" w:type="dxa"/>
            <w:tcBorders>
              <w:tl2br w:val="nil"/>
              <w:tr2bl w:val="nil"/>
            </w:tcBorders>
            <w:shd w:val="clear" w:color="auto" w:fill="F2F2F2" w:themeFill="background1" w:themeFillShade="F2"/>
            <w:vAlign w:val="center"/>
          </w:tcPr>
          <w:p w14:paraId="67119B63" w14:textId="77777777" w:rsidR="00160A67" w:rsidRDefault="00160A67">
            <w:pPr>
              <w:keepNext/>
              <w:snapToGrid w:val="0"/>
              <w:spacing w:before="120" w:after="60" w:line="276" w:lineRule="auto"/>
              <w:jc w:val="center"/>
              <w:rPr>
                <w:rFonts w:ascii="Times New Roman" w:eastAsia="宋体" w:hAnsi="Times New Roman" w:cs="Times New Roman"/>
                <w:szCs w:val="22"/>
                <w:lang w:val="fr-FR" w:eastAsia="en-US"/>
              </w:rPr>
            </w:pPr>
          </w:p>
        </w:tc>
        <w:tc>
          <w:tcPr>
            <w:tcW w:w="1128" w:type="dxa"/>
            <w:tcBorders>
              <w:tl2br w:val="nil"/>
              <w:tr2bl w:val="nil"/>
            </w:tcBorders>
            <w:shd w:val="clear" w:color="auto" w:fill="F2F2F2" w:themeFill="background1" w:themeFillShade="F2"/>
          </w:tcPr>
          <w:p w14:paraId="2983216C"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328" w:type="dxa"/>
            <w:tcBorders>
              <w:tl2br w:val="nil"/>
              <w:tr2bl w:val="nil"/>
            </w:tcBorders>
            <w:shd w:val="clear" w:color="auto" w:fill="F2F2F2" w:themeFill="background1" w:themeFillShade="F2"/>
          </w:tcPr>
          <w:p w14:paraId="26A5FAC3"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785" w:type="dxa"/>
            <w:tcBorders>
              <w:tl2br w:val="nil"/>
              <w:tr2bl w:val="nil"/>
            </w:tcBorders>
            <w:shd w:val="clear" w:color="auto" w:fill="F2F2F2" w:themeFill="background1" w:themeFillShade="F2"/>
          </w:tcPr>
          <w:p w14:paraId="4891CC1A"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728" w:type="dxa"/>
            <w:tcBorders>
              <w:tl2br w:val="nil"/>
              <w:tr2bl w:val="nil"/>
            </w:tcBorders>
            <w:shd w:val="clear" w:color="auto" w:fill="F2F2F2" w:themeFill="background1" w:themeFillShade="F2"/>
          </w:tcPr>
          <w:p w14:paraId="1C4FE34E"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277" w:type="dxa"/>
            <w:tcBorders>
              <w:tl2br w:val="nil"/>
              <w:tr2bl w:val="nil"/>
            </w:tcBorders>
            <w:shd w:val="clear" w:color="auto" w:fill="F2F2F2" w:themeFill="background1" w:themeFillShade="F2"/>
          </w:tcPr>
          <w:p w14:paraId="3FCFE35B"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276" w:type="dxa"/>
            <w:tcBorders>
              <w:tl2br w:val="nil"/>
              <w:tr2bl w:val="nil"/>
            </w:tcBorders>
            <w:shd w:val="clear" w:color="auto" w:fill="F2F2F2" w:themeFill="background1" w:themeFillShade="F2"/>
          </w:tcPr>
          <w:p w14:paraId="2551E07E"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r>
      <w:tr w:rsidR="00160A67" w14:paraId="1FF0C06C" w14:textId="77777777">
        <w:trPr>
          <w:cantSplit/>
          <w:trHeight w:val="298"/>
          <w:jc w:val="center"/>
        </w:trPr>
        <w:tc>
          <w:tcPr>
            <w:tcW w:w="928" w:type="dxa"/>
            <w:tcBorders>
              <w:tl2br w:val="nil"/>
              <w:tr2bl w:val="nil"/>
            </w:tcBorders>
            <w:shd w:val="clear" w:color="auto" w:fill="F2F2F2" w:themeFill="background1" w:themeFillShade="F2"/>
            <w:vAlign w:val="center"/>
          </w:tcPr>
          <w:p w14:paraId="099AB8C8"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477" w:type="dxa"/>
            <w:tcBorders>
              <w:tl2br w:val="nil"/>
              <w:tr2bl w:val="nil"/>
            </w:tcBorders>
            <w:shd w:val="clear" w:color="auto" w:fill="F2F2F2" w:themeFill="background1" w:themeFillShade="F2"/>
            <w:vAlign w:val="center"/>
          </w:tcPr>
          <w:p w14:paraId="0FAF8A94"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728" w:type="dxa"/>
            <w:tcBorders>
              <w:tl2br w:val="nil"/>
              <w:tr2bl w:val="nil"/>
            </w:tcBorders>
            <w:shd w:val="clear" w:color="auto" w:fill="F2F2F2" w:themeFill="background1" w:themeFillShade="F2"/>
          </w:tcPr>
          <w:p w14:paraId="5C6412E6"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128" w:type="dxa"/>
            <w:tcBorders>
              <w:tl2br w:val="nil"/>
              <w:tr2bl w:val="nil"/>
            </w:tcBorders>
            <w:shd w:val="clear" w:color="auto" w:fill="F2F2F2" w:themeFill="background1" w:themeFillShade="F2"/>
          </w:tcPr>
          <w:p w14:paraId="0635F82C"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328" w:type="dxa"/>
            <w:tcBorders>
              <w:tl2br w:val="nil"/>
              <w:tr2bl w:val="nil"/>
            </w:tcBorders>
            <w:shd w:val="clear" w:color="auto" w:fill="F2F2F2" w:themeFill="background1" w:themeFillShade="F2"/>
          </w:tcPr>
          <w:p w14:paraId="5F7E51B3"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785" w:type="dxa"/>
            <w:tcBorders>
              <w:tl2br w:val="nil"/>
              <w:tr2bl w:val="nil"/>
            </w:tcBorders>
            <w:shd w:val="clear" w:color="auto" w:fill="F2F2F2" w:themeFill="background1" w:themeFillShade="F2"/>
          </w:tcPr>
          <w:p w14:paraId="0C113631"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728" w:type="dxa"/>
            <w:tcBorders>
              <w:tl2br w:val="nil"/>
              <w:tr2bl w:val="nil"/>
            </w:tcBorders>
            <w:shd w:val="clear" w:color="auto" w:fill="F2F2F2" w:themeFill="background1" w:themeFillShade="F2"/>
          </w:tcPr>
          <w:p w14:paraId="0B58BA70"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277" w:type="dxa"/>
            <w:tcBorders>
              <w:tl2br w:val="nil"/>
              <w:tr2bl w:val="nil"/>
            </w:tcBorders>
            <w:shd w:val="clear" w:color="auto" w:fill="F2F2F2" w:themeFill="background1" w:themeFillShade="F2"/>
          </w:tcPr>
          <w:p w14:paraId="65F51CD9"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276" w:type="dxa"/>
            <w:tcBorders>
              <w:tl2br w:val="nil"/>
              <w:tr2bl w:val="nil"/>
            </w:tcBorders>
            <w:shd w:val="clear" w:color="auto" w:fill="F2F2F2" w:themeFill="background1" w:themeFillShade="F2"/>
          </w:tcPr>
          <w:p w14:paraId="07609996"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r>
      <w:tr w:rsidR="00160A67" w14:paraId="200574FA" w14:textId="77777777">
        <w:trPr>
          <w:cantSplit/>
          <w:trHeight w:val="298"/>
          <w:jc w:val="center"/>
        </w:trPr>
        <w:tc>
          <w:tcPr>
            <w:tcW w:w="928" w:type="dxa"/>
            <w:tcBorders>
              <w:tl2br w:val="nil"/>
              <w:tr2bl w:val="nil"/>
            </w:tcBorders>
            <w:shd w:val="clear" w:color="auto" w:fill="F2F2F2" w:themeFill="background1" w:themeFillShade="F2"/>
            <w:vAlign w:val="center"/>
          </w:tcPr>
          <w:p w14:paraId="7212BA29"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477" w:type="dxa"/>
            <w:tcBorders>
              <w:tl2br w:val="nil"/>
              <w:tr2bl w:val="nil"/>
            </w:tcBorders>
            <w:shd w:val="clear" w:color="auto" w:fill="F2F2F2" w:themeFill="background1" w:themeFillShade="F2"/>
            <w:vAlign w:val="center"/>
          </w:tcPr>
          <w:p w14:paraId="537CA94F"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728" w:type="dxa"/>
            <w:tcBorders>
              <w:tl2br w:val="nil"/>
              <w:tr2bl w:val="nil"/>
            </w:tcBorders>
            <w:shd w:val="clear" w:color="auto" w:fill="F2F2F2" w:themeFill="background1" w:themeFillShade="F2"/>
          </w:tcPr>
          <w:p w14:paraId="7078239F"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128" w:type="dxa"/>
            <w:tcBorders>
              <w:tl2br w:val="nil"/>
              <w:tr2bl w:val="nil"/>
            </w:tcBorders>
            <w:shd w:val="clear" w:color="auto" w:fill="F2F2F2" w:themeFill="background1" w:themeFillShade="F2"/>
          </w:tcPr>
          <w:p w14:paraId="4BFB887E"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328" w:type="dxa"/>
            <w:tcBorders>
              <w:tl2br w:val="nil"/>
              <w:tr2bl w:val="nil"/>
            </w:tcBorders>
            <w:shd w:val="clear" w:color="auto" w:fill="F2F2F2" w:themeFill="background1" w:themeFillShade="F2"/>
          </w:tcPr>
          <w:p w14:paraId="0BB01BD3"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785" w:type="dxa"/>
            <w:tcBorders>
              <w:tl2br w:val="nil"/>
              <w:tr2bl w:val="nil"/>
            </w:tcBorders>
            <w:shd w:val="clear" w:color="auto" w:fill="F2F2F2" w:themeFill="background1" w:themeFillShade="F2"/>
          </w:tcPr>
          <w:p w14:paraId="7E281D27"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728" w:type="dxa"/>
            <w:tcBorders>
              <w:tl2br w:val="nil"/>
              <w:tr2bl w:val="nil"/>
            </w:tcBorders>
            <w:shd w:val="clear" w:color="auto" w:fill="F2F2F2" w:themeFill="background1" w:themeFillShade="F2"/>
          </w:tcPr>
          <w:p w14:paraId="63F36783"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277" w:type="dxa"/>
            <w:tcBorders>
              <w:tl2br w:val="nil"/>
              <w:tr2bl w:val="nil"/>
            </w:tcBorders>
            <w:shd w:val="clear" w:color="auto" w:fill="F2F2F2" w:themeFill="background1" w:themeFillShade="F2"/>
          </w:tcPr>
          <w:p w14:paraId="0BD700A8"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276" w:type="dxa"/>
            <w:tcBorders>
              <w:tl2br w:val="nil"/>
              <w:tr2bl w:val="nil"/>
            </w:tcBorders>
            <w:shd w:val="clear" w:color="auto" w:fill="F2F2F2" w:themeFill="background1" w:themeFillShade="F2"/>
          </w:tcPr>
          <w:p w14:paraId="5240EE5E"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r>
      <w:tr w:rsidR="00160A67" w14:paraId="27FECFD6" w14:textId="77777777">
        <w:trPr>
          <w:cantSplit/>
          <w:trHeight w:val="298"/>
          <w:jc w:val="center"/>
        </w:trPr>
        <w:tc>
          <w:tcPr>
            <w:tcW w:w="928" w:type="dxa"/>
            <w:tcBorders>
              <w:tl2br w:val="nil"/>
              <w:tr2bl w:val="nil"/>
            </w:tcBorders>
            <w:shd w:val="clear" w:color="auto" w:fill="F2F2F2" w:themeFill="background1" w:themeFillShade="F2"/>
            <w:vAlign w:val="center"/>
          </w:tcPr>
          <w:p w14:paraId="0C6552B8"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477" w:type="dxa"/>
            <w:tcBorders>
              <w:tl2br w:val="nil"/>
              <w:tr2bl w:val="nil"/>
            </w:tcBorders>
            <w:shd w:val="clear" w:color="auto" w:fill="F2F2F2" w:themeFill="background1" w:themeFillShade="F2"/>
            <w:vAlign w:val="center"/>
          </w:tcPr>
          <w:p w14:paraId="262323A7"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728" w:type="dxa"/>
            <w:tcBorders>
              <w:tl2br w:val="nil"/>
              <w:tr2bl w:val="nil"/>
            </w:tcBorders>
            <w:shd w:val="clear" w:color="auto" w:fill="F2F2F2" w:themeFill="background1" w:themeFillShade="F2"/>
            <w:vAlign w:val="center"/>
          </w:tcPr>
          <w:p w14:paraId="2D1B8A19"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128" w:type="dxa"/>
            <w:tcBorders>
              <w:tl2br w:val="nil"/>
              <w:tr2bl w:val="nil"/>
            </w:tcBorders>
            <w:shd w:val="clear" w:color="auto" w:fill="F2F2F2" w:themeFill="background1" w:themeFillShade="F2"/>
          </w:tcPr>
          <w:p w14:paraId="148D9F0D"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328" w:type="dxa"/>
            <w:tcBorders>
              <w:tl2br w:val="nil"/>
              <w:tr2bl w:val="nil"/>
            </w:tcBorders>
            <w:shd w:val="clear" w:color="auto" w:fill="F2F2F2" w:themeFill="background1" w:themeFillShade="F2"/>
          </w:tcPr>
          <w:p w14:paraId="181B7185"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785" w:type="dxa"/>
            <w:tcBorders>
              <w:tl2br w:val="nil"/>
              <w:tr2bl w:val="nil"/>
            </w:tcBorders>
            <w:shd w:val="clear" w:color="auto" w:fill="F2F2F2" w:themeFill="background1" w:themeFillShade="F2"/>
          </w:tcPr>
          <w:p w14:paraId="6FDEACD7"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commentRangeEnd w:id="1569"/>
        <w:tc>
          <w:tcPr>
            <w:tcW w:w="728" w:type="dxa"/>
            <w:tcBorders>
              <w:tl2br w:val="nil"/>
              <w:tr2bl w:val="nil"/>
            </w:tcBorders>
            <w:shd w:val="clear" w:color="auto" w:fill="F2F2F2" w:themeFill="background1" w:themeFillShade="F2"/>
          </w:tcPr>
          <w:p w14:paraId="4C99B6C8" w14:textId="77777777" w:rsidR="00160A67" w:rsidRDefault="008F5618">
            <w:pPr>
              <w:keepNext/>
              <w:snapToGrid w:val="0"/>
              <w:spacing w:before="120" w:after="60" w:line="276" w:lineRule="auto"/>
              <w:jc w:val="center"/>
              <w:rPr>
                <w:rFonts w:ascii="Times New Roman" w:eastAsia="宋体" w:hAnsi="Times New Roman" w:cs="Times New Roman"/>
                <w:szCs w:val="22"/>
                <w:lang w:val="fr-FR"/>
              </w:rPr>
            </w:pPr>
            <w:r>
              <w:rPr>
                <w:rStyle w:val="aff1"/>
              </w:rPr>
              <w:commentReference w:id="1569"/>
            </w:r>
          </w:p>
        </w:tc>
        <w:tc>
          <w:tcPr>
            <w:tcW w:w="1277" w:type="dxa"/>
            <w:tcBorders>
              <w:tl2br w:val="nil"/>
              <w:tr2bl w:val="nil"/>
            </w:tcBorders>
            <w:shd w:val="clear" w:color="auto" w:fill="F2F2F2" w:themeFill="background1" w:themeFillShade="F2"/>
          </w:tcPr>
          <w:p w14:paraId="4005E81B"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276" w:type="dxa"/>
            <w:tcBorders>
              <w:tl2br w:val="nil"/>
              <w:tr2bl w:val="nil"/>
            </w:tcBorders>
            <w:shd w:val="clear" w:color="auto" w:fill="F2F2F2" w:themeFill="background1" w:themeFillShade="F2"/>
          </w:tcPr>
          <w:p w14:paraId="3DA6184B"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r>
    </w:tbl>
    <w:p w14:paraId="75780F5E" w14:textId="77777777" w:rsidR="00160A67" w:rsidRDefault="00160A67">
      <w:pPr>
        <w:snapToGrid w:val="0"/>
        <w:ind w:firstLine="482"/>
        <w:rPr>
          <w:rFonts w:ascii="Arial" w:eastAsia="黑体" w:hAnsi="Arial" w:cs="Arial"/>
          <w:b/>
          <w:szCs w:val="22"/>
          <w:u w:val="single"/>
        </w:rPr>
      </w:pPr>
    </w:p>
    <w:p w14:paraId="19F2860E" w14:textId="77777777" w:rsidR="00160A67" w:rsidRDefault="00000000">
      <w:pPr>
        <w:snapToGrid w:val="0"/>
        <w:spacing w:beforeLines="50" w:before="120" w:line="360" w:lineRule="auto"/>
        <w:ind w:firstLine="482"/>
        <w:rPr>
          <w:rFonts w:ascii="宋体" w:eastAsia="宋体" w:hAnsi="宋体" w:cs="宋体" w:hint="eastAsia"/>
          <w:b/>
          <w:u w:val="single"/>
        </w:rPr>
      </w:pPr>
      <w:r>
        <w:rPr>
          <w:rFonts w:ascii="宋体" w:eastAsia="宋体" w:hAnsi="宋体" w:cs="宋体" w:hint="eastAsia"/>
          <w:b/>
          <w:u w:val="single"/>
        </w:rPr>
        <w:t>概要性分析</w:t>
      </w:r>
    </w:p>
    <w:p w14:paraId="080D9923" w14:textId="77777777" w:rsidR="00160A67" w:rsidRDefault="00160A67">
      <w:pPr>
        <w:ind w:firstLineChars="200" w:firstLine="480"/>
        <w:rPr>
          <w:rFonts w:ascii="Arial" w:eastAsia="黑体" w:hAnsi="Arial" w:cs="Arial"/>
        </w:rPr>
      </w:pPr>
    </w:p>
    <w:p w14:paraId="0CB88339"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为评估资金融通交易的合理性，我们参考了中国人民银行公布的相应利率，特别是在报告期间内用于评估公司间资金融通交易中关联方利率是否基于独立交易原则的借贷款利率。</w:t>
      </w:r>
    </w:p>
    <w:p w14:paraId="1D8EDB54" w14:textId="5113E31C"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下表为中国人民银行相应的借款利率和贷款利率。该利率发布于</w:t>
      </w:r>
      <w:proofErr w:type="gramStart"/>
      <w:r>
        <w:rPr>
          <w:rStyle w:val="aff9"/>
          <w:rFonts w:ascii="Times New Roman" w:eastAsia="宋体" w:hAnsi="Times New Roman" w:cs="Times New Roman"/>
          <w:color w:val="FF0000"/>
        </w:rPr>
        <w:t>【</w:t>
      </w:r>
      <w:proofErr w:type="gramEnd"/>
      <w:del w:id="1570" w:author="Tian Su" w:date="2024-12-30T11:30:00Z" w16du:dateUtc="2024-12-30T03:30:00Z">
        <w:r w:rsidDel="00FE6E4A">
          <w:rPr>
            <w:rStyle w:val="aff9"/>
            <w:rFonts w:ascii="Times New Roman" w:eastAsia="宋体" w:hAnsi="Times New Roman" w:cs="Times New Roman"/>
            <w:color w:val="FF0000"/>
          </w:rPr>
          <w:delText>20XX</w:delText>
        </w:r>
      </w:del>
      <w:proofErr w:type="gramStart"/>
      <w:ins w:id="1571" w:author="Tian Su" w:date="2024-12-30T11:30:00Z" w16du:dateUtc="2024-12-30T03:30:00Z">
        <w:r w:rsidR="00FE6E4A">
          <w:rPr>
            <w:rStyle w:val="aff9"/>
            <w:rFonts w:ascii="Times New Roman" w:eastAsia="宋体" w:hAnsi="Times New Roman" w:cs="Times New Roman"/>
            <w:color w:val="FF0000"/>
          </w:rPr>
          <w:t>【</w:t>
        </w:r>
        <w:proofErr w:type="gramEnd"/>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proofErr w:type="gramStart"/>
        <w:r w:rsidR="00FE6E4A">
          <w:rPr>
            <w:rStyle w:val="aff9"/>
            <w:rFonts w:ascii="Times New Roman" w:eastAsia="宋体" w:hAnsi="Times New Roman" w:cs="Times New Roman"/>
            <w:color w:val="FF0000"/>
          </w:rPr>
          <w:t>】</w:t>
        </w:r>
      </w:ins>
      <w:proofErr w:type="gramEnd"/>
      <w:r>
        <w:rPr>
          <w:rStyle w:val="aff9"/>
          <w:rFonts w:ascii="Times New Roman" w:eastAsia="宋体" w:hAnsi="Times New Roman" w:cs="Times New Roman"/>
          <w:color w:val="FF0000"/>
        </w:rPr>
        <w:t>年</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月</w:t>
      </w:r>
      <w:r>
        <w:rPr>
          <w:rStyle w:val="aff9"/>
          <w:rFonts w:ascii="Times New Roman" w:eastAsia="宋体" w:hAnsi="Times New Roman" w:cs="Times New Roman"/>
          <w:color w:val="FF0000"/>
        </w:rPr>
        <w:t>XX</w:t>
      </w:r>
      <w:r>
        <w:rPr>
          <w:rStyle w:val="aff9"/>
          <w:rFonts w:ascii="Times New Roman" w:eastAsia="宋体" w:hAnsi="Times New Roman" w:cs="Times New Roman"/>
          <w:color w:val="FF0000"/>
        </w:rPr>
        <w:t>日，并适用于</w:t>
      </w:r>
      <w:del w:id="1572" w:author="Tian Su" w:date="2024-12-30T11:30:00Z" w16du:dateUtc="2024-12-30T03:30:00Z">
        <w:r w:rsidDel="00FE6E4A">
          <w:rPr>
            <w:rStyle w:val="aff9"/>
            <w:rFonts w:ascii="Times New Roman" w:eastAsia="宋体" w:hAnsi="Times New Roman" w:cs="Times New Roman"/>
            <w:color w:val="FF0000"/>
          </w:rPr>
          <w:delText>20XX</w:delText>
        </w:r>
      </w:del>
      <w:ins w:id="1573"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FF0000"/>
        </w:rPr>
        <w:t>年度</w:t>
      </w:r>
      <w:proofErr w:type="gramStart"/>
      <w:r>
        <w:rPr>
          <w:rStyle w:val="aff9"/>
          <w:rFonts w:ascii="Times New Roman" w:eastAsia="宋体" w:hAnsi="Times New Roman" w:cs="Times New Roman"/>
          <w:color w:val="FF0000"/>
        </w:rPr>
        <w:t>】</w:t>
      </w:r>
      <w:proofErr w:type="gramEnd"/>
      <w:r>
        <w:rPr>
          <w:rStyle w:val="aff9"/>
          <w:rFonts w:ascii="Times New Roman" w:eastAsia="宋体" w:hAnsi="Times New Roman" w:cs="Times New Roman"/>
          <w:color w:val="auto"/>
        </w:rPr>
        <w:t>。</w:t>
      </w:r>
    </w:p>
    <w:p w14:paraId="0C80F325" w14:textId="77777777" w:rsidR="00160A67" w:rsidRDefault="00160A67">
      <w:pPr>
        <w:ind w:firstLineChars="200" w:firstLine="480"/>
        <w:rPr>
          <w:rFonts w:ascii="Arial" w:eastAsia="黑体" w:hAnsi="Arial" w:cs="Arial"/>
        </w:rPr>
      </w:pPr>
    </w:p>
    <w:p w14:paraId="49FC8CCF" w14:textId="77777777" w:rsidR="00160A67" w:rsidRDefault="00000000">
      <w:pPr>
        <w:pStyle w:val="ac"/>
        <w:keepNext/>
        <w:ind w:firstLine="482"/>
        <w:jc w:val="center"/>
        <w:rPr>
          <w:rFonts w:ascii="Times New Roman" w:eastAsia="宋体" w:hAnsi="Times New Roman" w:cs="Times New Roman"/>
        </w:rPr>
      </w:pPr>
      <w:bookmarkStart w:id="1574" w:name="_Toc143535421"/>
      <w:bookmarkStart w:id="1575" w:name="_Toc474313372"/>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hint="eastAsia"/>
        </w:rPr>
        <w:t>29</w:t>
      </w:r>
      <w:r>
        <w:rPr>
          <w:rFonts w:ascii="Times New Roman" w:eastAsia="宋体" w:hAnsi="Times New Roman" w:cs="Times New Roman"/>
        </w:rPr>
        <w:t>：中国人民银行存款利率</w:t>
      </w:r>
      <w:r>
        <w:rPr>
          <w:rStyle w:val="aff2"/>
          <w:rFonts w:ascii="Times New Roman" w:hAnsi="Times New Roman" w:cs="Times New Roman"/>
        </w:rPr>
        <w:footnoteReference w:id="32"/>
      </w:r>
      <w:bookmarkEnd w:id="1574"/>
      <w:bookmarkEnd w:id="1575"/>
    </w:p>
    <w:tbl>
      <w:tblPr>
        <w:tblStyle w:val="CV2111"/>
        <w:tblW w:w="0" w:type="auto"/>
        <w:jc w:val="center"/>
        <w:tblBorders>
          <w:top w:val="single" w:sz="12" w:space="0" w:color="000000" w:themeColor="text1"/>
          <w:bottom w:val="single" w:sz="12" w:space="0" w:color="000000" w:themeColor="text1"/>
          <w:insideH w:val="single" w:sz="4" w:space="0" w:color="000000" w:themeColor="text1"/>
          <w:insideV w:val="single" w:sz="4" w:space="0" w:color="000000" w:themeColor="text1"/>
        </w:tblBorders>
        <w:tblCellMar>
          <w:top w:w="0" w:type="dxa"/>
        </w:tblCellMar>
        <w:tblLook w:val="04A0" w:firstRow="1" w:lastRow="0" w:firstColumn="1" w:lastColumn="0" w:noHBand="0" w:noVBand="1"/>
      </w:tblPr>
      <w:tblGrid>
        <w:gridCol w:w="2783"/>
        <w:gridCol w:w="3403"/>
      </w:tblGrid>
      <w:tr w:rsidR="00160A67" w14:paraId="24D943EC" w14:textId="77777777" w:rsidTr="00160A67">
        <w:trPr>
          <w:cnfStyle w:val="100000000000" w:firstRow="1" w:lastRow="0" w:firstColumn="0" w:lastColumn="0" w:oddVBand="0" w:evenVBand="0" w:oddHBand="0" w:evenHBand="0" w:firstRowFirstColumn="0" w:firstRowLastColumn="0" w:lastRowFirstColumn="0" w:lastRowLastColumn="0"/>
          <w:cantSplit/>
          <w:trHeight w:val="431"/>
          <w:jc w:val="center"/>
        </w:trPr>
        <w:tc>
          <w:tcPr>
            <w:cnfStyle w:val="000000000100" w:firstRow="0" w:lastRow="0" w:firstColumn="0" w:lastColumn="0" w:oddVBand="0" w:evenVBand="0" w:oddHBand="0" w:evenHBand="0" w:firstRowFirstColumn="1" w:firstRowLastColumn="0" w:lastRowFirstColumn="0" w:lastRowLastColumn="0"/>
            <w:tcW w:w="2783" w:type="dxa"/>
            <w:shd w:val="clear" w:color="auto" w:fill="06A2E0" w:themeFill="accent1"/>
            <w:vAlign w:val="center"/>
          </w:tcPr>
          <w:p w14:paraId="78B2CE24" w14:textId="77777777" w:rsidR="00160A67" w:rsidRDefault="00000000">
            <w:pPr>
              <w:pStyle w:val="aa"/>
              <w:keepNext/>
              <w:snapToGrid w:val="0"/>
              <w:spacing w:after="0"/>
              <w:ind w:firstLine="402"/>
              <w:jc w:val="center"/>
              <w:rPr>
                <w:rFonts w:ascii="Times New Roman" w:eastAsia="宋体" w:hAnsi="Times New Roman" w:cs="Times New Roman"/>
                <w:color w:val="FFFFFF" w:themeColor="background1"/>
                <w:sz w:val="20"/>
                <w:szCs w:val="22"/>
                <w:lang w:eastAsia="zh-CN"/>
              </w:rPr>
            </w:pPr>
            <w:r>
              <w:rPr>
                <w:rFonts w:ascii="Times New Roman" w:eastAsia="宋体" w:hAnsi="Times New Roman" w:cs="Times New Roman"/>
                <w:bCs w:val="0"/>
                <w:color w:val="FFFFFF" w:themeColor="background1"/>
                <w:sz w:val="20"/>
                <w:szCs w:val="22"/>
                <w:lang w:eastAsia="zh-CN"/>
              </w:rPr>
              <w:t>存款方式</w:t>
            </w:r>
          </w:p>
        </w:tc>
        <w:tc>
          <w:tcPr>
            <w:tcW w:w="3403" w:type="dxa"/>
            <w:shd w:val="clear" w:color="auto" w:fill="06A2E0" w:themeFill="accent1"/>
            <w:vAlign w:val="center"/>
          </w:tcPr>
          <w:p w14:paraId="7E9B3F53" w14:textId="77777777" w:rsidR="00160A67" w:rsidRDefault="00000000">
            <w:pPr>
              <w:pStyle w:val="aa"/>
              <w:keepNext/>
              <w:snapToGrid w:val="0"/>
              <w:spacing w:after="0"/>
              <w:ind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FFFF" w:themeColor="background1"/>
                <w:sz w:val="20"/>
                <w:szCs w:val="22"/>
                <w:lang w:eastAsia="zh-CN"/>
              </w:rPr>
            </w:pPr>
            <w:r>
              <w:rPr>
                <w:rFonts w:ascii="Times New Roman" w:eastAsia="宋体" w:hAnsi="Times New Roman" w:cs="Times New Roman"/>
                <w:bCs w:val="0"/>
                <w:color w:val="FFFFFF" w:themeColor="background1"/>
                <w:sz w:val="20"/>
                <w:szCs w:val="22"/>
                <w:lang w:eastAsia="zh-CN"/>
              </w:rPr>
              <w:t>存款利率（年利率</w:t>
            </w:r>
            <w:r>
              <w:rPr>
                <w:rFonts w:ascii="Times New Roman" w:eastAsia="宋体" w:hAnsi="Times New Roman" w:cs="Times New Roman"/>
                <w:bCs w:val="0"/>
                <w:color w:val="FFFFFF" w:themeColor="background1"/>
                <w:sz w:val="20"/>
                <w:szCs w:val="22"/>
                <w:lang w:eastAsia="zh-CN"/>
              </w:rPr>
              <w:t>%</w:t>
            </w:r>
            <w:r>
              <w:rPr>
                <w:rFonts w:ascii="Times New Roman" w:eastAsia="宋体" w:hAnsi="Times New Roman" w:cs="Times New Roman"/>
                <w:bCs w:val="0"/>
                <w:color w:val="FFFFFF" w:themeColor="background1"/>
                <w:sz w:val="20"/>
                <w:szCs w:val="22"/>
                <w:lang w:eastAsia="zh-CN"/>
              </w:rPr>
              <w:t>）</w:t>
            </w:r>
          </w:p>
        </w:tc>
      </w:tr>
      <w:tr w:rsidR="00160A67" w14:paraId="1669D480" w14:textId="77777777" w:rsidTr="00160A67">
        <w:trPr>
          <w:cantSplit/>
          <w:trHeight w:val="431"/>
          <w:jc w:val="center"/>
        </w:trPr>
        <w:tc>
          <w:tcPr>
            <w:tcW w:w="2783" w:type="dxa"/>
            <w:tcBorders>
              <w:tl2br w:val="nil"/>
              <w:tr2bl w:val="nil"/>
            </w:tcBorders>
            <w:shd w:val="clear" w:color="auto" w:fill="F2F2F2" w:themeFill="background1" w:themeFillShade="F2"/>
            <w:vAlign w:val="center"/>
          </w:tcPr>
          <w:p w14:paraId="3E0F7672" w14:textId="77777777" w:rsidR="00160A67" w:rsidRDefault="00000000">
            <w:pPr>
              <w:pStyle w:val="aa"/>
              <w:keepNext/>
              <w:adjustRightInd w:val="0"/>
              <w:snapToGrid w:val="0"/>
              <w:spacing w:after="0"/>
              <w:ind w:firstLine="400"/>
              <w:jc w:val="center"/>
              <w:rPr>
                <w:rFonts w:ascii="Times New Roman" w:eastAsia="宋体" w:hAnsi="Times New Roman" w:cs="Times New Roman"/>
                <w:sz w:val="20"/>
                <w:szCs w:val="22"/>
                <w:lang w:eastAsia="zh-CN"/>
              </w:rPr>
            </w:pPr>
            <w:r>
              <w:rPr>
                <w:rFonts w:ascii="Times New Roman" w:eastAsia="宋体" w:hAnsi="Times New Roman" w:cs="Times New Roman"/>
                <w:b w:val="0"/>
                <w:sz w:val="20"/>
                <w:szCs w:val="22"/>
                <w:lang w:eastAsia="zh-CN"/>
              </w:rPr>
              <w:t>活期存款</w:t>
            </w:r>
          </w:p>
        </w:tc>
        <w:tc>
          <w:tcPr>
            <w:tcW w:w="3403" w:type="dxa"/>
            <w:tcBorders>
              <w:tl2br w:val="nil"/>
              <w:tr2bl w:val="nil"/>
            </w:tcBorders>
            <w:shd w:val="clear" w:color="auto" w:fill="F2F2F2" w:themeFill="background1" w:themeFillShade="F2"/>
            <w:vAlign w:val="center"/>
          </w:tcPr>
          <w:p w14:paraId="723FD8B7" w14:textId="77777777" w:rsidR="00160A67" w:rsidRDefault="00160A67">
            <w:pPr>
              <w:pStyle w:val="aa"/>
              <w:keepNext/>
              <w:adjustRightInd w:val="0"/>
              <w:snapToGrid w:val="0"/>
              <w:spacing w:after="0"/>
              <w:ind w:firstLine="402"/>
              <w:jc w:val="center"/>
              <w:rPr>
                <w:rFonts w:ascii="Times New Roman" w:eastAsia="宋体" w:hAnsi="Times New Roman" w:cs="Times New Roman"/>
                <w:sz w:val="20"/>
                <w:szCs w:val="22"/>
                <w:lang w:eastAsia="zh-CN"/>
              </w:rPr>
            </w:pPr>
          </w:p>
        </w:tc>
      </w:tr>
      <w:tr w:rsidR="00160A67" w14:paraId="57072943" w14:textId="77777777" w:rsidTr="00160A67">
        <w:trPr>
          <w:cantSplit/>
          <w:trHeight w:val="431"/>
          <w:jc w:val="center"/>
        </w:trPr>
        <w:tc>
          <w:tcPr>
            <w:tcW w:w="2783" w:type="dxa"/>
            <w:tcBorders>
              <w:tl2br w:val="nil"/>
              <w:tr2bl w:val="nil"/>
            </w:tcBorders>
            <w:shd w:val="clear" w:color="auto" w:fill="F2F2F2" w:themeFill="background1" w:themeFillShade="F2"/>
            <w:vAlign w:val="center"/>
          </w:tcPr>
          <w:p w14:paraId="7509FB41" w14:textId="77777777" w:rsidR="00160A67" w:rsidRDefault="00000000">
            <w:pPr>
              <w:pStyle w:val="aa"/>
              <w:keepNext/>
              <w:adjustRightInd w:val="0"/>
              <w:snapToGrid w:val="0"/>
              <w:spacing w:after="0"/>
              <w:ind w:firstLine="400"/>
              <w:jc w:val="center"/>
              <w:rPr>
                <w:rFonts w:ascii="Times New Roman" w:eastAsia="宋体" w:hAnsi="Times New Roman" w:cs="Times New Roman"/>
                <w:sz w:val="20"/>
                <w:szCs w:val="22"/>
                <w:lang w:eastAsia="zh-CN"/>
              </w:rPr>
            </w:pPr>
            <w:r>
              <w:rPr>
                <w:rFonts w:ascii="Times New Roman" w:eastAsia="宋体" w:hAnsi="Times New Roman" w:cs="Times New Roman"/>
                <w:b w:val="0"/>
                <w:sz w:val="20"/>
                <w:szCs w:val="22"/>
                <w:lang w:eastAsia="zh-CN"/>
              </w:rPr>
              <w:t>三个月</w:t>
            </w:r>
          </w:p>
        </w:tc>
        <w:tc>
          <w:tcPr>
            <w:tcW w:w="3403" w:type="dxa"/>
            <w:tcBorders>
              <w:tl2br w:val="nil"/>
              <w:tr2bl w:val="nil"/>
            </w:tcBorders>
            <w:shd w:val="clear" w:color="auto" w:fill="F2F2F2" w:themeFill="background1" w:themeFillShade="F2"/>
            <w:vAlign w:val="center"/>
          </w:tcPr>
          <w:p w14:paraId="1AF8D4C4" w14:textId="77777777" w:rsidR="00160A67" w:rsidRDefault="00160A67">
            <w:pPr>
              <w:pStyle w:val="aa"/>
              <w:keepNext/>
              <w:adjustRightInd w:val="0"/>
              <w:snapToGrid w:val="0"/>
              <w:spacing w:after="0"/>
              <w:ind w:firstLine="402"/>
              <w:jc w:val="center"/>
              <w:rPr>
                <w:rFonts w:ascii="Times New Roman" w:eastAsia="宋体" w:hAnsi="Times New Roman" w:cs="Times New Roman"/>
                <w:sz w:val="20"/>
                <w:szCs w:val="22"/>
                <w:lang w:eastAsia="zh-CN"/>
              </w:rPr>
            </w:pPr>
          </w:p>
        </w:tc>
      </w:tr>
      <w:tr w:rsidR="00160A67" w14:paraId="1E604F49" w14:textId="77777777" w:rsidTr="00160A67">
        <w:trPr>
          <w:cantSplit/>
          <w:trHeight w:val="431"/>
          <w:jc w:val="center"/>
        </w:trPr>
        <w:tc>
          <w:tcPr>
            <w:tcW w:w="2783" w:type="dxa"/>
            <w:tcBorders>
              <w:tl2br w:val="nil"/>
              <w:tr2bl w:val="nil"/>
            </w:tcBorders>
            <w:shd w:val="clear" w:color="auto" w:fill="F2F2F2" w:themeFill="background1" w:themeFillShade="F2"/>
            <w:vAlign w:val="center"/>
          </w:tcPr>
          <w:p w14:paraId="48C6C2CF" w14:textId="77777777" w:rsidR="00160A67" w:rsidRDefault="00000000">
            <w:pPr>
              <w:pStyle w:val="aa"/>
              <w:keepNext/>
              <w:adjustRightInd w:val="0"/>
              <w:snapToGrid w:val="0"/>
              <w:spacing w:after="0"/>
              <w:ind w:firstLine="400"/>
              <w:jc w:val="center"/>
              <w:rPr>
                <w:rFonts w:ascii="Times New Roman" w:eastAsia="宋体" w:hAnsi="Times New Roman" w:cs="Times New Roman"/>
                <w:sz w:val="20"/>
                <w:szCs w:val="22"/>
                <w:lang w:eastAsia="zh-CN"/>
              </w:rPr>
            </w:pPr>
            <w:r>
              <w:rPr>
                <w:rFonts w:ascii="Times New Roman" w:eastAsia="宋体" w:hAnsi="Times New Roman" w:cs="Times New Roman"/>
                <w:b w:val="0"/>
                <w:sz w:val="20"/>
                <w:szCs w:val="22"/>
                <w:lang w:eastAsia="zh-CN"/>
              </w:rPr>
              <w:t>半年</w:t>
            </w:r>
          </w:p>
        </w:tc>
        <w:tc>
          <w:tcPr>
            <w:tcW w:w="3403" w:type="dxa"/>
            <w:tcBorders>
              <w:tl2br w:val="nil"/>
              <w:tr2bl w:val="nil"/>
            </w:tcBorders>
            <w:shd w:val="clear" w:color="auto" w:fill="F2F2F2" w:themeFill="background1" w:themeFillShade="F2"/>
            <w:vAlign w:val="center"/>
          </w:tcPr>
          <w:p w14:paraId="0C2C6661" w14:textId="77777777" w:rsidR="00160A67" w:rsidRDefault="00160A67">
            <w:pPr>
              <w:pStyle w:val="aa"/>
              <w:keepNext/>
              <w:adjustRightInd w:val="0"/>
              <w:snapToGrid w:val="0"/>
              <w:spacing w:after="0"/>
              <w:ind w:firstLine="402"/>
              <w:jc w:val="center"/>
              <w:rPr>
                <w:rFonts w:ascii="Times New Roman" w:eastAsia="宋体" w:hAnsi="Times New Roman" w:cs="Times New Roman"/>
                <w:sz w:val="20"/>
                <w:szCs w:val="22"/>
                <w:lang w:eastAsia="zh-CN"/>
              </w:rPr>
            </w:pPr>
          </w:p>
        </w:tc>
      </w:tr>
      <w:tr w:rsidR="00160A67" w14:paraId="1A71C5B2" w14:textId="77777777" w:rsidTr="00160A67">
        <w:trPr>
          <w:cantSplit/>
          <w:trHeight w:val="431"/>
          <w:jc w:val="center"/>
        </w:trPr>
        <w:tc>
          <w:tcPr>
            <w:tcW w:w="2783" w:type="dxa"/>
            <w:tcBorders>
              <w:tl2br w:val="nil"/>
              <w:tr2bl w:val="nil"/>
            </w:tcBorders>
            <w:shd w:val="clear" w:color="auto" w:fill="F2F2F2" w:themeFill="background1" w:themeFillShade="F2"/>
            <w:vAlign w:val="center"/>
          </w:tcPr>
          <w:p w14:paraId="6FCE7843" w14:textId="77777777" w:rsidR="00160A67" w:rsidRDefault="00000000">
            <w:pPr>
              <w:pStyle w:val="aa"/>
              <w:keepNext/>
              <w:adjustRightInd w:val="0"/>
              <w:snapToGrid w:val="0"/>
              <w:spacing w:after="0"/>
              <w:ind w:firstLine="400"/>
              <w:jc w:val="center"/>
              <w:rPr>
                <w:rFonts w:ascii="Times New Roman" w:eastAsia="宋体" w:hAnsi="Times New Roman" w:cs="Times New Roman"/>
                <w:sz w:val="20"/>
                <w:szCs w:val="22"/>
                <w:lang w:eastAsia="zh-CN"/>
              </w:rPr>
            </w:pPr>
            <w:r>
              <w:rPr>
                <w:rFonts w:ascii="Times New Roman" w:eastAsia="宋体" w:hAnsi="Times New Roman" w:cs="Times New Roman"/>
                <w:b w:val="0"/>
                <w:sz w:val="20"/>
                <w:szCs w:val="22"/>
                <w:lang w:eastAsia="zh-CN"/>
              </w:rPr>
              <w:t>一年</w:t>
            </w:r>
          </w:p>
        </w:tc>
        <w:tc>
          <w:tcPr>
            <w:tcW w:w="3403" w:type="dxa"/>
            <w:tcBorders>
              <w:tl2br w:val="nil"/>
              <w:tr2bl w:val="nil"/>
            </w:tcBorders>
            <w:shd w:val="clear" w:color="auto" w:fill="F2F2F2" w:themeFill="background1" w:themeFillShade="F2"/>
            <w:vAlign w:val="center"/>
          </w:tcPr>
          <w:p w14:paraId="5EE88CE3" w14:textId="77777777" w:rsidR="00160A67" w:rsidRDefault="00160A67">
            <w:pPr>
              <w:pStyle w:val="aa"/>
              <w:keepNext/>
              <w:adjustRightInd w:val="0"/>
              <w:snapToGrid w:val="0"/>
              <w:spacing w:after="0"/>
              <w:ind w:firstLine="402"/>
              <w:jc w:val="center"/>
              <w:rPr>
                <w:rFonts w:ascii="Times New Roman" w:eastAsia="宋体" w:hAnsi="Times New Roman" w:cs="Times New Roman"/>
                <w:sz w:val="20"/>
                <w:szCs w:val="22"/>
                <w:lang w:eastAsia="zh-CN"/>
              </w:rPr>
            </w:pPr>
          </w:p>
        </w:tc>
      </w:tr>
      <w:tr w:rsidR="00160A67" w14:paraId="5F8C6DF1" w14:textId="77777777" w:rsidTr="00160A67">
        <w:trPr>
          <w:cantSplit/>
          <w:trHeight w:val="431"/>
          <w:jc w:val="center"/>
        </w:trPr>
        <w:tc>
          <w:tcPr>
            <w:tcW w:w="2783" w:type="dxa"/>
            <w:tcBorders>
              <w:tl2br w:val="nil"/>
              <w:tr2bl w:val="nil"/>
            </w:tcBorders>
            <w:shd w:val="clear" w:color="auto" w:fill="F2F2F2" w:themeFill="background1" w:themeFillShade="F2"/>
            <w:vAlign w:val="center"/>
          </w:tcPr>
          <w:p w14:paraId="19BA005A" w14:textId="77777777" w:rsidR="00160A67" w:rsidRDefault="00000000">
            <w:pPr>
              <w:pStyle w:val="aa"/>
              <w:keepNext/>
              <w:adjustRightInd w:val="0"/>
              <w:snapToGrid w:val="0"/>
              <w:spacing w:after="0"/>
              <w:ind w:firstLine="400"/>
              <w:jc w:val="center"/>
              <w:rPr>
                <w:rFonts w:ascii="Times New Roman" w:eastAsia="宋体" w:hAnsi="Times New Roman" w:cs="Times New Roman"/>
                <w:sz w:val="20"/>
                <w:szCs w:val="22"/>
                <w:lang w:eastAsia="zh-CN"/>
              </w:rPr>
            </w:pPr>
            <w:r>
              <w:rPr>
                <w:rFonts w:ascii="Times New Roman" w:eastAsia="宋体" w:hAnsi="Times New Roman" w:cs="Times New Roman"/>
                <w:b w:val="0"/>
                <w:sz w:val="20"/>
                <w:szCs w:val="22"/>
                <w:lang w:eastAsia="zh-CN"/>
              </w:rPr>
              <w:t>二年</w:t>
            </w:r>
          </w:p>
        </w:tc>
        <w:tc>
          <w:tcPr>
            <w:tcW w:w="3403" w:type="dxa"/>
            <w:tcBorders>
              <w:tl2br w:val="nil"/>
              <w:tr2bl w:val="nil"/>
            </w:tcBorders>
            <w:shd w:val="clear" w:color="auto" w:fill="F2F2F2" w:themeFill="background1" w:themeFillShade="F2"/>
            <w:vAlign w:val="center"/>
          </w:tcPr>
          <w:p w14:paraId="0FAC4980" w14:textId="77777777" w:rsidR="00160A67" w:rsidRDefault="00160A67">
            <w:pPr>
              <w:pStyle w:val="aa"/>
              <w:keepNext/>
              <w:adjustRightInd w:val="0"/>
              <w:snapToGrid w:val="0"/>
              <w:spacing w:after="0"/>
              <w:ind w:firstLine="402"/>
              <w:jc w:val="center"/>
              <w:rPr>
                <w:rFonts w:ascii="Times New Roman" w:eastAsia="宋体" w:hAnsi="Times New Roman" w:cs="Times New Roman"/>
                <w:sz w:val="20"/>
                <w:szCs w:val="22"/>
                <w:lang w:eastAsia="zh-CN"/>
              </w:rPr>
            </w:pPr>
          </w:p>
        </w:tc>
      </w:tr>
      <w:tr w:rsidR="00160A67" w14:paraId="2F25B157" w14:textId="77777777" w:rsidTr="00160A67">
        <w:trPr>
          <w:cantSplit/>
          <w:trHeight w:val="431"/>
          <w:jc w:val="center"/>
        </w:trPr>
        <w:tc>
          <w:tcPr>
            <w:tcW w:w="2783" w:type="dxa"/>
            <w:tcBorders>
              <w:tl2br w:val="nil"/>
              <w:tr2bl w:val="nil"/>
            </w:tcBorders>
            <w:shd w:val="clear" w:color="auto" w:fill="F2F2F2" w:themeFill="background1" w:themeFillShade="F2"/>
            <w:vAlign w:val="center"/>
          </w:tcPr>
          <w:p w14:paraId="2962AA77" w14:textId="77777777" w:rsidR="00160A67" w:rsidRDefault="00000000">
            <w:pPr>
              <w:pStyle w:val="aa"/>
              <w:keepNext/>
              <w:adjustRightInd w:val="0"/>
              <w:snapToGrid w:val="0"/>
              <w:spacing w:after="0"/>
              <w:ind w:firstLine="400"/>
              <w:jc w:val="center"/>
              <w:rPr>
                <w:rFonts w:ascii="Times New Roman" w:eastAsia="宋体" w:hAnsi="Times New Roman" w:cs="Times New Roman"/>
                <w:sz w:val="20"/>
                <w:szCs w:val="22"/>
                <w:lang w:eastAsia="zh-CN"/>
              </w:rPr>
            </w:pPr>
            <w:r>
              <w:rPr>
                <w:rFonts w:ascii="Times New Roman" w:eastAsia="宋体" w:hAnsi="Times New Roman" w:cs="Times New Roman"/>
                <w:b w:val="0"/>
                <w:sz w:val="20"/>
                <w:szCs w:val="22"/>
                <w:lang w:eastAsia="zh-CN"/>
              </w:rPr>
              <w:t>三年</w:t>
            </w:r>
          </w:p>
        </w:tc>
        <w:tc>
          <w:tcPr>
            <w:tcW w:w="3403" w:type="dxa"/>
            <w:tcBorders>
              <w:tl2br w:val="nil"/>
              <w:tr2bl w:val="nil"/>
            </w:tcBorders>
            <w:shd w:val="clear" w:color="auto" w:fill="F2F2F2" w:themeFill="background1" w:themeFillShade="F2"/>
            <w:vAlign w:val="center"/>
          </w:tcPr>
          <w:p w14:paraId="493270FF" w14:textId="77777777" w:rsidR="00160A67" w:rsidRDefault="00160A67">
            <w:pPr>
              <w:pStyle w:val="aa"/>
              <w:keepNext/>
              <w:adjustRightInd w:val="0"/>
              <w:snapToGrid w:val="0"/>
              <w:spacing w:after="0"/>
              <w:ind w:firstLine="402"/>
              <w:jc w:val="center"/>
              <w:rPr>
                <w:rFonts w:ascii="Times New Roman" w:eastAsia="宋体" w:hAnsi="Times New Roman" w:cs="Times New Roman"/>
                <w:sz w:val="20"/>
                <w:szCs w:val="22"/>
                <w:lang w:eastAsia="zh-CN"/>
              </w:rPr>
            </w:pPr>
          </w:p>
        </w:tc>
      </w:tr>
    </w:tbl>
    <w:p w14:paraId="5411341D" w14:textId="77777777" w:rsidR="00160A67" w:rsidRDefault="00160A67">
      <w:pPr>
        <w:pStyle w:val="ac"/>
        <w:keepNext/>
        <w:ind w:firstLine="482"/>
        <w:rPr>
          <w:rFonts w:ascii="Arial" w:eastAsia="黑体" w:hAnsi="Arial" w:cs="Arial"/>
        </w:rPr>
      </w:pPr>
    </w:p>
    <w:p w14:paraId="330930C0" w14:textId="77777777" w:rsidR="00160A67" w:rsidRDefault="00160A67">
      <w:pPr>
        <w:pStyle w:val="ac"/>
        <w:keepNext/>
        <w:ind w:firstLine="482"/>
        <w:jc w:val="center"/>
        <w:rPr>
          <w:rFonts w:ascii="Times New Roman" w:eastAsia="宋体" w:hAnsi="Times New Roman" w:cs="Times New Roman"/>
        </w:rPr>
      </w:pPr>
      <w:bookmarkStart w:id="1576" w:name="_Toc474313373"/>
      <w:bookmarkStart w:id="1577" w:name="_Toc143535422"/>
    </w:p>
    <w:p w14:paraId="02A00507" w14:textId="77777777" w:rsidR="00160A67" w:rsidRDefault="00160A67"/>
    <w:p w14:paraId="4FED97C3" w14:textId="77777777" w:rsidR="00160A67" w:rsidRDefault="00000000">
      <w:pPr>
        <w:pStyle w:val="ac"/>
        <w:keepNext/>
        <w:ind w:firstLine="482"/>
        <w:jc w:val="center"/>
        <w:rPr>
          <w:rFonts w:ascii="Times New Roman" w:eastAsia="宋体" w:hAnsi="Times New Roman" w:cs="Times New Roman"/>
        </w:rPr>
      </w:pPr>
      <w:r>
        <w:rPr>
          <w:rFonts w:ascii="Times New Roman" w:eastAsia="宋体" w:hAnsi="Times New Roman" w:cs="Times New Roman"/>
        </w:rPr>
        <w:lastRenderedPageBreak/>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30</w:t>
      </w:r>
      <w:r>
        <w:rPr>
          <w:rFonts w:ascii="Times New Roman" w:eastAsia="宋体" w:hAnsi="Times New Roman" w:cs="Times New Roman"/>
        </w:rPr>
        <w:fldChar w:fldCharType="end"/>
      </w:r>
      <w:r>
        <w:rPr>
          <w:rFonts w:ascii="Times New Roman" w:eastAsia="宋体" w:hAnsi="Times New Roman" w:cs="Times New Roman"/>
        </w:rPr>
        <w:t>：中国人民银行贷款利率</w:t>
      </w:r>
      <w:r>
        <w:rPr>
          <w:rStyle w:val="aff2"/>
          <w:rFonts w:ascii="Times New Roman" w:hAnsi="Times New Roman" w:cs="Times New Roman"/>
        </w:rPr>
        <w:footnoteReference w:id="33"/>
      </w:r>
      <w:bookmarkEnd w:id="1576"/>
      <w:bookmarkEnd w:id="1577"/>
    </w:p>
    <w:p w14:paraId="68E3F2D9" w14:textId="77777777" w:rsidR="00160A67" w:rsidRDefault="00160A67">
      <w:pPr>
        <w:rPr>
          <w:rFonts w:eastAsiaTheme="minorEastAsia"/>
        </w:rPr>
      </w:pPr>
    </w:p>
    <w:tbl>
      <w:tblPr>
        <w:tblStyle w:val="CV2111"/>
        <w:tblW w:w="0" w:type="auto"/>
        <w:jc w:val="center"/>
        <w:tblBorders>
          <w:top w:val="single" w:sz="12" w:space="0" w:color="000000" w:themeColor="text1"/>
          <w:bottom w:val="single" w:sz="12" w:space="0" w:color="000000" w:themeColor="text1"/>
          <w:insideH w:val="single" w:sz="4" w:space="0" w:color="000000" w:themeColor="text1"/>
          <w:insideV w:val="single" w:sz="4" w:space="0" w:color="000000" w:themeColor="text1"/>
        </w:tblBorders>
        <w:tblCellMar>
          <w:top w:w="0" w:type="dxa"/>
        </w:tblCellMar>
        <w:tblLook w:val="04A0" w:firstRow="1" w:lastRow="0" w:firstColumn="1" w:lastColumn="0" w:noHBand="0" w:noVBand="1"/>
      </w:tblPr>
      <w:tblGrid>
        <w:gridCol w:w="3054"/>
        <w:gridCol w:w="3202"/>
      </w:tblGrid>
      <w:tr w:rsidR="00160A67" w14:paraId="24BD6A6D" w14:textId="77777777" w:rsidTr="00160A67">
        <w:trPr>
          <w:cnfStyle w:val="100000000000" w:firstRow="1" w:lastRow="0" w:firstColumn="0" w:lastColumn="0" w:oddVBand="0" w:evenVBand="0" w:oddHBand="0" w:evenHBand="0" w:firstRowFirstColumn="0" w:firstRowLastColumn="0" w:lastRowFirstColumn="0" w:lastRowLastColumn="0"/>
          <w:cantSplit/>
          <w:trHeight w:val="431"/>
          <w:jc w:val="center"/>
        </w:trPr>
        <w:tc>
          <w:tcPr>
            <w:cnfStyle w:val="000000000100" w:firstRow="0" w:lastRow="0" w:firstColumn="0" w:lastColumn="0" w:oddVBand="0" w:evenVBand="0" w:oddHBand="0" w:evenHBand="0" w:firstRowFirstColumn="1" w:firstRowLastColumn="0" w:lastRowFirstColumn="0" w:lastRowLastColumn="0"/>
            <w:tcW w:w="3054" w:type="dxa"/>
            <w:shd w:val="clear" w:color="auto" w:fill="06A2E0" w:themeFill="accent1"/>
            <w:vAlign w:val="center"/>
          </w:tcPr>
          <w:p w14:paraId="0BE86BF7" w14:textId="77777777" w:rsidR="00160A67" w:rsidRDefault="00000000">
            <w:pPr>
              <w:pStyle w:val="aa"/>
              <w:keepNext/>
              <w:snapToGrid w:val="0"/>
              <w:spacing w:after="0"/>
              <w:ind w:firstLine="402"/>
              <w:jc w:val="center"/>
              <w:rPr>
                <w:rFonts w:ascii="Times New Roman" w:eastAsia="宋体" w:hAnsi="Times New Roman" w:cs="Times New Roman"/>
                <w:color w:val="FFFFFF" w:themeColor="background1"/>
                <w:sz w:val="20"/>
                <w:szCs w:val="22"/>
                <w:lang w:eastAsia="zh-CN"/>
              </w:rPr>
            </w:pPr>
            <w:r>
              <w:rPr>
                <w:rFonts w:ascii="Times New Roman" w:eastAsia="宋体" w:hAnsi="Times New Roman" w:cs="Times New Roman"/>
                <w:bCs w:val="0"/>
                <w:color w:val="FFFFFF" w:themeColor="background1"/>
                <w:sz w:val="20"/>
                <w:szCs w:val="22"/>
                <w:lang w:eastAsia="zh-CN"/>
              </w:rPr>
              <w:t>贷款</w:t>
            </w:r>
          </w:p>
        </w:tc>
        <w:tc>
          <w:tcPr>
            <w:tcW w:w="3202" w:type="dxa"/>
            <w:shd w:val="clear" w:color="auto" w:fill="06A2E0" w:themeFill="accent1"/>
            <w:vAlign w:val="center"/>
          </w:tcPr>
          <w:p w14:paraId="6E82A33E" w14:textId="77777777" w:rsidR="00160A67" w:rsidRDefault="00000000">
            <w:pPr>
              <w:pStyle w:val="aa"/>
              <w:keepNext/>
              <w:snapToGrid w:val="0"/>
              <w:spacing w:after="0"/>
              <w:ind w:firstLine="402"/>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FFFF" w:themeColor="background1"/>
                <w:sz w:val="20"/>
                <w:szCs w:val="22"/>
                <w:lang w:eastAsia="zh-CN"/>
              </w:rPr>
            </w:pPr>
            <w:r>
              <w:rPr>
                <w:rFonts w:ascii="Times New Roman" w:eastAsia="宋体" w:hAnsi="Times New Roman" w:cs="Times New Roman"/>
                <w:bCs w:val="0"/>
                <w:color w:val="FFFFFF" w:themeColor="background1"/>
                <w:sz w:val="20"/>
                <w:szCs w:val="22"/>
                <w:lang w:eastAsia="zh-CN"/>
              </w:rPr>
              <w:t>贷款利率（年利率</w:t>
            </w:r>
            <w:r>
              <w:rPr>
                <w:rFonts w:ascii="Times New Roman" w:eastAsia="宋体" w:hAnsi="Times New Roman" w:cs="Times New Roman"/>
                <w:bCs w:val="0"/>
                <w:color w:val="FFFFFF" w:themeColor="background1"/>
                <w:sz w:val="20"/>
                <w:szCs w:val="22"/>
                <w:lang w:eastAsia="zh-CN"/>
              </w:rPr>
              <w:t>%</w:t>
            </w:r>
            <w:r>
              <w:rPr>
                <w:rFonts w:ascii="Times New Roman" w:eastAsia="宋体" w:hAnsi="Times New Roman" w:cs="Times New Roman"/>
                <w:bCs w:val="0"/>
                <w:color w:val="FFFFFF" w:themeColor="background1"/>
                <w:sz w:val="20"/>
                <w:szCs w:val="22"/>
                <w:lang w:eastAsia="zh-CN"/>
              </w:rPr>
              <w:t>）</w:t>
            </w:r>
          </w:p>
        </w:tc>
      </w:tr>
      <w:tr w:rsidR="00160A67" w14:paraId="3DD2A52C" w14:textId="77777777" w:rsidTr="00160A67">
        <w:trPr>
          <w:cantSplit/>
          <w:trHeight w:val="431"/>
          <w:jc w:val="center"/>
        </w:trPr>
        <w:tc>
          <w:tcPr>
            <w:tcW w:w="3054" w:type="dxa"/>
            <w:tcBorders>
              <w:tl2br w:val="nil"/>
              <w:tr2bl w:val="nil"/>
            </w:tcBorders>
            <w:shd w:val="clear" w:color="auto" w:fill="F2F2F2" w:themeFill="background1" w:themeFillShade="F2"/>
            <w:vAlign w:val="center"/>
          </w:tcPr>
          <w:p w14:paraId="11A89677" w14:textId="77777777" w:rsidR="00160A67" w:rsidRDefault="00000000">
            <w:pPr>
              <w:pStyle w:val="aa"/>
              <w:keepNext/>
              <w:snapToGrid w:val="0"/>
              <w:spacing w:after="0"/>
              <w:ind w:firstLine="400"/>
              <w:jc w:val="center"/>
              <w:rPr>
                <w:rFonts w:ascii="Times New Roman" w:eastAsia="宋体" w:hAnsi="Times New Roman" w:cs="Times New Roman"/>
                <w:sz w:val="20"/>
                <w:szCs w:val="22"/>
                <w:lang w:eastAsia="zh-CN"/>
              </w:rPr>
            </w:pPr>
            <w:r>
              <w:rPr>
                <w:rFonts w:ascii="Times New Roman" w:eastAsia="宋体" w:hAnsi="Times New Roman" w:cs="Times New Roman"/>
                <w:b w:val="0"/>
                <w:sz w:val="20"/>
                <w:szCs w:val="22"/>
                <w:lang w:eastAsia="zh-CN"/>
              </w:rPr>
              <w:t>一年以内（包括一年）</w:t>
            </w:r>
          </w:p>
        </w:tc>
        <w:tc>
          <w:tcPr>
            <w:tcW w:w="3202" w:type="dxa"/>
            <w:tcBorders>
              <w:tl2br w:val="nil"/>
              <w:tr2bl w:val="nil"/>
            </w:tcBorders>
            <w:shd w:val="clear" w:color="auto" w:fill="F2F2F2" w:themeFill="background1" w:themeFillShade="F2"/>
            <w:vAlign w:val="center"/>
          </w:tcPr>
          <w:p w14:paraId="0BA115EC" w14:textId="77777777" w:rsidR="00160A67" w:rsidRDefault="00160A67">
            <w:pPr>
              <w:pStyle w:val="aa"/>
              <w:keepNext/>
              <w:snapToGrid w:val="0"/>
              <w:spacing w:after="0"/>
              <w:ind w:firstLine="402"/>
              <w:jc w:val="center"/>
              <w:rPr>
                <w:rFonts w:ascii="Times New Roman" w:eastAsia="宋体" w:hAnsi="Times New Roman" w:cs="Times New Roman"/>
                <w:sz w:val="20"/>
                <w:szCs w:val="22"/>
                <w:lang w:eastAsia="zh-CN"/>
              </w:rPr>
            </w:pPr>
          </w:p>
        </w:tc>
      </w:tr>
      <w:tr w:rsidR="00160A67" w14:paraId="5328635F" w14:textId="77777777" w:rsidTr="00160A67">
        <w:trPr>
          <w:cantSplit/>
          <w:trHeight w:val="431"/>
          <w:jc w:val="center"/>
        </w:trPr>
        <w:tc>
          <w:tcPr>
            <w:tcW w:w="3054" w:type="dxa"/>
            <w:tcBorders>
              <w:tl2br w:val="nil"/>
              <w:tr2bl w:val="nil"/>
            </w:tcBorders>
            <w:shd w:val="clear" w:color="auto" w:fill="F2F2F2" w:themeFill="background1" w:themeFillShade="F2"/>
            <w:vAlign w:val="center"/>
          </w:tcPr>
          <w:p w14:paraId="551769CA" w14:textId="77777777" w:rsidR="00160A67" w:rsidRDefault="00000000">
            <w:pPr>
              <w:pStyle w:val="aa"/>
              <w:keepNext/>
              <w:snapToGrid w:val="0"/>
              <w:spacing w:after="0"/>
              <w:ind w:firstLine="400"/>
              <w:jc w:val="center"/>
              <w:rPr>
                <w:rFonts w:ascii="Times New Roman" w:eastAsia="宋体" w:hAnsi="Times New Roman" w:cs="Times New Roman"/>
                <w:b w:val="0"/>
                <w:sz w:val="20"/>
                <w:szCs w:val="22"/>
                <w:lang w:eastAsia="zh-CN"/>
              </w:rPr>
            </w:pPr>
            <w:r>
              <w:rPr>
                <w:rFonts w:ascii="Times New Roman" w:eastAsia="宋体" w:hAnsi="Times New Roman" w:cs="Times New Roman"/>
                <w:b w:val="0"/>
                <w:sz w:val="20"/>
                <w:szCs w:val="22"/>
                <w:lang w:eastAsia="zh-CN"/>
              </w:rPr>
              <w:t>一到五年</w:t>
            </w:r>
          </w:p>
        </w:tc>
        <w:tc>
          <w:tcPr>
            <w:tcW w:w="3202" w:type="dxa"/>
            <w:tcBorders>
              <w:tl2br w:val="nil"/>
              <w:tr2bl w:val="nil"/>
            </w:tcBorders>
            <w:shd w:val="clear" w:color="auto" w:fill="F2F2F2" w:themeFill="background1" w:themeFillShade="F2"/>
            <w:vAlign w:val="center"/>
          </w:tcPr>
          <w:p w14:paraId="7E425E4B" w14:textId="77777777" w:rsidR="00160A67" w:rsidRDefault="00160A67">
            <w:pPr>
              <w:pStyle w:val="aa"/>
              <w:keepNext/>
              <w:snapToGrid w:val="0"/>
              <w:spacing w:after="0"/>
              <w:ind w:firstLine="400"/>
              <w:jc w:val="center"/>
              <w:rPr>
                <w:rFonts w:ascii="Times New Roman" w:eastAsia="宋体" w:hAnsi="Times New Roman" w:cs="Times New Roman"/>
                <w:b w:val="0"/>
                <w:sz w:val="20"/>
                <w:szCs w:val="22"/>
                <w:lang w:eastAsia="zh-CN"/>
              </w:rPr>
            </w:pPr>
          </w:p>
        </w:tc>
      </w:tr>
      <w:tr w:rsidR="00160A67" w14:paraId="38B2886D" w14:textId="77777777" w:rsidTr="00160A67">
        <w:trPr>
          <w:cantSplit/>
          <w:trHeight w:val="431"/>
          <w:jc w:val="center"/>
        </w:trPr>
        <w:tc>
          <w:tcPr>
            <w:tcW w:w="3054" w:type="dxa"/>
            <w:tcBorders>
              <w:tl2br w:val="nil"/>
              <w:tr2bl w:val="nil"/>
            </w:tcBorders>
            <w:shd w:val="clear" w:color="auto" w:fill="F2F2F2" w:themeFill="background1" w:themeFillShade="F2"/>
            <w:vAlign w:val="center"/>
          </w:tcPr>
          <w:p w14:paraId="4F7924BA" w14:textId="77777777" w:rsidR="00160A67" w:rsidRDefault="00000000">
            <w:pPr>
              <w:pStyle w:val="aa"/>
              <w:keepNext/>
              <w:snapToGrid w:val="0"/>
              <w:spacing w:after="0"/>
              <w:ind w:firstLine="400"/>
              <w:jc w:val="center"/>
              <w:rPr>
                <w:rFonts w:ascii="Times New Roman" w:eastAsia="宋体" w:hAnsi="Times New Roman" w:cs="Times New Roman"/>
                <w:sz w:val="20"/>
                <w:szCs w:val="22"/>
                <w:lang w:eastAsia="zh-CN"/>
              </w:rPr>
            </w:pPr>
            <w:r>
              <w:rPr>
                <w:rFonts w:ascii="Times New Roman" w:eastAsia="宋体" w:hAnsi="Times New Roman" w:cs="Times New Roman"/>
                <w:b w:val="0"/>
                <w:sz w:val="20"/>
                <w:szCs w:val="22"/>
                <w:lang w:eastAsia="zh-CN"/>
              </w:rPr>
              <w:t>五年以上</w:t>
            </w:r>
          </w:p>
        </w:tc>
        <w:tc>
          <w:tcPr>
            <w:tcW w:w="3202" w:type="dxa"/>
            <w:tcBorders>
              <w:tl2br w:val="nil"/>
              <w:tr2bl w:val="nil"/>
            </w:tcBorders>
            <w:shd w:val="clear" w:color="auto" w:fill="F2F2F2" w:themeFill="background1" w:themeFillShade="F2"/>
            <w:vAlign w:val="center"/>
          </w:tcPr>
          <w:p w14:paraId="7582DF04" w14:textId="77777777" w:rsidR="00160A67" w:rsidRDefault="00160A67">
            <w:pPr>
              <w:pStyle w:val="aa"/>
              <w:keepNext/>
              <w:snapToGrid w:val="0"/>
              <w:spacing w:after="0"/>
              <w:ind w:firstLine="402"/>
              <w:jc w:val="center"/>
              <w:rPr>
                <w:rFonts w:ascii="Times New Roman" w:eastAsia="宋体" w:hAnsi="Times New Roman" w:cs="Times New Roman"/>
                <w:sz w:val="20"/>
                <w:szCs w:val="22"/>
                <w:lang w:eastAsia="zh-CN"/>
              </w:rPr>
            </w:pPr>
          </w:p>
        </w:tc>
      </w:tr>
    </w:tbl>
    <w:p w14:paraId="34288DB2" w14:textId="77777777" w:rsidR="00160A67" w:rsidRDefault="00160A67">
      <w:pPr>
        <w:rPr>
          <w:rFonts w:ascii="Arial" w:eastAsia="黑体" w:hAnsi="Arial" w:cs="Arial"/>
        </w:rPr>
      </w:pPr>
    </w:p>
    <w:p w14:paraId="12D0C62D" w14:textId="77777777"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中国人民银行的借贷款利率能够形成一个区间。该区间可以一般被</w:t>
      </w:r>
      <w:proofErr w:type="gramStart"/>
      <w:r>
        <w:rPr>
          <w:rStyle w:val="aff9"/>
          <w:rFonts w:ascii="Times New Roman" w:eastAsia="宋体" w:hAnsi="Times New Roman" w:cs="Times New Roman"/>
          <w:color w:val="auto"/>
        </w:rPr>
        <w:t>独立第三</w:t>
      </w:r>
      <w:proofErr w:type="gramEnd"/>
      <w:r>
        <w:rPr>
          <w:rStyle w:val="aff9"/>
          <w:rFonts w:ascii="Times New Roman" w:eastAsia="宋体" w:hAnsi="Times New Roman" w:cs="Times New Roman"/>
          <w:color w:val="auto"/>
        </w:rPr>
        <w:t>方用在资金融通交易中，根据不同的贷款期限来参考确定合理的独立交易区间的利率水平。我们将被测试方的利率与该区间进行比较，来分析其是否符合独立交易原则。</w:t>
      </w:r>
    </w:p>
    <w:p w14:paraId="6E4F5E06" w14:textId="77777777" w:rsidR="00160A67" w:rsidRDefault="00160A67">
      <w:pPr>
        <w:rPr>
          <w:rFonts w:ascii="Arial" w:eastAsia="黑体" w:hAnsi="Arial" w:cs="Arial"/>
        </w:rPr>
      </w:pPr>
    </w:p>
    <w:p w14:paraId="75D6F66D" w14:textId="02FC833D" w:rsidR="00160A67" w:rsidRDefault="00000000">
      <w:pPr>
        <w:pStyle w:val="ac"/>
        <w:keepNext/>
        <w:ind w:firstLine="482"/>
        <w:jc w:val="center"/>
        <w:rPr>
          <w:rFonts w:ascii="Times New Roman" w:eastAsia="宋体" w:hAnsi="Times New Roman" w:cs="Times New Roman"/>
        </w:rPr>
      </w:pPr>
      <w:bookmarkStart w:id="1578" w:name="_Toc143535423"/>
      <w:bookmarkStart w:id="1579" w:name="_Toc474313374"/>
      <w:r>
        <w:rPr>
          <w:rFonts w:ascii="Times New Roman" w:eastAsia="宋体" w:hAnsi="Times New Roman" w:cs="Times New Roman"/>
        </w:rPr>
        <w:t>表</w:t>
      </w:r>
      <w:r>
        <w:rPr>
          <w:rFonts w:ascii="Times New Roman" w:eastAsia="宋体" w:hAnsi="Times New Roman" w:cs="Times New Roman"/>
        </w:rPr>
        <w:t xml:space="preserve"> </w:t>
      </w:r>
      <w:r>
        <w:rPr>
          <w:rFonts w:ascii="Times New Roman" w:eastAsia="宋体" w:hAnsi="Times New Roman" w:cs="Times New Roman"/>
        </w:rPr>
        <w:fldChar w:fldCharType="begin"/>
      </w:r>
      <w:r>
        <w:rPr>
          <w:rFonts w:ascii="Times New Roman" w:eastAsia="宋体" w:hAnsi="Times New Roman" w:cs="Times New Roman"/>
        </w:rPr>
        <w:instrText xml:space="preserve"> SEQ </w:instrText>
      </w:r>
      <w:r>
        <w:rPr>
          <w:rFonts w:ascii="Times New Roman" w:eastAsia="宋体" w:hAnsi="Times New Roman" w:cs="Times New Roman"/>
        </w:rPr>
        <w:instrText>表</w:instrText>
      </w:r>
      <w:r>
        <w:rPr>
          <w:rFonts w:ascii="Times New Roman" w:eastAsia="宋体" w:hAnsi="Times New Roman" w:cs="Times New Roman"/>
        </w:rPr>
        <w:instrText xml:space="preserve"> \* ARABIC </w:instrText>
      </w:r>
      <w:r>
        <w:rPr>
          <w:rFonts w:ascii="Times New Roman" w:eastAsia="宋体" w:hAnsi="Times New Roman" w:cs="Times New Roman"/>
        </w:rPr>
        <w:fldChar w:fldCharType="separate"/>
      </w:r>
      <w:r>
        <w:rPr>
          <w:rFonts w:ascii="Times New Roman" w:eastAsia="宋体" w:hAnsi="Times New Roman" w:cs="Times New Roman"/>
        </w:rPr>
        <w:t>31</w:t>
      </w:r>
      <w:r>
        <w:rPr>
          <w:rFonts w:ascii="Times New Roman" w:eastAsia="宋体" w:hAnsi="Times New Roman" w:cs="Times New Roman"/>
        </w:rPr>
        <w:fldChar w:fldCharType="end"/>
      </w:r>
      <w:r>
        <w:rPr>
          <w:rFonts w:ascii="Times New Roman" w:eastAsia="宋体" w:hAnsi="Times New Roman" w:cs="Times New Roman"/>
        </w:rPr>
        <w:t>：</w:t>
      </w:r>
      <w:del w:id="1580" w:author="Tian Su" w:date="2024-12-30T11:30:00Z" w16du:dateUtc="2024-12-30T03:30:00Z">
        <w:r w:rsidDel="00FE6E4A">
          <w:rPr>
            <w:rFonts w:ascii="Times New Roman" w:eastAsia="宋体" w:hAnsi="Times New Roman" w:cs="Times New Roman"/>
            <w:color w:val="FF0000"/>
          </w:rPr>
          <w:delText>20XX</w:delText>
        </w:r>
      </w:del>
      <w:ins w:id="1581" w:author="Tian Su" w:date="2024-12-30T11:30:00Z" w16du:dateUtc="2024-12-30T03:30:00Z">
        <w:r w:rsidR="00FE6E4A">
          <w:rPr>
            <w:rFonts w:ascii="Times New Roman" w:eastAsia="宋体" w:hAnsi="Times New Roman" w:cs="Times New Roman"/>
            <w:color w:val="FF0000"/>
          </w:rPr>
          <w:t>【清单模板</w:t>
        </w:r>
        <w:r w:rsidR="00FE6E4A">
          <w:rPr>
            <w:rFonts w:ascii="Times New Roman" w:eastAsia="宋体" w:hAnsi="Times New Roman" w:cs="Times New Roman"/>
            <w:color w:val="FF0000"/>
          </w:rPr>
          <w:t>-</w:t>
        </w:r>
        <w:r w:rsidR="00FE6E4A">
          <w:rPr>
            <w:rFonts w:ascii="Times New Roman" w:eastAsia="宋体" w:hAnsi="Times New Roman" w:cs="Times New Roman"/>
            <w:color w:val="FF0000"/>
          </w:rPr>
          <w:t>数据表</w:t>
        </w:r>
        <w:r w:rsidR="00FE6E4A">
          <w:rPr>
            <w:rFonts w:ascii="Times New Roman" w:eastAsia="宋体" w:hAnsi="Times New Roman" w:cs="Times New Roman"/>
            <w:color w:val="FF0000"/>
          </w:rPr>
          <w:t>B2</w:t>
        </w:r>
        <w:r w:rsidR="00FE6E4A">
          <w:rPr>
            <w:rFonts w:ascii="Times New Roman" w:eastAsia="宋体" w:hAnsi="Times New Roman" w:cs="Times New Roman"/>
            <w:color w:val="FF0000"/>
          </w:rPr>
          <w:t>】</w:t>
        </w:r>
      </w:ins>
      <w:r>
        <w:rPr>
          <w:rFonts w:ascii="Times New Roman" w:eastAsia="宋体" w:hAnsi="Times New Roman" w:cs="Times New Roman"/>
        </w:rPr>
        <w:t>年度公司间贷款交易总结</w:t>
      </w:r>
      <w:bookmarkEnd w:id="1578"/>
      <w:bookmarkEnd w:id="1579"/>
    </w:p>
    <w:p w14:paraId="52B8A351" w14:textId="77777777" w:rsidR="00160A67" w:rsidRDefault="00160A67">
      <w:pPr>
        <w:rPr>
          <w:rFonts w:eastAsiaTheme="minorEastAsia"/>
        </w:rPr>
      </w:pPr>
    </w:p>
    <w:tbl>
      <w:tblPr>
        <w:tblW w:w="10065" w:type="dxa"/>
        <w:jc w:val="center"/>
        <w:tblBorders>
          <w:top w:val="single" w:sz="12" w:space="0" w:color="000000" w:themeColor="text1"/>
          <w:left w:val="single" w:sz="4" w:space="0" w:color="FFFFFF" w:themeColor="background1"/>
          <w:bottom w:val="single" w:sz="12" w:space="0" w:color="000000" w:themeColor="text1"/>
          <w:right w:val="single" w:sz="4" w:space="0" w:color="FFFFFF" w:themeColor="background1"/>
          <w:insideH w:val="single" w:sz="4" w:space="0" w:color="000000" w:themeColor="text1"/>
          <w:insideV w:val="single" w:sz="4" w:space="0" w:color="000000" w:themeColor="text1"/>
        </w:tblBorders>
        <w:tblLayout w:type="fixed"/>
        <w:tblLook w:val="04A0" w:firstRow="1" w:lastRow="0" w:firstColumn="1" w:lastColumn="0" w:noHBand="0" w:noVBand="1"/>
      </w:tblPr>
      <w:tblGrid>
        <w:gridCol w:w="1559"/>
        <w:gridCol w:w="1663"/>
        <w:gridCol w:w="1152"/>
        <w:gridCol w:w="1248"/>
        <w:gridCol w:w="1368"/>
        <w:gridCol w:w="806"/>
        <w:gridCol w:w="820"/>
        <w:gridCol w:w="1449"/>
      </w:tblGrid>
      <w:tr w:rsidR="00160A67" w14:paraId="299F8E0F" w14:textId="77777777">
        <w:trPr>
          <w:cantSplit/>
          <w:trHeight w:val="298"/>
          <w:jc w:val="center"/>
        </w:trPr>
        <w:tc>
          <w:tcPr>
            <w:tcW w:w="1559" w:type="dxa"/>
            <w:tcBorders>
              <w:tl2br w:val="nil"/>
              <w:tr2bl w:val="nil"/>
            </w:tcBorders>
            <w:shd w:val="clear" w:color="auto" w:fill="06A2E0" w:themeFill="accent1"/>
            <w:vAlign w:val="center"/>
          </w:tcPr>
          <w:p w14:paraId="105E2DAD" w14:textId="77777777" w:rsidR="00160A67" w:rsidRDefault="00000000">
            <w:pPr>
              <w:pStyle w:val="aa"/>
              <w:keepNext/>
              <w:snapToGrid w:val="0"/>
              <w:spacing w:after="60"/>
              <w:ind w:firstLine="402"/>
              <w:jc w:val="center"/>
              <w:rPr>
                <w:rFonts w:ascii="Times New Roman" w:eastAsia="宋体" w:hAnsi="Times New Roman" w:cs="Times New Roman"/>
                <w:bCs/>
                <w:color w:val="FFFFFF" w:themeColor="background1"/>
                <w:sz w:val="20"/>
                <w:szCs w:val="22"/>
                <w:lang w:val="fr-FR"/>
              </w:rPr>
            </w:pPr>
            <w:r>
              <w:rPr>
                <w:rFonts w:ascii="Times New Roman" w:eastAsia="宋体" w:hAnsi="Times New Roman" w:cs="Times New Roman"/>
                <w:bCs/>
                <w:color w:val="FFFFFF" w:themeColor="background1"/>
                <w:sz w:val="20"/>
                <w:szCs w:val="22"/>
                <w:lang w:val="fr-FR" w:eastAsia="zh-CN"/>
              </w:rPr>
              <w:t>缔约方</w:t>
            </w:r>
          </w:p>
        </w:tc>
        <w:tc>
          <w:tcPr>
            <w:tcW w:w="1663" w:type="dxa"/>
            <w:tcBorders>
              <w:tl2br w:val="nil"/>
              <w:tr2bl w:val="nil"/>
            </w:tcBorders>
            <w:shd w:val="clear" w:color="auto" w:fill="06A2E0" w:themeFill="accent1"/>
            <w:vAlign w:val="center"/>
          </w:tcPr>
          <w:p w14:paraId="080AF1C2" w14:textId="77777777" w:rsidR="00160A67" w:rsidRDefault="00000000">
            <w:pPr>
              <w:pStyle w:val="aa"/>
              <w:keepNext/>
              <w:snapToGrid w:val="0"/>
              <w:spacing w:after="60"/>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公司间资金融通交易性质</w:t>
            </w:r>
          </w:p>
        </w:tc>
        <w:tc>
          <w:tcPr>
            <w:tcW w:w="1152" w:type="dxa"/>
            <w:tcBorders>
              <w:tl2br w:val="nil"/>
              <w:tr2bl w:val="nil"/>
            </w:tcBorders>
            <w:shd w:val="clear" w:color="auto" w:fill="06A2E0" w:themeFill="accent1"/>
            <w:vAlign w:val="center"/>
          </w:tcPr>
          <w:p w14:paraId="26E963E3" w14:textId="77777777" w:rsidR="00160A67" w:rsidRDefault="00000000">
            <w:pPr>
              <w:pStyle w:val="aa"/>
              <w:keepNext/>
              <w:snapToGrid w:val="0"/>
              <w:spacing w:after="60"/>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货币</w:t>
            </w:r>
          </w:p>
        </w:tc>
        <w:tc>
          <w:tcPr>
            <w:tcW w:w="1248" w:type="dxa"/>
            <w:tcBorders>
              <w:tl2br w:val="nil"/>
              <w:tr2bl w:val="nil"/>
            </w:tcBorders>
            <w:shd w:val="clear" w:color="auto" w:fill="06A2E0" w:themeFill="accent1"/>
            <w:vAlign w:val="center"/>
          </w:tcPr>
          <w:p w14:paraId="62A9CF15" w14:textId="77777777" w:rsidR="00160A67" w:rsidRDefault="00000000">
            <w:pPr>
              <w:pStyle w:val="aa"/>
              <w:keepNext/>
              <w:snapToGrid w:val="0"/>
              <w:spacing w:after="60"/>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本金</w:t>
            </w:r>
          </w:p>
          <w:p w14:paraId="277A4DBE" w14:textId="77777777" w:rsidR="00160A67" w:rsidRDefault="00000000">
            <w:pPr>
              <w:pStyle w:val="aa"/>
              <w:keepNext/>
              <w:snapToGrid w:val="0"/>
              <w:spacing w:after="60"/>
              <w:ind w:firstLine="402"/>
              <w:jc w:val="center"/>
              <w:rPr>
                <w:rFonts w:ascii="Times New Roman" w:eastAsia="宋体" w:hAnsi="Times New Roman" w:cs="Times New Roman"/>
                <w:bCs/>
                <w:color w:val="FFFFFF" w:themeColor="background1"/>
                <w:sz w:val="20"/>
                <w:szCs w:val="22"/>
                <w:lang w:val="fr-FR"/>
              </w:rPr>
            </w:pPr>
            <w:r>
              <w:rPr>
                <w:rFonts w:ascii="Times New Roman" w:eastAsia="宋体" w:hAnsi="Times New Roman" w:cs="Times New Roman"/>
                <w:bCs/>
                <w:color w:val="FFFFFF" w:themeColor="background1"/>
                <w:sz w:val="20"/>
                <w:szCs w:val="22"/>
                <w:lang w:val="fr-FR" w:eastAsia="zh-CN"/>
              </w:rPr>
              <w:t>（原币）</w:t>
            </w:r>
          </w:p>
        </w:tc>
        <w:tc>
          <w:tcPr>
            <w:tcW w:w="1368" w:type="dxa"/>
            <w:tcBorders>
              <w:tl2br w:val="nil"/>
              <w:tr2bl w:val="nil"/>
            </w:tcBorders>
            <w:shd w:val="clear" w:color="auto" w:fill="06A2E0" w:themeFill="accent1"/>
            <w:vAlign w:val="center"/>
          </w:tcPr>
          <w:p w14:paraId="1A054832" w14:textId="77777777" w:rsidR="00160A67" w:rsidRDefault="00000000">
            <w:pPr>
              <w:pStyle w:val="aa"/>
              <w:keepNext/>
              <w:snapToGrid w:val="0"/>
              <w:spacing w:after="60"/>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本金</w:t>
            </w:r>
          </w:p>
          <w:p w14:paraId="57AF554B" w14:textId="77777777" w:rsidR="00160A67" w:rsidRDefault="00000000">
            <w:pPr>
              <w:pStyle w:val="aa"/>
              <w:keepNext/>
              <w:snapToGrid w:val="0"/>
              <w:spacing w:after="60"/>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（人民币）</w:t>
            </w:r>
          </w:p>
        </w:tc>
        <w:tc>
          <w:tcPr>
            <w:tcW w:w="806" w:type="dxa"/>
            <w:tcBorders>
              <w:tl2br w:val="nil"/>
              <w:tr2bl w:val="nil"/>
            </w:tcBorders>
            <w:shd w:val="clear" w:color="auto" w:fill="06A2E0" w:themeFill="accent1"/>
            <w:vAlign w:val="center"/>
          </w:tcPr>
          <w:p w14:paraId="7C6801BF" w14:textId="77777777" w:rsidR="00160A67" w:rsidRDefault="00000000">
            <w:pPr>
              <w:pStyle w:val="aa"/>
              <w:keepNext/>
              <w:snapToGrid w:val="0"/>
              <w:spacing w:after="60"/>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到期期限</w:t>
            </w:r>
          </w:p>
        </w:tc>
        <w:tc>
          <w:tcPr>
            <w:tcW w:w="820" w:type="dxa"/>
            <w:tcBorders>
              <w:tl2br w:val="nil"/>
              <w:tr2bl w:val="nil"/>
            </w:tcBorders>
            <w:shd w:val="clear" w:color="auto" w:fill="06A2E0" w:themeFill="accent1"/>
            <w:vAlign w:val="center"/>
          </w:tcPr>
          <w:p w14:paraId="3D1804FB" w14:textId="77777777" w:rsidR="00160A67" w:rsidRDefault="00000000">
            <w:pPr>
              <w:pStyle w:val="aa"/>
              <w:keepNext/>
              <w:snapToGrid w:val="0"/>
              <w:spacing w:after="60"/>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利率</w:t>
            </w:r>
          </w:p>
        </w:tc>
        <w:tc>
          <w:tcPr>
            <w:tcW w:w="1449" w:type="dxa"/>
            <w:tcBorders>
              <w:tl2br w:val="nil"/>
              <w:tr2bl w:val="nil"/>
            </w:tcBorders>
            <w:shd w:val="clear" w:color="auto" w:fill="06A2E0" w:themeFill="accent1"/>
            <w:vAlign w:val="center"/>
          </w:tcPr>
          <w:p w14:paraId="5D83F01E" w14:textId="77777777" w:rsidR="00160A67" w:rsidRDefault="00000000">
            <w:pPr>
              <w:pStyle w:val="aa"/>
              <w:keepNext/>
              <w:snapToGrid w:val="0"/>
              <w:spacing w:after="60"/>
              <w:ind w:firstLine="402"/>
              <w:jc w:val="center"/>
              <w:rPr>
                <w:rFonts w:ascii="Times New Roman" w:eastAsia="宋体" w:hAnsi="Times New Roman" w:cs="Times New Roman"/>
                <w:bCs/>
                <w:color w:val="FFFFFF" w:themeColor="background1"/>
                <w:sz w:val="20"/>
                <w:szCs w:val="22"/>
                <w:lang w:val="fr-FR" w:eastAsia="zh-CN"/>
              </w:rPr>
            </w:pPr>
            <w:r>
              <w:rPr>
                <w:rFonts w:ascii="Times New Roman" w:eastAsia="宋体" w:hAnsi="Times New Roman" w:cs="Times New Roman"/>
                <w:bCs/>
                <w:color w:val="FFFFFF" w:themeColor="background1"/>
                <w:sz w:val="20"/>
                <w:szCs w:val="22"/>
                <w:lang w:val="fr-FR" w:eastAsia="zh-CN"/>
              </w:rPr>
              <w:t>独立交易区间</w:t>
            </w:r>
          </w:p>
        </w:tc>
      </w:tr>
      <w:tr w:rsidR="00160A67" w14:paraId="2F0906DE" w14:textId="77777777">
        <w:trPr>
          <w:cantSplit/>
          <w:trHeight w:val="298"/>
          <w:jc w:val="center"/>
        </w:trPr>
        <w:tc>
          <w:tcPr>
            <w:tcW w:w="1559" w:type="dxa"/>
            <w:tcBorders>
              <w:tl2br w:val="nil"/>
              <w:tr2bl w:val="nil"/>
            </w:tcBorders>
            <w:shd w:val="clear" w:color="auto" w:fill="F2F2F2" w:themeFill="background1" w:themeFillShade="F2"/>
            <w:vAlign w:val="center"/>
          </w:tcPr>
          <w:p w14:paraId="6919A326" w14:textId="77777777" w:rsidR="00160A67" w:rsidRDefault="00160A67">
            <w:pPr>
              <w:keepNext/>
              <w:snapToGrid w:val="0"/>
              <w:spacing w:before="120" w:after="60" w:line="276" w:lineRule="auto"/>
              <w:ind w:firstLine="400"/>
              <w:jc w:val="center"/>
              <w:rPr>
                <w:rFonts w:ascii="Times New Roman" w:eastAsia="宋体" w:hAnsi="Times New Roman" w:cs="Times New Roman"/>
                <w:sz w:val="20"/>
                <w:szCs w:val="22"/>
                <w:lang w:val="fr-FR" w:eastAsia="en-US"/>
              </w:rPr>
            </w:pPr>
          </w:p>
        </w:tc>
        <w:tc>
          <w:tcPr>
            <w:tcW w:w="1663" w:type="dxa"/>
            <w:tcBorders>
              <w:tl2br w:val="nil"/>
              <w:tr2bl w:val="nil"/>
            </w:tcBorders>
            <w:shd w:val="clear" w:color="auto" w:fill="F2F2F2" w:themeFill="background1" w:themeFillShade="F2"/>
            <w:vAlign w:val="center"/>
          </w:tcPr>
          <w:p w14:paraId="1794D082" w14:textId="77777777" w:rsidR="00160A67" w:rsidRDefault="00000000">
            <w:pPr>
              <w:keepNext/>
              <w:snapToGrid w:val="0"/>
              <w:spacing w:before="120" w:after="60" w:line="276" w:lineRule="auto"/>
              <w:ind w:firstLine="400"/>
              <w:jc w:val="center"/>
              <w:rPr>
                <w:rFonts w:ascii="Times New Roman" w:eastAsia="宋体" w:hAnsi="Times New Roman" w:cs="Times New Roman"/>
                <w:sz w:val="20"/>
                <w:szCs w:val="20"/>
                <w:lang w:val="fr-FR"/>
              </w:rPr>
            </w:pPr>
            <w:r>
              <w:rPr>
                <w:rFonts w:ascii="Times New Roman" w:eastAsia="宋体" w:hAnsi="Times New Roman" w:cs="Times New Roman"/>
                <w:sz w:val="20"/>
                <w:szCs w:val="20"/>
                <w:lang w:val="fr-FR"/>
              </w:rPr>
              <w:t>借款</w:t>
            </w:r>
            <w:r>
              <w:rPr>
                <w:rFonts w:ascii="Times New Roman" w:eastAsia="宋体" w:hAnsi="Times New Roman" w:cs="Times New Roman"/>
                <w:sz w:val="20"/>
                <w:szCs w:val="20"/>
                <w:lang w:val="fr-FR"/>
              </w:rPr>
              <w:t>/</w:t>
            </w:r>
            <w:r>
              <w:rPr>
                <w:rFonts w:ascii="Times New Roman" w:eastAsia="宋体" w:hAnsi="Times New Roman" w:cs="Times New Roman"/>
                <w:sz w:val="20"/>
                <w:szCs w:val="20"/>
                <w:lang w:val="fr-FR"/>
              </w:rPr>
              <w:t>贷款</w:t>
            </w:r>
          </w:p>
        </w:tc>
        <w:tc>
          <w:tcPr>
            <w:tcW w:w="1152" w:type="dxa"/>
            <w:tcBorders>
              <w:tl2br w:val="nil"/>
              <w:tr2bl w:val="nil"/>
            </w:tcBorders>
            <w:shd w:val="clear" w:color="auto" w:fill="F2F2F2" w:themeFill="background1" w:themeFillShade="F2"/>
            <w:vAlign w:val="center"/>
          </w:tcPr>
          <w:p w14:paraId="430FCDB0" w14:textId="77777777" w:rsidR="00160A67" w:rsidRDefault="00160A67">
            <w:pPr>
              <w:keepNext/>
              <w:snapToGrid w:val="0"/>
              <w:spacing w:before="120" w:after="60" w:line="276" w:lineRule="auto"/>
              <w:jc w:val="center"/>
              <w:rPr>
                <w:rFonts w:ascii="Times New Roman" w:eastAsia="宋体" w:hAnsi="Times New Roman" w:cs="Times New Roman"/>
                <w:szCs w:val="22"/>
                <w:lang w:val="fr-FR" w:eastAsia="en-US"/>
              </w:rPr>
            </w:pPr>
          </w:p>
        </w:tc>
        <w:tc>
          <w:tcPr>
            <w:tcW w:w="1248" w:type="dxa"/>
            <w:tcBorders>
              <w:tl2br w:val="nil"/>
              <w:tr2bl w:val="nil"/>
            </w:tcBorders>
            <w:shd w:val="clear" w:color="auto" w:fill="F2F2F2" w:themeFill="background1" w:themeFillShade="F2"/>
          </w:tcPr>
          <w:p w14:paraId="5052B732"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368" w:type="dxa"/>
            <w:tcBorders>
              <w:tl2br w:val="nil"/>
              <w:tr2bl w:val="nil"/>
            </w:tcBorders>
            <w:shd w:val="clear" w:color="auto" w:fill="F2F2F2" w:themeFill="background1" w:themeFillShade="F2"/>
          </w:tcPr>
          <w:p w14:paraId="104AE656"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806" w:type="dxa"/>
            <w:tcBorders>
              <w:tl2br w:val="nil"/>
              <w:tr2bl w:val="nil"/>
            </w:tcBorders>
            <w:shd w:val="clear" w:color="auto" w:fill="F2F2F2" w:themeFill="background1" w:themeFillShade="F2"/>
          </w:tcPr>
          <w:p w14:paraId="24733DAC"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820" w:type="dxa"/>
            <w:tcBorders>
              <w:tl2br w:val="nil"/>
              <w:tr2bl w:val="nil"/>
            </w:tcBorders>
            <w:shd w:val="clear" w:color="auto" w:fill="F2F2F2" w:themeFill="background1" w:themeFillShade="F2"/>
          </w:tcPr>
          <w:p w14:paraId="7411AD72"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449" w:type="dxa"/>
            <w:tcBorders>
              <w:tl2br w:val="nil"/>
              <w:tr2bl w:val="nil"/>
            </w:tcBorders>
            <w:shd w:val="clear" w:color="auto" w:fill="F2F2F2" w:themeFill="background1" w:themeFillShade="F2"/>
          </w:tcPr>
          <w:p w14:paraId="6537F6EE"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r>
      <w:tr w:rsidR="00160A67" w14:paraId="5EDF5446" w14:textId="77777777">
        <w:trPr>
          <w:cantSplit/>
          <w:trHeight w:val="298"/>
          <w:jc w:val="center"/>
        </w:trPr>
        <w:tc>
          <w:tcPr>
            <w:tcW w:w="1559" w:type="dxa"/>
            <w:tcBorders>
              <w:tl2br w:val="nil"/>
              <w:tr2bl w:val="nil"/>
            </w:tcBorders>
            <w:shd w:val="clear" w:color="auto" w:fill="F2F2F2" w:themeFill="background1" w:themeFillShade="F2"/>
            <w:vAlign w:val="center"/>
          </w:tcPr>
          <w:p w14:paraId="0859368A"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663" w:type="dxa"/>
            <w:tcBorders>
              <w:tl2br w:val="nil"/>
              <w:tr2bl w:val="nil"/>
            </w:tcBorders>
            <w:shd w:val="clear" w:color="auto" w:fill="F2F2F2" w:themeFill="background1" w:themeFillShade="F2"/>
            <w:vAlign w:val="center"/>
          </w:tcPr>
          <w:p w14:paraId="618DEEF9"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152" w:type="dxa"/>
            <w:tcBorders>
              <w:tl2br w:val="nil"/>
              <w:tr2bl w:val="nil"/>
            </w:tcBorders>
            <w:shd w:val="clear" w:color="auto" w:fill="F2F2F2" w:themeFill="background1" w:themeFillShade="F2"/>
          </w:tcPr>
          <w:p w14:paraId="1D15B20E"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248" w:type="dxa"/>
            <w:tcBorders>
              <w:tl2br w:val="nil"/>
              <w:tr2bl w:val="nil"/>
            </w:tcBorders>
            <w:shd w:val="clear" w:color="auto" w:fill="F2F2F2" w:themeFill="background1" w:themeFillShade="F2"/>
          </w:tcPr>
          <w:p w14:paraId="645C96A1"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368" w:type="dxa"/>
            <w:tcBorders>
              <w:tl2br w:val="nil"/>
              <w:tr2bl w:val="nil"/>
            </w:tcBorders>
            <w:shd w:val="clear" w:color="auto" w:fill="F2F2F2" w:themeFill="background1" w:themeFillShade="F2"/>
          </w:tcPr>
          <w:p w14:paraId="4F0B8CA2"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806" w:type="dxa"/>
            <w:tcBorders>
              <w:tl2br w:val="nil"/>
              <w:tr2bl w:val="nil"/>
            </w:tcBorders>
            <w:shd w:val="clear" w:color="auto" w:fill="F2F2F2" w:themeFill="background1" w:themeFillShade="F2"/>
          </w:tcPr>
          <w:p w14:paraId="091EFD25"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820" w:type="dxa"/>
            <w:tcBorders>
              <w:tl2br w:val="nil"/>
              <w:tr2bl w:val="nil"/>
            </w:tcBorders>
            <w:shd w:val="clear" w:color="auto" w:fill="F2F2F2" w:themeFill="background1" w:themeFillShade="F2"/>
          </w:tcPr>
          <w:p w14:paraId="04E22333"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449" w:type="dxa"/>
            <w:tcBorders>
              <w:tl2br w:val="nil"/>
              <w:tr2bl w:val="nil"/>
            </w:tcBorders>
            <w:shd w:val="clear" w:color="auto" w:fill="F2F2F2" w:themeFill="background1" w:themeFillShade="F2"/>
          </w:tcPr>
          <w:p w14:paraId="726D1C30"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r>
      <w:tr w:rsidR="00160A67" w14:paraId="5CA1A4E7" w14:textId="77777777">
        <w:trPr>
          <w:cantSplit/>
          <w:trHeight w:val="298"/>
          <w:jc w:val="center"/>
        </w:trPr>
        <w:tc>
          <w:tcPr>
            <w:tcW w:w="1559" w:type="dxa"/>
            <w:tcBorders>
              <w:tl2br w:val="nil"/>
              <w:tr2bl w:val="nil"/>
            </w:tcBorders>
            <w:shd w:val="clear" w:color="auto" w:fill="F2F2F2" w:themeFill="background1" w:themeFillShade="F2"/>
            <w:vAlign w:val="center"/>
          </w:tcPr>
          <w:p w14:paraId="38B0DE91"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663" w:type="dxa"/>
            <w:tcBorders>
              <w:tl2br w:val="nil"/>
              <w:tr2bl w:val="nil"/>
            </w:tcBorders>
            <w:shd w:val="clear" w:color="auto" w:fill="F2F2F2" w:themeFill="background1" w:themeFillShade="F2"/>
            <w:vAlign w:val="center"/>
          </w:tcPr>
          <w:p w14:paraId="7457320C"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152" w:type="dxa"/>
            <w:tcBorders>
              <w:tl2br w:val="nil"/>
              <w:tr2bl w:val="nil"/>
            </w:tcBorders>
            <w:shd w:val="clear" w:color="auto" w:fill="F2F2F2" w:themeFill="background1" w:themeFillShade="F2"/>
          </w:tcPr>
          <w:p w14:paraId="5027DA3D"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248" w:type="dxa"/>
            <w:tcBorders>
              <w:tl2br w:val="nil"/>
              <w:tr2bl w:val="nil"/>
            </w:tcBorders>
            <w:shd w:val="clear" w:color="auto" w:fill="F2F2F2" w:themeFill="background1" w:themeFillShade="F2"/>
          </w:tcPr>
          <w:p w14:paraId="23EC34F2"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368" w:type="dxa"/>
            <w:tcBorders>
              <w:tl2br w:val="nil"/>
              <w:tr2bl w:val="nil"/>
            </w:tcBorders>
            <w:shd w:val="clear" w:color="auto" w:fill="F2F2F2" w:themeFill="background1" w:themeFillShade="F2"/>
          </w:tcPr>
          <w:p w14:paraId="37B7F923"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806" w:type="dxa"/>
            <w:tcBorders>
              <w:tl2br w:val="nil"/>
              <w:tr2bl w:val="nil"/>
            </w:tcBorders>
            <w:shd w:val="clear" w:color="auto" w:fill="F2F2F2" w:themeFill="background1" w:themeFillShade="F2"/>
          </w:tcPr>
          <w:p w14:paraId="27DD89A9"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820" w:type="dxa"/>
            <w:tcBorders>
              <w:tl2br w:val="nil"/>
              <w:tr2bl w:val="nil"/>
            </w:tcBorders>
            <w:shd w:val="clear" w:color="auto" w:fill="F2F2F2" w:themeFill="background1" w:themeFillShade="F2"/>
          </w:tcPr>
          <w:p w14:paraId="78F6D8FB"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449" w:type="dxa"/>
            <w:tcBorders>
              <w:tl2br w:val="nil"/>
              <w:tr2bl w:val="nil"/>
            </w:tcBorders>
            <w:shd w:val="clear" w:color="auto" w:fill="F2F2F2" w:themeFill="background1" w:themeFillShade="F2"/>
          </w:tcPr>
          <w:p w14:paraId="30EF050E"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r>
      <w:tr w:rsidR="00160A67" w14:paraId="2AB69078" w14:textId="77777777">
        <w:trPr>
          <w:cantSplit/>
          <w:trHeight w:val="298"/>
          <w:jc w:val="center"/>
        </w:trPr>
        <w:tc>
          <w:tcPr>
            <w:tcW w:w="1559" w:type="dxa"/>
            <w:tcBorders>
              <w:tl2br w:val="nil"/>
              <w:tr2bl w:val="nil"/>
            </w:tcBorders>
            <w:shd w:val="clear" w:color="auto" w:fill="F2F2F2" w:themeFill="background1" w:themeFillShade="F2"/>
            <w:vAlign w:val="center"/>
          </w:tcPr>
          <w:p w14:paraId="40402250"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663" w:type="dxa"/>
            <w:tcBorders>
              <w:tl2br w:val="nil"/>
              <w:tr2bl w:val="nil"/>
            </w:tcBorders>
            <w:shd w:val="clear" w:color="auto" w:fill="F2F2F2" w:themeFill="background1" w:themeFillShade="F2"/>
            <w:vAlign w:val="center"/>
          </w:tcPr>
          <w:p w14:paraId="77711C38"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152" w:type="dxa"/>
            <w:tcBorders>
              <w:tl2br w:val="nil"/>
              <w:tr2bl w:val="nil"/>
            </w:tcBorders>
            <w:shd w:val="clear" w:color="auto" w:fill="F2F2F2" w:themeFill="background1" w:themeFillShade="F2"/>
            <w:vAlign w:val="center"/>
          </w:tcPr>
          <w:p w14:paraId="49548349"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248" w:type="dxa"/>
            <w:tcBorders>
              <w:tl2br w:val="nil"/>
              <w:tr2bl w:val="nil"/>
            </w:tcBorders>
            <w:shd w:val="clear" w:color="auto" w:fill="F2F2F2" w:themeFill="background1" w:themeFillShade="F2"/>
          </w:tcPr>
          <w:p w14:paraId="4A3D5392"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368" w:type="dxa"/>
            <w:tcBorders>
              <w:tl2br w:val="nil"/>
              <w:tr2bl w:val="nil"/>
            </w:tcBorders>
            <w:shd w:val="clear" w:color="auto" w:fill="F2F2F2" w:themeFill="background1" w:themeFillShade="F2"/>
          </w:tcPr>
          <w:p w14:paraId="2DBBEFE4"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806" w:type="dxa"/>
            <w:tcBorders>
              <w:tl2br w:val="nil"/>
              <w:tr2bl w:val="nil"/>
            </w:tcBorders>
            <w:shd w:val="clear" w:color="auto" w:fill="F2F2F2" w:themeFill="background1" w:themeFillShade="F2"/>
          </w:tcPr>
          <w:p w14:paraId="1DEECE3B"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820" w:type="dxa"/>
            <w:tcBorders>
              <w:tl2br w:val="nil"/>
              <w:tr2bl w:val="nil"/>
            </w:tcBorders>
            <w:shd w:val="clear" w:color="auto" w:fill="F2F2F2" w:themeFill="background1" w:themeFillShade="F2"/>
          </w:tcPr>
          <w:p w14:paraId="6D6A5D16"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c>
          <w:tcPr>
            <w:tcW w:w="1449" w:type="dxa"/>
            <w:tcBorders>
              <w:tl2br w:val="nil"/>
              <w:tr2bl w:val="nil"/>
            </w:tcBorders>
            <w:shd w:val="clear" w:color="auto" w:fill="F2F2F2" w:themeFill="background1" w:themeFillShade="F2"/>
          </w:tcPr>
          <w:p w14:paraId="248202EA" w14:textId="77777777" w:rsidR="00160A67" w:rsidRDefault="00160A67">
            <w:pPr>
              <w:keepNext/>
              <w:snapToGrid w:val="0"/>
              <w:spacing w:before="120" w:after="60" w:line="276" w:lineRule="auto"/>
              <w:jc w:val="center"/>
              <w:rPr>
                <w:rFonts w:ascii="Times New Roman" w:eastAsia="宋体" w:hAnsi="Times New Roman" w:cs="Times New Roman"/>
                <w:szCs w:val="22"/>
                <w:lang w:val="fr-FR"/>
              </w:rPr>
            </w:pPr>
          </w:p>
        </w:tc>
      </w:tr>
    </w:tbl>
    <w:p w14:paraId="38D10DAE" w14:textId="77777777" w:rsidR="00160A67" w:rsidRDefault="00160A67">
      <w:pPr>
        <w:rPr>
          <w:rFonts w:ascii="Arial" w:eastAsia="黑体" w:hAnsi="Arial" w:cs="Arial"/>
        </w:rPr>
      </w:pPr>
    </w:p>
    <w:p w14:paraId="4706ADFE" w14:textId="43B5323F" w:rsidR="00160A67" w:rsidRDefault="00000000">
      <w:pPr>
        <w:spacing w:beforeLines="50" w:before="120" w:line="360" w:lineRule="auto"/>
        <w:ind w:firstLineChars="200" w:firstLine="480"/>
        <w:jc w:val="both"/>
        <w:rPr>
          <w:rStyle w:val="aff9"/>
          <w:rFonts w:ascii="Times New Roman" w:eastAsia="宋体" w:hAnsi="Times New Roman" w:cs="Times New Roman"/>
          <w:color w:val="auto"/>
        </w:rPr>
      </w:pPr>
      <w:r>
        <w:rPr>
          <w:rStyle w:val="aff9"/>
          <w:rFonts w:ascii="Times New Roman" w:eastAsia="宋体" w:hAnsi="Times New Roman" w:cs="Times New Roman"/>
          <w:color w:val="auto"/>
        </w:rPr>
        <w:t>如上表所示，公司间资金融通交易的利率位于中国人民银行借贷款利率所形成的区间之内。因此，我们认为</w:t>
      </w:r>
      <w:bookmarkStart w:id="1582" w:name="_Toc470611475"/>
      <w:del w:id="1583" w:author="Tian Su" w:date="2024-12-30T11:30:00Z" w16du:dateUtc="2024-12-30T03:30:00Z">
        <w:r w:rsidDel="00FE6E4A">
          <w:rPr>
            <w:rStyle w:val="aff9"/>
            <w:rFonts w:ascii="Times New Roman" w:eastAsia="宋体" w:hAnsi="Times New Roman" w:cs="Times New Roman"/>
            <w:color w:val="FF0000"/>
          </w:rPr>
          <w:delText>20XX</w:delText>
        </w:r>
      </w:del>
      <w:ins w:id="1584" w:author="Tian Su" w:date="2024-12-30T11:30:00Z" w16du:dateUtc="2024-12-30T03:30:00Z">
        <w:r w:rsidR="00FE6E4A">
          <w:rPr>
            <w:rStyle w:val="aff9"/>
            <w:rFonts w:ascii="Times New Roman" w:eastAsia="宋体" w:hAnsi="Times New Roman" w:cs="Times New Roman"/>
            <w:color w:val="FF0000"/>
          </w:rPr>
          <w:t>【清单模板</w:t>
        </w:r>
        <w:r w:rsidR="00FE6E4A">
          <w:rPr>
            <w:rStyle w:val="aff9"/>
            <w:rFonts w:ascii="Times New Roman" w:eastAsia="宋体" w:hAnsi="Times New Roman" w:cs="Times New Roman"/>
            <w:color w:val="FF0000"/>
          </w:rPr>
          <w:t>-</w:t>
        </w:r>
        <w:r w:rsidR="00FE6E4A">
          <w:rPr>
            <w:rStyle w:val="aff9"/>
            <w:rFonts w:ascii="Times New Roman" w:eastAsia="宋体" w:hAnsi="Times New Roman" w:cs="Times New Roman"/>
            <w:color w:val="FF0000"/>
          </w:rPr>
          <w:t>数据表</w:t>
        </w:r>
        <w:r w:rsidR="00FE6E4A">
          <w:rPr>
            <w:rStyle w:val="aff9"/>
            <w:rFonts w:ascii="Times New Roman" w:eastAsia="宋体" w:hAnsi="Times New Roman" w:cs="Times New Roman"/>
            <w:color w:val="FF0000"/>
          </w:rPr>
          <w:t>B2</w:t>
        </w:r>
        <w:r w:rsidR="00FE6E4A">
          <w:rPr>
            <w:rStyle w:val="aff9"/>
            <w:rFonts w:ascii="Times New Roman" w:eastAsia="宋体" w:hAnsi="Times New Roman" w:cs="Times New Roman"/>
            <w:color w:val="FF0000"/>
          </w:rPr>
          <w:t>】</w:t>
        </w:r>
      </w:ins>
      <w:r>
        <w:rPr>
          <w:rStyle w:val="aff9"/>
          <w:rFonts w:ascii="Times New Roman" w:eastAsia="宋体" w:hAnsi="Times New Roman" w:cs="Times New Roman"/>
          <w:color w:val="auto"/>
        </w:rPr>
        <w:t>年度的公司间资金融通交易符合独立交易原则。</w:t>
      </w:r>
      <w:bookmarkEnd w:id="1582"/>
    </w:p>
    <w:sectPr w:rsidR="00160A67">
      <w:pgSz w:w="11907" w:h="16839"/>
      <w:pgMar w:top="1440" w:right="1440" w:bottom="1440" w:left="1440" w:header="576" w:footer="57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35" w:author="Su" w:date="2025-01-05T00:41:00Z" w:initials="TS">
    <w:p w14:paraId="4595A86A" w14:textId="77777777" w:rsidR="00B131C7" w:rsidRDefault="00B131C7" w:rsidP="00B131C7">
      <w:pPr>
        <w:pStyle w:val="ad"/>
      </w:pPr>
      <w:r>
        <w:rPr>
          <w:rStyle w:val="aff1"/>
        </w:rPr>
        <w:annotationRef/>
      </w:r>
      <w:r>
        <w:rPr>
          <w:rFonts w:hint="eastAsia"/>
        </w:rPr>
        <w:t>这里列示清单模板里</w:t>
      </w:r>
      <w:r>
        <w:t>sheet“</w:t>
      </w:r>
      <w:r>
        <w:rPr>
          <w:rFonts w:hint="eastAsia"/>
        </w:rPr>
        <w:t>关联公司”里</w:t>
      </w:r>
      <w:r>
        <w:t>B</w:t>
      </w:r>
      <w:r>
        <w:rPr>
          <w:rFonts w:hint="eastAsia"/>
        </w:rPr>
        <w:t>列中所有的关联方名称。</w:t>
      </w:r>
    </w:p>
  </w:comment>
  <w:comment w:id="398" w:author="Su" w:date="2025-01-05T00:42:00Z" w:initials="TS">
    <w:p w14:paraId="516F1192" w14:textId="77777777" w:rsidR="00B131C7" w:rsidRDefault="00B131C7" w:rsidP="00B131C7">
      <w:pPr>
        <w:pStyle w:val="ad"/>
      </w:pPr>
      <w:r>
        <w:rPr>
          <w:rStyle w:val="aff1"/>
        </w:rPr>
        <w:annotationRef/>
      </w:r>
      <w:r>
        <w:rPr>
          <w:rFonts w:hint="eastAsia"/>
        </w:rPr>
        <w:t>【清单模板</w:t>
      </w:r>
      <w:r>
        <w:t xml:space="preserve">-1 </w:t>
      </w:r>
      <w:r>
        <w:rPr>
          <w:rFonts w:hint="eastAsia"/>
        </w:rPr>
        <w:t>组织结构及管理架构</w:t>
      </w:r>
    </w:p>
  </w:comment>
  <w:comment w:id="413" w:author="Su" w:date="2025-01-05T00:40:00Z" w:initials="TS">
    <w:p w14:paraId="42D749C3" w14:textId="52EBC28B" w:rsidR="00B131C7" w:rsidRDefault="00B131C7" w:rsidP="00B131C7">
      <w:pPr>
        <w:pStyle w:val="ad"/>
      </w:pPr>
      <w:r>
        <w:rPr>
          <w:rStyle w:val="aff1"/>
        </w:rPr>
        <w:annotationRef/>
      </w:r>
      <w:r>
        <w:rPr>
          <w:rFonts w:hint="eastAsia"/>
        </w:rPr>
        <w:t>【清单模板</w:t>
      </w:r>
      <w:r>
        <w:t>-</w:t>
      </w:r>
      <w:r>
        <w:rPr>
          <w:rFonts w:hint="eastAsia"/>
        </w:rPr>
        <w:t>主要产品</w:t>
      </w:r>
      <w:r>
        <w:t>-A</w:t>
      </w:r>
      <w:r>
        <w:rPr>
          <w:rFonts w:hint="eastAsia"/>
        </w:rPr>
        <w:t>列中所列所有产品</w:t>
      </w:r>
    </w:p>
  </w:comment>
  <w:comment w:id="444" w:author="Su" w:date="2025-01-05T00:44:00Z" w:initials="TS">
    <w:p w14:paraId="26659653" w14:textId="77777777" w:rsidR="00C7080E" w:rsidRDefault="00C7080E" w:rsidP="00C7080E">
      <w:pPr>
        <w:pStyle w:val="ad"/>
      </w:pPr>
      <w:r>
        <w:rPr>
          <w:rStyle w:val="aff1"/>
        </w:rPr>
        <w:annotationRef/>
      </w:r>
      <w:r>
        <w:rPr>
          <w:rFonts w:hint="eastAsia"/>
        </w:rPr>
        <w:t>【清单模板</w:t>
      </w:r>
      <w:r>
        <w:t>-PL-12</w:t>
      </w:r>
      <w:r>
        <w:rPr>
          <w:rFonts w:hint="eastAsia"/>
        </w:rPr>
        <w:t>行以上的表格内容</w:t>
      </w:r>
    </w:p>
  </w:comment>
  <w:comment w:id="521" w:author="Su" w:date="2025-01-05T17:03:00Z" w:initials="TS">
    <w:p w14:paraId="505FFD79" w14:textId="77777777" w:rsidR="005431CD" w:rsidRDefault="005431CD" w:rsidP="005431CD">
      <w:pPr>
        <w:pStyle w:val="ad"/>
      </w:pPr>
      <w:r>
        <w:rPr>
          <w:rStyle w:val="aff1"/>
        </w:rPr>
        <w:annotationRef/>
      </w:r>
      <w:r>
        <w:rPr>
          <w:rFonts w:hint="eastAsia"/>
        </w:rPr>
        <w:t>【清单模板</w:t>
      </w:r>
      <w:r>
        <w:t xml:space="preserve">-2 </w:t>
      </w:r>
      <w:r>
        <w:rPr>
          <w:rFonts w:hint="eastAsia"/>
        </w:rPr>
        <w:t>关联公司信息</w:t>
      </w:r>
    </w:p>
  </w:comment>
  <w:comment w:id="541" w:author="Su" w:date="2025-01-05T17:05:00Z" w:initials="TS">
    <w:p w14:paraId="464B3CAC" w14:textId="77777777" w:rsidR="005431CD" w:rsidRDefault="005431CD" w:rsidP="005431CD">
      <w:pPr>
        <w:pStyle w:val="ad"/>
      </w:pPr>
      <w:r>
        <w:rPr>
          <w:rStyle w:val="aff1"/>
        </w:rPr>
        <w:annotationRef/>
      </w:r>
      <w:r>
        <w:rPr>
          <w:rFonts w:hint="eastAsia"/>
        </w:rPr>
        <w:t>【清单模板</w:t>
      </w:r>
      <w:r>
        <w:t>-</w:t>
      </w:r>
      <w:r>
        <w:rPr>
          <w:rFonts w:hint="eastAsia"/>
        </w:rPr>
        <w:t>关联方个人信息】</w:t>
      </w:r>
    </w:p>
  </w:comment>
  <w:comment w:id="551" w:author="Su" w:date="2025-01-05T21:54:00Z" w:initials="TS">
    <w:p w14:paraId="3FED4634" w14:textId="77777777" w:rsidR="00FF4FE5" w:rsidRDefault="00FF4FE5" w:rsidP="00FF4FE5">
      <w:pPr>
        <w:pStyle w:val="ad"/>
      </w:pPr>
      <w:r>
        <w:rPr>
          <w:rStyle w:val="aff1"/>
        </w:rPr>
        <w:annotationRef/>
      </w:r>
      <w:r>
        <w:rPr>
          <w:rFonts w:hint="eastAsia"/>
        </w:rPr>
        <w:t>【清单模板</w:t>
      </w:r>
      <w:r>
        <w:t xml:space="preserve">-2 </w:t>
      </w:r>
      <w:r>
        <w:rPr>
          <w:rFonts w:hint="eastAsia"/>
        </w:rPr>
        <w:t>关联公司信息</w:t>
      </w:r>
      <w:r>
        <w:t>-</w:t>
      </w:r>
      <w:r>
        <w:rPr>
          <w:rFonts w:hint="eastAsia"/>
        </w:rPr>
        <w:t>对应栏位】</w:t>
      </w:r>
    </w:p>
  </w:comment>
  <w:comment w:id="567" w:author="Su" w:date="2025-01-05T21:54:00Z" w:initials="TS">
    <w:p w14:paraId="70FD7946" w14:textId="77777777" w:rsidR="00FF4FE5" w:rsidRDefault="00FF4FE5" w:rsidP="00FF4FE5">
      <w:pPr>
        <w:pStyle w:val="ad"/>
      </w:pPr>
      <w:r>
        <w:rPr>
          <w:rStyle w:val="aff1"/>
        </w:rPr>
        <w:annotationRef/>
      </w:r>
      <w:r>
        <w:rPr>
          <w:rFonts w:hint="eastAsia"/>
        </w:rPr>
        <w:t>【清单模板</w:t>
      </w:r>
      <w:r>
        <w:t>-</w:t>
      </w:r>
      <w:r>
        <w:rPr>
          <w:rFonts w:hint="eastAsia"/>
        </w:rPr>
        <w:t>关联关系变化情况】</w:t>
      </w:r>
    </w:p>
  </w:comment>
  <w:comment w:id="591" w:author="Su" w:date="2025-01-05T22:32:00Z" w:initials="TS">
    <w:p w14:paraId="5A5C47BD" w14:textId="77777777" w:rsidR="00F82018" w:rsidRDefault="00F82018" w:rsidP="00F82018">
      <w:pPr>
        <w:pStyle w:val="ad"/>
      </w:pPr>
      <w:r>
        <w:rPr>
          <w:rStyle w:val="aff1"/>
        </w:rPr>
        <w:annotationRef/>
      </w:r>
      <w:r>
        <w:rPr>
          <w:rFonts w:hint="eastAsia"/>
        </w:rPr>
        <w:t>【模板清单</w:t>
      </w:r>
      <w:r>
        <w:t>-</w:t>
      </w:r>
      <w:r>
        <w:rPr>
          <w:rFonts w:hint="eastAsia"/>
        </w:rPr>
        <w:t>关联交易汇总表】</w:t>
      </w:r>
    </w:p>
  </w:comment>
  <w:comment w:id="632" w:author="Su" w:date="2025-01-05T22:45:00Z" w:initials="TS">
    <w:p w14:paraId="7DBADDBC" w14:textId="77777777" w:rsidR="00CB4278" w:rsidRDefault="00CB4278" w:rsidP="00CB4278">
      <w:pPr>
        <w:pStyle w:val="ad"/>
      </w:pPr>
      <w:r>
        <w:rPr>
          <w:rStyle w:val="aff1"/>
        </w:rPr>
        <w:annotationRef/>
      </w:r>
      <w:r>
        <w:rPr>
          <w:rFonts w:hint="eastAsia"/>
        </w:rPr>
        <w:t>【清单模板</w:t>
      </w:r>
      <w:r>
        <w:t>-5</w:t>
      </w:r>
      <w:r>
        <w:rPr>
          <w:rFonts w:hint="eastAsia"/>
        </w:rPr>
        <w:t>客户清单】中对应栏次</w:t>
      </w:r>
    </w:p>
  </w:comment>
  <w:comment w:id="637" w:author="Su" w:date="2025-01-05T22:46:00Z" w:initials="TS">
    <w:p w14:paraId="057A6F99" w14:textId="77777777" w:rsidR="00CB4278" w:rsidRDefault="00CB4278" w:rsidP="00CB4278">
      <w:pPr>
        <w:pStyle w:val="ad"/>
      </w:pPr>
      <w:r>
        <w:rPr>
          <w:rStyle w:val="aff1"/>
        </w:rPr>
        <w:annotationRef/>
      </w:r>
      <w:r>
        <w:rPr>
          <w:rFonts w:hint="eastAsia"/>
        </w:rPr>
        <w:t>【清单模板</w:t>
      </w:r>
      <w:r>
        <w:t xml:space="preserve">-4 </w:t>
      </w:r>
      <w:r>
        <w:rPr>
          <w:rFonts w:hint="eastAsia"/>
        </w:rPr>
        <w:t>供应商清单】中对应栏次</w:t>
      </w:r>
    </w:p>
  </w:comment>
  <w:comment w:id="651" w:author="Su" w:date="2025-01-05T23:04:00Z" w:initials="TS">
    <w:p w14:paraId="14EA7379" w14:textId="77777777" w:rsidR="00E12ECB" w:rsidRDefault="00E12ECB" w:rsidP="00E12ECB">
      <w:pPr>
        <w:pStyle w:val="ad"/>
      </w:pPr>
      <w:r>
        <w:rPr>
          <w:rStyle w:val="aff1"/>
        </w:rPr>
        <w:annotationRef/>
      </w:r>
      <w:r>
        <w:rPr>
          <w:rFonts w:hint="eastAsia"/>
        </w:rPr>
        <w:t>【清单模板</w:t>
      </w:r>
      <w:r>
        <w:t xml:space="preserve">-6 </w:t>
      </w:r>
      <w:r>
        <w:rPr>
          <w:rFonts w:hint="eastAsia"/>
        </w:rPr>
        <w:t>劳务交易表】对应栏次</w:t>
      </w:r>
    </w:p>
  </w:comment>
  <w:comment w:id="653" w:author="Su" w:date="2025-01-05T23:40:00Z" w:initials="TS">
    <w:p w14:paraId="11B19F45" w14:textId="77777777" w:rsidR="00114F38" w:rsidRDefault="00114F38" w:rsidP="00114F38">
      <w:pPr>
        <w:pStyle w:val="ad"/>
      </w:pPr>
      <w:r>
        <w:rPr>
          <w:rStyle w:val="aff1"/>
        </w:rPr>
        <w:annotationRef/>
      </w:r>
      <w:r>
        <w:rPr>
          <w:rFonts w:hint="eastAsia"/>
        </w:rPr>
        <w:t>【清单模板</w:t>
      </w:r>
      <w:r>
        <w:t>-</w:t>
      </w:r>
      <w:r>
        <w:rPr>
          <w:rFonts w:hint="eastAsia"/>
        </w:rPr>
        <w:t>劳务成本费用归集】</w:t>
      </w:r>
    </w:p>
  </w:comment>
  <w:comment w:id="669" w:author="Su" w:date="2025-01-05T23:41:00Z" w:initials="TS">
    <w:p w14:paraId="00A6C04F" w14:textId="77777777" w:rsidR="00114F38" w:rsidRDefault="00114F38" w:rsidP="00114F38">
      <w:pPr>
        <w:pStyle w:val="ad"/>
      </w:pPr>
      <w:r>
        <w:rPr>
          <w:rStyle w:val="aff1"/>
        </w:rPr>
        <w:annotationRef/>
      </w:r>
      <w:r>
        <w:rPr>
          <w:rFonts w:hint="eastAsia"/>
        </w:rPr>
        <w:t>【清单模板</w:t>
      </w:r>
      <w:r>
        <w:t>-</w:t>
      </w:r>
      <w:r>
        <w:rPr>
          <w:rFonts w:hint="eastAsia"/>
        </w:rPr>
        <w:t>资金融通】</w:t>
      </w:r>
    </w:p>
  </w:comment>
  <w:comment w:id="997" w:author="Su" w:date="2025-01-06T00:15:00Z" w:initials="TS">
    <w:p w14:paraId="000E4016" w14:textId="77777777" w:rsidR="00E11FAD" w:rsidRDefault="00E11FAD" w:rsidP="00E11FAD">
      <w:pPr>
        <w:pStyle w:val="ad"/>
      </w:pPr>
      <w:r>
        <w:rPr>
          <w:rStyle w:val="aff1"/>
        </w:rPr>
        <w:annotationRef/>
      </w:r>
      <w:r>
        <w:rPr>
          <w:rFonts w:hint="eastAsia"/>
        </w:rPr>
        <w:t>【清单模板</w:t>
      </w:r>
      <w:r>
        <w:t>-</w:t>
      </w:r>
      <w:r>
        <w:rPr>
          <w:rFonts w:hint="eastAsia"/>
        </w:rPr>
        <w:t>有形资产信息】</w:t>
      </w:r>
    </w:p>
  </w:comment>
  <w:comment w:id="1070" w:author="Su" w:date="2025-01-06T00:16:00Z" w:initials="TS">
    <w:p w14:paraId="299042D4" w14:textId="77777777" w:rsidR="00E11FAD" w:rsidRDefault="00E11FAD" w:rsidP="00E11FAD">
      <w:pPr>
        <w:pStyle w:val="ad"/>
      </w:pPr>
      <w:r>
        <w:rPr>
          <w:rStyle w:val="aff1"/>
        </w:rPr>
        <w:annotationRef/>
      </w:r>
      <w:r>
        <w:rPr>
          <w:rFonts w:hint="eastAsia"/>
        </w:rPr>
        <w:t>【清单模板</w:t>
      </w:r>
      <w:r>
        <w:t>-</w:t>
      </w:r>
      <w:r>
        <w:rPr>
          <w:rFonts w:hint="eastAsia"/>
        </w:rPr>
        <w:t>功能风险汇总表】</w:t>
      </w:r>
    </w:p>
  </w:comment>
  <w:comment w:id="1250" w:author="Su" w:date="2025-01-06T00:17:00Z" w:initials="TS">
    <w:p w14:paraId="60189F0A" w14:textId="77777777" w:rsidR="00E11FAD" w:rsidRDefault="00E11FAD" w:rsidP="00E11FAD">
      <w:pPr>
        <w:pStyle w:val="ad"/>
      </w:pPr>
      <w:r>
        <w:rPr>
          <w:rStyle w:val="aff1"/>
        </w:rPr>
        <w:annotationRef/>
      </w:r>
      <w:r>
        <w:rPr>
          <w:rFonts w:hint="eastAsia"/>
        </w:rPr>
        <w:t>【清单模板</w:t>
      </w:r>
      <w:r>
        <w:t>-PL</w:t>
      </w:r>
      <w:r>
        <w:rPr>
          <w:rFonts w:hint="eastAsia"/>
        </w:rPr>
        <w:t>】</w:t>
      </w:r>
    </w:p>
  </w:comment>
  <w:comment w:id="1258" w:author="Su" w:date="2025-01-06T00:34:00Z" w:initials="TS">
    <w:p w14:paraId="065671E4" w14:textId="77777777" w:rsidR="00006217" w:rsidRDefault="00006217" w:rsidP="00006217">
      <w:pPr>
        <w:pStyle w:val="ad"/>
      </w:pPr>
      <w:r>
        <w:rPr>
          <w:rStyle w:val="aff1"/>
        </w:rPr>
        <w:annotationRef/>
      </w:r>
      <w:r>
        <w:rPr>
          <w:rFonts w:hint="eastAsia"/>
        </w:rPr>
        <w:t>【清单模板</w:t>
      </w:r>
      <w:r>
        <w:t>-PL</w:t>
      </w:r>
      <w:r>
        <w:rPr>
          <w:rFonts w:hint="eastAsia"/>
        </w:rPr>
        <w:t>含特殊因素调整】</w:t>
      </w:r>
    </w:p>
  </w:comment>
  <w:comment w:id="1335" w:author="Su" w:date="2025-01-06T00:37:00Z" w:initials="TS">
    <w:p w14:paraId="6EF50379" w14:textId="77777777" w:rsidR="004C2EB2" w:rsidRDefault="004C2EB2" w:rsidP="004C2EB2">
      <w:pPr>
        <w:pStyle w:val="ad"/>
      </w:pPr>
      <w:r>
        <w:rPr>
          <w:rStyle w:val="aff1"/>
        </w:rPr>
        <w:annotationRef/>
      </w:r>
      <w:r>
        <w:rPr>
          <w:rFonts w:hint="eastAsia"/>
        </w:rPr>
        <w:t>【</w:t>
      </w:r>
      <w:r>
        <w:t>BVD</w:t>
      </w:r>
      <w:r>
        <w:rPr>
          <w:rFonts w:hint="eastAsia"/>
        </w:rPr>
        <w:t>数据模板</w:t>
      </w:r>
      <w:r>
        <w:t>-AP Lead Sheet YEAR-13</w:t>
      </w:r>
      <w:r>
        <w:rPr>
          <w:rFonts w:hint="eastAsia"/>
        </w:rPr>
        <w:t>行</w:t>
      </w:r>
      <w:r>
        <w:t>-19</w:t>
      </w:r>
      <w:r>
        <w:rPr>
          <w:rFonts w:hint="eastAsia"/>
        </w:rPr>
        <w:t>行】</w:t>
      </w:r>
    </w:p>
  </w:comment>
  <w:comment w:id="1385" w:author="Su" w:date="2025-01-06T00:42:00Z" w:initials="TS">
    <w:p w14:paraId="181E682E" w14:textId="77777777" w:rsidR="004C2EB2" w:rsidRDefault="004C2EB2" w:rsidP="004C2EB2">
      <w:pPr>
        <w:pStyle w:val="ad"/>
      </w:pPr>
      <w:r>
        <w:rPr>
          <w:rStyle w:val="aff1"/>
        </w:rPr>
        <w:annotationRef/>
      </w:r>
      <w:r>
        <w:rPr>
          <w:rFonts w:hint="eastAsia"/>
        </w:rPr>
        <w:t>【</w:t>
      </w:r>
      <w:r>
        <w:t>BVD</w:t>
      </w:r>
      <w:r>
        <w:rPr>
          <w:rFonts w:hint="eastAsia"/>
        </w:rPr>
        <w:t>数据模板</w:t>
      </w:r>
      <w:r>
        <w:t>-SummaryYear-</w:t>
      </w:r>
      <w:r>
        <w:rPr>
          <w:rFonts w:hint="eastAsia"/>
        </w:rPr>
        <w:t>第一张表格】</w:t>
      </w:r>
    </w:p>
  </w:comment>
  <w:comment w:id="1443" w:author="Su" w:date="2025-01-06T00:43:00Z" w:initials="TS">
    <w:p w14:paraId="3890BDCD" w14:textId="77777777" w:rsidR="004C2EB2" w:rsidRDefault="004C2EB2" w:rsidP="004C2EB2">
      <w:pPr>
        <w:pStyle w:val="ad"/>
      </w:pPr>
      <w:r>
        <w:rPr>
          <w:rStyle w:val="aff1"/>
        </w:rPr>
        <w:annotationRef/>
      </w:r>
      <w:r>
        <w:rPr>
          <w:rFonts w:hint="eastAsia"/>
        </w:rPr>
        <w:t>【</w:t>
      </w:r>
      <w:r>
        <w:t>BVD</w:t>
      </w:r>
      <w:r>
        <w:rPr>
          <w:rFonts w:hint="eastAsia"/>
        </w:rPr>
        <w:t>数据模板</w:t>
      </w:r>
      <w:r>
        <w:t>-SummaryYear-</w:t>
      </w:r>
      <w:r>
        <w:rPr>
          <w:rFonts w:hint="eastAsia"/>
        </w:rPr>
        <w:t>第二张表格】</w:t>
      </w:r>
    </w:p>
  </w:comment>
  <w:comment w:id="1529" w:author="Su" w:date="2025-01-06T00:45:00Z" w:initials="TS">
    <w:p w14:paraId="274BC699" w14:textId="77777777" w:rsidR="009A33FC" w:rsidRDefault="009A33FC" w:rsidP="009A33FC">
      <w:pPr>
        <w:pStyle w:val="ad"/>
      </w:pPr>
      <w:r>
        <w:rPr>
          <w:rStyle w:val="aff1"/>
        </w:rPr>
        <w:annotationRef/>
      </w:r>
      <w:r>
        <w:rPr>
          <w:rFonts w:hint="eastAsia"/>
        </w:rPr>
        <w:t>【清单模板</w:t>
      </w:r>
      <w:r>
        <w:t xml:space="preserve">-3 </w:t>
      </w:r>
      <w:r>
        <w:rPr>
          <w:rFonts w:hint="eastAsia"/>
        </w:rPr>
        <w:t>分部财务数据】</w:t>
      </w:r>
    </w:p>
  </w:comment>
  <w:comment w:id="1548" w:author="Su" w:date="2025-01-06T00:46:00Z" w:initials="TS">
    <w:p w14:paraId="12C45FB8" w14:textId="77777777" w:rsidR="00D466EB" w:rsidRDefault="00D466EB" w:rsidP="00D466EB">
      <w:pPr>
        <w:pStyle w:val="ad"/>
      </w:pPr>
      <w:r>
        <w:rPr>
          <w:rStyle w:val="aff1"/>
        </w:rPr>
        <w:annotationRef/>
      </w:r>
      <w:r>
        <w:rPr>
          <w:rFonts w:hint="eastAsia"/>
        </w:rPr>
        <w:t>【</w:t>
      </w:r>
      <w:r>
        <w:t>BVD</w:t>
      </w:r>
      <w:r>
        <w:rPr>
          <w:rFonts w:hint="eastAsia"/>
        </w:rPr>
        <w:t>数据模板</w:t>
      </w:r>
      <w:r>
        <w:t>-SummaryYear-</w:t>
      </w:r>
      <w:r>
        <w:rPr>
          <w:rFonts w:hint="eastAsia"/>
        </w:rPr>
        <w:t>第一张表对应栏次】</w:t>
      </w:r>
    </w:p>
  </w:comment>
  <w:comment w:id="1569" w:author="Su" w:date="2025-01-06T00:48:00Z" w:initials="TS">
    <w:p w14:paraId="378D20B3" w14:textId="77777777" w:rsidR="008F5618" w:rsidRDefault="008F5618" w:rsidP="008F5618">
      <w:pPr>
        <w:pStyle w:val="ad"/>
      </w:pPr>
      <w:r>
        <w:rPr>
          <w:rStyle w:val="aff1"/>
        </w:rPr>
        <w:annotationRef/>
      </w:r>
      <w:r>
        <w:rPr>
          <w:rFonts w:hint="eastAsia"/>
        </w:rPr>
        <w:t>【清单数据模板</w:t>
      </w:r>
      <w:r>
        <w:t>-</w:t>
      </w:r>
      <w:r>
        <w:rPr>
          <w:rFonts w:hint="eastAsia"/>
        </w:rPr>
        <w:t>公司间资金融通交易总结】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595A86A" w15:done="0"/>
  <w15:commentEx w15:paraId="516F1192" w15:done="0"/>
  <w15:commentEx w15:paraId="42D749C3" w15:done="0"/>
  <w15:commentEx w15:paraId="26659653" w15:done="0"/>
  <w15:commentEx w15:paraId="505FFD79" w15:done="0"/>
  <w15:commentEx w15:paraId="464B3CAC" w15:done="0"/>
  <w15:commentEx w15:paraId="3FED4634" w15:done="0"/>
  <w15:commentEx w15:paraId="70FD7946" w15:done="0"/>
  <w15:commentEx w15:paraId="5A5C47BD" w15:done="0"/>
  <w15:commentEx w15:paraId="7DBADDBC" w15:done="0"/>
  <w15:commentEx w15:paraId="057A6F99" w15:done="0"/>
  <w15:commentEx w15:paraId="14EA7379" w15:done="0"/>
  <w15:commentEx w15:paraId="11B19F45" w15:done="0"/>
  <w15:commentEx w15:paraId="00A6C04F" w15:done="0"/>
  <w15:commentEx w15:paraId="000E4016" w15:done="0"/>
  <w15:commentEx w15:paraId="299042D4" w15:done="0"/>
  <w15:commentEx w15:paraId="60189F0A" w15:done="0"/>
  <w15:commentEx w15:paraId="065671E4" w15:done="0"/>
  <w15:commentEx w15:paraId="6EF50379" w15:done="0"/>
  <w15:commentEx w15:paraId="181E682E" w15:done="0"/>
  <w15:commentEx w15:paraId="3890BDCD" w15:done="0"/>
  <w15:commentEx w15:paraId="274BC699" w15:done="0"/>
  <w15:commentEx w15:paraId="12C45FB8" w15:done="0"/>
  <w15:commentEx w15:paraId="378D20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0B78831" w16cex:dateUtc="2025-01-04T16:41:00Z"/>
  <w16cex:commentExtensible w16cex:durableId="09CB2EF2" w16cex:dateUtc="2025-01-04T16:42:00Z"/>
  <w16cex:commentExtensible w16cex:durableId="28E547C5" w16cex:dateUtc="2025-01-04T16:40:00Z"/>
  <w16cex:commentExtensible w16cex:durableId="53F68F74" w16cex:dateUtc="2025-01-04T16:44:00Z"/>
  <w16cex:commentExtensible w16cex:durableId="677282B1" w16cex:dateUtc="2025-01-05T09:03:00Z"/>
  <w16cex:commentExtensible w16cex:durableId="700642F3" w16cex:dateUtc="2025-01-05T09:05:00Z"/>
  <w16cex:commentExtensible w16cex:durableId="63E0F307" w16cex:dateUtc="2025-01-05T13:54:00Z"/>
  <w16cex:commentExtensible w16cex:durableId="79FC501E" w16cex:dateUtc="2025-01-05T13:54:00Z"/>
  <w16cex:commentExtensible w16cex:durableId="2D63FA1E" w16cex:dateUtc="2025-01-05T14:32:00Z"/>
  <w16cex:commentExtensible w16cex:durableId="7AFFE410" w16cex:dateUtc="2025-01-05T14:45:00Z"/>
  <w16cex:commentExtensible w16cex:durableId="2FAE6C8C" w16cex:dateUtc="2025-01-05T14:46:00Z"/>
  <w16cex:commentExtensible w16cex:durableId="523491C6" w16cex:dateUtc="2025-01-05T15:04:00Z"/>
  <w16cex:commentExtensible w16cex:durableId="0E898232" w16cex:dateUtc="2025-01-05T15:40:00Z"/>
  <w16cex:commentExtensible w16cex:durableId="3D3A3253" w16cex:dateUtc="2025-01-05T15:41:00Z"/>
  <w16cex:commentExtensible w16cex:durableId="2D4752DF" w16cex:dateUtc="2025-01-05T16:15:00Z"/>
  <w16cex:commentExtensible w16cex:durableId="0939FFCA" w16cex:dateUtc="2025-01-05T16:16:00Z"/>
  <w16cex:commentExtensible w16cex:durableId="592EC8E5" w16cex:dateUtc="2025-01-05T16:17:00Z"/>
  <w16cex:commentExtensible w16cex:durableId="2296ED77" w16cex:dateUtc="2025-01-05T16:34:00Z"/>
  <w16cex:commentExtensible w16cex:durableId="23BF84CE" w16cex:dateUtc="2025-01-05T16:37:00Z"/>
  <w16cex:commentExtensible w16cex:durableId="22BFDCC8" w16cex:dateUtc="2025-01-05T16:42:00Z"/>
  <w16cex:commentExtensible w16cex:durableId="2441365A" w16cex:dateUtc="2025-01-05T16:43:00Z"/>
  <w16cex:commentExtensible w16cex:durableId="4AB1DD20" w16cex:dateUtc="2025-01-05T16:45:00Z"/>
  <w16cex:commentExtensible w16cex:durableId="45DBD034" w16cex:dateUtc="2025-01-05T16:46:00Z"/>
  <w16cex:commentExtensible w16cex:durableId="0B7B1E57" w16cex:dateUtc="2025-01-05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595A86A" w16cid:durableId="20B78831"/>
  <w16cid:commentId w16cid:paraId="516F1192" w16cid:durableId="09CB2EF2"/>
  <w16cid:commentId w16cid:paraId="42D749C3" w16cid:durableId="28E547C5"/>
  <w16cid:commentId w16cid:paraId="26659653" w16cid:durableId="53F68F74"/>
  <w16cid:commentId w16cid:paraId="505FFD79" w16cid:durableId="677282B1"/>
  <w16cid:commentId w16cid:paraId="464B3CAC" w16cid:durableId="700642F3"/>
  <w16cid:commentId w16cid:paraId="3FED4634" w16cid:durableId="63E0F307"/>
  <w16cid:commentId w16cid:paraId="70FD7946" w16cid:durableId="79FC501E"/>
  <w16cid:commentId w16cid:paraId="5A5C47BD" w16cid:durableId="2D63FA1E"/>
  <w16cid:commentId w16cid:paraId="7DBADDBC" w16cid:durableId="7AFFE410"/>
  <w16cid:commentId w16cid:paraId="057A6F99" w16cid:durableId="2FAE6C8C"/>
  <w16cid:commentId w16cid:paraId="14EA7379" w16cid:durableId="523491C6"/>
  <w16cid:commentId w16cid:paraId="11B19F45" w16cid:durableId="0E898232"/>
  <w16cid:commentId w16cid:paraId="00A6C04F" w16cid:durableId="3D3A3253"/>
  <w16cid:commentId w16cid:paraId="000E4016" w16cid:durableId="2D4752DF"/>
  <w16cid:commentId w16cid:paraId="299042D4" w16cid:durableId="0939FFCA"/>
  <w16cid:commentId w16cid:paraId="60189F0A" w16cid:durableId="592EC8E5"/>
  <w16cid:commentId w16cid:paraId="065671E4" w16cid:durableId="2296ED77"/>
  <w16cid:commentId w16cid:paraId="6EF50379" w16cid:durableId="23BF84CE"/>
  <w16cid:commentId w16cid:paraId="181E682E" w16cid:durableId="22BFDCC8"/>
  <w16cid:commentId w16cid:paraId="3890BDCD" w16cid:durableId="2441365A"/>
  <w16cid:commentId w16cid:paraId="274BC699" w16cid:durableId="4AB1DD20"/>
  <w16cid:commentId w16cid:paraId="12C45FB8" w16cid:durableId="45DBD034"/>
  <w16cid:commentId w16cid:paraId="378D20B3" w16cid:durableId="0B7B1E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D2B11B" w14:textId="77777777" w:rsidR="00630237" w:rsidRDefault="00630237">
      <w:pPr>
        <w:spacing w:before="120"/>
      </w:pPr>
      <w:r>
        <w:separator/>
      </w:r>
    </w:p>
  </w:endnote>
  <w:endnote w:type="continuationSeparator" w:id="0">
    <w:p w14:paraId="61F3A0E4" w14:textId="77777777" w:rsidR="00630237" w:rsidRDefault="00630237">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charset w:val="00"/>
    <w:family w:val="decorativ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ndara Light">
    <w:panose1 w:val="020E0502030303020204"/>
    <w:charset w:val="00"/>
    <w:family w:val="swiss"/>
    <w:pitch w:val="variable"/>
    <w:sig w:usb0="A00002FF" w:usb1="00000002" w:usb2="00000000" w:usb3="00000000" w:csb0="0000019F" w:csb1="00000000"/>
  </w:font>
  <w:font w:name="华文楷体">
    <w:panose1 w:val="02010600040101010101"/>
    <w:charset w:val="86"/>
    <w:family w:val="auto"/>
    <w:pitch w:val="variable"/>
    <w:sig w:usb0="00000287" w:usb1="080F0000" w:usb2="00000010" w:usb3="00000000" w:csb0="0004009F" w:csb1="00000000"/>
  </w:font>
  <w:font w:name="EYInterstate Light">
    <w:altName w:val="Segoe Print"/>
    <w:charset w:val="00"/>
    <w:family w:val="auto"/>
    <w:pitch w:val="default"/>
    <w:sig w:usb0="00000000"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Wingdings 2">
    <w:panose1 w:val="05020102010507070707"/>
    <w:charset w:val="02"/>
    <w:family w:val="roman"/>
    <w:pitch w:val="variable"/>
    <w:sig w:usb0="00000000" w:usb1="10000000" w:usb2="00000000" w:usb3="00000000" w:csb0="80000000" w:csb1="00000000"/>
  </w:font>
  <w:font w:name="方正仿宋_GB2312">
    <w:altName w:val="微软雅黑"/>
    <w:charset w:val="86"/>
    <w:family w:val="auto"/>
    <w:pitch w:val="default"/>
    <w:sig w:usb0="A00002BF" w:usb1="184F6CFA" w:usb2="00000012" w:usb3="00000000" w:csb0="00040001" w:csb1="00000000"/>
  </w:font>
  <w:font w:name="仿宋_GB2312">
    <w:altName w:val="仿宋"/>
    <w:charset w:val="86"/>
    <w:family w:val="moder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AE056" w14:textId="77777777" w:rsidR="00607EB4" w:rsidRDefault="00607EB4">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4498B" w14:textId="77777777" w:rsidR="00607EB4" w:rsidRDefault="00607EB4">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0F525" w14:textId="77777777" w:rsidR="00607EB4" w:rsidRDefault="00607EB4">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eastAsia="宋体" w:hAnsi="Times New Roman" w:cs="Times New Roman"/>
      </w:rPr>
      <w:id w:val="86817046"/>
    </w:sdtPr>
    <w:sdtEndPr>
      <w:rPr>
        <w:rFonts w:ascii="黑体" w:eastAsia="黑体" w:hAnsi="黑体"/>
        <w:color w:val="8D8D8D" w:themeColor="accent3"/>
        <w:sz w:val="16"/>
        <w:szCs w:val="16"/>
      </w:rPr>
    </w:sdtEndPr>
    <w:sdtContent>
      <w:p w14:paraId="5AB6581C" w14:textId="2FA1DE65" w:rsidR="00160A67" w:rsidRDefault="00000000">
        <w:pPr>
          <w:pStyle w:val="af1"/>
          <w:adjustRightInd w:val="0"/>
          <w:snapToGrid w:val="0"/>
          <w:spacing w:before="120"/>
          <w:jc w:val="center"/>
          <w:rPr>
            <w:rFonts w:ascii="Times New Roman" w:eastAsia="宋体" w:hAnsi="Times New Roman" w:cs="Times New Roman"/>
            <w:color w:val="8D8D8D" w:themeColor="accent3"/>
            <w:sz w:val="16"/>
            <w:szCs w:val="16"/>
          </w:rPr>
        </w:pPr>
        <w:r>
          <w:rPr>
            <w:rFonts w:ascii="Times New Roman" w:eastAsia="宋体" w:hAnsi="Times New Roman" w:cs="Times New Roman"/>
            <w:color w:val="8D8D8D" w:themeColor="accent3"/>
            <w:sz w:val="16"/>
            <w:szCs w:val="16"/>
          </w:rPr>
          <w:t>©</w:t>
        </w:r>
        <w:r>
          <w:rPr>
            <w:rFonts w:ascii="Times New Roman" w:eastAsia="宋体" w:hAnsi="Times New Roman" w:cs="Times New Roman"/>
            <w:color w:val="FF0000"/>
            <w:sz w:val="16"/>
            <w:szCs w:val="16"/>
          </w:rPr>
          <w:t>2023</w:t>
        </w:r>
        <w:r>
          <w:rPr>
            <w:rFonts w:ascii="Times New Roman" w:eastAsia="宋体" w:hAnsi="Times New Roman" w:cs="Times New Roman"/>
            <w:color w:val="8D8D8D" w:themeColor="accent3"/>
            <w:sz w:val="16"/>
            <w:szCs w:val="16"/>
          </w:rPr>
          <w:fldChar w:fldCharType="begin"/>
        </w:r>
        <w:r>
          <w:rPr>
            <w:rFonts w:ascii="Times New Roman" w:eastAsia="宋体" w:hAnsi="Times New Roman" w:cs="Times New Roman"/>
            <w:color w:val="8D8D8D" w:themeColor="accent3"/>
            <w:sz w:val="16"/>
            <w:szCs w:val="16"/>
          </w:rPr>
          <w:instrText xml:space="preserve"> REF  </w:instrText>
        </w:r>
        <w:r>
          <w:rPr>
            <w:rFonts w:ascii="Times New Roman" w:eastAsia="宋体" w:hAnsi="Times New Roman" w:cs="Times New Roman"/>
            <w:color w:val="8D8D8D" w:themeColor="accent3"/>
            <w:sz w:val="16"/>
            <w:szCs w:val="16"/>
          </w:rPr>
          <w:instrText>服务机构全称</w:instrText>
        </w:r>
        <w:r>
          <w:rPr>
            <w:rFonts w:ascii="Times New Roman" w:eastAsia="宋体" w:hAnsi="Times New Roman" w:cs="Times New Roman"/>
            <w:color w:val="8D8D8D" w:themeColor="accent3"/>
            <w:sz w:val="16"/>
            <w:szCs w:val="16"/>
          </w:rPr>
          <w:instrText xml:space="preserve">  \* MERGEFORMAT </w:instrText>
        </w:r>
        <w:r>
          <w:rPr>
            <w:rFonts w:ascii="Times New Roman" w:eastAsia="宋体" w:hAnsi="Times New Roman" w:cs="Times New Roman"/>
            <w:color w:val="8D8D8D" w:themeColor="accent3"/>
            <w:sz w:val="16"/>
            <w:szCs w:val="16"/>
          </w:rPr>
          <w:fldChar w:fldCharType="separate"/>
        </w:r>
        <w:del w:id="113" w:author="Tian Su" w:date="2024-12-30T11:26:00Z" w16du:dateUtc="2024-12-30T03:26:00Z">
          <w:r w:rsidDel="00CD0FC0">
            <w:rPr>
              <w:rFonts w:ascii="Times New Roman" w:eastAsia="宋体" w:hAnsi="Times New Roman" w:cs="Times New Roman"/>
              <w:color w:val="8D8D8D" w:themeColor="accent3"/>
              <w:sz w:val="16"/>
              <w:szCs w:val="16"/>
            </w:rPr>
            <w:delText>容诚税务师事务所</w:delText>
          </w:r>
          <w:r w:rsidDel="00CD0FC0">
            <w:rPr>
              <w:rFonts w:ascii="Times New Roman" w:eastAsia="宋体" w:hAnsi="Times New Roman" w:cs="Times New Roman"/>
              <w:color w:val="FF0000"/>
              <w:sz w:val="16"/>
              <w:szCs w:val="16"/>
            </w:rPr>
            <w:delText>（安徽</w:delText>
          </w:r>
          <w:r w:rsidDel="00CD0FC0">
            <w:rPr>
              <w:rFonts w:ascii="Times New Roman" w:eastAsia="宋体" w:hAnsi="Times New Roman" w:cs="Times New Roman"/>
              <w:color w:val="FF0000"/>
              <w:sz w:val="16"/>
              <w:szCs w:val="16"/>
            </w:rPr>
            <w:delText>/</w:delText>
          </w:r>
          <w:r w:rsidDel="00CD0FC0">
            <w:rPr>
              <w:rFonts w:ascii="Times New Roman" w:eastAsia="宋体" w:hAnsi="Times New Roman" w:cs="Times New Roman"/>
              <w:color w:val="FF0000"/>
              <w:sz w:val="16"/>
              <w:szCs w:val="16"/>
            </w:rPr>
            <w:delText>深圳</w:delText>
          </w:r>
          <w:r w:rsidDel="00CD0FC0">
            <w:rPr>
              <w:rFonts w:ascii="Times New Roman" w:eastAsia="宋体" w:hAnsi="Times New Roman" w:cs="Times New Roman"/>
              <w:color w:val="FF0000"/>
              <w:sz w:val="16"/>
              <w:szCs w:val="16"/>
            </w:rPr>
            <w:delText>/……</w:delText>
          </w:r>
          <w:r w:rsidDel="00CD0FC0">
            <w:rPr>
              <w:rFonts w:ascii="Times New Roman" w:eastAsia="宋体" w:hAnsi="Times New Roman" w:cs="Times New Roman"/>
              <w:color w:val="FF0000"/>
              <w:sz w:val="16"/>
              <w:szCs w:val="16"/>
            </w:rPr>
            <w:delText>）</w:delText>
          </w:r>
          <w:r w:rsidDel="00CD0FC0">
            <w:rPr>
              <w:rFonts w:ascii="Times New Roman" w:eastAsia="宋体" w:hAnsi="Times New Roman" w:cs="Times New Roman"/>
              <w:color w:val="8D8D8D" w:themeColor="accent3"/>
              <w:sz w:val="16"/>
              <w:szCs w:val="16"/>
            </w:rPr>
            <w:delText>有限公司</w:delText>
          </w:r>
        </w:del>
        <w:ins w:id="114" w:author="Tian Su" w:date="2024-12-30T11:26:00Z" w16du:dateUtc="2024-12-30T03:26:00Z">
          <w:r w:rsidR="00CD0FC0">
            <w:rPr>
              <w:rFonts w:ascii="Times New Roman" w:eastAsia="宋体" w:hAnsi="Times New Roman" w:cs="Times New Roman"/>
              <w:color w:val="8D8D8D" w:themeColor="accent3"/>
              <w:sz w:val="16"/>
              <w:szCs w:val="16"/>
            </w:rPr>
            <w:t>【清单模板</w:t>
          </w:r>
          <w:r w:rsidR="00CD0FC0">
            <w:rPr>
              <w:rFonts w:ascii="Times New Roman" w:eastAsia="宋体" w:hAnsi="Times New Roman" w:cs="Times New Roman"/>
              <w:color w:val="8D8D8D" w:themeColor="accent3"/>
              <w:sz w:val="16"/>
              <w:szCs w:val="16"/>
            </w:rPr>
            <w:t>-</w:t>
          </w:r>
          <w:r w:rsidR="00CD0FC0">
            <w:rPr>
              <w:rFonts w:ascii="Times New Roman" w:eastAsia="宋体" w:hAnsi="Times New Roman" w:cs="Times New Roman"/>
              <w:color w:val="8D8D8D" w:themeColor="accent3"/>
              <w:sz w:val="16"/>
              <w:szCs w:val="16"/>
            </w:rPr>
            <w:t>数据表</w:t>
          </w:r>
          <w:r w:rsidR="00CD0FC0">
            <w:rPr>
              <w:rFonts w:ascii="Times New Roman" w:eastAsia="宋体" w:hAnsi="Times New Roman" w:cs="Times New Roman"/>
              <w:color w:val="8D8D8D" w:themeColor="accent3"/>
              <w:sz w:val="16"/>
              <w:szCs w:val="16"/>
            </w:rPr>
            <w:t>B3</w:t>
          </w:r>
          <w:r w:rsidR="00CD0FC0">
            <w:rPr>
              <w:rFonts w:ascii="Times New Roman" w:eastAsia="宋体" w:hAnsi="Times New Roman" w:cs="Times New Roman"/>
              <w:color w:val="8D8D8D" w:themeColor="accent3"/>
              <w:sz w:val="16"/>
              <w:szCs w:val="16"/>
            </w:rPr>
            <w:t>】</w:t>
          </w:r>
        </w:ins>
        <w:r>
          <w:rPr>
            <w:rFonts w:ascii="Times New Roman" w:eastAsia="宋体" w:hAnsi="Times New Roman" w:cs="Times New Roman"/>
            <w:color w:val="8D8D8D" w:themeColor="accent3"/>
            <w:sz w:val="16"/>
            <w:szCs w:val="16"/>
          </w:rPr>
          <w:fldChar w:fldCharType="end"/>
        </w:r>
      </w:p>
      <w:p w14:paraId="205F11CD" w14:textId="77777777" w:rsidR="00160A67" w:rsidRDefault="00000000">
        <w:pPr>
          <w:pStyle w:val="af1"/>
          <w:ind w:firstLine="320"/>
          <w:jc w:val="center"/>
          <w:rPr>
            <w:rFonts w:ascii="黑体" w:eastAsia="黑体" w:hAnsi="黑体" w:hint="eastAsia"/>
            <w:color w:val="8D8D8D" w:themeColor="accent3"/>
            <w:sz w:val="16"/>
            <w:szCs w:val="16"/>
          </w:rPr>
        </w:pPr>
        <w:r>
          <w:rPr>
            <w:rFonts w:ascii="黑体" w:eastAsia="黑体" w:hAnsi="黑体"/>
            <w:color w:val="8D8D8D" w:themeColor="accent3"/>
            <w:sz w:val="16"/>
            <w:szCs w:val="16"/>
          </w:rPr>
          <w:fldChar w:fldCharType="begin"/>
        </w:r>
        <w:r>
          <w:rPr>
            <w:rFonts w:ascii="黑体" w:eastAsia="黑体" w:hAnsi="黑体"/>
            <w:color w:val="8D8D8D" w:themeColor="accent3"/>
            <w:sz w:val="16"/>
            <w:szCs w:val="16"/>
          </w:rPr>
          <w:instrText>PAGE   \* MERGEFORMAT</w:instrText>
        </w:r>
        <w:r>
          <w:rPr>
            <w:rFonts w:ascii="黑体" w:eastAsia="黑体" w:hAnsi="黑体"/>
            <w:color w:val="8D8D8D" w:themeColor="accent3"/>
            <w:sz w:val="16"/>
            <w:szCs w:val="16"/>
          </w:rPr>
          <w:fldChar w:fldCharType="separate"/>
        </w:r>
        <w:r>
          <w:rPr>
            <w:rFonts w:ascii="黑体" w:eastAsia="黑体" w:hAnsi="黑体"/>
            <w:color w:val="8D8D8D" w:themeColor="accent3"/>
            <w:sz w:val="16"/>
            <w:szCs w:val="16"/>
            <w:lang w:val="zh-CN"/>
          </w:rPr>
          <w:t>45</w:t>
        </w:r>
        <w:r>
          <w:rPr>
            <w:rFonts w:ascii="黑体" w:eastAsia="黑体" w:hAnsi="黑体"/>
            <w:color w:val="8D8D8D" w:themeColor="accent3"/>
            <w:sz w:val="16"/>
            <w:szCs w:val="16"/>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175E9" w14:textId="77777777" w:rsidR="00160A67" w:rsidRDefault="00160A67">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0A4321" w14:textId="77777777" w:rsidR="00630237" w:rsidRDefault="00630237">
      <w:r>
        <w:separator/>
      </w:r>
    </w:p>
  </w:footnote>
  <w:footnote w:type="continuationSeparator" w:id="0">
    <w:p w14:paraId="4B032AEC" w14:textId="77777777" w:rsidR="00630237" w:rsidRDefault="00630237">
      <w:r>
        <w:continuationSeparator/>
      </w:r>
    </w:p>
  </w:footnote>
  <w:footnote w:id="1">
    <w:p w14:paraId="0636EC2A" w14:textId="421AF0C8" w:rsidR="00160A67" w:rsidRDefault="00000000">
      <w:pPr>
        <w:pStyle w:val="affb"/>
        <w:rPr>
          <w:rFonts w:ascii="Arial" w:eastAsia="黑体" w:hAnsi="Arial" w:cs="Arial"/>
        </w:rPr>
      </w:pPr>
      <w:r>
        <w:rPr>
          <w:rStyle w:val="aff2"/>
          <w:rFonts w:ascii="Arial" w:eastAsia="黑体" w:hAnsi="Arial" w:cs="Arial"/>
        </w:rPr>
        <w:footnoteRef/>
      </w:r>
      <w:r>
        <w:rPr>
          <w:rFonts w:ascii="Arial" w:eastAsia="黑体" w:hAnsi="Arial" w:cs="Arial"/>
        </w:rPr>
        <w:t xml:space="preserve"> </w:t>
      </w:r>
      <w:r>
        <w:rPr>
          <w:rFonts w:ascii="Arial" w:eastAsia="黑体" w:hAnsi="Arial" w:cs="Arial"/>
        </w:rPr>
        <w:t>资料来源：</w:t>
      </w:r>
      <w:del w:id="173" w:author="Tian Su" w:date="2025-01-02T00:38:00Z" w16du:dateUtc="2025-01-01T16:38:00Z">
        <w:r w:rsidDel="00F5171B">
          <w:rPr>
            <w:rFonts w:ascii="Arial" w:eastAsia="黑体" w:hAnsi="Arial" w:cs="Arial"/>
            <w:color w:val="FF0000"/>
          </w:rPr>
          <w:delText>【资料来源信息，如</w:delText>
        </w:r>
      </w:del>
      <w:ins w:id="174" w:author="Tian Su" w:date="2025-01-02T00:38:00Z" w16du:dateUtc="2025-01-01T16:38:00Z">
        <w:r w:rsidR="00F5171B">
          <w:rPr>
            <w:rFonts w:ascii="Arial" w:eastAsia="黑体" w:hAnsi="Arial" w:cs="Arial" w:hint="eastAsia"/>
            <w:color w:val="FF0000"/>
          </w:rPr>
          <w:t>集团</w:t>
        </w:r>
      </w:ins>
      <w:r>
        <w:rPr>
          <w:rFonts w:ascii="Arial" w:eastAsia="黑体" w:hAnsi="Arial" w:cs="Arial"/>
          <w:color w:val="FF0000"/>
        </w:rPr>
        <w:t>官方网站</w:t>
      </w:r>
      <w:del w:id="175" w:author="Tian Su" w:date="2025-01-02T00:38:00Z" w16du:dateUtc="2025-01-01T16:38:00Z">
        <w:r w:rsidDel="00F5171B">
          <w:rPr>
            <w:rFonts w:ascii="Arial" w:eastAsia="黑体" w:hAnsi="Arial" w:cs="Arial" w:hint="eastAsia"/>
            <w:color w:val="FF0000"/>
          </w:rPr>
          <w:delText>、</w:delText>
        </w:r>
      </w:del>
      <w:ins w:id="176" w:author="Tian Su" w:date="2025-01-02T00:38:00Z" w16du:dateUtc="2025-01-01T16:38:00Z">
        <w:r w:rsidR="00F5171B">
          <w:rPr>
            <w:rFonts w:ascii="Arial" w:eastAsia="黑体" w:hAnsi="Arial" w:cs="Arial" w:hint="eastAsia"/>
            <w:color w:val="FF0000"/>
          </w:rPr>
          <w:t>及</w:t>
        </w:r>
      </w:ins>
      <w:r>
        <w:rPr>
          <w:rFonts w:ascii="Arial" w:eastAsia="黑体" w:hAnsi="Arial" w:cs="Arial"/>
          <w:color w:val="FF0000"/>
        </w:rPr>
        <w:t>管理层提供</w:t>
      </w:r>
      <w:ins w:id="177" w:author="Tian Su" w:date="2025-01-02T00:38:00Z" w16du:dateUtc="2025-01-01T16:38:00Z">
        <w:r w:rsidR="00F5171B">
          <w:rPr>
            <w:rFonts w:ascii="Arial" w:eastAsia="黑体" w:hAnsi="Arial" w:cs="Arial" w:hint="eastAsia"/>
            <w:color w:val="FF0000"/>
          </w:rPr>
          <w:t>等</w:t>
        </w:r>
      </w:ins>
      <w:del w:id="178" w:author="Tian Su" w:date="2025-01-02T00:38:00Z" w16du:dateUtc="2025-01-01T16:38:00Z">
        <w:r w:rsidDel="00F5171B">
          <w:rPr>
            <w:rFonts w:ascii="Arial" w:eastAsia="黑体" w:hAnsi="Arial" w:cs="Arial"/>
            <w:color w:val="FF0000"/>
          </w:rPr>
          <w:delText>等】</w:delText>
        </w:r>
      </w:del>
    </w:p>
  </w:footnote>
  <w:footnote w:id="2">
    <w:p w14:paraId="040EBEEF" w14:textId="77777777" w:rsidR="00160A67" w:rsidRDefault="00000000">
      <w:pPr>
        <w:pStyle w:val="affb"/>
        <w:rPr>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【资料来源信息，如官方网站、管理层提供等】</w:t>
      </w:r>
    </w:p>
  </w:footnote>
  <w:footnote w:id="3">
    <w:p w14:paraId="44BF88BA" w14:textId="77777777" w:rsidR="00160A67" w:rsidRDefault="00000000">
      <w:pPr>
        <w:pStyle w:val="affb"/>
        <w:rPr>
          <w:rFonts w:ascii="宋体" w:eastAsia="宋体" w:hAnsi="宋体" w:cs="宋体" w:hint="eastAsia"/>
        </w:rPr>
      </w:pPr>
      <w:r>
        <w:rPr>
          <w:rStyle w:val="aff2"/>
          <w:rFonts w:ascii="宋体" w:eastAsia="宋体" w:hAnsi="宋体" w:cs="宋体" w:hint="eastAsia"/>
        </w:rPr>
        <w:footnoteRef/>
      </w:r>
      <w:r>
        <w:rPr>
          <w:rFonts w:ascii="宋体" w:eastAsia="宋体" w:hAnsi="宋体" w:cs="宋体" w:hint="eastAsia"/>
        </w:rPr>
        <w:t xml:space="preserve"> 资料来源：</w:t>
      </w:r>
      <w:r>
        <w:rPr>
          <w:rFonts w:ascii="宋体" w:eastAsia="宋体" w:hAnsi="宋体" w:cs="宋体" w:hint="eastAsia"/>
          <w:color w:val="FF0000"/>
        </w:rPr>
        <w:t>【资料来源信息，如官方网站、管理层提供等】</w:t>
      </w:r>
    </w:p>
  </w:footnote>
  <w:footnote w:id="4">
    <w:p w14:paraId="02ED205D" w14:textId="77777777" w:rsidR="00160A67" w:rsidRDefault="00000000">
      <w:pPr>
        <w:pStyle w:val="affb"/>
        <w:rPr>
          <w:rFonts w:ascii="宋体" w:eastAsia="宋体" w:hAnsi="宋体" w:cs="宋体" w:hint="eastAsia"/>
        </w:rPr>
      </w:pPr>
      <w:r>
        <w:rPr>
          <w:rStyle w:val="aff2"/>
          <w:rFonts w:ascii="宋体" w:eastAsia="宋体" w:hAnsi="宋体" w:cs="宋体" w:hint="eastAsia"/>
        </w:rPr>
        <w:footnoteRef/>
      </w:r>
      <w:r>
        <w:rPr>
          <w:rFonts w:ascii="宋体" w:eastAsia="宋体" w:hAnsi="宋体" w:cs="宋体" w:hint="eastAsia"/>
        </w:rPr>
        <w:t xml:space="preserve"> 资料来源：</w:t>
      </w:r>
      <w:r>
        <w:rPr>
          <w:rFonts w:ascii="宋体" w:eastAsia="宋体" w:hAnsi="宋体" w:cs="宋体" w:hint="eastAsia"/>
          <w:color w:val="FF0000"/>
        </w:rPr>
        <w:t>【资料来源信息，如审计报告、管理层提供等】</w:t>
      </w:r>
    </w:p>
  </w:footnote>
  <w:footnote w:id="5">
    <w:p w14:paraId="5DFF4CA0" w14:textId="77777777" w:rsidR="00160A67" w:rsidRDefault="00000000">
      <w:pPr>
        <w:pStyle w:val="affb"/>
        <w:rPr>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 xml:space="preserve"> REF XYZ</w:instrText>
      </w:r>
      <w:r>
        <w:rPr>
          <w:rFonts w:ascii="Times New Roman" w:eastAsia="宋体" w:hAnsi="Times New Roman" w:cs="Times New Roman"/>
          <w:color w:val="FF0000"/>
        </w:rPr>
        <w:instrText>公司</w:instrText>
      </w:r>
      <w:r>
        <w:rPr>
          <w:rFonts w:ascii="Times New Roman" w:eastAsia="宋体" w:hAnsi="Times New Roman" w:cs="Times New Roman"/>
          <w:color w:val="FF0000"/>
        </w:rPr>
        <w:instrText xml:space="preserve"> \h  \* MERGEFORMAT </w:instrText>
      </w:r>
      <w:r>
        <w:rPr>
          <w:rFonts w:ascii="Times New Roman" w:eastAsia="宋体" w:hAnsi="Times New Roman" w:cs="Times New Roman"/>
          <w:color w:val="FF0000"/>
        </w:rPr>
      </w:r>
      <w:r>
        <w:rPr>
          <w:rFonts w:ascii="Times New Roman" w:eastAsia="宋体" w:hAnsi="Times New Roman" w:cs="Times New Roman"/>
          <w:color w:val="FF0000"/>
        </w:rPr>
        <w:fldChar w:fldCharType="separate"/>
      </w:r>
      <w:r>
        <w:rPr>
          <w:rFonts w:ascii="Times New Roman" w:eastAsia="宋体" w:hAnsi="Times New Roman" w:cs="Times New Roman"/>
          <w:color w:val="FF0000"/>
        </w:rPr>
        <w:t>ABC</w:t>
      </w:r>
      <w:r>
        <w:rPr>
          <w:rFonts w:ascii="Times New Roman" w:eastAsia="宋体" w:hAnsi="Times New Roman" w:cs="Times New Roman"/>
          <w:color w:val="FF0000"/>
        </w:rPr>
        <w:t>公司</w:t>
      </w:r>
      <w:r>
        <w:rPr>
          <w:rFonts w:ascii="Times New Roman" w:eastAsia="宋体" w:hAnsi="Times New Roman" w:cs="Times New Roman"/>
          <w:color w:val="FF0000"/>
        </w:rPr>
        <w:fldChar w:fldCharType="end"/>
      </w:r>
      <w:r>
        <w:rPr>
          <w:rFonts w:ascii="Times New Roman" w:eastAsia="宋体" w:hAnsi="Times New Roman" w:cs="Times New Roman"/>
          <w:color w:val="FF0000"/>
        </w:rPr>
        <w:t>管理层】</w:t>
      </w:r>
    </w:p>
  </w:footnote>
  <w:footnote w:id="6">
    <w:p w14:paraId="262B82DA" w14:textId="77777777" w:rsidR="00160A67" w:rsidRDefault="00000000">
      <w:pPr>
        <w:pStyle w:val="affb"/>
        <w:rPr>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 xml:space="preserve"> REF XYZ</w:instrText>
      </w:r>
      <w:r>
        <w:rPr>
          <w:rFonts w:ascii="Times New Roman" w:eastAsia="宋体" w:hAnsi="Times New Roman" w:cs="Times New Roman"/>
          <w:color w:val="FF0000"/>
        </w:rPr>
        <w:instrText>公司</w:instrText>
      </w:r>
      <w:r>
        <w:rPr>
          <w:rFonts w:ascii="Times New Roman" w:eastAsia="宋体" w:hAnsi="Times New Roman" w:cs="Times New Roman"/>
          <w:color w:val="FF0000"/>
        </w:rPr>
        <w:instrText xml:space="preserve"> \h  \* MERGEFORMAT </w:instrText>
      </w:r>
      <w:r>
        <w:rPr>
          <w:rFonts w:ascii="Times New Roman" w:eastAsia="宋体" w:hAnsi="Times New Roman" w:cs="Times New Roman"/>
          <w:color w:val="FF0000"/>
        </w:rPr>
      </w:r>
      <w:r>
        <w:rPr>
          <w:rFonts w:ascii="Times New Roman" w:eastAsia="宋体" w:hAnsi="Times New Roman" w:cs="Times New Roman"/>
          <w:color w:val="FF0000"/>
        </w:rPr>
        <w:fldChar w:fldCharType="separate"/>
      </w:r>
      <w:r>
        <w:rPr>
          <w:rFonts w:ascii="Times New Roman" w:eastAsia="宋体" w:hAnsi="Times New Roman" w:cs="Times New Roman"/>
          <w:color w:val="FF0000"/>
        </w:rPr>
        <w:t>ABC</w:t>
      </w:r>
      <w:r>
        <w:rPr>
          <w:rFonts w:ascii="Times New Roman" w:eastAsia="宋体" w:hAnsi="Times New Roman" w:cs="Times New Roman"/>
          <w:color w:val="FF0000"/>
        </w:rPr>
        <w:t>公司</w:t>
      </w:r>
      <w:r>
        <w:rPr>
          <w:rFonts w:ascii="Times New Roman" w:eastAsia="宋体" w:hAnsi="Times New Roman" w:cs="Times New Roman"/>
          <w:color w:val="FF0000"/>
        </w:rPr>
        <w:fldChar w:fldCharType="end"/>
      </w:r>
      <w:r>
        <w:rPr>
          <w:rFonts w:ascii="Times New Roman" w:eastAsia="宋体" w:hAnsi="Times New Roman" w:cs="Times New Roman"/>
          <w:color w:val="FF0000"/>
        </w:rPr>
        <w:t>管理层】</w:t>
      </w:r>
    </w:p>
  </w:footnote>
  <w:footnote w:id="7">
    <w:p w14:paraId="6E479ED0" w14:textId="77777777" w:rsidR="00160A67" w:rsidRDefault="00000000">
      <w:pPr>
        <w:pStyle w:val="affb"/>
        <w:rPr>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 xml:space="preserve"> REF XYZ</w:instrText>
      </w:r>
      <w:r>
        <w:rPr>
          <w:rFonts w:ascii="Times New Roman" w:eastAsia="宋体" w:hAnsi="Times New Roman" w:cs="Times New Roman"/>
          <w:color w:val="FF0000"/>
        </w:rPr>
        <w:instrText>公司</w:instrText>
      </w:r>
      <w:r>
        <w:rPr>
          <w:rFonts w:ascii="Times New Roman" w:eastAsia="宋体" w:hAnsi="Times New Roman" w:cs="Times New Roman"/>
          <w:color w:val="FF0000"/>
        </w:rPr>
        <w:instrText xml:space="preserve"> \h  \* MERGEFORMAT </w:instrText>
      </w:r>
      <w:r>
        <w:rPr>
          <w:rFonts w:ascii="Times New Roman" w:eastAsia="宋体" w:hAnsi="Times New Roman" w:cs="Times New Roman"/>
          <w:color w:val="FF0000"/>
        </w:rPr>
      </w:r>
      <w:r>
        <w:rPr>
          <w:rFonts w:ascii="Times New Roman" w:eastAsia="宋体" w:hAnsi="Times New Roman" w:cs="Times New Roman"/>
          <w:color w:val="FF0000"/>
        </w:rPr>
        <w:fldChar w:fldCharType="separate"/>
      </w:r>
      <w:r>
        <w:rPr>
          <w:rFonts w:ascii="Times New Roman" w:eastAsia="宋体" w:hAnsi="Times New Roman" w:cs="Times New Roman"/>
          <w:color w:val="FF0000"/>
        </w:rPr>
        <w:t>ABC</w:t>
      </w:r>
      <w:r>
        <w:rPr>
          <w:rFonts w:ascii="Times New Roman" w:eastAsia="宋体" w:hAnsi="Times New Roman" w:cs="Times New Roman"/>
          <w:color w:val="FF0000"/>
        </w:rPr>
        <w:t>公司</w:t>
      </w:r>
      <w:r>
        <w:rPr>
          <w:rFonts w:ascii="Times New Roman" w:eastAsia="宋体" w:hAnsi="Times New Roman" w:cs="Times New Roman"/>
          <w:color w:val="FF0000"/>
        </w:rPr>
        <w:fldChar w:fldCharType="end"/>
      </w:r>
      <w:r>
        <w:rPr>
          <w:rFonts w:ascii="Times New Roman" w:eastAsia="宋体" w:hAnsi="Times New Roman" w:cs="Times New Roman"/>
          <w:color w:val="FF0000"/>
        </w:rPr>
        <w:t>管理层】</w:t>
      </w:r>
    </w:p>
  </w:footnote>
  <w:footnote w:id="8">
    <w:p w14:paraId="4CA4858D" w14:textId="77777777" w:rsidR="00160A67" w:rsidRDefault="00000000">
      <w:pPr>
        <w:pStyle w:val="affb"/>
        <w:rPr>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 xml:space="preserve"> REF XYZ</w:instrText>
      </w:r>
      <w:r>
        <w:rPr>
          <w:rFonts w:ascii="Times New Roman" w:eastAsia="宋体" w:hAnsi="Times New Roman" w:cs="Times New Roman"/>
          <w:color w:val="FF0000"/>
        </w:rPr>
        <w:instrText>公司</w:instrText>
      </w:r>
      <w:r>
        <w:rPr>
          <w:rFonts w:ascii="Times New Roman" w:eastAsia="宋体" w:hAnsi="Times New Roman" w:cs="Times New Roman"/>
          <w:color w:val="FF0000"/>
        </w:rPr>
        <w:instrText xml:space="preserve"> \h  \* MERGEFORMAT </w:instrText>
      </w:r>
      <w:r>
        <w:rPr>
          <w:rFonts w:ascii="Times New Roman" w:eastAsia="宋体" w:hAnsi="Times New Roman" w:cs="Times New Roman"/>
          <w:color w:val="FF0000"/>
        </w:rPr>
      </w:r>
      <w:r>
        <w:rPr>
          <w:rFonts w:ascii="Times New Roman" w:eastAsia="宋体" w:hAnsi="Times New Roman" w:cs="Times New Roman"/>
          <w:color w:val="FF0000"/>
        </w:rPr>
        <w:fldChar w:fldCharType="separate"/>
      </w:r>
      <w:r>
        <w:rPr>
          <w:rFonts w:ascii="Times New Roman" w:eastAsia="宋体" w:hAnsi="Times New Roman" w:cs="Times New Roman"/>
          <w:color w:val="FF0000"/>
        </w:rPr>
        <w:t>ABC</w:t>
      </w:r>
      <w:r>
        <w:rPr>
          <w:rFonts w:ascii="Times New Roman" w:eastAsia="宋体" w:hAnsi="Times New Roman" w:cs="Times New Roman"/>
          <w:color w:val="FF0000"/>
        </w:rPr>
        <w:t>公司</w:t>
      </w:r>
      <w:r>
        <w:rPr>
          <w:rFonts w:ascii="Times New Roman" w:eastAsia="宋体" w:hAnsi="Times New Roman" w:cs="Times New Roman"/>
          <w:color w:val="FF0000"/>
        </w:rPr>
        <w:fldChar w:fldCharType="end"/>
      </w:r>
      <w:r>
        <w:rPr>
          <w:rFonts w:ascii="Times New Roman" w:eastAsia="宋体" w:hAnsi="Times New Roman" w:cs="Times New Roman"/>
          <w:color w:val="FF0000"/>
        </w:rPr>
        <w:t>管理层】</w:t>
      </w:r>
    </w:p>
  </w:footnote>
  <w:footnote w:id="9">
    <w:p w14:paraId="5EA452F4" w14:textId="77777777" w:rsidR="00160A67" w:rsidRDefault="00000000">
      <w:pPr>
        <w:pStyle w:val="affb"/>
        <w:rPr>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 xml:space="preserve"> REF XYZ</w:instrText>
      </w:r>
      <w:r>
        <w:rPr>
          <w:rFonts w:ascii="Times New Roman" w:eastAsia="宋体" w:hAnsi="Times New Roman" w:cs="Times New Roman"/>
          <w:color w:val="FF0000"/>
        </w:rPr>
        <w:instrText>公司</w:instrText>
      </w:r>
      <w:r>
        <w:rPr>
          <w:rFonts w:ascii="Times New Roman" w:eastAsia="宋体" w:hAnsi="Times New Roman" w:cs="Times New Roman"/>
          <w:color w:val="FF0000"/>
        </w:rPr>
        <w:instrText xml:space="preserve"> \h  \* MERGEFORMAT </w:instrText>
      </w:r>
      <w:r>
        <w:rPr>
          <w:rFonts w:ascii="Times New Roman" w:eastAsia="宋体" w:hAnsi="Times New Roman" w:cs="Times New Roman"/>
          <w:color w:val="FF0000"/>
        </w:rPr>
      </w:r>
      <w:r>
        <w:rPr>
          <w:rFonts w:ascii="Times New Roman" w:eastAsia="宋体" w:hAnsi="Times New Roman" w:cs="Times New Roman"/>
          <w:color w:val="FF0000"/>
        </w:rPr>
        <w:fldChar w:fldCharType="separate"/>
      </w:r>
      <w:r>
        <w:rPr>
          <w:rFonts w:ascii="Times New Roman" w:eastAsia="宋体" w:hAnsi="Times New Roman" w:cs="Times New Roman"/>
          <w:color w:val="FF0000"/>
        </w:rPr>
        <w:t>ABC</w:t>
      </w:r>
      <w:r>
        <w:rPr>
          <w:rFonts w:ascii="Times New Roman" w:eastAsia="宋体" w:hAnsi="Times New Roman" w:cs="Times New Roman"/>
          <w:color w:val="FF0000"/>
        </w:rPr>
        <w:t>公司</w:t>
      </w:r>
      <w:r>
        <w:rPr>
          <w:rFonts w:ascii="Times New Roman" w:eastAsia="宋体" w:hAnsi="Times New Roman" w:cs="Times New Roman"/>
          <w:color w:val="FF0000"/>
        </w:rPr>
        <w:fldChar w:fldCharType="end"/>
      </w:r>
      <w:r>
        <w:rPr>
          <w:rFonts w:ascii="Times New Roman" w:eastAsia="宋体" w:hAnsi="Times New Roman" w:cs="Times New Roman"/>
          <w:color w:val="FF0000"/>
        </w:rPr>
        <w:t>管理层】</w:t>
      </w:r>
    </w:p>
  </w:footnote>
  <w:footnote w:id="10">
    <w:p w14:paraId="610F4796" w14:textId="77777777" w:rsidR="00160A67" w:rsidRDefault="00000000">
      <w:pPr>
        <w:pStyle w:val="affb"/>
        <w:rPr>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 xml:space="preserve"> REF XYZ</w:instrText>
      </w:r>
      <w:r>
        <w:rPr>
          <w:rFonts w:ascii="Times New Roman" w:eastAsia="宋体" w:hAnsi="Times New Roman" w:cs="Times New Roman"/>
          <w:color w:val="FF0000"/>
        </w:rPr>
        <w:instrText>公司</w:instrText>
      </w:r>
      <w:r>
        <w:rPr>
          <w:rFonts w:ascii="Times New Roman" w:eastAsia="宋体" w:hAnsi="Times New Roman" w:cs="Times New Roman"/>
          <w:color w:val="FF0000"/>
        </w:rPr>
        <w:instrText xml:space="preserve"> \h  \* MERGEFORMAT </w:instrText>
      </w:r>
      <w:r>
        <w:rPr>
          <w:rFonts w:ascii="Times New Roman" w:eastAsia="宋体" w:hAnsi="Times New Roman" w:cs="Times New Roman"/>
          <w:color w:val="FF0000"/>
        </w:rPr>
      </w:r>
      <w:r>
        <w:rPr>
          <w:rFonts w:ascii="Times New Roman" w:eastAsia="宋体" w:hAnsi="Times New Roman" w:cs="Times New Roman"/>
          <w:color w:val="FF0000"/>
        </w:rPr>
        <w:fldChar w:fldCharType="separate"/>
      </w:r>
      <w:r>
        <w:rPr>
          <w:rFonts w:ascii="Times New Roman" w:eastAsia="宋体" w:hAnsi="Times New Roman" w:cs="Times New Roman"/>
          <w:color w:val="FF0000"/>
        </w:rPr>
        <w:t>ABC</w:t>
      </w:r>
      <w:r>
        <w:rPr>
          <w:rFonts w:ascii="Times New Roman" w:eastAsia="宋体" w:hAnsi="Times New Roman" w:cs="Times New Roman"/>
          <w:color w:val="FF0000"/>
        </w:rPr>
        <w:t>公司</w:t>
      </w:r>
      <w:r>
        <w:rPr>
          <w:rFonts w:ascii="Times New Roman" w:eastAsia="宋体" w:hAnsi="Times New Roman" w:cs="Times New Roman"/>
          <w:color w:val="FF0000"/>
        </w:rPr>
        <w:fldChar w:fldCharType="end"/>
      </w:r>
      <w:r>
        <w:rPr>
          <w:rFonts w:ascii="Times New Roman" w:eastAsia="宋体" w:hAnsi="Times New Roman" w:cs="Times New Roman"/>
          <w:color w:val="FF0000"/>
        </w:rPr>
        <w:t>管理层】</w:t>
      </w:r>
    </w:p>
  </w:footnote>
  <w:footnote w:id="11">
    <w:p w14:paraId="223A2361" w14:textId="77777777" w:rsidR="00160A67" w:rsidRDefault="00000000">
      <w:pPr>
        <w:pStyle w:val="affb"/>
        <w:rPr>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 xml:space="preserve"> REF XYZ</w:instrText>
      </w:r>
      <w:r>
        <w:rPr>
          <w:rFonts w:ascii="Times New Roman" w:eastAsia="宋体" w:hAnsi="Times New Roman" w:cs="Times New Roman"/>
          <w:color w:val="FF0000"/>
        </w:rPr>
        <w:instrText>公司</w:instrText>
      </w:r>
      <w:r>
        <w:rPr>
          <w:rFonts w:ascii="Times New Roman" w:eastAsia="宋体" w:hAnsi="Times New Roman" w:cs="Times New Roman"/>
          <w:color w:val="FF0000"/>
        </w:rPr>
        <w:instrText xml:space="preserve"> \h  \* MERGEFORMAT </w:instrText>
      </w:r>
      <w:r>
        <w:rPr>
          <w:rFonts w:ascii="Times New Roman" w:eastAsia="宋体" w:hAnsi="Times New Roman" w:cs="Times New Roman"/>
          <w:color w:val="FF0000"/>
        </w:rPr>
      </w:r>
      <w:r>
        <w:rPr>
          <w:rFonts w:ascii="Times New Roman" w:eastAsia="宋体" w:hAnsi="Times New Roman" w:cs="Times New Roman"/>
          <w:color w:val="FF0000"/>
        </w:rPr>
        <w:fldChar w:fldCharType="separate"/>
      </w:r>
      <w:r>
        <w:rPr>
          <w:rFonts w:ascii="Times New Roman" w:eastAsia="宋体" w:hAnsi="Times New Roman" w:cs="Times New Roman"/>
          <w:color w:val="FF0000"/>
        </w:rPr>
        <w:t>ABC</w:t>
      </w:r>
      <w:r>
        <w:rPr>
          <w:rFonts w:ascii="Times New Roman" w:eastAsia="宋体" w:hAnsi="Times New Roman" w:cs="Times New Roman"/>
          <w:color w:val="FF0000"/>
        </w:rPr>
        <w:t>公司</w:t>
      </w:r>
      <w:r>
        <w:rPr>
          <w:rFonts w:ascii="Times New Roman" w:eastAsia="宋体" w:hAnsi="Times New Roman" w:cs="Times New Roman"/>
          <w:color w:val="FF0000"/>
        </w:rPr>
        <w:fldChar w:fldCharType="end"/>
      </w:r>
      <w:r>
        <w:rPr>
          <w:rFonts w:ascii="Times New Roman" w:eastAsia="宋体" w:hAnsi="Times New Roman" w:cs="Times New Roman"/>
          <w:color w:val="FF0000"/>
        </w:rPr>
        <w:t>管理层】</w:t>
      </w:r>
    </w:p>
  </w:footnote>
  <w:footnote w:id="12">
    <w:p w14:paraId="2B6C0A92" w14:textId="77777777" w:rsidR="00160A67" w:rsidRDefault="00000000">
      <w:pPr>
        <w:pStyle w:val="affb"/>
        <w:rPr>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【请填写资料来源】</w:t>
      </w:r>
    </w:p>
  </w:footnote>
  <w:footnote w:id="13">
    <w:p w14:paraId="6ADE3DB5" w14:textId="77777777" w:rsidR="00160A67" w:rsidRDefault="00000000">
      <w:pPr>
        <w:pStyle w:val="affb"/>
        <w:rPr>
          <w:rFonts w:ascii="Times New Roman" w:eastAsia="宋体" w:hAnsi="Times New Roman" w:cs="Times New Roman"/>
          <w:color w:val="FF0000"/>
        </w:rPr>
      </w:pPr>
      <w:r>
        <w:rPr>
          <w:rStyle w:val="aff2"/>
          <w:rFonts w:ascii="Times New Roman" w:eastAsia="宋体" w:hAnsi="Times New Roman" w:cs="Times New Roman"/>
          <w:color w:val="000000" w:themeColor="text1"/>
        </w:rPr>
        <w:footnoteRef/>
      </w:r>
      <w:r>
        <w:rPr>
          <w:rFonts w:ascii="Times New Roman" w:eastAsia="宋体" w:hAnsi="Times New Roman" w:cs="Times New Roman"/>
          <w:color w:val="000000" w:themeColor="text1"/>
        </w:rPr>
        <w:t xml:space="preserve"> </w:t>
      </w:r>
      <w:r>
        <w:rPr>
          <w:rFonts w:ascii="Times New Roman" w:eastAsia="宋体" w:hAnsi="Times New Roman" w:cs="Times New Roman"/>
          <w:color w:val="000000" w:themeColor="text1"/>
        </w:rPr>
        <w:t>资料来源：</w:t>
      </w:r>
      <w:r>
        <w:rPr>
          <w:rFonts w:ascii="Times New Roman" w:eastAsia="宋体" w:hAnsi="Times New Roman" w:cs="Times New Roman"/>
          <w:color w:val="FF0000"/>
        </w:rPr>
        <w:t>【请填写资料来源】</w:t>
      </w:r>
    </w:p>
  </w:footnote>
  <w:footnote w:id="14">
    <w:p w14:paraId="6AF22B35" w14:textId="77777777" w:rsidR="00160A67" w:rsidRDefault="00000000">
      <w:pPr>
        <w:pStyle w:val="affb"/>
        <w:rPr>
          <w:rFonts w:ascii="Times New Roman" w:eastAsia="宋体" w:hAnsi="Times New Roman" w:cs="Times New Roman"/>
          <w:color w:val="FF0000"/>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【请填写资料来源】</w:t>
      </w:r>
    </w:p>
  </w:footnote>
  <w:footnote w:id="15">
    <w:p w14:paraId="6770842A" w14:textId="77777777" w:rsidR="00160A67" w:rsidRDefault="00000000">
      <w:pPr>
        <w:pStyle w:val="affb"/>
        <w:rPr>
          <w:rFonts w:ascii="Times New Roman" w:eastAsia="宋体" w:hAnsi="Times New Roman" w:cs="Times New Roman"/>
          <w:color w:val="FF0000"/>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【请填写资料来源】</w:t>
      </w:r>
    </w:p>
  </w:footnote>
  <w:footnote w:id="16">
    <w:p w14:paraId="628B3F75" w14:textId="77777777" w:rsidR="00160A67" w:rsidRDefault="00000000">
      <w:pPr>
        <w:pStyle w:val="affb"/>
        <w:rPr>
          <w:rFonts w:ascii="Times New Roman" w:eastAsia="宋体" w:hAnsi="Times New Roman" w:cs="Times New Roman"/>
          <w:color w:val="FF0000"/>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【请填写资料来源】</w:t>
      </w:r>
    </w:p>
  </w:footnote>
  <w:footnote w:id="17">
    <w:p w14:paraId="130E638B" w14:textId="77777777" w:rsidR="00160A67" w:rsidRDefault="00000000">
      <w:pPr>
        <w:pStyle w:val="affb"/>
        <w:rPr>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【请填写资料来源】</w:t>
      </w:r>
    </w:p>
  </w:footnote>
  <w:footnote w:id="18">
    <w:p w14:paraId="2A0D7E86" w14:textId="77777777" w:rsidR="00160A67" w:rsidRDefault="00000000">
      <w:pPr>
        <w:pStyle w:val="affb"/>
        <w:rPr>
          <w:rFonts w:ascii="Times New Roman" w:eastAsia="宋体" w:hAnsi="Times New Roman" w:cs="Times New Roman"/>
          <w:color w:val="FF0000"/>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资料来源：</w:t>
      </w:r>
      <w:r>
        <w:rPr>
          <w:rFonts w:ascii="Times New Roman" w:eastAsia="宋体" w:hAnsi="Times New Roman" w:cs="Times New Roman"/>
          <w:color w:val="FF0000"/>
        </w:rPr>
        <w:t>【请填写资料来源】</w:t>
      </w:r>
    </w:p>
  </w:footnote>
  <w:footnote w:id="19">
    <w:p w14:paraId="62BBA8E7" w14:textId="77777777" w:rsidR="00160A67" w:rsidRDefault="00000000">
      <w:pPr>
        <w:pStyle w:val="affb"/>
        <w:rPr>
          <w:rFonts w:ascii="宋体" w:eastAsia="宋体" w:hAnsi="宋体" w:cs="宋体" w:hint="eastAsia"/>
        </w:rPr>
      </w:pPr>
      <w:r>
        <w:rPr>
          <w:rStyle w:val="aff2"/>
          <w:rFonts w:ascii="宋体" w:eastAsia="宋体" w:hAnsi="宋体" w:cs="宋体" w:hint="eastAsia"/>
        </w:rPr>
        <w:footnoteRef/>
      </w:r>
      <w:r>
        <w:rPr>
          <w:rFonts w:ascii="宋体" w:eastAsia="宋体" w:hAnsi="宋体" w:cs="宋体" w:hint="eastAsia"/>
        </w:rPr>
        <w:t xml:space="preserve"> 资料来源：</w:t>
      </w:r>
      <w:r>
        <w:rPr>
          <w:rFonts w:ascii="宋体" w:eastAsia="宋体" w:hAnsi="宋体" w:cs="宋体" w:hint="eastAsia"/>
          <w:color w:val="FF0000"/>
        </w:rPr>
        <w:t>【请填写资料来源】</w:t>
      </w:r>
    </w:p>
  </w:footnote>
  <w:footnote w:id="20">
    <w:p w14:paraId="544B9808" w14:textId="77777777" w:rsidR="00160A67" w:rsidRDefault="00000000">
      <w:pPr>
        <w:pStyle w:val="affb"/>
        <w:rPr>
          <w:rFonts w:ascii="宋体" w:eastAsia="宋体" w:hAnsi="宋体" w:cs="宋体" w:hint="eastAsia"/>
          <w:color w:val="FF0000"/>
        </w:rPr>
      </w:pPr>
      <w:r>
        <w:rPr>
          <w:rStyle w:val="aff2"/>
          <w:rFonts w:ascii="宋体" w:eastAsia="宋体" w:hAnsi="宋体" w:cs="宋体" w:hint="eastAsia"/>
        </w:rPr>
        <w:footnoteRef/>
      </w:r>
      <w:r>
        <w:rPr>
          <w:rFonts w:ascii="宋体" w:eastAsia="宋体" w:hAnsi="宋体" w:cs="宋体" w:hint="eastAsia"/>
        </w:rPr>
        <w:t xml:space="preserve"> 资料来源：</w:t>
      </w:r>
      <w:r>
        <w:rPr>
          <w:rFonts w:ascii="宋体" w:eastAsia="宋体" w:hAnsi="宋体" w:cs="宋体" w:hint="eastAsia"/>
          <w:color w:val="FF0000"/>
        </w:rPr>
        <w:t>【请填写资料来源】</w:t>
      </w:r>
    </w:p>
  </w:footnote>
  <w:footnote w:id="21">
    <w:p w14:paraId="73145D3E" w14:textId="77777777" w:rsidR="00160A67" w:rsidRDefault="00000000">
      <w:pPr>
        <w:pStyle w:val="affb"/>
        <w:rPr>
          <w:rFonts w:ascii="宋体" w:eastAsia="宋体" w:hAnsi="宋体" w:cs="宋体" w:hint="eastAsia"/>
        </w:rPr>
      </w:pPr>
      <w:r>
        <w:rPr>
          <w:rStyle w:val="aff2"/>
          <w:rFonts w:ascii="宋体" w:eastAsia="宋体" w:hAnsi="宋体" w:cs="宋体" w:hint="eastAsia"/>
        </w:rPr>
        <w:footnoteRef/>
      </w:r>
      <w:r>
        <w:rPr>
          <w:rFonts w:ascii="宋体" w:eastAsia="宋体" w:hAnsi="宋体" w:cs="宋体" w:hint="eastAsia"/>
        </w:rPr>
        <w:t xml:space="preserve"> 资料来源：</w:t>
      </w:r>
      <w:r>
        <w:rPr>
          <w:rFonts w:ascii="宋体" w:eastAsia="宋体" w:hAnsi="宋体" w:cs="宋体" w:hint="eastAsia"/>
          <w:color w:val="FF0000"/>
        </w:rPr>
        <w:t>【请填写资料来源】</w:t>
      </w:r>
    </w:p>
  </w:footnote>
  <w:footnote w:id="22">
    <w:p w14:paraId="6F4A1AC4" w14:textId="77777777" w:rsidR="00160A67" w:rsidRDefault="00000000">
      <w:pPr>
        <w:pStyle w:val="affb"/>
        <w:rPr>
          <w:rFonts w:ascii="宋体" w:eastAsia="宋体" w:hAnsi="宋体" w:cs="宋体" w:hint="eastAsia"/>
        </w:rPr>
      </w:pPr>
      <w:r>
        <w:rPr>
          <w:rStyle w:val="aff2"/>
          <w:rFonts w:ascii="宋体" w:eastAsia="宋体" w:hAnsi="宋体" w:cs="宋体" w:hint="eastAsia"/>
        </w:rPr>
        <w:footnoteRef/>
      </w:r>
      <w:r>
        <w:rPr>
          <w:rFonts w:ascii="宋体" w:eastAsia="宋体" w:hAnsi="宋体" w:cs="宋体" w:hint="eastAsia"/>
        </w:rPr>
        <w:t xml:space="preserve"> 资料来源：</w:t>
      </w:r>
    </w:p>
  </w:footnote>
  <w:footnote w:id="23">
    <w:p w14:paraId="08F1CC2A" w14:textId="77777777" w:rsidR="00160A67" w:rsidRDefault="00000000">
      <w:pPr>
        <w:pStyle w:val="affb"/>
        <w:rPr>
          <w:rFonts w:ascii="宋体" w:eastAsia="宋体" w:hAnsi="宋体" w:cs="宋体" w:hint="eastAsia"/>
        </w:rPr>
      </w:pPr>
      <w:r>
        <w:rPr>
          <w:rStyle w:val="aff2"/>
          <w:rFonts w:ascii="宋体" w:eastAsia="宋体" w:hAnsi="宋体" w:cs="宋体" w:hint="eastAsia"/>
        </w:rPr>
        <w:footnoteRef/>
      </w:r>
      <w:r>
        <w:rPr>
          <w:rFonts w:ascii="宋体" w:eastAsia="宋体" w:hAnsi="宋体" w:cs="宋体" w:hint="eastAsia"/>
        </w:rPr>
        <w:t xml:space="preserve"> 资料来源：</w:t>
      </w:r>
    </w:p>
  </w:footnote>
  <w:footnote w:id="24">
    <w:p w14:paraId="3F321D95" w14:textId="77777777" w:rsidR="00160A67" w:rsidRDefault="00000000">
      <w:pPr>
        <w:pStyle w:val="affb"/>
        <w:rPr>
          <w:rStyle w:val="Char2"/>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Style w:val="Char2"/>
          <w:rFonts w:ascii="Times New Roman" w:eastAsia="宋体" w:hAnsi="Times New Roman" w:cs="Times New Roman"/>
        </w:rPr>
        <w:t>虽然在应用利润分割法或成本加成法是也需要选定一个被测试方，但选择的标准存在差异。由于通常内部可比公司</w:t>
      </w:r>
      <w:r>
        <w:rPr>
          <w:rStyle w:val="Char2"/>
          <w:rFonts w:ascii="Times New Roman" w:eastAsia="宋体" w:hAnsi="Times New Roman" w:cs="Times New Roman"/>
        </w:rPr>
        <w:t>/</w:t>
      </w:r>
      <w:r>
        <w:rPr>
          <w:rStyle w:val="Char2"/>
          <w:rFonts w:ascii="Times New Roman" w:eastAsia="宋体" w:hAnsi="Times New Roman" w:cs="Times New Roman"/>
        </w:rPr>
        <w:t>交易将被应用，在选择被测试方时需要</w:t>
      </w:r>
      <w:proofErr w:type="gramStart"/>
      <w:r>
        <w:rPr>
          <w:rStyle w:val="Char2"/>
          <w:rFonts w:ascii="Times New Roman" w:eastAsia="宋体" w:hAnsi="Times New Roman" w:cs="Times New Roman"/>
        </w:rPr>
        <w:t>考量</w:t>
      </w:r>
      <w:proofErr w:type="gramEnd"/>
      <w:r>
        <w:rPr>
          <w:rStyle w:val="Char2"/>
          <w:rFonts w:ascii="Times New Roman" w:eastAsia="宋体" w:hAnsi="Times New Roman" w:cs="Times New Roman"/>
        </w:rPr>
        <w:t>可比公司</w:t>
      </w:r>
      <w:r>
        <w:rPr>
          <w:rStyle w:val="Char2"/>
          <w:rFonts w:ascii="Times New Roman" w:eastAsia="宋体" w:hAnsi="Times New Roman" w:cs="Times New Roman"/>
        </w:rPr>
        <w:t>/</w:t>
      </w:r>
      <w:r>
        <w:rPr>
          <w:rStyle w:val="Char2"/>
          <w:rFonts w:ascii="Times New Roman" w:eastAsia="宋体" w:hAnsi="Times New Roman" w:cs="Times New Roman"/>
        </w:rPr>
        <w:t>交易的特性，而不是某一交易方所执行的功能较为简单。</w:t>
      </w:r>
    </w:p>
  </w:footnote>
  <w:footnote w:id="25">
    <w:p w14:paraId="00A5AB0F" w14:textId="77777777" w:rsidR="00160A67" w:rsidRDefault="00000000">
      <w:pPr>
        <w:pStyle w:val="affb"/>
        <w:rPr>
          <w:rStyle w:val="Char2"/>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Style w:val="Char2"/>
          <w:rFonts w:ascii="Times New Roman" w:eastAsia="宋体" w:hAnsi="Times New Roman" w:cs="Times New Roman"/>
        </w:rPr>
        <w:t>《跨国企业与税务机关转让定价指南（</w:t>
      </w:r>
      <w:r>
        <w:rPr>
          <w:rStyle w:val="Char2"/>
          <w:rFonts w:ascii="Times New Roman" w:eastAsia="宋体" w:hAnsi="Times New Roman" w:cs="Times New Roman"/>
        </w:rPr>
        <w:t>2022</w:t>
      </w:r>
      <w:r>
        <w:rPr>
          <w:rStyle w:val="Char2"/>
          <w:rFonts w:ascii="Times New Roman" w:eastAsia="宋体" w:hAnsi="Times New Roman" w:cs="Times New Roman"/>
        </w:rPr>
        <w:t>）》，第</w:t>
      </w:r>
      <w:r>
        <w:rPr>
          <w:rStyle w:val="Char2"/>
          <w:rFonts w:ascii="Times New Roman" w:eastAsia="宋体" w:hAnsi="Times New Roman" w:cs="Times New Roman"/>
        </w:rPr>
        <w:t>3</w:t>
      </w:r>
      <w:r>
        <w:rPr>
          <w:rStyle w:val="Char2"/>
          <w:rFonts w:ascii="Times New Roman" w:eastAsia="宋体" w:hAnsi="Times New Roman" w:cs="Times New Roman"/>
        </w:rPr>
        <w:t>章，</w:t>
      </w:r>
      <w:r>
        <w:rPr>
          <w:rStyle w:val="Char2"/>
          <w:rFonts w:ascii="Times New Roman" w:eastAsia="宋体" w:hAnsi="Times New Roman" w:cs="Times New Roman"/>
        </w:rPr>
        <w:t>A.3.1</w:t>
      </w:r>
      <w:r>
        <w:rPr>
          <w:rStyle w:val="Char2"/>
          <w:rFonts w:ascii="Times New Roman" w:eastAsia="宋体" w:hAnsi="Times New Roman" w:cs="Times New Roman"/>
        </w:rPr>
        <w:t>部分，第</w:t>
      </w:r>
      <w:r>
        <w:rPr>
          <w:rStyle w:val="Char2"/>
          <w:rFonts w:ascii="Times New Roman" w:eastAsia="宋体" w:hAnsi="Times New Roman" w:cs="Times New Roman"/>
        </w:rPr>
        <w:t>3.9</w:t>
      </w:r>
      <w:r>
        <w:rPr>
          <w:rStyle w:val="Char2"/>
          <w:rFonts w:ascii="Times New Roman" w:eastAsia="宋体" w:hAnsi="Times New Roman" w:cs="Times New Roman"/>
        </w:rPr>
        <w:t>段落。</w:t>
      </w:r>
    </w:p>
  </w:footnote>
  <w:footnote w:id="26">
    <w:p w14:paraId="6EA00E53" w14:textId="77777777" w:rsidR="00160A67" w:rsidRDefault="00000000">
      <w:pPr>
        <w:pStyle w:val="affb"/>
        <w:jc w:val="both"/>
        <w:rPr>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w:t>
      </w:r>
      <w:r>
        <w:rPr>
          <w:rFonts w:ascii="Times New Roman" w:eastAsia="宋体" w:hAnsi="Times New Roman" w:cs="Times New Roman"/>
        </w:rPr>
        <w:t>内部可比分析也可以使用交易净利润</w:t>
      </w:r>
      <w:proofErr w:type="gramStart"/>
      <w:r>
        <w:rPr>
          <w:rFonts w:ascii="Times New Roman" w:eastAsia="宋体" w:hAnsi="Times New Roman" w:cs="Times New Roman"/>
        </w:rPr>
        <w:t>法做净利润率</w:t>
      </w:r>
      <w:proofErr w:type="gramEnd"/>
      <w:r>
        <w:rPr>
          <w:rFonts w:ascii="Times New Roman" w:eastAsia="宋体" w:hAnsi="Times New Roman" w:cs="Times New Roman"/>
        </w:rPr>
        <w:t>的基准分析。然而，通常，当使用再销售价格法和成本加成法进行分析时，内部可比数据可信度较高，其可比程度也会随之增高。如果再销售价格法或者成本加成法可以被可靠应用，他们会</w:t>
      </w:r>
      <w:proofErr w:type="gramStart"/>
      <w:r>
        <w:rPr>
          <w:rFonts w:ascii="Times New Roman" w:eastAsia="宋体" w:hAnsi="Times New Roman" w:cs="Times New Roman"/>
        </w:rPr>
        <w:t>比交易净</w:t>
      </w:r>
      <w:proofErr w:type="gramEnd"/>
      <w:r>
        <w:rPr>
          <w:rFonts w:ascii="Times New Roman" w:eastAsia="宋体" w:hAnsi="Times New Roman" w:cs="Times New Roman"/>
        </w:rPr>
        <w:t>利润法更适合作为转让定价方法。</w:t>
      </w:r>
    </w:p>
  </w:footnote>
  <w:footnote w:id="27">
    <w:p w14:paraId="0D5288FB" w14:textId="77777777" w:rsidR="00160A67" w:rsidRDefault="00000000">
      <w:pPr>
        <w:pStyle w:val="affb"/>
        <w:jc w:val="both"/>
        <w:rPr>
          <w:rFonts w:ascii="Times New Roman" w:eastAsia="宋体" w:hAnsi="Times New Roman" w:cs="Times New Roman"/>
        </w:rPr>
      </w:pPr>
      <w:r>
        <w:rPr>
          <w:rStyle w:val="aff2"/>
          <w:rFonts w:ascii="Times New Roman" w:eastAsia="宋体" w:hAnsi="Times New Roman" w:cs="Times New Roman"/>
        </w:rPr>
        <w:footnoteRef/>
      </w:r>
      <w:r>
        <w:rPr>
          <w:rFonts w:ascii="Times New Roman" w:eastAsia="宋体" w:hAnsi="Times New Roman" w:cs="Times New Roman"/>
        </w:rPr>
        <w:t xml:space="preserve"> TP Catalyst</w:t>
      </w:r>
      <w:r>
        <w:rPr>
          <w:rFonts w:ascii="Times New Roman" w:eastAsia="宋体" w:hAnsi="Times New Roman" w:cs="Times New Roman"/>
        </w:rPr>
        <w:t>数据库由</w:t>
      </w:r>
      <w:r>
        <w:rPr>
          <w:rFonts w:ascii="Times New Roman" w:eastAsia="宋体" w:hAnsi="Times New Roman" w:cs="Times New Roman"/>
        </w:rPr>
        <w:t>Bureau Van Dijk (“</w:t>
      </w:r>
      <w:proofErr w:type="spellStart"/>
      <w:r>
        <w:rPr>
          <w:rFonts w:ascii="Times New Roman" w:eastAsia="宋体" w:hAnsi="Times New Roman" w:cs="Times New Roman"/>
        </w:rPr>
        <w:t>BvD</w:t>
      </w:r>
      <w:proofErr w:type="spellEnd"/>
      <w:r>
        <w:rPr>
          <w:rFonts w:ascii="Times New Roman" w:eastAsia="宋体" w:hAnsi="Times New Roman" w:cs="Times New Roman"/>
        </w:rPr>
        <w:t>”)</w:t>
      </w:r>
      <w:r>
        <w:rPr>
          <w:rFonts w:ascii="Times New Roman" w:eastAsia="宋体" w:hAnsi="Times New Roman" w:cs="Times New Roman"/>
        </w:rPr>
        <w:t>公司提供，</w:t>
      </w:r>
      <w:proofErr w:type="spellStart"/>
      <w:r>
        <w:rPr>
          <w:rFonts w:ascii="Times New Roman" w:eastAsia="宋体" w:hAnsi="Times New Roman" w:cs="Times New Roman"/>
        </w:rPr>
        <w:t>BvD</w:t>
      </w:r>
      <w:proofErr w:type="spellEnd"/>
      <w:r>
        <w:rPr>
          <w:rFonts w:ascii="Times New Roman" w:eastAsia="宋体" w:hAnsi="Times New Roman" w:cs="Times New Roman"/>
        </w:rPr>
        <w:t>是最大的商业和公司信息电子出版商之一。</w:t>
      </w:r>
      <w:r>
        <w:rPr>
          <w:rFonts w:ascii="Times New Roman" w:eastAsia="宋体" w:hAnsi="Times New Roman" w:cs="Times New Roman"/>
        </w:rPr>
        <w:t>TP Catalyst</w:t>
      </w:r>
      <w:r>
        <w:rPr>
          <w:rFonts w:ascii="Times New Roman" w:eastAsia="宋体" w:hAnsi="Times New Roman" w:cs="Times New Roman"/>
        </w:rPr>
        <w:t>数据库提供了全球各大上市公司的财务数据、股东信息、新闻、评级、盈利数据、股票信息等。国税总局亦要求各地税务机关在反避税调查和调整中使用</w:t>
      </w:r>
      <w:proofErr w:type="spellStart"/>
      <w:r>
        <w:rPr>
          <w:rFonts w:ascii="Times New Roman" w:eastAsia="宋体" w:hAnsi="Times New Roman" w:cs="Times New Roman"/>
        </w:rPr>
        <w:t>BvD</w:t>
      </w:r>
      <w:proofErr w:type="spellEnd"/>
      <w:r>
        <w:rPr>
          <w:rFonts w:ascii="Times New Roman" w:eastAsia="宋体" w:hAnsi="Times New Roman" w:cs="Times New Roman"/>
        </w:rPr>
        <w:t>公司的数据库。（见《国家税务总局关于</w:t>
      </w:r>
      <w:r>
        <w:rPr>
          <w:rFonts w:ascii="Times New Roman" w:eastAsia="宋体" w:hAnsi="Times New Roman" w:cs="Times New Roman"/>
        </w:rPr>
        <w:t>2005</w:t>
      </w:r>
      <w:r>
        <w:rPr>
          <w:rFonts w:ascii="Times New Roman" w:eastAsia="宋体" w:hAnsi="Times New Roman" w:cs="Times New Roman"/>
        </w:rPr>
        <w:t>年度反避税工作的通知》，国税函【</w:t>
      </w:r>
      <w:r>
        <w:rPr>
          <w:rFonts w:ascii="Times New Roman" w:eastAsia="宋体" w:hAnsi="Times New Roman" w:cs="Times New Roman"/>
        </w:rPr>
        <w:t>2005</w:t>
      </w:r>
      <w:r>
        <w:rPr>
          <w:rFonts w:ascii="Times New Roman" w:eastAsia="宋体" w:hAnsi="Times New Roman" w:cs="Times New Roman"/>
        </w:rPr>
        <w:t>】第</w:t>
      </w:r>
      <w:r>
        <w:rPr>
          <w:rFonts w:ascii="Times New Roman" w:eastAsia="宋体" w:hAnsi="Times New Roman" w:cs="Times New Roman"/>
        </w:rPr>
        <w:t>239</w:t>
      </w:r>
      <w:r>
        <w:rPr>
          <w:rFonts w:ascii="Times New Roman" w:eastAsia="宋体" w:hAnsi="Times New Roman" w:cs="Times New Roman"/>
        </w:rPr>
        <w:t>号文）。</w:t>
      </w:r>
    </w:p>
  </w:footnote>
  <w:footnote w:id="28">
    <w:p w14:paraId="325DC9BF" w14:textId="77777777" w:rsidR="00160A67" w:rsidRDefault="00000000">
      <w:pPr>
        <w:pStyle w:val="af6"/>
        <w:rPr>
          <w:rFonts w:ascii="Times New Roman" w:eastAsia="宋体" w:hAnsi="Times New Roman" w:cs="Times New Roman"/>
          <w:sz w:val="16"/>
          <w:szCs w:val="16"/>
        </w:rPr>
      </w:pPr>
      <w:r>
        <w:rPr>
          <w:rStyle w:val="aff2"/>
          <w:rFonts w:ascii="Times New Roman" w:eastAsia="宋体" w:hAnsi="Times New Roman" w:cs="Times New Roman"/>
          <w:sz w:val="16"/>
          <w:szCs w:val="16"/>
        </w:rPr>
        <w:footnoteRef/>
      </w:r>
      <w:r>
        <w:rPr>
          <w:rFonts w:ascii="Times New Roman" w:eastAsia="宋体" w:hAnsi="Times New Roman" w:cs="Times New Roman"/>
          <w:sz w:val="16"/>
          <w:szCs w:val="16"/>
        </w:rPr>
        <w:t xml:space="preserve"> </w:t>
      </w:r>
      <w:r>
        <w:rPr>
          <w:rFonts w:ascii="Times New Roman" w:eastAsia="宋体" w:hAnsi="Times New Roman" w:cs="Times New Roman"/>
          <w:sz w:val="16"/>
          <w:szCs w:val="16"/>
        </w:rPr>
        <w:t>许多亚太区的公司并不对外公布其股东持股情况。</w:t>
      </w:r>
    </w:p>
  </w:footnote>
  <w:footnote w:id="29">
    <w:p w14:paraId="53115F94" w14:textId="77777777" w:rsidR="00160A67" w:rsidRDefault="00000000">
      <w:pPr>
        <w:pStyle w:val="affb"/>
        <w:rPr>
          <w:rFonts w:ascii="Times New Roman" w:eastAsia="宋体" w:hAnsi="Times New Roman" w:cs="Times New Roman"/>
        </w:rPr>
      </w:pPr>
      <w:r>
        <w:rPr>
          <w:rStyle w:val="aff2"/>
          <w:rFonts w:ascii="Times New Roman" w:eastAsia="宋体" w:hAnsi="Times New Roman" w:cs="Times New Roman"/>
          <w:szCs w:val="16"/>
        </w:rPr>
        <w:footnoteRef/>
      </w:r>
      <w:r>
        <w:rPr>
          <w:rStyle w:val="Char2"/>
          <w:rFonts w:ascii="Times New Roman" w:eastAsia="宋体" w:hAnsi="Times New Roman" w:cs="Times New Roman"/>
        </w:rPr>
        <w:t>《跨国企业与税务机关转让定价指南（</w:t>
      </w:r>
      <w:r>
        <w:rPr>
          <w:rStyle w:val="Char2"/>
          <w:rFonts w:ascii="Times New Roman" w:eastAsia="宋体" w:hAnsi="Times New Roman" w:cs="Times New Roman"/>
        </w:rPr>
        <w:t>2022</w:t>
      </w:r>
      <w:r>
        <w:rPr>
          <w:rStyle w:val="Char2"/>
          <w:rFonts w:ascii="Times New Roman" w:eastAsia="宋体" w:hAnsi="Times New Roman" w:cs="Times New Roman"/>
        </w:rPr>
        <w:t>）》，</w:t>
      </w:r>
      <w:r>
        <w:rPr>
          <w:rFonts w:ascii="Times New Roman" w:eastAsia="宋体" w:hAnsi="Times New Roman" w:cs="Times New Roman"/>
        </w:rPr>
        <w:t>第</w:t>
      </w:r>
      <w:r>
        <w:rPr>
          <w:rFonts w:ascii="Times New Roman" w:eastAsia="宋体" w:hAnsi="Times New Roman" w:cs="Times New Roman"/>
        </w:rPr>
        <w:t>3</w:t>
      </w:r>
      <w:r>
        <w:rPr>
          <w:rFonts w:ascii="Times New Roman" w:eastAsia="宋体" w:hAnsi="Times New Roman" w:cs="Times New Roman"/>
        </w:rPr>
        <w:t>章，</w:t>
      </w:r>
      <w:r>
        <w:rPr>
          <w:rFonts w:ascii="Times New Roman" w:eastAsia="宋体" w:hAnsi="Times New Roman" w:cs="Times New Roman"/>
        </w:rPr>
        <w:t>B.5</w:t>
      </w:r>
      <w:r>
        <w:rPr>
          <w:rFonts w:ascii="Times New Roman" w:eastAsia="宋体" w:hAnsi="Times New Roman" w:cs="Times New Roman"/>
        </w:rPr>
        <w:t>部分，第</w:t>
      </w:r>
      <w:r>
        <w:rPr>
          <w:rFonts w:ascii="Times New Roman" w:eastAsia="宋体" w:hAnsi="Times New Roman" w:cs="Times New Roman"/>
        </w:rPr>
        <w:t xml:space="preserve">3.77 </w:t>
      </w:r>
      <w:r>
        <w:rPr>
          <w:rFonts w:ascii="Times New Roman" w:eastAsia="宋体" w:hAnsi="Times New Roman" w:cs="Times New Roman"/>
        </w:rPr>
        <w:t>段落。</w:t>
      </w:r>
    </w:p>
  </w:footnote>
  <w:footnote w:id="30">
    <w:p w14:paraId="5C8C9DA3" w14:textId="77777777" w:rsidR="00160A67" w:rsidRDefault="00000000">
      <w:pPr>
        <w:pStyle w:val="affb"/>
        <w:rPr>
          <w:rFonts w:ascii="Arial" w:eastAsia="黑体" w:hAnsi="Arial" w:cs="Arial"/>
        </w:rPr>
      </w:pPr>
      <w:r>
        <w:rPr>
          <w:rStyle w:val="aff2"/>
          <w:rFonts w:ascii="Arial" w:eastAsia="黑体" w:hAnsi="Arial" w:cs="Arial"/>
        </w:rPr>
        <w:footnoteRef/>
      </w:r>
      <w:r>
        <w:rPr>
          <w:rStyle w:val="Char2"/>
          <w:rFonts w:ascii="Arial" w:eastAsia="黑体" w:hAnsi="Arial" w:cs="Arial" w:hint="eastAsia"/>
        </w:rPr>
        <w:t xml:space="preserve"> </w:t>
      </w:r>
      <w:r>
        <w:rPr>
          <w:rStyle w:val="Char2"/>
          <w:rFonts w:ascii="Arial" w:eastAsia="黑体" w:hAnsi="Arial" w:cs="Arial"/>
        </w:rPr>
        <w:t>《跨国企业与税务机关转让定价指南（</w:t>
      </w:r>
      <w:r>
        <w:rPr>
          <w:rStyle w:val="Char2"/>
          <w:rFonts w:ascii="Arial" w:eastAsia="黑体" w:hAnsi="Arial" w:cs="Arial"/>
        </w:rPr>
        <w:t>2022</w:t>
      </w:r>
      <w:r>
        <w:rPr>
          <w:rStyle w:val="Char2"/>
          <w:rFonts w:ascii="Arial" w:eastAsia="黑体" w:hAnsi="Arial" w:cs="Arial"/>
        </w:rPr>
        <w:t>）》，</w:t>
      </w:r>
      <w:r>
        <w:rPr>
          <w:rFonts w:ascii="Arial" w:eastAsia="黑体" w:hAnsi="Arial" w:cs="Arial"/>
        </w:rPr>
        <w:t>第</w:t>
      </w:r>
      <w:r>
        <w:rPr>
          <w:rFonts w:ascii="Arial" w:eastAsia="黑体" w:hAnsi="Arial" w:cs="Arial"/>
        </w:rPr>
        <w:t>3</w:t>
      </w:r>
      <w:r>
        <w:rPr>
          <w:rFonts w:ascii="Arial" w:eastAsia="黑体" w:hAnsi="Arial" w:cs="Arial"/>
        </w:rPr>
        <w:t>章，</w:t>
      </w:r>
      <w:r>
        <w:rPr>
          <w:rFonts w:ascii="Arial" w:eastAsia="黑体" w:hAnsi="Arial" w:cs="Arial"/>
        </w:rPr>
        <w:t>A.7</w:t>
      </w:r>
      <w:r>
        <w:rPr>
          <w:rFonts w:ascii="Arial" w:eastAsia="黑体" w:hAnsi="Arial" w:cs="Arial"/>
        </w:rPr>
        <w:t>部分，第</w:t>
      </w:r>
      <w:r>
        <w:rPr>
          <w:rFonts w:ascii="Arial" w:eastAsia="黑体" w:hAnsi="Arial" w:cs="Arial"/>
        </w:rPr>
        <w:t>3.57</w:t>
      </w:r>
      <w:r>
        <w:rPr>
          <w:rFonts w:ascii="Arial" w:eastAsia="黑体" w:hAnsi="Arial" w:cs="Arial"/>
        </w:rPr>
        <w:t>段落。</w:t>
      </w:r>
    </w:p>
  </w:footnote>
  <w:footnote w:id="31">
    <w:p w14:paraId="19884D22" w14:textId="77777777" w:rsidR="00160A67" w:rsidRDefault="00000000">
      <w:pPr>
        <w:pStyle w:val="affb"/>
        <w:rPr>
          <w:rFonts w:ascii="Arial" w:eastAsia="黑体" w:hAnsi="Arial" w:cs="Arial"/>
          <w:lang w:val="en-GB"/>
        </w:rPr>
      </w:pPr>
      <w:r>
        <w:rPr>
          <w:rStyle w:val="aff2"/>
          <w:rFonts w:ascii="Arial" w:eastAsia="黑体" w:hAnsi="Arial" w:cs="Arial"/>
        </w:rPr>
        <w:footnoteRef/>
      </w:r>
      <w:r>
        <w:rPr>
          <w:rStyle w:val="shorttext"/>
          <w:rFonts w:ascii="Arial" w:eastAsia="黑体" w:hAnsi="Arial" w:cs="Arial"/>
        </w:rPr>
        <w:t xml:space="preserve"> </w:t>
      </w:r>
      <w:r>
        <w:rPr>
          <w:rStyle w:val="shorttext"/>
          <w:rFonts w:ascii="Arial" w:eastAsia="黑体" w:hAnsi="Arial" w:cs="Arial"/>
        </w:rPr>
        <w:t>四分位区间由第一和第三四分位数确定。</w:t>
      </w:r>
      <w:r>
        <w:rPr>
          <w:rFonts w:ascii="Arial" w:eastAsia="黑体" w:hAnsi="Arial" w:cs="Arial"/>
        </w:rPr>
        <w:t>四分位数表示变量的特定百分比值（第一四分位数</w:t>
      </w:r>
      <w:r>
        <w:rPr>
          <w:rFonts w:ascii="Arial" w:eastAsia="黑体" w:hAnsi="Arial" w:cs="Arial"/>
        </w:rPr>
        <w:t>= 25%</w:t>
      </w:r>
      <w:r>
        <w:rPr>
          <w:rFonts w:ascii="Arial" w:eastAsia="黑体" w:hAnsi="Arial" w:cs="Arial" w:hint="eastAsia"/>
        </w:rPr>
        <w:t>；</w:t>
      </w:r>
      <w:r>
        <w:rPr>
          <w:rFonts w:ascii="Arial" w:eastAsia="黑体" w:hAnsi="Arial" w:cs="Arial"/>
        </w:rPr>
        <w:t>第二四分位数</w:t>
      </w:r>
      <w:r>
        <w:rPr>
          <w:rFonts w:ascii="Arial" w:eastAsia="黑体" w:hAnsi="Arial" w:cs="Arial"/>
        </w:rPr>
        <w:t>= 50%=</w:t>
      </w:r>
      <w:r>
        <w:rPr>
          <w:rFonts w:ascii="Arial" w:eastAsia="黑体" w:hAnsi="Arial" w:cs="Arial"/>
        </w:rPr>
        <w:t>中位数</w:t>
      </w:r>
      <w:r>
        <w:rPr>
          <w:rFonts w:ascii="Arial" w:eastAsia="黑体" w:hAnsi="Arial" w:cs="Arial" w:hint="eastAsia"/>
        </w:rPr>
        <w:t>；</w:t>
      </w:r>
      <w:r>
        <w:rPr>
          <w:rFonts w:ascii="Arial" w:eastAsia="黑体" w:hAnsi="Arial" w:cs="Arial"/>
        </w:rPr>
        <w:t>第三四分位数</w:t>
      </w:r>
      <w:r>
        <w:rPr>
          <w:rFonts w:ascii="Arial" w:eastAsia="黑体" w:hAnsi="Arial" w:cs="Arial"/>
        </w:rPr>
        <w:t>= 75%</w:t>
      </w:r>
      <w:r>
        <w:rPr>
          <w:rFonts w:ascii="Arial" w:eastAsia="黑体" w:hAnsi="Arial" w:cs="Arial"/>
        </w:rPr>
        <w:t>）。</w:t>
      </w:r>
      <w:r>
        <w:rPr>
          <w:rStyle w:val="shorttext"/>
          <w:rFonts w:ascii="Arial" w:eastAsia="黑体" w:hAnsi="Arial" w:cs="Arial"/>
        </w:rPr>
        <w:t>有几种方法可用于确定四分位区间</w:t>
      </w:r>
      <w:r>
        <w:rPr>
          <w:rStyle w:val="shorttext"/>
          <w:rFonts w:ascii="Arial" w:eastAsia="黑体" w:hAnsi="Arial" w:cs="Arial" w:hint="eastAsia"/>
        </w:rPr>
        <w:t>；</w:t>
      </w:r>
      <w:r>
        <w:rPr>
          <w:rStyle w:val="shorttext"/>
          <w:rFonts w:ascii="Arial" w:eastAsia="黑体" w:hAnsi="Arial" w:cs="Arial"/>
        </w:rPr>
        <w:t>此分析使用</w:t>
      </w:r>
      <w:r>
        <w:rPr>
          <w:rStyle w:val="shorttext"/>
          <w:rFonts w:ascii="Arial" w:eastAsia="黑体" w:hAnsi="Arial" w:cs="Arial"/>
        </w:rPr>
        <w:t>Microsoft Excel</w:t>
      </w:r>
      <w:r>
        <w:rPr>
          <w:rStyle w:val="shorttext"/>
          <w:rFonts w:ascii="Arial" w:eastAsia="黑体" w:hAnsi="Arial" w:cs="Arial"/>
        </w:rPr>
        <w:t>的四分位数函数。</w:t>
      </w:r>
    </w:p>
  </w:footnote>
  <w:footnote w:id="32">
    <w:p w14:paraId="1D03DFCE" w14:textId="77777777" w:rsidR="00160A67" w:rsidRDefault="00000000">
      <w:pPr>
        <w:pStyle w:val="af6"/>
        <w:rPr>
          <w:rFonts w:ascii="Times New Roman" w:eastAsia="宋体" w:hAnsi="Times New Roman" w:cs="Times New Roman"/>
          <w:sz w:val="12"/>
          <w:lang w:val="fr-FR"/>
        </w:rPr>
      </w:pPr>
      <w:r>
        <w:rPr>
          <w:rStyle w:val="aff2"/>
          <w:rFonts w:ascii="Times New Roman" w:eastAsia="宋体" w:hAnsi="Times New Roman" w:cs="Times New Roman"/>
          <w:sz w:val="16"/>
        </w:rPr>
        <w:footnoteRef/>
      </w:r>
      <w:r>
        <w:rPr>
          <w:rFonts w:ascii="Times New Roman" w:eastAsia="宋体" w:hAnsi="Times New Roman" w:cs="Times New Roman"/>
          <w:sz w:val="16"/>
          <w:lang w:val="fr-FR"/>
        </w:rPr>
        <w:t xml:space="preserve"> </w:t>
      </w:r>
      <w:r>
        <w:rPr>
          <w:rFonts w:ascii="Times New Roman" w:eastAsia="宋体" w:hAnsi="Times New Roman" w:cs="Times New Roman"/>
          <w:sz w:val="16"/>
          <w:lang w:val="fr-FR"/>
        </w:rPr>
        <w:t>资料来源</w:t>
      </w:r>
      <w:r>
        <w:rPr>
          <w:rFonts w:ascii="Times New Roman" w:eastAsia="宋体" w:hAnsi="Times New Roman" w:cs="Times New Roman"/>
          <w:sz w:val="16"/>
          <w:lang w:val="fr-FR"/>
        </w:rPr>
        <w:t xml:space="preserve">: </w:t>
      </w:r>
      <w:r>
        <w:rPr>
          <w:rFonts w:ascii="Times New Roman" w:eastAsia="宋体" w:hAnsi="Times New Roman" w:cs="Times New Roman"/>
          <w:sz w:val="16"/>
          <w:lang w:val="fr-FR"/>
        </w:rPr>
        <w:t>中国人民银行发布，</w:t>
      </w:r>
      <w:r>
        <w:rPr>
          <w:rFonts w:ascii="Times New Roman" w:eastAsia="宋体" w:hAnsi="Times New Roman" w:cs="Times New Roman"/>
          <w:sz w:val="16"/>
          <w:lang w:val="fr-FR"/>
        </w:rPr>
        <w:t xml:space="preserve"> </w:t>
      </w:r>
      <w:r>
        <w:rPr>
          <w:rFonts w:ascii="Times New Roman" w:eastAsia="宋体" w:hAnsi="Times New Roman" w:cs="Times New Roman"/>
          <w:sz w:val="16"/>
          <w:lang w:val="fr-FR"/>
        </w:rPr>
        <w:t>网址：</w:t>
      </w:r>
    </w:p>
  </w:footnote>
  <w:footnote w:id="33">
    <w:p w14:paraId="38AD9C22" w14:textId="77777777" w:rsidR="00160A67" w:rsidRDefault="00000000">
      <w:pPr>
        <w:pStyle w:val="af6"/>
        <w:rPr>
          <w:rFonts w:ascii="Times New Roman" w:eastAsia="宋体" w:hAnsi="Times New Roman" w:cs="Times New Roman"/>
          <w:sz w:val="16"/>
          <w:lang w:val="fr-FR"/>
        </w:rPr>
      </w:pPr>
      <w:r>
        <w:rPr>
          <w:rStyle w:val="aff2"/>
          <w:rFonts w:ascii="Times New Roman" w:eastAsia="宋体" w:hAnsi="Times New Roman" w:cs="Times New Roman"/>
          <w:sz w:val="16"/>
        </w:rPr>
        <w:footnoteRef/>
      </w:r>
      <w:r>
        <w:rPr>
          <w:rFonts w:ascii="Times New Roman" w:eastAsia="宋体" w:hAnsi="Times New Roman" w:cs="Times New Roman"/>
          <w:sz w:val="16"/>
          <w:lang w:val="fr-FR"/>
        </w:rPr>
        <w:t xml:space="preserve"> </w:t>
      </w:r>
      <w:r>
        <w:rPr>
          <w:rFonts w:ascii="Times New Roman" w:eastAsia="宋体" w:hAnsi="Times New Roman" w:cs="Times New Roman"/>
          <w:sz w:val="16"/>
          <w:lang w:val="fr-FR"/>
        </w:rPr>
        <w:t>资料来源</w:t>
      </w:r>
      <w:r>
        <w:rPr>
          <w:rFonts w:ascii="Times New Roman" w:eastAsia="宋体" w:hAnsi="Times New Roman" w:cs="Times New Roman"/>
          <w:sz w:val="16"/>
          <w:lang w:val="fr-FR"/>
        </w:rPr>
        <w:t xml:space="preserve">: </w:t>
      </w:r>
      <w:r>
        <w:rPr>
          <w:rFonts w:ascii="Times New Roman" w:eastAsia="宋体" w:hAnsi="Times New Roman" w:cs="Times New Roman"/>
          <w:sz w:val="16"/>
          <w:lang w:val="fr-FR"/>
        </w:rPr>
        <w:t>中国人民银行发布，</w:t>
      </w:r>
      <w:r>
        <w:rPr>
          <w:rFonts w:ascii="Times New Roman" w:eastAsia="宋体" w:hAnsi="Times New Roman" w:cs="Times New Roman"/>
          <w:sz w:val="16"/>
          <w:lang w:val="fr-FR"/>
        </w:rPr>
        <w:t xml:space="preserve"> </w:t>
      </w:r>
      <w:r>
        <w:rPr>
          <w:rFonts w:ascii="Times New Roman" w:eastAsia="宋体" w:hAnsi="Times New Roman" w:cs="Times New Roman"/>
          <w:sz w:val="16"/>
          <w:lang w:val="fr-FR"/>
        </w:rPr>
        <w:t>网址：</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32D31" w14:textId="77777777" w:rsidR="00607EB4" w:rsidRDefault="00607EB4">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6FCC1" w14:textId="385C5B44" w:rsidR="00160A67" w:rsidRDefault="00000000">
    <w:pPr>
      <w:pStyle w:val="af3"/>
      <w:tabs>
        <w:tab w:val="clear" w:pos="4153"/>
        <w:tab w:val="clear" w:pos="8306"/>
        <w:tab w:val="left" w:pos="1670"/>
      </w:tabs>
      <w:ind w:firstLine="400"/>
    </w:pPr>
    <w:del w:id="8" w:author="Su" w:date="2025-01-05T15:42:00Z" w16du:dateUtc="2025-01-05T07:42:00Z">
      <w:r w:rsidDel="00607EB4">
        <w:rPr>
          <w:noProof/>
          <w:color w:val="8D8D8D" w:themeColor="accent3"/>
          <w:sz w:val="20"/>
          <w:szCs w:val="20"/>
        </w:rPr>
        <w:drawing>
          <wp:anchor distT="0" distB="0" distL="114300" distR="114300" simplePos="0" relativeHeight="251661312" behindDoc="0" locked="0" layoutInCell="1" allowOverlap="1" wp14:anchorId="0F2AFBD8" wp14:editId="4A261F16">
            <wp:simplePos x="0" y="0"/>
            <wp:positionH relativeFrom="margin">
              <wp:posOffset>0</wp:posOffset>
            </wp:positionH>
            <wp:positionV relativeFrom="paragraph">
              <wp:posOffset>-88265</wp:posOffset>
            </wp:positionV>
            <wp:extent cx="1760855" cy="604520"/>
            <wp:effectExtent l="0" t="0" r="0" b="5080"/>
            <wp:wrapNone/>
            <wp:docPr id="1200145131" name="Picture 1195319894"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19894" name="Picture 1195319894" descr="徽标, 公司名称&#10;&#10;描述已自动生成"/>
                    <pic:cNvPicPr>
                      <a:picLocks noChangeAspect="1"/>
                    </pic:cNvPicPr>
                  </pic:nvPicPr>
                  <pic:blipFill>
                    <a:blip r:embed="rId1" cstate="screen"/>
                    <a:srcRect l="6400" t="24645" r="5448" b="26819"/>
                    <a:stretch>
                      <a:fillRect/>
                    </a:stretch>
                  </pic:blipFill>
                  <pic:spPr>
                    <a:xfrm>
                      <a:off x="0" y="0"/>
                      <a:ext cx="1760855" cy="604520"/>
                    </a:xfrm>
                    <a:prstGeom prst="rect">
                      <a:avLst/>
                    </a:prstGeom>
                  </pic:spPr>
                </pic:pic>
              </a:graphicData>
            </a:graphic>
          </wp:anchor>
        </w:drawing>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A174E0" w14:textId="77777777" w:rsidR="00607EB4" w:rsidRDefault="00607EB4">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4984F" w14:textId="0513F6CC" w:rsidR="00160A67" w:rsidRDefault="00000000">
    <w:pPr>
      <w:pStyle w:val="af3"/>
      <w:adjustRightInd w:val="0"/>
      <w:snapToGrid w:val="0"/>
      <w:spacing w:before="120"/>
      <w:ind w:firstLine="360"/>
      <w:jc w:val="right"/>
      <w:rPr>
        <w:rFonts w:ascii="Times New Roman" w:eastAsia="宋体" w:hAnsi="Times New Roman" w:cs="Times New Roman"/>
        <w:color w:val="FF0000"/>
        <w:sz w:val="18"/>
        <w:szCs w:val="18"/>
      </w:rPr>
    </w:pPr>
    <w:del w:id="108" w:author="Tian Su" w:date="2025-01-04T21:58:00Z" w16du:dateUtc="2025-01-04T13:58:00Z">
      <w:r w:rsidDel="00CE1F6B">
        <w:rPr>
          <w:rFonts w:ascii="Times New Roman" w:eastAsia="宋体" w:hAnsi="Times New Roman" w:cs="Times New Roman"/>
          <w:noProof/>
          <w:color w:val="FF0000"/>
          <w:sz w:val="18"/>
          <w:szCs w:val="18"/>
        </w:rPr>
        <w:drawing>
          <wp:anchor distT="0" distB="0" distL="114300" distR="114300" simplePos="0" relativeHeight="251666432" behindDoc="0" locked="0" layoutInCell="1" allowOverlap="1" wp14:anchorId="14CDEDF5" wp14:editId="69EF914D">
            <wp:simplePos x="0" y="0"/>
            <wp:positionH relativeFrom="margin">
              <wp:posOffset>22225</wp:posOffset>
            </wp:positionH>
            <wp:positionV relativeFrom="paragraph">
              <wp:posOffset>14605</wp:posOffset>
            </wp:positionV>
            <wp:extent cx="1586865" cy="544830"/>
            <wp:effectExtent l="0" t="0" r="635" b="1270"/>
            <wp:wrapNone/>
            <wp:docPr id="805175568" name="Picture 941578981"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2222" name="Picture 941578981" descr="徽标, 公司名称&#10;&#10;描述已自动生成"/>
                    <pic:cNvPicPr>
                      <a:picLocks noChangeAspect="1"/>
                    </pic:cNvPicPr>
                  </pic:nvPicPr>
                  <pic:blipFill>
                    <a:blip r:embed="rId1" cstate="screen"/>
                    <a:srcRect l="6400" t="24645" r="5448" b="26819"/>
                    <a:stretch>
                      <a:fillRect/>
                    </a:stretch>
                  </pic:blipFill>
                  <pic:spPr>
                    <a:xfrm>
                      <a:off x="0" y="0"/>
                      <a:ext cx="1586865" cy="544830"/>
                    </a:xfrm>
                    <a:prstGeom prst="rect">
                      <a:avLst/>
                    </a:prstGeom>
                  </pic:spPr>
                </pic:pic>
              </a:graphicData>
            </a:graphic>
          </wp:anchor>
        </w:drawing>
      </w:r>
    </w:del>
    <w:ins w:id="109" w:author="Tian Su" w:date="2024-12-30T11:32:00Z" w16du:dateUtc="2024-12-30T03:32:00Z">
      <w:r w:rsidR="00FE6E4A" w:rsidRPr="00FE6E4A">
        <w:rPr>
          <w:rFonts w:ascii="Times New Roman" w:eastAsia="宋体" w:hAnsi="Times New Roman" w:cs="Times New Roman" w:hint="eastAsia"/>
          <w:color w:val="FF0000"/>
          <w:sz w:val="18"/>
          <w:szCs w:val="18"/>
        </w:rPr>
        <w:t>【清单模板</w:t>
      </w:r>
      <w:r w:rsidR="00FE6E4A" w:rsidRPr="00FE6E4A">
        <w:rPr>
          <w:rFonts w:ascii="Times New Roman" w:eastAsia="宋体" w:hAnsi="Times New Roman" w:cs="Times New Roman"/>
          <w:color w:val="FF0000"/>
          <w:sz w:val="18"/>
          <w:szCs w:val="18"/>
        </w:rPr>
        <w:t>-</w:t>
      </w:r>
      <w:r w:rsidR="00FE6E4A" w:rsidRPr="00FE6E4A">
        <w:rPr>
          <w:rFonts w:ascii="Times New Roman" w:eastAsia="宋体" w:hAnsi="Times New Roman" w:cs="Times New Roman" w:hint="eastAsia"/>
          <w:color w:val="FF0000"/>
          <w:sz w:val="18"/>
          <w:szCs w:val="18"/>
        </w:rPr>
        <w:t>数据表</w:t>
      </w:r>
      <w:r w:rsidR="00FE6E4A" w:rsidRPr="00FE6E4A">
        <w:rPr>
          <w:rFonts w:ascii="Times New Roman" w:eastAsia="宋体" w:hAnsi="Times New Roman" w:cs="Times New Roman"/>
          <w:color w:val="FF0000"/>
          <w:sz w:val="18"/>
          <w:szCs w:val="18"/>
        </w:rPr>
        <w:t>B</w:t>
      </w:r>
      <w:r w:rsidR="00FE6E4A">
        <w:rPr>
          <w:rFonts w:ascii="Times New Roman" w:eastAsia="宋体" w:hAnsi="Times New Roman" w:cs="Times New Roman" w:hint="eastAsia"/>
          <w:color w:val="FF0000"/>
          <w:sz w:val="18"/>
          <w:szCs w:val="18"/>
        </w:rPr>
        <w:t>1</w:t>
      </w:r>
      <w:r w:rsidR="00FE6E4A" w:rsidRPr="00FE6E4A">
        <w:rPr>
          <w:rFonts w:ascii="Times New Roman" w:eastAsia="宋体" w:hAnsi="Times New Roman" w:cs="Times New Roman" w:hint="eastAsia"/>
          <w:color w:val="FF0000"/>
          <w:sz w:val="18"/>
          <w:szCs w:val="18"/>
        </w:rPr>
        <w:t>】</w:t>
      </w:r>
    </w:ins>
    <w:del w:id="110" w:author="Tian Su" w:date="2024-12-30T11:32:00Z" w16du:dateUtc="2024-12-30T03:32:00Z">
      <w:r w:rsidDel="00FE6E4A">
        <w:rPr>
          <w:rFonts w:ascii="Times New Roman" w:eastAsia="宋体" w:hAnsi="Times New Roman" w:cs="Times New Roman"/>
          <w:color w:val="FF0000"/>
          <w:sz w:val="18"/>
          <w:szCs w:val="18"/>
        </w:rPr>
        <w:delText>ABC</w:delText>
      </w:r>
      <w:r w:rsidDel="00FE6E4A">
        <w:rPr>
          <w:rFonts w:ascii="Times New Roman" w:eastAsia="宋体" w:hAnsi="Times New Roman" w:cs="Times New Roman"/>
          <w:color w:val="FF0000"/>
          <w:sz w:val="18"/>
          <w:szCs w:val="18"/>
        </w:rPr>
        <w:delText>公司全称</w:delText>
      </w:r>
    </w:del>
  </w:p>
  <w:p w14:paraId="1C33EA1D" w14:textId="58E3FCE5" w:rsidR="00160A67" w:rsidRDefault="00000000">
    <w:pPr>
      <w:pStyle w:val="af3"/>
      <w:adjustRightInd w:val="0"/>
      <w:snapToGrid w:val="0"/>
      <w:spacing w:before="120"/>
      <w:ind w:firstLine="360"/>
      <w:jc w:val="right"/>
      <w:rPr>
        <w:rFonts w:ascii="Times New Roman" w:eastAsia="宋体" w:hAnsi="Times New Roman" w:cs="Times New Roman"/>
        <w:color w:val="8D8D8D" w:themeColor="accent3"/>
        <w:sz w:val="18"/>
        <w:szCs w:val="18"/>
      </w:rPr>
    </w:pPr>
    <w:r>
      <w:rPr>
        <w:rFonts w:ascii="Times New Roman" w:eastAsia="宋体" w:hAnsi="Times New Roman" w:cs="Times New Roman"/>
        <w:color w:val="FF0000"/>
        <w:sz w:val="18"/>
        <w:szCs w:val="18"/>
      </w:rPr>
      <w:fldChar w:fldCharType="begin"/>
    </w:r>
    <w:r>
      <w:rPr>
        <w:rFonts w:ascii="Times New Roman" w:eastAsia="宋体" w:hAnsi="Times New Roman" w:cs="Times New Roman"/>
        <w:color w:val="FF0000"/>
        <w:sz w:val="18"/>
        <w:szCs w:val="18"/>
      </w:rPr>
      <w:instrText xml:space="preserve"> REF </w:instrText>
    </w:r>
    <w:r>
      <w:rPr>
        <w:rFonts w:ascii="Times New Roman" w:eastAsia="宋体" w:hAnsi="Times New Roman" w:cs="Times New Roman"/>
        <w:color w:val="FF0000"/>
        <w:sz w:val="18"/>
        <w:szCs w:val="18"/>
      </w:rPr>
      <w:instrText>年度</w:instrText>
    </w:r>
    <w:r>
      <w:rPr>
        <w:rFonts w:ascii="Times New Roman" w:eastAsia="宋体" w:hAnsi="Times New Roman" w:cs="Times New Roman"/>
        <w:color w:val="FF0000"/>
        <w:sz w:val="18"/>
        <w:szCs w:val="18"/>
      </w:rPr>
      <w:instrText xml:space="preserve"> \h  \* MERGEFORMAT </w:instrText>
    </w:r>
    <w:r>
      <w:rPr>
        <w:rFonts w:ascii="Times New Roman" w:eastAsia="宋体" w:hAnsi="Times New Roman" w:cs="Times New Roman"/>
        <w:color w:val="FF0000"/>
        <w:sz w:val="18"/>
        <w:szCs w:val="18"/>
      </w:rPr>
    </w:r>
    <w:r>
      <w:rPr>
        <w:rFonts w:ascii="Times New Roman" w:eastAsia="宋体" w:hAnsi="Times New Roman" w:cs="Times New Roman"/>
        <w:color w:val="FF0000"/>
        <w:sz w:val="18"/>
        <w:szCs w:val="18"/>
      </w:rPr>
      <w:fldChar w:fldCharType="separate"/>
    </w:r>
    <w:del w:id="111" w:author="Tian Su" w:date="2024-12-30T11:31:00Z" w16du:dateUtc="2024-12-30T03:31:00Z">
      <w:r w:rsidDel="00FE6E4A">
        <w:rPr>
          <w:rFonts w:ascii="Times New Roman" w:eastAsia="宋体" w:hAnsi="Times New Roman" w:cs="Times New Roman"/>
          <w:color w:val="FF0000"/>
          <w:sz w:val="18"/>
          <w:szCs w:val="18"/>
        </w:rPr>
        <w:delText>20XX</w:delText>
      </w:r>
    </w:del>
    <w:ins w:id="112" w:author="Tian Su" w:date="2024-12-30T11:31:00Z" w16du:dateUtc="2024-12-30T03:31:00Z">
      <w:r w:rsidR="00FE6E4A">
        <w:rPr>
          <w:rFonts w:ascii="Times New Roman" w:eastAsia="宋体" w:hAnsi="Times New Roman" w:cs="Times New Roman"/>
          <w:color w:val="FF0000"/>
          <w:sz w:val="18"/>
          <w:szCs w:val="18"/>
        </w:rPr>
        <w:t>【清单模板</w:t>
      </w:r>
      <w:r w:rsidR="00FE6E4A">
        <w:rPr>
          <w:rFonts w:ascii="Times New Roman" w:eastAsia="宋体" w:hAnsi="Times New Roman" w:cs="Times New Roman"/>
          <w:color w:val="FF0000"/>
          <w:sz w:val="18"/>
          <w:szCs w:val="18"/>
        </w:rPr>
        <w:t>-</w:t>
      </w:r>
      <w:r w:rsidR="00FE6E4A">
        <w:rPr>
          <w:rFonts w:ascii="Times New Roman" w:eastAsia="宋体" w:hAnsi="Times New Roman" w:cs="Times New Roman"/>
          <w:color w:val="FF0000"/>
          <w:sz w:val="18"/>
          <w:szCs w:val="18"/>
        </w:rPr>
        <w:t>数据表</w:t>
      </w:r>
      <w:r w:rsidR="00FE6E4A">
        <w:rPr>
          <w:rFonts w:ascii="Times New Roman" w:eastAsia="宋体" w:hAnsi="Times New Roman" w:cs="Times New Roman"/>
          <w:color w:val="FF0000"/>
          <w:sz w:val="18"/>
          <w:szCs w:val="18"/>
        </w:rPr>
        <w:t>B2</w:t>
      </w:r>
      <w:r w:rsidR="00FE6E4A">
        <w:rPr>
          <w:rFonts w:ascii="Times New Roman" w:eastAsia="宋体" w:hAnsi="Times New Roman" w:cs="Times New Roman"/>
          <w:color w:val="FF0000"/>
          <w:sz w:val="18"/>
          <w:szCs w:val="18"/>
        </w:rPr>
        <w:t>】</w:t>
      </w:r>
    </w:ins>
    <w:r>
      <w:rPr>
        <w:rFonts w:ascii="Times New Roman" w:eastAsia="宋体" w:hAnsi="Times New Roman" w:cs="Times New Roman"/>
        <w:color w:val="FF0000"/>
        <w:sz w:val="18"/>
        <w:szCs w:val="18"/>
      </w:rPr>
      <w:fldChar w:fldCharType="end"/>
    </w:r>
    <w:r>
      <w:rPr>
        <w:rFonts w:ascii="Times New Roman" w:eastAsia="宋体" w:hAnsi="Times New Roman" w:cs="Times New Roman"/>
        <w:color w:val="8D8D8D" w:themeColor="accent3"/>
        <w:sz w:val="18"/>
        <w:szCs w:val="18"/>
      </w:rPr>
      <w:t>年度</w:t>
    </w:r>
  </w:p>
  <w:p w14:paraId="0EA92518" w14:textId="77777777" w:rsidR="00160A67" w:rsidRDefault="00000000">
    <w:pPr>
      <w:pStyle w:val="af3"/>
      <w:tabs>
        <w:tab w:val="left" w:pos="3687"/>
        <w:tab w:val="right" w:pos="9027"/>
      </w:tabs>
      <w:adjustRightInd w:val="0"/>
      <w:snapToGrid w:val="0"/>
      <w:spacing w:before="120"/>
      <w:ind w:firstLine="360"/>
      <w:jc w:val="right"/>
      <w:rPr>
        <w:rFonts w:ascii="Times New Roman" w:eastAsia="宋体" w:hAnsi="Times New Roman" w:cs="Times New Roman"/>
        <w:color w:val="8D8D8D" w:themeColor="accent3"/>
        <w:sz w:val="18"/>
        <w:szCs w:val="18"/>
      </w:rPr>
    </w:pPr>
    <w:r>
      <w:rPr>
        <w:rFonts w:ascii="Times New Roman" w:eastAsia="宋体" w:hAnsi="Times New Roman" w:cs="Times New Roman"/>
        <w:color w:val="8D8D8D" w:themeColor="accent3"/>
        <w:sz w:val="18"/>
        <w:szCs w:val="18"/>
      </w:rPr>
      <w:tab/>
    </w:r>
    <w:r>
      <w:rPr>
        <w:rFonts w:ascii="Times New Roman" w:eastAsia="宋体" w:hAnsi="Times New Roman" w:cs="Times New Roman"/>
        <w:color w:val="8D8D8D" w:themeColor="accent3"/>
        <w:sz w:val="18"/>
        <w:szCs w:val="18"/>
      </w:rPr>
      <w:tab/>
    </w:r>
    <w:r>
      <w:rPr>
        <w:rFonts w:ascii="Times New Roman" w:eastAsia="宋体" w:hAnsi="Times New Roman" w:cs="Times New Roman"/>
        <w:color w:val="8D8D8D" w:themeColor="accent3"/>
        <w:sz w:val="18"/>
        <w:szCs w:val="18"/>
      </w:rPr>
      <w:tab/>
    </w:r>
    <w:r>
      <w:rPr>
        <w:rFonts w:ascii="Times New Roman" w:eastAsia="宋体" w:hAnsi="Times New Roman" w:cs="Times New Roman"/>
        <w:color w:val="8D8D8D" w:themeColor="accent3"/>
        <w:sz w:val="18"/>
        <w:szCs w:val="18"/>
      </w:rPr>
      <w:t>关联交易同期</w:t>
    </w:r>
    <w:proofErr w:type="gramStart"/>
    <w:r>
      <w:rPr>
        <w:rFonts w:ascii="Times New Roman" w:eastAsia="宋体" w:hAnsi="Times New Roman" w:cs="Times New Roman"/>
        <w:color w:val="8D8D8D" w:themeColor="accent3"/>
        <w:sz w:val="18"/>
        <w:szCs w:val="18"/>
      </w:rPr>
      <w:t>资料本地</w:t>
    </w:r>
    <w:proofErr w:type="gramEnd"/>
    <w:r>
      <w:rPr>
        <w:rFonts w:ascii="Times New Roman" w:eastAsia="宋体" w:hAnsi="Times New Roman" w:cs="Times New Roman"/>
        <w:color w:val="8D8D8D" w:themeColor="accent3"/>
        <w:sz w:val="18"/>
        <w:szCs w:val="18"/>
      </w:rPr>
      <w:t>文档</w:t>
    </w:r>
  </w:p>
  <w:p w14:paraId="0A00B2EF" w14:textId="77777777" w:rsidR="00160A67" w:rsidRDefault="00160A67">
    <w:pPr>
      <w:pStyle w:val="af3"/>
      <w:adjustRightInd w:val="0"/>
      <w:snapToGrid w:val="0"/>
      <w:jc w:val="right"/>
      <w:rPr>
        <w:rFonts w:ascii="黑体" w:eastAsia="黑体" w:hAnsi="黑体" w:cs="Times New Roman" w:hint="eastAsia"/>
        <w:color w:val="8D8D8D" w:themeColor="accent3"/>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E061D" w14:textId="77777777" w:rsidR="00160A67" w:rsidRDefault="00000000">
    <w:pPr>
      <w:pStyle w:val="a1"/>
      <w:numPr>
        <w:ilvl w:val="0"/>
        <w:numId w:val="0"/>
      </w:numPr>
      <w:ind w:left="360" w:hanging="360"/>
    </w:pPr>
    <w:r>
      <w:t>保密文件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24928" w14:textId="77777777" w:rsidR="00160A67" w:rsidRDefault="00000000">
    <w:pPr>
      <w:pStyle w:val="a1"/>
      <w:ind w:firstLine="360"/>
    </w:pPr>
    <w:r>
      <w:fldChar w:fldCharType="begin"/>
    </w:r>
    <w:r>
      <w:instrText xml:space="preserve"> STYLEREF  </w:instrText>
    </w:r>
    <w:r>
      <w:instrText>引文小标题</w:instrText>
    </w:r>
    <w:r>
      <w:instrText xml:space="preserve">  \* MERGEFORMAT </w:instrText>
    </w:r>
    <w:r>
      <w:fldChar w:fldCharType="separate"/>
    </w:r>
    <w:r>
      <w:t>附录一：行业分析</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54019" w14:textId="77777777" w:rsidR="00160A67" w:rsidRDefault="00000000">
    <w:pPr>
      <w:pStyle w:val="a1"/>
      <w:ind w:firstLine="360"/>
    </w:pPr>
    <w:r>
      <w:fldChar w:fldCharType="begin"/>
    </w:r>
    <w:r>
      <w:instrText xml:space="preserve"> STYLEREF  </w:instrText>
    </w:r>
    <w:r>
      <w:instrText>引文小标题</w:instrText>
    </w:r>
    <w:r>
      <w:instrText xml:space="preserve">  \* MERGEFORMAT </w:instrText>
    </w:r>
    <w:r>
      <w:fldChar w:fldCharType="separate"/>
    </w:r>
    <w:r>
      <w:t>附录一：行业分析</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0D903" w14:textId="77777777" w:rsidR="00160A67" w:rsidRDefault="00000000">
    <w:pPr>
      <w:pStyle w:val="a1"/>
      <w:ind w:firstLine="360"/>
    </w:pPr>
    <w:r>
      <w:fldChar w:fldCharType="begin"/>
    </w:r>
    <w:r>
      <w:instrText xml:space="preserve"> STYLEREF  </w:instrText>
    </w:r>
    <w:r>
      <w:instrText>章节大标题</w:instrText>
    </w:r>
    <w:r>
      <w:instrText xml:space="preserve">  \* MERGEFORMAT </w:instrText>
    </w:r>
    <w:r>
      <w:fldChar w:fldCharType="separate"/>
    </w:r>
    <w:r>
      <w:t>可比性分析</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3E6718" w14:textId="77777777" w:rsidR="00160A67" w:rsidRDefault="00000000">
    <w:pPr>
      <w:pStyle w:val="a1"/>
      <w:ind w:firstLine="360"/>
    </w:pPr>
    <w:r>
      <w:fldChar w:fldCharType="begin"/>
    </w:r>
    <w:r>
      <w:instrText xml:space="preserve"> STYLEREF  </w:instrText>
    </w:r>
    <w:r>
      <w:instrText>章节大标题</w:instrText>
    </w:r>
    <w:r>
      <w:instrText xml:space="preserve">  \* MERGEFORMAT </w:instrText>
    </w:r>
    <w:r>
      <w:fldChar w:fldCharType="separate"/>
    </w:r>
    <w:r>
      <w:t>可比性分析</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019A3" w14:textId="77777777" w:rsidR="00160A67" w:rsidRDefault="00000000">
    <w:pPr>
      <w:pStyle w:val="a1"/>
      <w:ind w:firstLine="360"/>
    </w:pPr>
    <w:r>
      <w:fldChar w:fldCharType="begin"/>
    </w:r>
    <w:r>
      <w:instrText xml:space="preserve"> STYLEREF  </w:instrText>
    </w:r>
    <w:r>
      <w:instrText>引文小标题</w:instrText>
    </w:r>
    <w:r>
      <w:instrText xml:space="preserve">  \* MERGEFORMAT </w:instrText>
    </w:r>
    <w:r>
      <w:fldChar w:fldCharType="separate"/>
    </w:r>
    <w:r>
      <w:t>附录一：行业分析</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E3987"/>
    <w:multiLevelType w:val="multilevel"/>
    <w:tmpl w:val="01EE3987"/>
    <w:lvl w:ilvl="0">
      <w:start w:val="1"/>
      <w:numFmt w:val="bullet"/>
      <w:pStyle w:val="BulletEY"/>
      <w:lvlText w:val="►"/>
      <w:lvlJc w:val="left"/>
      <w:pPr>
        <w:tabs>
          <w:tab w:val="left" w:pos="3061"/>
        </w:tabs>
        <w:ind w:left="3061" w:hanging="360"/>
      </w:pPr>
      <w:rPr>
        <w:rFonts w:ascii="Arial" w:hAnsi="Arial" w:hint="default"/>
        <w:snapToGrid/>
        <w:color w:val="FFCC00"/>
        <w:spacing w:val="0"/>
        <w:w w:val="100"/>
        <w:kern w:val="16"/>
        <w:position w:val="0"/>
        <w:sz w:val="20"/>
        <w:szCs w:val="14"/>
      </w:rPr>
    </w:lvl>
    <w:lvl w:ilvl="1">
      <w:start w:val="1"/>
      <w:numFmt w:val="bullet"/>
      <w:lvlText w:val="–"/>
      <w:lvlJc w:val="left"/>
      <w:pPr>
        <w:tabs>
          <w:tab w:val="left" w:pos="3061"/>
        </w:tabs>
        <w:ind w:left="3061" w:hanging="360"/>
      </w:pPr>
      <w:rPr>
        <w:rFonts w:ascii="Algerian" w:hAnsi="Algerian" w:hint="default"/>
        <w:snapToGrid/>
        <w:color w:val="auto"/>
        <w:spacing w:val="0"/>
        <w:w w:val="100"/>
        <w:kern w:val="16"/>
        <w:position w:val="0"/>
        <w:sz w:val="20"/>
        <w:szCs w:val="14"/>
      </w:rPr>
    </w:lvl>
    <w:lvl w:ilvl="2">
      <w:start w:val="1"/>
      <w:numFmt w:val="bullet"/>
      <w:lvlText w:val="•"/>
      <w:lvlJc w:val="left"/>
      <w:pPr>
        <w:tabs>
          <w:tab w:val="left" w:pos="4861"/>
        </w:tabs>
        <w:ind w:left="4861" w:hanging="360"/>
      </w:pPr>
      <w:rPr>
        <w:rFonts w:ascii="Arial" w:hAnsi="Arial" w:hint="default"/>
        <w:snapToGrid/>
        <w:color w:val="auto"/>
        <w:spacing w:val="0"/>
        <w:w w:val="100"/>
        <w:kern w:val="16"/>
        <w:position w:val="0"/>
        <w:sz w:val="20"/>
        <w:szCs w:val="14"/>
      </w:rPr>
    </w:lvl>
    <w:lvl w:ilvl="3">
      <w:start w:val="1"/>
      <w:numFmt w:val="bullet"/>
      <w:lvlText w:val=""/>
      <w:lvlJc w:val="left"/>
      <w:pPr>
        <w:tabs>
          <w:tab w:val="left" w:pos="5581"/>
        </w:tabs>
        <w:ind w:left="5581" w:hanging="360"/>
      </w:pPr>
      <w:rPr>
        <w:rFonts w:ascii="Symbol" w:hAnsi="Symbol" w:hint="default"/>
      </w:rPr>
    </w:lvl>
    <w:lvl w:ilvl="4">
      <w:start w:val="1"/>
      <w:numFmt w:val="bullet"/>
      <w:lvlText w:val="o"/>
      <w:lvlJc w:val="left"/>
      <w:pPr>
        <w:tabs>
          <w:tab w:val="left" w:pos="6301"/>
        </w:tabs>
        <w:ind w:left="6301" w:hanging="360"/>
      </w:pPr>
      <w:rPr>
        <w:rFonts w:ascii="Courier New" w:hAnsi="Courier New" w:cs="Courier New" w:hint="default"/>
      </w:rPr>
    </w:lvl>
    <w:lvl w:ilvl="5">
      <w:start w:val="1"/>
      <w:numFmt w:val="bullet"/>
      <w:lvlText w:val=""/>
      <w:lvlJc w:val="left"/>
      <w:pPr>
        <w:tabs>
          <w:tab w:val="left" w:pos="7021"/>
        </w:tabs>
        <w:ind w:left="7021" w:hanging="360"/>
      </w:pPr>
      <w:rPr>
        <w:rFonts w:ascii="Wingdings" w:hAnsi="Wingdings" w:hint="default"/>
      </w:rPr>
    </w:lvl>
    <w:lvl w:ilvl="6">
      <w:start w:val="1"/>
      <w:numFmt w:val="bullet"/>
      <w:lvlText w:val=""/>
      <w:lvlJc w:val="left"/>
      <w:pPr>
        <w:tabs>
          <w:tab w:val="left" w:pos="7741"/>
        </w:tabs>
        <w:ind w:left="7741" w:hanging="360"/>
      </w:pPr>
      <w:rPr>
        <w:rFonts w:ascii="Symbol" w:hAnsi="Symbol" w:hint="default"/>
      </w:rPr>
    </w:lvl>
    <w:lvl w:ilvl="7">
      <w:start w:val="1"/>
      <w:numFmt w:val="bullet"/>
      <w:lvlText w:val="o"/>
      <w:lvlJc w:val="left"/>
      <w:pPr>
        <w:tabs>
          <w:tab w:val="left" w:pos="8461"/>
        </w:tabs>
        <w:ind w:left="8461" w:hanging="360"/>
      </w:pPr>
      <w:rPr>
        <w:rFonts w:ascii="Courier New" w:hAnsi="Courier New" w:cs="Courier New" w:hint="default"/>
      </w:rPr>
    </w:lvl>
    <w:lvl w:ilvl="8">
      <w:start w:val="1"/>
      <w:numFmt w:val="bullet"/>
      <w:lvlText w:val=""/>
      <w:lvlJc w:val="left"/>
      <w:pPr>
        <w:tabs>
          <w:tab w:val="left" w:pos="9181"/>
        </w:tabs>
        <w:ind w:left="9181" w:hanging="360"/>
      </w:pPr>
      <w:rPr>
        <w:rFonts w:ascii="Wingdings" w:hAnsi="Wingdings" w:hint="default"/>
      </w:rPr>
    </w:lvl>
  </w:abstractNum>
  <w:abstractNum w:abstractNumId="1" w15:restartNumberingAfterBreak="0">
    <w:nsid w:val="03B030D9"/>
    <w:multiLevelType w:val="multilevel"/>
    <w:tmpl w:val="03B030D9"/>
    <w:lvl w:ilvl="0">
      <w:start w:val="1"/>
      <w:numFmt w:val="decimal"/>
      <w:pStyle w:val="3"/>
      <w:lvlText w:val="3.%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412E25"/>
    <w:multiLevelType w:val="multilevel"/>
    <w:tmpl w:val="05412E25"/>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2.%3."/>
      <w:lvlJc w:val="left"/>
      <w:pPr>
        <w:ind w:left="720" w:hanging="720"/>
      </w:pPr>
      <w:rPr>
        <w:rFonts w:ascii="Times New Roman" w:hAnsi="Times New Roman" w:cs="Times New Roman"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63A1C38"/>
    <w:multiLevelType w:val="multilevel"/>
    <w:tmpl w:val="063A1C38"/>
    <w:lvl w:ilvl="0">
      <w:start w:val="1"/>
      <w:numFmt w:val="decimal"/>
      <w:pStyle w:val="5"/>
      <w:lvlText w:val="5.%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BE3523"/>
    <w:multiLevelType w:val="multilevel"/>
    <w:tmpl w:val="07BE3523"/>
    <w:lvl w:ilvl="0">
      <w:start w:val="1"/>
      <w:numFmt w:val="lowerLetter"/>
      <w:pStyle w:val="311"/>
      <w:lvlText w:val="%1)"/>
      <w:lvlJc w:val="left"/>
      <w:pPr>
        <w:ind w:left="36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8D1728"/>
    <w:multiLevelType w:val="multilevel"/>
    <w:tmpl w:val="098D1728"/>
    <w:lvl w:ilvl="0">
      <w:start w:val="1"/>
      <w:numFmt w:val="taiwaneseCountingThousand"/>
      <w:lvlText w:val="（%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6461D0"/>
    <w:multiLevelType w:val="multilevel"/>
    <w:tmpl w:val="0A6461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0D911EC4"/>
    <w:multiLevelType w:val="multilevel"/>
    <w:tmpl w:val="0D911EC4"/>
    <w:lvl w:ilvl="0">
      <w:start w:val="6"/>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F7D5273"/>
    <w:multiLevelType w:val="multilevel"/>
    <w:tmpl w:val="0F7D5273"/>
    <w:lvl w:ilvl="0">
      <w:start w:val="1"/>
      <w:numFmt w:val="decimal"/>
      <w:lvlText w:val="%1."/>
      <w:lvlJc w:val="left"/>
      <w:pPr>
        <w:ind w:left="360" w:hanging="360"/>
      </w:pPr>
      <w:rPr>
        <w:rFonts w:hint="default"/>
        <w:b w:val="0"/>
        <w:i w:val="0"/>
        <w:sz w:val="24"/>
      </w:rPr>
    </w:lvl>
    <w:lvl w:ilvl="1">
      <w:start w:val="1"/>
      <w:numFmt w:val="decimal"/>
      <w:pStyle w:val="1"/>
      <w:lvlText w:val="%1.%2."/>
      <w:lvlJc w:val="left"/>
      <w:rPr>
        <w:rFonts w:ascii="Arial" w:hAnsi="Arial" w:cs="Arial" w:hint="default"/>
        <w:b/>
        <w:bCs/>
        <w:i w:val="0"/>
        <w:iCs w:val="0"/>
        <w:caps w:val="0"/>
        <w:smallCaps w:val="0"/>
        <w:strike w:val="0"/>
        <w:dstrike w:val="0"/>
        <w:vanish w:val="0"/>
        <w:color w:val="43B436" w:themeColor="accent2"/>
        <w:spacing w:val="0"/>
        <w:kern w:val="0"/>
        <w:position w:val="0"/>
        <w:u w:val="none"/>
        <w:vertAlign w:val="baseli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2A6224A"/>
    <w:multiLevelType w:val="multilevel"/>
    <w:tmpl w:val="12A6224A"/>
    <w:lvl w:ilvl="0">
      <w:start w:val="6"/>
      <w:numFmt w:val="decimal"/>
      <w:lvlText w:val="%1."/>
      <w:lvlJc w:val="left"/>
      <w:pPr>
        <w:ind w:left="495" w:hanging="495"/>
      </w:pPr>
      <w:rPr>
        <w:rFonts w:hint="default"/>
      </w:rPr>
    </w:lvl>
    <w:lvl w:ilvl="1">
      <w:start w:val="3"/>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6167031"/>
    <w:multiLevelType w:val="multilevel"/>
    <w:tmpl w:val="16167031"/>
    <w:lvl w:ilvl="0">
      <w:start w:val="1"/>
      <w:numFmt w:val="bullet"/>
      <w:lvlText w:val=""/>
      <w:lvlJc w:val="left"/>
      <w:pPr>
        <w:ind w:left="1498" w:hanging="360"/>
      </w:pPr>
      <w:rPr>
        <w:rFonts w:ascii="Wingdings" w:hAnsi="Wingdings" w:hint="default"/>
        <w:color w:val="auto"/>
        <w:spacing w:val="0"/>
        <w:w w:val="100"/>
        <w:kern w:val="20"/>
        <w:position w:val="0"/>
        <w:sz w:val="20"/>
        <w:szCs w:val="14"/>
        <w:vertAlign w:val="baseline"/>
      </w:rPr>
    </w:lvl>
    <w:lvl w:ilvl="1">
      <w:start w:val="1"/>
      <w:numFmt w:val="bullet"/>
      <w:lvlText w:val="o"/>
      <w:lvlJc w:val="left"/>
      <w:pPr>
        <w:ind w:left="2218" w:hanging="360"/>
      </w:pPr>
      <w:rPr>
        <w:rFonts w:ascii="Courier New" w:hAnsi="Courier New" w:cs="Courier New" w:hint="default"/>
      </w:rPr>
    </w:lvl>
    <w:lvl w:ilvl="2">
      <w:start w:val="1"/>
      <w:numFmt w:val="bullet"/>
      <w:lvlText w:val=""/>
      <w:lvlJc w:val="left"/>
      <w:pPr>
        <w:ind w:left="2938" w:hanging="360"/>
      </w:pPr>
      <w:rPr>
        <w:rFonts w:ascii="Wingdings" w:hAnsi="Wingdings" w:hint="default"/>
      </w:rPr>
    </w:lvl>
    <w:lvl w:ilvl="3">
      <w:start w:val="1"/>
      <w:numFmt w:val="bullet"/>
      <w:lvlText w:val=""/>
      <w:lvlJc w:val="left"/>
      <w:pPr>
        <w:ind w:left="3658" w:hanging="360"/>
      </w:pPr>
      <w:rPr>
        <w:rFonts w:ascii="Symbol" w:hAnsi="Symbol" w:hint="default"/>
      </w:rPr>
    </w:lvl>
    <w:lvl w:ilvl="4">
      <w:start w:val="1"/>
      <w:numFmt w:val="bullet"/>
      <w:lvlText w:val="o"/>
      <w:lvlJc w:val="left"/>
      <w:pPr>
        <w:ind w:left="4378" w:hanging="360"/>
      </w:pPr>
      <w:rPr>
        <w:rFonts w:ascii="Courier New" w:hAnsi="Courier New" w:cs="Courier New" w:hint="default"/>
      </w:rPr>
    </w:lvl>
    <w:lvl w:ilvl="5">
      <w:start w:val="1"/>
      <w:numFmt w:val="bullet"/>
      <w:lvlText w:val=""/>
      <w:lvlJc w:val="left"/>
      <w:pPr>
        <w:ind w:left="5098" w:hanging="360"/>
      </w:pPr>
      <w:rPr>
        <w:rFonts w:ascii="Wingdings" w:hAnsi="Wingdings" w:hint="default"/>
      </w:rPr>
    </w:lvl>
    <w:lvl w:ilvl="6">
      <w:start w:val="1"/>
      <w:numFmt w:val="bullet"/>
      <w:lvlText w:val=""/>
      <w:lvlJc w:val="left"/>
      <w:pPr>
        <w:ind w:left="5818" w:hanging="360"/>
      </w:pPr>
      <w:rPr>
        <w:rFonts w:ascii="Symbol" w:hAnsi="Symbol" w:hint="default"/>
      </w:rPr>
    </w:lvl>
    <w:lvl w:ilvl="7">
      <w:start w:val="1"/>
      <w:numFmt w:val="bullet"/>
      <w:lvlText w:val="o"/>
      <w:lvlJc w:val="left"/>
      <w:pPr>
        <w:ind w:left="6538" w:hanging="360"/>
      </w:pPr>
      <w:rPr>
        <w:rFonts w:ascii="Courier New" w:hAnsi="Courier New" w:cs="Courier New" w:hint="default"/>
      </w:rPr>
    </w:lvl>
    <w:lvl w:ilvl="8">
      <w:start w:val="1"/>
      <w:numFmt w:val="bullet"/>
      <w:lvlText w:val=""/>
      <w:lvlJc w:val="left"/>
      <w:pPr>
        <w:ind w:left="7258" w:hanging="360"/>
      </w:pPr>
      <w:rPr>
        <w:rFonts w:ascii="Wingdings" w:hAnsi="Wingdings" w:hint="default"/>
      </w:rPr>
    </w:lvl>
  </w:abstractNum>
  <w:abstractNum w:abstractNumId="11" w15:restartNumberingAfterBreak="0">
    <w:nsid w:val="17833122"/>
    <w:multiLevelType w:val="multilevel"/>
    <w:tmpl w:val="17833122"/>
    <w:lvl w:ilvl="0">
      <w:start w:val="1"/>
      <w:numFmt w:val="upperLetter"/>
      <w:pStyle w:val="54"/>
      <w:lvlText w:val="%1."/>
      <w:lvlJc w:val="left"/>
      <w:pPr>
        <w:ind w:left="360" w:hanging="360"/>
      </w:pPr>
      <w:rPr>
        <w:rFonts w:hint="eastAsia"/>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8FC2143"/>
    <w:multiLevelType w:val="multilevel"/>
    <w:tmpl w:val="18FC2143"/>
    <w:lvl w:ilvl="0">
      <w:start w:val="1"/>
      <w:numFmt w:val="bullet"/>
      <w:lvlText w:val=""/>
      <w:lvlJc w:val="left"/>
      <w:pPr>
        <w:ind w:left="720" w:hanging="360"/>
      </w:pPr>
      <w:rPr>
        <w:rFonts w:ascii="Wingdings" w:hAnsi="Wingdings" w:hint="default"/>
        <w:color w:val="auto"/>
        <w:spacing w:val="0"/>
        <w:w w:val="100"/>
        <w:kern w:val="20"/>
        <w:position w:val="0"/>
        <w:sz w:val="20"/>
        <w:szCs w:val="14"/>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A3D4666"/>
    <w:multiLevelType w:val="multilevel"/>
    <w:tmpl w:val="1A3D4666"/>
    <w:lvl w:ilvl="0">
      <w:start w:val="1"/>
      <w:numFmt w:val="bullet"/>
      <w:lvlText w:val="►"/>
      <w:lvlJc w:val="left"/>
      <w:pPr>
        <w:ind w:left="420" w:hanging="420"/>
      </w:pPr>
      <w:rPr>
        <w:rFonts w:ascii="Arial" w:hAnsi="Arial" w:hint="default"/>
        <w:b/>
        <w:i w:val="0"/>
        <w:color w:val="FFC000"/>
        <w:sz w:val="20"/>
        <w:szCs w:val="2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21ED3D83"/>
    <w:multiLevelType w:val="multilevel"/>
    <w:tmpl w:val="21ED3D83"/>
    <w:lvl w:ilvl="0">
      <w:start w:val="1"/>
      <w:numFmt w:val="lowerLetter"/>
      <w:pStyle w:val="313"/>
      <w:lvlText w:val="%1)"/>
      <w:lvlJc w:val="left"/>
      <w:pPr>
        <w:ind w:left="36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4587BF6"/>
    <w:multiLevelType w:val="multilevel"/>
    <w:tmpl w:val="24587BF6"/>
    <w:lvl w:ilvl="0">
      <w:start w:val="1"/>
      <w:numFmt w:val="bullet"/>
      <w:lvlText w:val=""/>
      <w:lvlJc w:val="left"/>
      <w:pPr>
        <w:ind w:left="865" w:hanging="440"/>
      </w:pPr>
      <w:rPr>
        <w:rFonts w:ascii="Wingdings" w:hAnsi="Wingdings" w:hint="default"/>
        <w:color w:val="auto"/>
        <w:spacing w:val="0"/>
        <w:w w:val="100"/>
        <w:kern w:val="20"/>
        <w:position w:val="0"/>
        <w:sz w:val="20"/>
        <w:szCs w:val="14"/>
        <w:vertAlign w:val="baseline"/>
      </w:rPr>
    </w:lvl>
    <w:lvl w:ilvl="1">
      <w:start w:val="1"/>
      <w:numFmt w:val="bullet"/>
      <w:lvlText w:val=""/>
      <w:lvlJc w:val="left"/>
      <w:pPr>
        <w:ind w:left="1305" w:hanging="440"/>
      </w:pPr>
      <w:rPr>
        <w:rFonts w:ascii="Wingdings" w:hAnsi="Wingdings" w:hint="default"/>
      </w:rPr>
    </w:lvl>
    <w:lvl w:ilvl="2">
      <w:start w:val="1"/>
      <w:numFmt w:val="bullet"/>
      <w:lvlText w:val=""/>
      <w:lvlJc w:val="left"/>
      <w:pPr>
        <w:ind w:left="1745" w:hanging="440"/>
      </w:pPr>
      <w:rPr>
        <w:rFonts w:ascii="Wingdings" w:hAnsi="Wingdings" w:hint="default"/>
      </w:rPr>
    </w:lvl>
    <w:lvl w:ilvl="3">
      <w:start w:val="1"/>
      <w:numFmt w:val="bullet"/>
      <w:lvlText w:val=""/>
      <w:lvlJc w:val="left"/>
      <w:pPr>
        <w:ind w:left="2185" w:hanging="440"/>
      </w:pPr>
      <w:rPr>
        <w:rFonts w:ascii="Wingdings" w:hAnsi="Wingdings" w:hint="default"/>
      </w:rPr>
    </w:lvl>
    <w:lvl w:ilvl="4">
      <w:start w:val="1"/>
      <w:numFmt w:val="bullet"/>
      <w:lvlText w:val=""/>
      <w:lvlJc w:val="left"/>
      <w:pPr>
        <w:ind w:left="2625" w:hanging="440"/>
      </w:pPr>
      <w:rPr>
        <w:rFonts w:ascii="Wingdings" w:hAnsi="Wingdings" w:hint="default"/>
      </w:rPr>
    </w:lvl>
    <w:lvl w:ilvl="5">
      <w:start w:val="1"/>
      <w:numFmt w:val="bullet"/>
      <w:lvlText w:val=""/>
      <w:lvlJc w:val="left"/>
      <w:pPr>
        <w:ind w:left="3065" w:hanging="440"/>
      </w:pPr>
      <w:rPr>
        <w:rFonts w:ascii="Wingdings" w:hAnsi="Wingdings" w:hint="default"/>
      </w:rPr>
    </w:lvl>
    <w:lvl w:ilvl="6">
      <w:start w:val="1"/>
      <w:numFmt w:val="bullet"/>
      <w:lvlText w:val=""/>
      <w:lvlJc w:val="left"/>
      <w:pPr>
        <w:ind w:left="3505" w:hanging="440"/>
      </w:pPr>
      <w:rPr>
        <w:rFonts w:ascii="Wingdings" w:hAnsi="Wingdings" w:hint="default"/>
      </w:rPr>
    </w:lvl>
    <w:lvl w:ilvl="7">
      <w:start w:val="1"/>
      <w:numFmt w:val="bullet"/>
      <w:lvlText w:val=""/>
      <w:lvlJc w:val="left"/>
      <w:pPr>
        <w:ind w:left="3945" w:hanging="440"/>
      </w:pPr>
      <w:rPr>
        <w:rFonts w:ascii="Wingdings" w:hAnsi="Wingdings" w:hint="default"/>
      </w:rPr>
    </w:lvl>
    <w:lvl w:ilvl="8">
      <w:start w:val="1"/>
      <w:numFmt w:val="bullet"/>
      <w:lvlText w:val=""/>
      <w:lvlJc w:val="left"/>
      <w:pPr>
        <w:ind w:left="4385" w:hanging="440"/>
      </w:pPr>
      <w:rPr>
        <w:rFonts w:ascii="Wingdings" w:hAnsi="Wingdings" w:hint="default"/>
      </w:rPr>
    </w:lvl>
  </w:abstractNum>
  <w:abstractNum w:abstractNumId="16" w15:restartNumberingAfterBreak="0">
    <w:nsid w:val="27093B99"/>
    <w:multiLevelType w:val="multilevel"/>
    <w:tmpl w:val="27093B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B4B0DDE"/>
    <w:multiLevelType w:val="multilevel"/>
    <w:tmpl w:val="2B4B0DDE"/>
    <w:lvl w:ilvl="0">
      <w:start w:val="1"/>
      <w:numFmt w:val="upperLetter"/>
      <w:pStyle w:val="52"/>
      <w:lvlText w:val="%1."/>
      <w:lvlJc w:val="left"/>
      <w:rPr>
        <w:rFonts w:hint="eastAsia"/>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E5475CF"/>
    <w:multiLevelType w:val="multilevel"/>
    <w:tmpl w:val="2E5475CF"/>
    <w:lvl w:ilvl="0">
      <w:start w:val="1"/>
      <w:numFmt w:val="decimal"/>
      <w:pStyle w:val="35"/>
      <w:lvlText w:val="3.5.%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180479D"/>
    <w:multiLevelType w:val="multilevel"/>
    <w:tmpl w:val="3180479D"/>
    <w:lvl w:ilvl="0">
      <w:start w:val="1"/>
      <w:numFmt w:val="lowerLetter"/>
      <w:pStyle w:val="314"/>
      <w:lvlText w:val="%1)"/>
      <w:lvlJc w:val="left"/>
      <w:pPr>
        <w:ind w:left="36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58B5FB1"/>
    <w:multiLevelType w:val="multilevel"/>
    <w:tmpl w:val="358B5FB1"/>
    <w:lvl w:ilvl="0">
      <w:start w:val="1"/>
      <w:numFmt w:val="bullet"/>
      <w:lvlText w:val=""/>
      <w:lvlJc w:val="left"/>
      <w:pPr>
        <w:ind w:left="440" w:hanging="440"/>
      </w:pPr>
      <w:rPr>
        <w:rFonts w:ascii="Wingdings" w:hAnsi="Wingdings" w:hint="default"/>
        <w:color w:val="auto"/>
        <w:spacing w:val="0"/>
        <w:w w:val="100"/>
        <w:kern w:val="20"/>
        <w:position w:val="0"/>
        <w:sz w:val="20"/>
        <w:szCs w:val="14"/>
        <w:vertAlign w:val="baseline"/>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3AD11403"/>
    <w:multiLevelType w:val="multilevel"/>
    <w:tmpl w:val="3AD11403"/>
    <w:lvl w:ilvl="0">
      <w:start w:val="1"/>
      <w:numFmt w:val="decimal"/>
      <w:pStyle w:val="33"/>
      <w:lvlText w:val="3.3.%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E322E6A"/>
    <w:multiLevelType w:val="multilevel"/>
    <w:tmpl w:val="3E322E6A"/>
    <w:lvl w:ilvl="0">
      <w:start w:val="1"/>
      <w:numFmt w:val="decimal"/>
      <w:lvlText w:val="%1."/>
      <w:lvlJc w:val="left"/>
      <w:pPr>
        <w:ind w:left="425" w:hanging="425"/>
      </w:pPr>
      <w:rPr>
        <w:rFonts w:ascii="Times New Roman" w:hAnsi="Times New Roman" w:cs="Times New Roman" w:hint="default"/>
        <w:b/>
        <w:bCs/>
      </w:rPr>
    </w:lvl>
    <w:lvl w:ilvl="1">
      <w:start w:val="1"/>
      <w:numFmt w:val="decimal"/>
      <w:suff w:val="space"/>
      <w:lvlText w:val="%1.%2."/>
      <w:lvlJc w:val="left"/>
      <w:pPr>
        <w:ind w:left="0" w:firstLine="0"/>
      </w:pPr>
      <w:rPr>
        <w:rFonts w:ascii="Times New Roman" w:hAnsi="Times New Roman" w:cs="Times New Roman"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3" w15:restartNumberingAfterBreak="0">
    <w:nsid w:val="3E3D614F"/>
    <w:multiLevelType w:val="multilevel"/>
    <w:tmpl w:val="3E3D614F"/>
    <w:lvl w:ilvl="0">
      <w:start w:val="1"/>
      <w:numFmt w:val="lowerLetter"/>
      <w:pStyle w:val="315"/>
      <w:lvlText w:val="%1)"/>
      <w:lvlJc w:val="left"/>
      <w:pPr>
        <w:ind w:left="36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F0740B6"/>
    <w:multiLevelType w:val="multilevel"/>
    <w:tmpl w:val="3F0740B6"/>
    <w:lvl w:ilvl="0">
      <w:start w:val="6"/>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6B60554"/>
    <w:multiLevelType w:val="multilevel"/>
    <w:tmpl w:val="46B60554"/>
    <w:lvl w:ilvl="0">
      <w:start w:val="1"/>
      <w:numFmt w:val="upperLetter"/>
      <w:pStyle w:val="51"/>
      <w:lvlText w:val="%1."/>
      <w:lvlJc w:val="left"/>
      <w:pPr>
        <w:ind w:left="36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82201DD"/>
    <w:multiLevelType w:val="multilevel"/>
    <w:tmpl w:val="482201DD"/>
    <w:lvl w:ilvl="0">
      <w:start w:val="1"/>
      <w:numFmt w:val="decimal"/>
      <w:pStyle w:val="a"/>
      <w:lvlText w:val="%1"/>
      <w:lvlJc w:val="left"/>
      <w:pPr>
        <w:ind w:left="2913" w:hanging="360"/>
      </w:pPr>
      <w:rPr>
        <w:rFonts w:ascii="Arial" w:eastAsia="黑体" w:hAnsi="Arial" w:cs="Arial" w:hint="default"/>
        <w:b/>
        <w:bCs/>
        <w:i w:val="0"/>
        <w:caps w:val="0"/>
        <w:strike w:val="0"/>
        <w:dstrike w:val="0"/>
        <w:snapToGrid w:val="0"/>
        <w:vanish w:val="0"/>
        <w:color w:val="06A2E0" w:themeColor="accent1"/>
        <w:spacing w:val="0"/>
        <w:kern w:val="0"/>
        <w:position w:val="0"/>
        <w:sz w:val="36"/>
        <w:szCs w:val="28"/>
        <w:vertAlign w:val="baseline"/>
        <w14:shadow w14:blurRad="0" w14:dist="0" w14:dir="0" w14:sx="0" w14:sy="0" w14:kx="0" w14:ky="0" w14:algn="none">
          <w14:srgbClr w14:val="000000"/>
        </w14:shadow>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8C57A02"/>
    <w:multiLevelType w:val="multilevel"/>
    <w:tmpl w:val="48C57A02"/>
    <w:lvl w:ilvl="0">
      <w:start w:val="5"/>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9AD2A9D"/>
    <w:multiLevelType w:val="multilevel"/>
    <w:tmpl w:val="49AD2A9D"/>
    <w:lvl w:ilvl="0">
      <w:start w:val="1"/>
      <w:numFmt w:val="lowerLetter"/>
      <w:pStyle w:val="541"/>
      <w:lvlText w:val="%1)"/>
      <w:lvlJc w:val="left"/>
      <w:pPr>
        <w:ind w:left="36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9AF0883"/>
    <w:multiLevelType w:val="multilevel"/>
    <w:tmpl w:val="49AF0883"/>
    <w:lvl w:ilvl="0">
      <w:start w:val="1"/>
      <w:numFmt w:val="lowerLetter"/>
      <w:pStyle w:val="351"/>
      <w:lvlText w:val="%1)"/>
      <w:lvlJc w:val="left"/>
      <w:pPr>
        <w:ind w:left="36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E69509A"/>
    <w:multiLevelType w:val="multilevel"/>
    <w:tmpl w:val="4E69509A"/>
    <w:lvl w:ilvl="0">
      <w:start w:val="1"/>
      <w:numFmt w:val="bullet"/>
      <w:lvlText w:val=""/>
      <w:lvlJc w:val="left"/>
      <w:pPr>
        <w:ind w:left="420" w:hanging="420"/>
      </w:pPr>
      <w:rPr>
        <w:rFonts w:ascii="Wingdings" w:hAnsi="Wingdings" w:hint="default"/>
        <w:b/>
        <w:i w:val="0"/>
        <w:color w:val="auto"/>
        <w:spacing w:val="0"/>
        <w:w w:val="100"/>
        <w:kern w:val="20"/>
        <w:position w:val="0"/>
        <w:sz w:val="20"/>
        <w:szCs w:val="14"/>
        <w:vertAlign w:val="baseline"/>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1" w15:restartNumberingAfterBreak="0">
    <w:nsid w:val="4EE30E62"/>
    <w:multiLevelType w:val="multilevel"/>
    <w:tmpl w:val="4EE30E62"/>
    <w:lvl w:ilvl="0">
      <w:start w:val="1"/>
      <w:numFmt w:val="decimal"/>
      <w:pStyle w:val="4"/>
      <w:lvlText w:val="4.%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7441845"/>
    <w:multiLevelType w:val="singleLevel"/>
    <w:tmpl w:val="57441845"/>
    <w:lvl w:ilvl="0">
      <w:start w:val="1"/>
      <w:numFmt w:val="decimal"/>
      <w:pStyle w:val="a0"/>
      <w:lvlText w:val="%1"/>
      <w:lvlJc w:val="left"/>
      <w:pPr>
        <w:ind w:left="432" w:hanging="432"/>
      </w:pPr>
      <w:rPr>
        <w:rFonts w:ascii="Candara Light" w:hAnsi="Candara Light" w:hint="default"/>
        <w:color w:val="FFC000"/>
        <w:sz w:val="520"/>
        <w:szCs w:val="520"/>
      </w:rPr>
    </w:lvl>
  </w:abstractNum>
  <w:abstractNum w:abstractNumId="33" w15:restartNumberingAfterBreak="0">
    <w:nsid w:val="5F97751F"/>
    <w:multiLevelType w:val="multilevel"/>
    <w:tmpl w:val="5F97751F"/>
    <w:lvl w:ilvl="0">
      <w:start w:val="1"/>
      <w:numFmt w:val="bullet"/>
      <w:pStyle w:val="a1"/>
      <w:lvlText w:val="■"/>
      <w:lvlJc w:val="left"/>
      <w:pPr>
        <w:ind w:left="360" w:hanging="360"/>
      </w:pPr>
      <w:rPr>
        <w:rFonts w:ascii="Arial" w:hAnsi="Arial" w:hint="default"/>
        <w:color w:val="FAE6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07F2488"/>
    <w:multiLevelType w:val="multilevel"/>
    <w:tmpl w:val="607F2488"/>
    <w:lvl w:ilvl="0">
      <w:start w:val="1"/>
      <w:numFmt w:val="decimal"/>
      <w:pStyle w:val="31"/>
      <w:lvlText w:val="4.1.%1."/>
      <w:lvlJc w:val="left"/>
      <w:pPr>
        <w:ind w:left="360" w:hanging="360"/>
      </w:pPr>
      <w:rPr>
        <w:rFonts w:hint="eastAsia"/>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1217E15"/>
    <w:multiLevelType w:val="multilevel"/>
    <w:tmpl w:val="61217E15"/>
    <w:lvl w:ilvl="0">
      <w:start w:val="1"/>
      <w:numFmt w:val="decimal"/>
      <w:pStyle w:val="32"/>
      <w:lvlText w:val="3.2.%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26F083E"/>
    <w:multiLevelType w:val="multilevel"/>
    <w:tmpl w:val="626F083E"/>
    <w:lvl w:ilvl="0">
      <w:start w:val="1"/>
      <w:numFmt w:val="lowerLetter"/>
      <w:pStyle w:val="522"/>
      <w:lvlText w:val="%1)"/>
      <w:lvlJc w:val="left"/>
      <w:pPr>
        <w:ind w:left="36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2994E29"/>
    <w:multiLevelType w:val="multilevel"/>
    <w:tmpl w:val="62994E29"/>
    <w:lvl w:ilvl="0">
      <w:start w:val="1"/>
      <w:numFmt w:val="decimal"/>
      <w:pStyle w:val="a2"/>
      <w:lvlText w:val="%1."/>
      <w:lvlJc w:val="left"/>
      <w:pPr>
        <w:ind w:left="720" w:hanging="720"/>
      </w:pPr>
      <w:rPr>
        <w:rFonts w:hint="eastAsia"/>
      </w:rPr>
    </w:lvl>
    <w:lvl w:ilvl="1">
      <w:start w:val="1"/>
      <w:numFmt w:val="decimal"/>
      <w:pStyle w:val="a3"/>
      <w:lvlText w:val="1.%2"/>
      <w:lvlJc w:val="left"/>
      <w:pPr>
        <w:ind w:left="720" w:hanging="720"/>
      </w:pPr>
      <w:rPr>
        <w:rFonts w:hint="eastAsia"/>
      </w:rPr>
    </w:lvl>
    <w:lvl w:ilvl="2">
      <w:start w:val="1"/>
      <w:numFmt w:val="decimal"/>
      <w:pStyle w:val="a4"/>
      <w:lvlText w:val="2.%3"/>
      <w:lvlJc w:val="left"/>
      <w:pPr>
        <w:ind w:left="720" w:hanging="720"/>
      </w:pPr>
      <w:rPr>
        <w:rFonts w:hint="eastAsia"/>
      </w:rPr>
    </w:lvl>
    <w:lvl w:ilvl="3">
      <w:start w:val="1"/>
      <w:numFmt w:val="decimal"/>
      <w:pStyle w:val="a5"/>
      <w:lvlText w:val="3.%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38" w15:restartNumberingAfterBreak="0">
    <w:nsid w:val="64BA7D9C"/>
    <w:multiLevelType w:val="multilevel"/>
    <w:tmpl w:val="64BA7D9C"/>
    <w:lvl w:ilvl="0">
      <w:start w:val="1"/>
      <w:numFmt w:val="bullet"/>
      <w:pStyle w:val="PuceUO"/>
      <w:lvlText w:val="▌"/>
      <w:lvlJc w:val="left"/>
      <w:pPr>
        <w:ind w:left="810" w:hanging="360"/>
      </w:pPr>
      <w:rPr>
        <w:rFonts w:ascii="Candara Light" w:eastAsia="华文楷体" w:hAnsi="Candara Light" w:hint="default"/>
        <w:b w:val="0"/>
        <w:i w:val="0"/>
        <w:color w:val="43B436" w:themeColor="accent2"/>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52F020A"/>
    <w:multiLevelType w:val="multilevel"/>
    <w:tmpl w:val="652F020A"/>
    <w:lvl w:ilvl="0">
      <w:start w:val="1"/>
      <w:numFmt w:val="decimal"/>
      <w:pStyle w:val="2"/>
      <w:lvlText w:val="2.%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CCB7DD7"/>
    <w:multiLevelType w:val="multilevel"/>
    <w:tmpl w:val="6CCB7DD7"/>
    <w:lvl w:ilvl="0">
      <w:start w:val="1"/>
      <w:numFmt w:val="decimal"/>
      <w:pStyle w:val="20"/>
      <w:lvlText w:val="2.2.%1."/>
      <w:lvlJc w:val="left"/>
      <w:pPr>
        <w:ind w:left="720" w:hanging="360"/>
      </w:pPr>
      <w:rPr>
        <w:rFonts w:ascii="Arial" w:hAnsi="Arial" w:hint="default"/>
        <w:b/>
        <w:i w:val="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44D0C06"/>
    <w:multiLevelType w:val="multilevel"/>
    <w:tmpl w:val="744D0C06"/>
    <w:lvl w:ilvl="0">
      <w:start w:val="1"/>
      <w:numFmt w:val="bullet"/>
      <w:lvlText w:val=""/>
      <w:lvlJc w:val="left"/>
      <w:pPr>
        <w:ind w:left="1498" w:hanging="360"/>
      </w:pPr>
      <w:rPr>
        <w:rFonts w:ascii="Wingdings" w:hAnsi="Wingdings" w:hint="default"/>
        <w:color w:val="auto"/>
        <w:spacing w:val="0"/>
        <w:w w:val="100"/>
        <w:kern w:val="20"/>
        <w:position w:val="0"/>
        <w:sz w:val="20"/>
        <w:szCs w:val="14"/>
        <w:vertAlign w:val="baseline"/>
      </w:rPr>
    </w:lvl>
    <w:lvl w:ilvl="1">
      <w:start w:val="1"/>
      <w:numFmt w:val="bullet"/>
      <w:lvlText w:val="o"/>
      <w:lvlJc w:val="left"/>
      <w:pPr>
        <w:ind w:left="2218" w:hanging="360"/>
      </w:pPr>
      <w:rPr>
        <w:rFonts w:ascii="Courier New" w:hAnsi="Courier New" w:cs="Courier New" w:hint="default"/>
      </w:rPr>
    </w:lvl>
    <w:lvl w:ilvl="2">
      <w:start w:val="1"/>
      <w:numFmt w:val="bullet"/>
      <w:lvlText w:val=""/>
      <w:lvlJc w:val="left"/>
      <w:pPr>
        <w:ind w:left="2938" w:hanging="360"/>
      </w:pPr>
      <w:rPr>
        <w:rFonts w:ascii="Wingdings" w:hAnsi="Wingdings" w:hint="default"/>
      </w:rPr>
    </w:lvl>
    <w:lvl w:ilvl="3">
      <w:start w:val="1"/>
      <w:numFmt w:val="bullet"/>
      <w:lvlText w:val=""/>
      <w:lvlJc w:val="left"/>
      <w:pPr>
        <w:ind w:left="3658" w:hanging="360"/>
      </w:pPr>
      <w:rPr>
        <w:rFonts w:ascii="Symbol" w:hAnsi="Symbol" w:hint="default"/>
      </w:rPr>
    </w:lvl>
    <w:lvl w:ilvl="4">
      <w:start w:val="1"/>
      <w:numFmt w:val="bullet"/>
      <w:lvlText w:val="o"/>
      <w:lvlJc w:val="left"/>
      <w:pPr>
        <w:ind w:left="4378" w:hanging="360"/>
      </w:pPr>
      <w:rPr>
        <w:rFonts w:ascii="Courier New" w:hAnsi="Courier New" w:cs="Courier New" w:hint="default"/>
      </w:rPr>
    </w:lvl>
    <w:lvl w:ilvl="5">
      <w:start w:val="1"/>
      <w:numFmt w:val="bullet"/>
      <w:lvlText w:val=""/>
      <w:lvlJc w:val="left"/>
      <w:pPr>
        <w:ind w:left="5098" w:hanging="360"/>
      </w:pPr>
      <w:rPr>
        <w:rFonts w:ascii="Wingdings" w:hAnsi="Wingdings" w:hint="default"/>
      </w:rPr>
    </w:lvl>
    <w:lvl w:ilvl="6">
      <w:start w:val="1"/>
      <w:numFmt w:val="bullet"/>
      <w:lvlText w:val=""/>
      <w:lvlJc w:val="left"/>
      <w:pPr>
        <w:ind w:left="5818" w:hanging="360"/>
      </w:pPr>
      <w:rPr>
        <w:rFonts w:ascii="Symbol" w:hAnsi="Symbol" w:hint="default"/>
      </w:rPr>
    </w:lvl>
    <w:lvl w:ilvl="7">
      <w:start w:val="1"/>
      <w:numFmt w:val="bullet"/>
      <w:lvlText w:val="o"/>
      <w:lvlJc w:val="left"/>
      <w:pPr>
        <w:ind w:left="6538" w:hanging="360"/>
      </w:pPr>
      <w:rPr>
        <w:rFonts w:ascii="Courier New" w:hAnsi="Courier New" w:cs="Courier New" w:hint="default"/>
      </w:rPr>
    </w:lvl>
    <w:lvl w:ilvl="8">
      <w:start w:val="1"/>
      <w:numFmt w:val="bullet"/>
      <w:lvlText w:val=""/>
      <w:lvlJc w:val="left"/>
      <w:pPr>
        <w:ind w:left="7258" w:hanging="360"/>
      </w:pPr>
      <w:rPr>
        <w:rFonts w:ascii="Wingdings" w:hAnsi="Wingdings" w:hint="default"/>
      </w:rPr>
    </w:lvl>
  </w:abstractNum>
  <w:abstractNum w:abstractNumId="42" w15:restartNumberingAfterBreak="0">
    <w:nsid w:val="74C630C0"/>
    <w:multiLevelType w:val="multilevel"/>
    <w:tmpl w:val="74C630C0"/>
    <w:lvl w:ilvl="0">
      <w:start w:val="1"/>
      <w:numFmt w:val="bullet"/>
      <w:lvlText w:val=""/>
      <w:lvlJc w:val="left"/>
      <w:pPr>
        <w:ind w:left="842" w:hanging="360"/>
      </w:pPr>
      <w:rPr>
        <w:rFonts w:ascii="Symbol" w:hAnsi="Symbol" w:hint="default"/>
      </w:rPr>
    </w:lvl>
    <w:lvl w:ilvl="1">
      <w:start w:val="1"/>
      <w:numFmt w:val="bullet"/>
      <w:lvlText w:val=""/>
      <w:lvlJc w:val="left"/>
      <w:pPr>
        <w:ind w:left="1562" w:hanging="360"/>
      </w:pPr>
      <w:rPr>
        <w:rFonts w:ascii="Symbol" w:hAnsi="Symbol" w:hint="default"/>
        <w:color w:val="002060"/>
      </w:rPr>
    </w:lvl>
    <w:lvl w:ilvl="2">
      <w:start w:val="1"/>
      <w:numFmt w:val="bullet"/>
      <w:lvlText w:val=""/>
      <w:lvlJc w:val="left"/>
      <w:pPr>
        <w:ind w:left="2282" w:hanging="360"/>
      </w:pPr>
      <w:rPr>
        <w:rFonts w:ascii="Wingdings" w:hAnsi="Wingdings" w:hint="default"/>
      </w:rPr>
    </w:lvl>
    <w:lvl w:ilvl="3">
      <w:start w:val="1"/>
      <w:numFmt w:val="bullet"/>
      <w:lvlText w:val=""/>
      <w:lvlJc w:val="left"/>
      <w:pPr>
        <w:ind w:left="3002" w:hanging="360"/>
      </w:pPr>
      <w:rPr>
        <w:rFonts w:ascii="Symbol" w:hAnsi="Symbol" w:hint="default"/>
      </w:rPr>
    </w:lvl>
    <w:lvl w:ilvl="4">
      <w:start w:val="1"/>
      <w:numFmt w:val="bullet"/>
      <w:lvlText w:val="o"/>
      <w:lvlJc w:val="left"/>
      <w:pPr>
        <w:ind w:left="3722" w:hanging="360"/>
      </w:pPr>
      <w:rPr>
        <w:rFonts w:ascii="Courier New" w:hAnsi="Courier New" w:cs="Courier New" w:hint="default"/>
      </w:rPr>
    </w:lvl>
    <w:lvl w:ilvl="5">
      <w:start w:val="1"/>
      <w:numFmt w:val="bullet"/>
      <w:lvlText w:val=""/>
      <w:lvlJc w:val="left"/>
      <w:pPr>
        <w:ind w:left="4442" w:hanging="360"/>
      </w:pPr>
      <w:rPr>
        <w:rFonts w:ascii="Wingdings" w:hAnsi="Wingdings" w:hint="default"/>
      </w:rPr>
    </w:lvl>
    <w:lvl w:ilvl="6">
      <w:start w:val="1"/>
      <w:numFmt w:val="bullet"/>
      <w:lvlText w:val=""/>
      <w:lvlJc w:val="left"/>
      <w:pPr>
        <w:ind w:left="5162" w:hanging="360"/>
      </w:pPr>
      <w:rPr>
        <w:rFonts w:ascii="Symbol" w:hAnsi="Symbol" w:hint="default"/>
      </w:rPr>
    </w:lvl>
    <w:lvl w:ilvl="7">
      <w:start w:val="1"/>
      <w:numFmt w:val="bullet"/>
      <w:lvlText w:val="o"/>
      <w:lvlJc w:val="left"/>
      <w:pPr>
        <w:ind w:left="5882" w:hanging="360"/>
      </w:pPr>
      <w:rPr>
        <w:rFonts w:ascii="Courier New" w:hAnsi="Courier New" w:cs="Courier New" w:hint="default"/>
      </w:rPr>
    </w:lvl>
    <w:lvl w:ilvl="8">
      <w:start w:val="1"/>
      <w:numFmt w:val="bullet"/>
      <w:lvlText w:val=""/>
      <w:lvlJc w:val="left"/>
      <w:pPr>
        <w:ind w:left="6602" w:hanging="360"/>
      </w:pPr>
      <w:rPr>
        <w:rFonts w:ascii="Wingdings" w:hAnsi="Wingdings" w:hint="default"/>
      </w:rPr>
    </w:lvl>
  </w:abstractNum>
  <w:abstractNum w:abstractNumId="43" w15:restartNumberingAfterBreak="0">
    <w:nsid w:val="76EB6F61"/>
    <w:multiLevelType w:val="multilevel"/>
    <w:tmpl w:val="76EB6F6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3.%3."/>
      <w:lvlJc w:val="left"/>
      <w:pPr>
        <w:ind w:left="720" w:hanging="72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7A1F5614"/>
    <w:multiLevelType w:val="multilevel"/>
    <w:tmpl w:val="7A1F5614"/>
    <w:lvl w:ilvl="0">
      <w:start w:val="1"/>
      <w:numFmt w:val="decimal"/>
      <w:pStyle w:val="34"/>
      <w:lvlText w:val="3.4.%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73577855">
    <w:abstractNumId w:val="38"/>
  </w:num>
  <w:num w:numId="2" w16cid:durableId="1291672287">
    <w:abstractNumId w:val="33"/>
  </w:num>
  <w:num w:numId="3" w16cid:durableId="717435933">
    <w:abstractNumId w:val="40"/>
  </w:num>
  <w:num w:numId="4" w16cid:durableId="35398963">
    <w:abstractNumId w:val="26"/>
  </w:num>
  <w:num w:numId="5" w16cid:durableId="1495225473">
    <w:abstractNumId w:val="32"/>
  </w:num>
  <w:num w:numId="6" w16cid:durableId="1167359819">
    <w:abstractNumId w:val="8"/>
  </w:num>
  <w:num w:numId="7" w16cid:durableId="1993949499">
    <w:abstractNumId w:val="39"/>
  </w:num>
  <w:num w:numId="8" w16cid:durableId="1816484571">
    <w:abstractNumId w:val="1"/>
  </w:num>
  <w:num w:numId="9" w16cid:durableId="258762509">
    <w:abstractNumId w:val="34"/>
  </w:num>
  <w:num w:numId="10" w16cid:durableId="1712806993">
    <w:abstractNumId w:val="4"/>
  </w:num>
  <w:num w:numId="11" w16cid:durableId="179857871">
    <w:abstractNumId w:val="14"/>
  </w:num>
  <w:num w:numId="12" w16cid:durableId="781729113">
    <w:abstractNumId w:val="19"/>
  </w:num>
  <w:num w:numId="13" w16cid:durableId="1588151446">
    <w:abstractNumId w:val="23"/>
  </w:num>
  <w:num w:numId="14" w16cid:durableId="926959991">
    <w:abstractNumId w:val="35"/>
  </w:num>
  <w:num w:numId="15" w16cid:durableId="2038190479">
    <w:abstractNumId w:val="21"/>
  </w:num>
  <w:num w:numId="16" w16cid:durableId="552885784">
    <w:abstractNumId w:val="44"/>
  </w:num>
  <w:num w:numId="17" w16cid:durableId="1327435124">
    <w:abstractNumId w:val="18"/>
  </w:num>
  <w:num w:numId="18" w16cid:durableId="2051031295">
    <w:abstractNumId w:val="29"/>
  </w:num>
  <w:num w:numId="19" w16cid:durableId="516774411">
    <w:abstractNumId w:val="31"/>
  </w:num>
  <w:num w:numId="20" w16cid:durableId="593132244">
    <w:abstractNumId w:val="3"/>
  </w:num>
  <w:num w:numId="21" w16cid:durableId="367219393">
    <w:abstractNumId w:val="25"/>
  </w:num>
  <w:num w:numId="22" w16cid:durableId="70658765">
    <w:abstractNumId w:val="17"/>
  </w:num>
  <w:num w:numId="23" w16cid:durableId="2061829602">
    <w:abstractNumId w:val="36"/>
  </w:num>
  <w:num w:numId="24" w16cid:durableId="930160055">
    <w:abstractNumId w:val="11"/>
  </w:num>
  <w:num w:numId="25" w16cid:durableId="964435074">
    <w:abstractNumId w:val="28"/>
  </w:num>
  <w:num w:numId="26" w16cid:durableId="1765375249">
    <w:abstractNumId w:val="37"/>
  </w:num>
  <w:num w:numId="27" w16cid:durableId="1369448758">
    <w:abstractNumId w:val="0"/>
  </w:num>
  <w:num w:numId="28" w16cid:durableId="250086598">
    <w:abstractNumId w:val="15"/>
  </w:num>
  <w:num w:numId="29" w16cid:durableId="604461460">
    <w:abstractNumId w:val="20"/>
  </w:num>
  <w:num w:numId="30" w16cid:durableId="444615999">
    <w:abstractNumId w:val="22"/>
  </w:num>
  <w:num w:numId="31" w16cid:durableId="1683436599">
    <w:abstractNumId w:val="10"/>
  </w:num>
  <w:num w:numId="32" w16cid:durableId="88040072">
    <w:abstractNumId w:val="2"/>
  </w:num>
  <w:num w:numId="33" w16cid:durableId="323968724">
    <w:abstractNumId w:val="12"/>
  </w:num>
  <w:num w:numId="34" w16cid:durableId="1389953861">
    <w:abstractNumId w:val="43"/>
  </w:num>
  <w:num w:numId="35" w16cid:durableId="1375734608">
    <w:abstractNumId w:val="5"/>
  </w:num>
  <w:num w:numId="36" w16cid:durableId="298731834">
    <w:abstractNumId w:val="27"/>
  </w:num>
  <w:num w:numId="37" w16cid:durableId="1801410508">
    <w:abstractNumId w:val="41"/>
  </w:num>
  <w:num w:numId="38" w16cid:durableId="176887040">
    <w:abstractNumId w:val="7"/>
  </w:num>
  <w:num w:numId="39" w16cid:durableId="52046548">
    <w:abstractNumId w:val="24"/>
  </w:num>
  <w:num w:numId="40" w16cid:durableId="1739745439">
    <w:abstractNumId w:val="9"/>
  </w:num>
  <w:num w:numId="41" w16cid:durableId="656036962">
    <w:abstractNumId w:val="16"/>
  </w:num>
  <w:num w:numId="42" w16cid:durableId="341401190">
    <w:abstractNumId w:val="30"/>
  </w:num>
  <w:num w:numId="43" w16cid:durableId="1890727108">
    <w:abstractNumId w:val="13"/>
  </w:num>
  <w:num w:numId="44" w16cid:durableId="681929074">
    <w:abstractNumId w:val="42"/>
  </w:num>
  <w:num w:numId="45" w16cid:durableId="153793623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ian Su">
    <w15:presenceInfo w15:providerId="Windows Live" w15:userId="343bd9a89ad4c91b"/>
  </w15:person>
  <w15:person w15:author="Su">
    <w15:presenceInfo w15:providerId="None" w15:userId="S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mirrorMargin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ExMDU0ZWViMDAxMjYzODljMjI3MTFjM2NmMzI5OTgifQ=="/>
  </w:docVars>
  <w:rsids>
    <w:rsidRoot w:val="00DC5151"/>
    <w:rsid w:val="000001A0"/>
    <w:rsid w:val="00001FE3"/>
    <w:rsid w:val="000038B0"/>
    <w:rsid w:val="00004AE1"/>
    <w:rsid w:val="00006217"/>
    <w:rsid w:val="000064D9"/>
    <w:rsid w:val="00007807"/>
    <w:rsid w:val="0001011E"/>
    <w:rsid w:val="00010D71"/>
    <w:rsid w:val="000111D4"/>
    <w:rsid w:val="0001137A"/>
    <w:rsid w:val="000114CD"/>
    <w:rsid w:val="00017192"/>
    <w:rsid w:val="000173C0"/>
    <w:rsid w:val="00017461"/>
    <w:rsid w:val="000211A5"/>
    <w:rsid w:val="00022053"/>
    <w:rsid w:val="00023113"/>
    <w:rsid w:val="00024184"/>
    <w:rsid w:val="00025B14"/>
    <w:rsid w:val="000269F1"/>
    <w:rsid w:val="000273D1"/>
    <w:rsid w:val="00027DF2"/>
    <w:rsid w:val="000309A7"/>
    <w:rsid w:val="000341E9"/>
    <w:rsid w:val="00034680"/>
    <w:rsid w:val="0003471E"/>
    <w:rsid w:val="00034CC3"/>
    <w:rsid w:val="00037F79"/>
    <w:rsid w:val="000419E3"/>
    <w:rsid w:val="00042198"/>
    <w:rsid w:val="00042254"/>
    <w:rsid w:val="00043EFF"/>
    <w:rsid w:val="00045982"/>
    <w:rsid w:val="00046CA0"/>
    <w:rsid w:val="000473CA"/>
    <w:rsid w:val="00052128"/>
    <w:rsid w:val="00052649"/>
    <w:rsid w:val="0005545E"/>
    <w:rsid w:val="000571F1"/>
    <w:rsid w:val="000616CA"/>
    <w:rsid w:val="00062627"/>
    <w:rsid w:val="00062993"/>
    <w:rsid w:val="000633BB"/>
    <w:rsid w:val="00063440"/>
    <w:rsid w:val="00065B91"/>
    <w:rsid w:val="00066C19"/>
    <w:rsid w:val="00067414"/>
    <w:rsid w:val="0007017D"/>
    <w:rsid w:val="00071831"/>
    <w:rsid w:val="00074C58"/>
    <w:rsid w:val="00075704"/>
    <w:rsid w:val="00077EC0"/>
    <w:rsid w:val="00080D22"/>
    <w:rsid w:val="00081278"/>
    <w:rsid w:val="0008200B"/>
    <w:rsid w:val="000831D1"/>
    <w:rsid w:val="000833FE"/>
    <w:rsid w:val="000846BF"/>
    <w:rsid w:val="00084E6C"/>
    <w:rsid w:val="000850E1"/>
    <w:rsid w:val="00085A1F"/>
    <w:rsid w:val="00085AF1"/>
    <w:rsid w:val="00091558"/>
    <w:rsid w:val="000916BF"/>
    <w:rsid w:val="0009207F"/>
    <w:rsid w:val="00094005"/>
    <w:rsid w:val="000945EE"/>
    <w:rsid w:val="00094B95"/>
    <w:rsid w:val="0009630A"/>
    <w:rsid w:val="000A0FCC"/>
    <w:rsid w:val="000A1598"/>
    <w:rsid w:val="000A2381"/>
    <w:rsid w:val="000A4978"/>
    <w:rsid w:val="000A4EA3"/>
    <w:rsid w:val="000A7837"/>
    <w:rsid w:val="000A7AF4"/>
    <w:rsid w:val="000A7E3F"/>
    <w:rsid w:val="000B134F"/>
    <w:rsid w:val="000B1654"/>
    <w:rsid w:val="000B31F7"/>
    <w:rsid w:val="000B3799"/>
    <w:rsid w:val="000B3F7E"/>
    <w:rsid w:val="000B40E6"/>
    <w:rsid w:val="000B4438"/>
    <w:rsid w:val="000B4914"/>
    <w:rsid w:val="000B5CBF"/>
    <w:rsid w:val="000B6A98"/>
    <w:rsid w:val="000B7574"/>
    <w:rsid w:val="000C0D5F"/>
    <w:rsid w:val="000C1254"/>
    <w:rsid w:val="000C1CD4"/>
    <w:rsid w:val="000C1EA0"/>
    <w:rsid w:val="000C3696"/>
    <w:rsid w:val="000C42CE"/>
    <w:rsid w:val="000C4966"/>
    <w:rsid w:val="000C5118"/>
    <w:rsid w:val="000C595F"/>
    <w:rsid w:val="000C6797"/>
    <w:rsid w:val="000D0A73"/>
    <w:rsid w:val="000D1CBD"/>
    <w:rsid w:val="000D25BA"/>
    <w:rsid w:val="000D2BB9"/>
    <w:rsid w:val="000D30A0"/>
    <w:rsid w:val="000D3D1C"/>
    <w:rsid w:val="000D4BD3"/>
    <w:rsid w:val="000E0F5C"/>
    <w:rsid w:val="000E16D3"/>
    <w:rsid w:val="000E3929"/>
    <w:rsid w:val="000E5100"/>
    <w:rsid w:val="000E6AB3"/>
    <w:rsid w:val="000F127B"/>
    <w:rsid w:val="000F149C"/>
    <w:rsid w:val="000F333C"/>
    <w:rsid w:val="000F34EE"/>
    <w:rsid w:val="000F3F1A"/>
    <w:rsid w:val="000F501C"/>
    <w:rsid w:val="000F61F7"/>
    <w:rsid w:val="000F6759"/>
    <w:rsid w:val="000F6961"/>
    <w:rsid w:val="000F6CBE"/>
    <w:rsid w:val="00101B8D"/>
    <w:rsid w:val="00102B21"/>
    <w:rsid w:val="001058A8"/>
    <w:rsid w:val="001106F3"/>
    <w:rsid w:val="00112C26"/>
    <w:rsid w:val="00114520"/>
    <w:rsid w:val="00114F38"/>
    <w:rsid w:val="00116120"/>
    <w:rsid w:val="0011760E"/>
    <w:rsid w:val="001176E4"/>
    <w:rsid w:val="00117926"/>
    <w:rsid w:val="0012025A"/>
    <w:rsid w:val="00120A79"/>
    <w:rsid w:val="0012294F"/>
    <w:rsid w:val="001238DD"/>
    <w:rsid w:val="00125229"/>
    <w:rsid w:val="001266D1"/>
    <w:rsid w:val="001302AB"/>
    <w:rsid w:val="00132DA2"/>
    <w:rsid w:val="0013392E"/>
    <w:rsid w:val="00133FA1"/>
    <w:rsid w:val="001345E7"/>
    <w:rsid w:val="001356E4"/>
    <w:rsid w:val="00135BAD"/>
    <w:rsid w:val="00137054"/>
    <w:rsid w:val="0014065A"/>
    <w:rsid w:val="00141878"/>
    <w:rsid w:val="00144E68"/>
    <w:rsid w:val="0015084B"/>
    <w:rsid w:val="0015114C"/>
    <w:rsid w:val="00153BB4"/>
    <w:rsid w:val="0015473D"/>
    <w:rsid w:val="00154F17"/>
    <w:rsid w:val="00156F50"/>
    <w:rsid w:val="00160449"/>
    <w:rsid w:val="00160637"/>
    <w:rsid w:val="00160A67"/>
    <w:rsid w:val="00160C76"/>
    <w:rsid w:val="001611BC"/>
    <w:rsid w:val="00161BCC"/>
    <w:rsid w:val="00161D20"/>
    <w:rsid w:val="00162003"/>
    <w:rsid w:val="0016209E"/>
    <w:rsid w:val="00163063"/>
    <w:rsid w:val="001637BC"/>
    <w:rsid w:val="00164963"/>
    <w:rsid w:val="0016577A"/>
    <w:rsid w:val="001660CA"/>
    <w:rsid w:val="00166793"/>
    <w:rsid w:val="00170637"/>
    <w:rsid w:val="00170A0E"/>
    <w:rsid w:val="00170AF3"/>
    <w:rsid w:val="00171020"/>
    <w:rsid w:val="00171915"/>
    <w:rsid w:val="00172EAA"/>
    <w:rsid w:val="001739E2"/>
    <w:rsid w:val="0017546F"/>
    <w:rsid w:val="00175B30"/>
    <w:rsid w:val="00175B69"/>
    <w:rsid w:val="00176952"/>
    <w:rsid w:val="00176A62"/>
    <w:rsid w:val="00177BB0"/>
    <w:rsid w:val="00177FDE"/>
    <w:rsid w:val="001807FA"/>
    <w:rsid w:val="001822FB"/>
    <w:rsid w:val="001823A1"/>
    <w:rsid w:val="001827C4"/>
    <w:rsid w:val="00182D6A"/>
    <w:rsid w:val="00182EA6"/>
    <w:rsid w:val="00183E29"/>
    <w:rsid w:val="00183EE2"/>
    <w:rsid w:val="00183F01"/>
    <w:rsid w:val="0018632B"/>
    <w:rsid w:val="00187B91"/>
    <w:rsid w:val="00187E8E"/>
    <w:rsid w:val="0019060D"/>
    <w:rsid w:val="001929A9"/>
    <w:rsid w:val="00192FA3"/>
    <w:rsid w:val="0019465B"/>
    <w:rsid w:val="001947AE"/>
    <w:rsid w:val="00194D62"/>
    <w:rsid w:val="0019594E"/>
    <w:rsid w:val="00196D5A"/>
    <w:rsid w:val="001978B0"/>
    <w:rsid w:val="00197A54"/>
    <w:rsid w:val="001A072B"/>
    <w:rsid w:val="001A0922"/>
    <w:rsid w:val="001A2580"/>
    <w:rsid w:val="001A2BF2"/>
    <w:rsid w:val="001A3262"/>
    <w:rsid w:val="001A4B32"/>
    <w:rsid w:val="001A787F"/>
    <w:rsid w:val="001B1202"/>
    <w:rsid w:val="001B2EA3"/>
    <w:rsid w:val="001B377A"/>
    <w:rsid w:val="001B52FC"/>
    <w:rsid w:val="001B5BB9"/>
    <w:rsid w:val="001B65B9"/>
    <w:rsid w:val="001B6DD3"/>
    <w:rsid w:val="001B7352"/>
    <w:rsid w:val="001B7468"/>
    <w:rsid w:val="001B7F0E"/>
    <w:rsid w:val="001C1221"/>
    <w:rsid w:val="001C1224"/>
    <w:rsid w:val="001C1992"/>
    <w:rsid w:val="001C234D"/>
    <w:rsid w:val="001C237E"/>
    <w:rsid w:val="001C2B60"/>
    <w:rsid w:val="001C2CF8"/>
    <w:rsid w:val="001C48AF"/>
    <w:rsid w:val="001C597E"/>
    <w:rsid w:val="001C66E8"/>
    <w:rsid w:val="001C6B6E"/>
    <w:rsid w:val="001C7D31"/>
    <w:rsid w:val="001D033D"/>
    <w:rsid w:val="001D1A20"/>
    <w:rsid w:val="001D2546"/>
    <w:rsid w:val="001D27C7"/>
    <w:rsid w:val="001D46D9"/>
    <w:rsid w:val="001D47B6"/>
    <w:rsid w:val="001D4CF4"/>
    <w:rsid w:val="001D5425"/>
    <w:rsid w:val="001D5558"/>
    <w:rsid w:val="001D6872"/>
    <w:rsid w:val="001D6C79"/>
    <w:rsid w:val="001E0DD9"/>
    <w:rsid w:val="001E0F52"/>
    <w:rsid w:val="001E2031"/>
    <w:rsid w:val="001E2F1A"/>
    <w:rsid w:val="001E3435"/>
    <w:rsid w:val="001E35AC"/>
    <w:rsid w:val="001E35C5"/>
    <w:rsid w:val="001E4943"/>
    <w:rsid w:val="001E4A1D"/>
    <w:rsid w:val="001E4DCF"/>
    <w:rsid w:val="001E658A"/>
    <w:rsid w:val="001F03F3"/>
    <w:rsid w:val="001F0C87"/>
    <w:rsid w:val="001F1260"/>
    <w:rsid w:val="001F2B9A"/>
    <w:rsid w:val="001F4723"/>
    <w:rsid w:val="001F5CCA"/>
    <w:rsid w:val="001F66DD"/>
    <w:rsid w:val="001F796D"/>
    <w:rsid w:val="00201DAD"/>
    <w:rsid w:val="002038CA"/>
    <w:rsid w:val="00203AE7"/>
    <w:rsid w:val="002048FB"/>
    <w:rsid w:val="00213598"/>
    <w:rsid w:val="00215AAA"/>
    <w:rsid w:val="00217D44"/>
    <w:rsid w:val="00221798"/>
    <w:rsid w:val="00223144"/>
    <w:rsid w:val="00223A2B"/>
    <w:rsid w:val="00225291"/>
    <w:rsid w:val="002254E0"/>
    <w:rsid w:val="00226BDD"/>
    <w:rsid w:val="002271DE"/>
    <w:rsid w:val="00232105"/>
    <w:rsid w:val="0023357E"/>
    <w:rsid w:val="00236B16"/>
    <w:rsid w:val="00236EFC"/>
    <w:rsid w:val="0023797E"/>
    <w:rsid w:val="002402CF"/>
    <w:rsid w:val="002418A8"/>
    <w:rsid w:val="0024232F"/>
    <w:rsid w:val="0024294A"/>
    <w:rsid w:val="00242988"/>
    <w:rsid w:val="002445B2"/>
    <w:rsid w:val="00246346"/>
    <w:rsid w:val="00247A15"/>
    <w:rsid w:val="002500C9"/>
    <w:rsid w:val="00250ACC"/>
    <w:rsid w:val="002543B6"/>
    <w:rsid w:val="00256977"/>
    <w:rsid w:val="00256B25"/>
    <w:rsid w:val="00256E64"/>
    <w:rsid w:val="00256F56"/>
    <w:rsid w:val="002604BE"/>
    <w:rsid w:val="002607AD"/>
    <w:rsid w:val="00260925"/>
    <w:rsid w:val="0026185F"/>
    <w:rsid w:val="00262EEA"/>
    <w:rsid w:val="00263159"/>
    <w:rsid w:val="00263650"/>
    <w:rsid w:val="00263FA1"/>
    <w:rsid w:val="00265A34"/>
    <w:rsid w:val="00266F33"/>
    <w:rsid w:val="00267F6C"/>
    <w:rsid w:val="00270B8C"/>
    <w:rsid w:val="00271701"/>
    <w:rsid w:val="00272509"/>
    <w:rsid w:val="00272672"/>
    <w:rsid w:val="00272DC8"/>
    <w:rsid w:val="002740CA"/>
    <w:rsid w:val="00274DF5"/>
    <w:rsid w:val="002769F8"/>
    <w:rsid w:val="00277A7C"/>
    <w:rsid w:val="002828A4"/>
    <w:rsid w:val="002829F8"/>
    <w:rsid w:val="002833B9"/>
    <w:rsid w:val="002849E8"/>
    <w:rsid w:val="002902B8"/>
    <w:rsid w:val="00290514"/>
    <w:rsid w:val="00293B5C"/>
    <w:rsid w:val="00294F20"/>
    <w:rsid w:val="00295648"/>
    <w:rsid w:val="00296287"/>
    <w:rsid w:val="00296296"/>
    <w:rsid w:val="002962D8"/>
    <w:rsid w:val="00296C3B"/>
    <w:rsid w:val="002A0B90"/>
    <w:rsid w:val="002A38BE"/>
    <w:rsid w:val="002A5DA8"/>
    <w:rsid w:val="002A5F3A"/>
    <w:rsid w:val="002A63D3"/>
    <w:rsid w:val="002A65DD"/>
    <w:rsid w:val="002A6B6D"/>
    <w:rsid w:val="002B01E8"/>
    <w:rsid w:val="002B169F"/>
    <w:rsid w:val="002B16BC"/>
    <w:rsid w:val="002B3218"/>
    <w:rsid w:val="002B38B1"/>
    <w:rsid w:val="002B3E60"/>
    <w:rsid w:val="002B419C"/>
    <w:rsid w:val="002B6400"/>
    <w:rsid w:val="002B6450"/>
    <w:rsid w:val="002B6A62"/>
    <w:rsid w:val="002B7854"/>
    <w:rsid w:val="002C1185"/>
    <w:rsid w:val="002C137F"/>
    <w:rsid w:val="002C3CA7"/>
    <w:rsid w:val="002C4EF8"/>
    <w:rsid w:val="002C7C9C"/>
    <w:rsid w:val="002D1654"/>
    <w:rsid w:val="002D1DC5"/>
    <w:rsid w:val="002D2421"/>
    <w:rsid w:val="002D4711"/>
    <w:rsid w:val="002D471C"/>
    <w:rsid w:val="002D588A"/>
    <w:rsid w:val="002D76F4"/>
    <w:rsid w:val="002E073F"/>
    <w:rsid w:val="002E0DBE"/>
    <w:rsid w:val="002E2BB9"/>
    <w:rsid w:val="002E2E4E"/>
    <w:rsid w:val="002E5146"/>
    <w:rsid w:val="002E524E"/>
    <w:rsid w:val="002E7A85"/>
    <w:rsid w:val="002F0D72"/>
    <w:rsid w:val="002F1640"/>
    <w:rsid w:val="002F198C"/>
    <w:rsid w:val="002F1D56"/>
    <w:rsid w:val="002F28D1"/>
    <w:rsid w:val="002F4CAD"/>
    <w:rsid w:val="002F58DB"/>
    <w:rsid w:val="002F7375"/>
    <w:rsid w:val="003003D5"/>
    <w:rsid w:val="00302AE5"/>
    <w:rsid w:val="003032B5"/>
    <w:rsid w:val="00303BE6"/>
    <w:rsid w:val="00306018"/>
    <w:rsid w:val="00310E41"/>
    <w:rsid w:val="0031158A"/>
    <w:rsid w:val="00325177"/>
    <w:rsid w:val="003268A9"/>
    <w:rsid w:val="00327C12"/>
    <w:rsid w:val="00330D60"/>
    <w:rsid w:val="00331BDA"/>
    <w:rsid w:val="00331F3C"/>
    <w:rsid w:val="003320C9"/>
    <w:rsid w:val="00333FB5"/>
    <w:rsid w:val="0033445D"/>
    <w:rsid w:val="00334CF3"/>
    <w:rsid w:val="00335BEE"/>
    <w:rsid w:val="00335D85"/>
    <w:rsid w:val="003368AE"/>
    <w:rsid w:val="0033755E"/>
    <w:rsid w:val="00341B54"/>
    <w:rsid w:val="00341EF1"/>
    <w:rsid w:val="00343B3F"/>
    <w:rsid w:val="003449E2"/>
    <w:rsid w:val="003467CD"/>
    <w:rsid w:val="00347747"/>
    <w:rsid w:val="0035261B"/>
    <w:rsid w:val="00353A9F"/>
    <w:rsid w:val="00354268"/>
    <w:rsid w:val="003561BE"/>
    <w:rsid w:val="00356C8C"/>
    <w:rsid w:val="00357E03"/>
    <w:rsid w:val="003608DD"/>
    <w:rsid w:val="00361075"/>
    <w:rsid w:val="00361576"/>
    <w:rsid w:val="00365077"/>
    <w:rsid w:val="00366667"/>
    <w:rsid w:val="0036682C"/>
    <w:rsid w:val="0037017B"/>
    <w:rsid w:val="003704BF"/>
    <w:rsid w:val="003713F6"/>
    <w:rsid w:val="0037251F"/>
    <w:rsid w:val="00373E39"/>
    <w:rsid w:val="00376099"/>
    <w:rsid w:val="00376189"/>
    <w:rsid w:val="00376B45"/>
    <w:rsid w:val="003776A6"/>
    <w:rsid w:val="00377F0B"/>
    <w:rsid w:val="00381584"/>
    <w:rsid w:val="00381E35"/>
    <w:rsid w:val="003820C5"/>
    <w:rsid w:val="003822D9"/>
    <w:rsid w:val="003837DB"/>
    <w:rsid w:val="00390525"/>
    <w:rsid w:val="00394686"/>
    <w:rsid w:val="00396E02"/>
    <w:rsid w:val="003A034F"/>
    <w:rsid w:val="003A0430"/>
    <w:rsid w:val="003A057B"/>
    <w:rsid w:val="003A2490"/>
    <w:rsid w:val="003A5271"/>
    <w:rsid w:val="003A6009"/>
    <w:rsid w:val="003A639F"/>
    <w:rsid w:val="003A7FEF"/>
    <w:rsid w:val="003B20E4"/>
    <w:rsid w:val="003B3E2D"/>
    <w:rsid w:val="003B41CC"/>
    <w:rsid w:val="003B6926"/>
    <w:rsid w:val="003C1B9E"/>
    <w:rsid w:val="003C1DE5"/>
    <w:rsid w:val="003C2454"/>
    <w:rsid w:val="003C327A"/>
    <w:rsid w:val="003C55DE"/>
    <w:rsid w:val="003C6647"/>
    <w:rsid w:val="003C7C5F"/>
    <w:rsid w:val="003D042B"/>
    <w:rsid w:val="003D1365"/>
    <w:rsid w:val="003D2A99"/>
    <w:rsid w:val="003D2C5A"/>
    <w:rsid w:val="003D3956"/>
    <w:rsid w:val="003D6609"/>
    <w:rsid w:val="003D7084"/>
    <w:rsid w:val="003E1E9F"/>
    <w:rsid w:val="003E3270"/>
    <w:rsid w:val="003E4706"/>
    <w:rsid w:val="003E5F80"/>
    <w:rsid w:val="003F36B1"/>
    <w:rsid w:val="003F3E6A"/>
    <w:rsid w:val="003F4FDC"/>
    <w:rsid w:val="00400DCE"/>
    <w:rsid w:val="00401280"/>
    <w:rsid w:val="00410ECD"/>
    <w:rsid w:val="0041226A"/>
    <w:rsid w:val="00412731"/>
    <w:rsid w:val="0041487E"/>
    <w:rsid w:val="00414964"/>
    <w:rsid w:val="004153E0"/>
    <w:rsid w:val="00415805"/>
    <w:rsid w:val="00416931"/>
    <w:rsid w:val="004202B2"/>
    <w:rsid w:val="00420944"/>
    <w:rsid w:val="004211F0"/>
    <w:rsid w:val="0042306D"/>
    <w:rsid w:val="00423A36"/>
    <w:rsid w:val="00424593"/>
    <w:rsid w:val="0042524A"/>
    <w:rsid w:val="00425D71"/>
    <w:rsid w:val="004316FC"/>
    <w:rsid w:val="00432A08"/>
    <w:rsid w:val="0043498D"/>
    <w:rsid w:val="00436075"/>
    <w:rsid w:val="00437C7F"/>
    <w:rsid w:val="00440825"/>
    <w:rsid w:val="00440ACB"/>
    <w:rsid w:val="00442054"/>
    <w:rsid w:val="004437FF"/>
    <w:rsid w:val="00444954"/>
    <w:rsid w:val="00445725"/>
    <w:rsid w:val="00447A9F"/>
    <w:rsid w:val="00447DDA"/>
    <w:rsid w:val="0045125A"/>
    <w:rsid w:val="0045181D"/>
    <w:rsid w:val="00451907"/>
    <w:rsid w:val="00454AAD"/>
    <w:rsid w:val="0045527D"/>
    <w:rsid w:val="00455C7A"/>
    <w:rsid w:val="00457154"/>
    <w:rsid w:val="00457754"/>
    <w:rsid w:val="004579A3"/>
    <w:rsid w:val="00457E82"/>
    <w:rsid w:val="00460395"/>
    <w:rsid w:val="004619FA"/>
    <w:rsid w:val="00461B94"/>
    <w:rsid w:val="00464585"/>
    <w:rsid w:val="00466220"/>
    <w:rsid w:val="00467C82"/>
    <w:rsid w:val="004703DA"/>
    <w:rsid w:val="004704BB"/>
    <w:rsid w:val="00471469"/>
    <w:rsid w:val="004720BD"/>
    <w:rsid w:val="00474205"/>
    <w:rsid w:val="004751D2"/>
    <w:rsid w:val="00475B9D"/>
    <w:rsid w:val="00475F0D"/>
    <w:rsid w:val="00476143"/>
    <w:rsid w:val="004764D1"/>
    <w:rsid w:val="00477698"/>
    <w:rsid w:val="00485236"/>
    <w:rsid w:val="004861CA"/>
    <w:rsid w:val="00490BD5"/>
    <w:rsid w:val="00493576"/>
    <w:rsid w:val="00495AD3"/>
    <w:rsid w:val="00497E04"/>
    <w:rsid w:val="004A0421"/>
    <w:rsid w:val="004A1088"/>
    <w:rsid w:val="004A12EE"/>
    <w:rsid w:val="004A1413"/>
    <w:rsid w:val="004A18F8"/>
    <w:rsid w:val="004A1BC0"/>
    <w:rsid w:val="004A2F56"/>
    <w:rsid w:val="004A59CD"/>
    <w:rsid w:val="004A63BA"/>
    <w:rsid w:val="004A6FC5"/>
    <w:rsid w:val="004B1F34"/>
    <w:rsid w:val="004B2B79"/>
    <w:rsid w:val="004B2C20"/>
    <w:rsid w:val="004B493D"/>
    <w:rsid w:val="004B5D2E"/>
    <w:rsid w:val="004B6E84"/>
    <w:rsid w:val="004B6ED8"/>
    <w:rsid w:val="004C23FE"/>
    <w:rsid w:val="004C2ACE"/>
    <w:rsid w:val="004C2EB2"/>
    <w:rsid w:val="004C339E"/>
    <w:rsid w:val="004C38BE"/>
    <w:rsid w:val="004C716D"/>
    <w:rsid w:val="004C78A3"/>
    <w:rsid w:val="004C7E3A"/>
    <w:rsid w:val="004D06E2"/>
    <w:rsid w:val="004D0D15"/>
    <w:rsid w:val="004D3BCF"/>
    <w:rsid w:val="004D403A"/>
    <w:rsid w:val="004D4A91"/>
    <w:rsid w:val="004D5832"/>
    <w:rsid w:val="004D5C1D"/>
    <w:rsid w:val="004D5D43"/>
    <w:rsid w:val="004D66C5"/>
    <w:rsid w:val="004D6999"/>
    <w:rsid w:val="004E4F3E"/>
    <w:rsid w:val="004E5FC7"/>
    <w:rsid w:val="004E667C"/>
    <w:rsid w:val="004E67DC"/>
    <w:rsid w:val="004E72E4"/>
    <w:rsid w:val="004F077C"/>
    <w:rsid w:val="004F40F2"/>
    <w:rsid w:val="004F46AB"/>
    <w:rsid w:val="004F4B99"/>
    <w:rsid w:val="004F5FF5"/>
    <w:rsid w:val="004F738C"/>
    <w:rsid w:val="004F7739"/>
    <w:rsid w:val="00500620"/>
    <w:rsid w:val="0050398D"/>
    <w:rsid w:val="005040CB"/>
    <w:rsid w:val="0050447E"/>
    <w:rsid w:val="005064CC"/>
    <w:rsid w:val="00510813"/>
    <w:rsid w:val="0051099C"/>
    <w:rsid w:val="00511221"/>
    <w:rsid w:val="00511413"/>
    <w:rsid w:val="0051145D"/>
    <w:rsid w:val="00511D77"/>
    <w:rsid w:val="00512C97"/>
    <w:rsid w:val="00514AA4"/>
    <w:rsid w:val="00514BFA"/>
    <w:rsid w:val="0051740F"/>
    <w:rsid w:val="00517F05"/>
    <w:rsid w:val="00517F72"/>
    <w:rsid w:val="00520738"/>
    <w:rsid w:val="00520C43"/>
    <w:rsid w:val="005221E8"/>
    <w:rsid w:val="00523087"/>
    <w:rsid w:val="00523438"/>
    <w:rsid w:val="00524860"/>
    <w:rsid w:val="005258E6"/>
    <w:rsid w:val="00525EEC"/>
    <w:rsid w:val="00530494"/>
    <w:rsid w:val="00533DC8"/>
    <w:rsid w:val="00534349"/>
    <w:rsid w:val="0053484C"/>
    <w:rsid w:val="00534C31"/>
    <w:rsid w:val="00537AED"/>
    <w:rsid w:val="00537B0F"/>
    <w:rsid w:val="00540846"/>
    <w:rsid w:val="00541097"/>
    <w:rsid w:val="00542C6F"/>
    <w:rsid w:val="005431CD"/>
    <w:rsid w:val="00550812"/>
    <w:rsid w:val="005510FA"/>
    <w:rsid w:val="005521C4"/>
    <w:rsid w:val="0055289C"/>
    <w:rsid w:val="00552926"/>
    <w:rsid w:val="00552FDA"/>
    <w:rsid w:val="0055324E"/>
    <w:rsid w:val="005535D0"/>
    <w:rsid w:val="0055527A"/>
    <w:rsid w:val="00555694"/>
    <w:rsid w:val="005564A5"/>
    <w:rsid w:val="00560453"/>
    <w:rsid w:val="0056127C"/>
    <w:rsid w:val="00562426"/>
    <w:rsid w:val="00562A31"/>
    <w:rsid w:val="0056336C"/>
    <w:rsid w:val="0056572C"/>
    <w:rsid w:val="00565749"/>
    <w:rsid w:val="00566CA8"/>
    <w:rsid w:val="00566D30"/>
    <w:rsid w:val="00570116"/>
    <w:rsid w:val="00570C4A"/>
    <w:rsid w:val="005719D1"/>
    <w:rsid w:val="0057273C"/>
    <w:rsid w:val="00573806"/>
    <w:rsid w:val="00573EBA"/>
    <w:rsid w:val="005771E5"/>
    <w:rsid w:val="00580254"/>
    <w:rsid w:val="005803B1"/>
    <w:rsid w:val="00580533"/>
    <w:rsid w:val="00582741"/>
    <w:rsid w:val="005830F1"/>
    <w:rsid w:val="005840AE"/>
    <w:rsid w:val="005840E7"/>
    <w:rsid w:val="00585497"/>
    <w:rsid w:val="00587D39"/>
    <w:rsid w:val="005957CD"/>
    <w:rsid w:val="00596652"/>
    <w:rsid w:val="00596A7B"/>
    <w:rsid w:val="005972E5"/>
    <w:rsid w:val="005A0715"/>
    <w:rsid w:val="005A0F39"/>
    <w:rsid w:val="005A1A31"/>
    <w:rsid w:val="005A225A"/>
    <w:rsid w:val="005A5DA4"/>
    <w:rsid w:val="005A6A05"/>
    <w:rsid w:val="005A74C1"/>
    <w:rsid w:val="005A7661"/>
    <w:rsid w:val="005B06A0"/>
    <w:rsid w:val="005B15D6"/>
    <w:rsid w:val="005B20BA"/>
    <w:rsid w:val="005B3EC6"/>
    <w:rsid w:val="005B4F2A"/>
    <w:rsid w:val="005B5334"/>
    <w:rsid w:val="005B5623"/>
    <w:rsid w:val="005B59C9"/>
    <w:rsid w:val="005C1EFC"/>
    <w:rsid w:val="005C2E0F"/>
    <w:rsid w:val="005C5C94"/>
    <w:rsid w:val="005C615B"/>
    <w:rsid w:val="005C63D7"/>
    <w:rsid w:val="005C661A"/>
    <w:rsid w:val="005C6D88"/>
    <w:rsid w:val="005C7353"/>
    <w:rsid w:val="005D083B"/>
    <w:rsid w:val="005D1D42"/>
    <w:rsid w:val="005D425B"/>
    <w:rsid w:val="005D43B0"/>
    <w:rsid w:val="005D5D8B"/>
    <w:rsid w:val="005D65F3"/>
    <w:rsid w:val="005D673A"/>
    <w:rsid w:val="005D69C2"/>
    <w:rsid w:val="005D7042"/>
    <w:rsid w:val="005D73E6"/>
    <w:rsid w:val="005E1A41"/>
    <w:rsid w:val="005E3182"/>
    <w:rsid w:val="005E40B6"/>
    <w:rsid w:val="005E52E2"/>
    <w:rsid w:val="005E5E3E"/>
    <w:rsid w:val="005E619B"/>
    <w:rsid w:val="005E7771"/>
    <w:rsid w:val="005F0661"/>
    <w:rsid w:val="005F0CF5"/>
    <w:rsid w:val="005F256F"/>
    <w:rsid w:val="005F335F"/>
    <w:rsid w:val="005F4268"/>
    <w:rsid w:val="005F4D8E"/>
    <w:rsid w:val="005F6E1C"/>
    <w:rsid w:val="005F7658"/>
    <w:rsid w:val="005F7FAB"/>
    <w:rsid w:val="0060122D"/>
    <w:rsid w:val="00602CD6"/>
    <w:rsid w:val="00605C54"/>
    <w:rsid w:val="006075DD"/>
    <w:rsid w:val="00607EB4"/>
    <w:rsid w:val="00611220"/>
    <w:rsid w:val="0061208F"/>
    <w:rsid w:val="006142EA"/>
    <w:rsid w:val="006149F8"/>
    <w:rsid w:val="006157B7"/>
    <w:rsid w:val="00615D05"/>
    <w:rsid w:val="006201CE"/>
    <w:rsid w:val="00620701"/>
    <w:rsid w:val="0062224E"/>
    <w:rsid w:val="006225B6"/>
    <w:rsid w:val="006246B2"/>
    <w:rsid w:val="00626F2F"/>
    <w:rsid w:val="0062756F"/>
    <w:rsid w:val="00627D8A"/>
    <w:rsid w:val="00630237"/>
    <w:rsid w:val="00631253"/>
    <w:rsid w:val="0063327E"/>
    <w:rsid w:val="00633EE6"/>
    <w:rsid w:val="00635CF0"/>
    <w:rsid w:val="00635CFD"/>
    <w:rsid w:val="0063666D"/>
    <w:rsid w:val="00637807"/>
    <w:rsid w:val="00641586"/>
    <w:rsid w:val="00641FC1"/>
    <w:rsid w:val="006441C1"/>
    <w:rsid w:val="006451CA"/>
    <w:rsid w:val="006458ED"/>
    <w:rsid w:val="00650CC1"/>
    <w:rsid w:val="00651F3A"/>
    <w:rsid w:val="0065399D"/>
    <w:rsid w:val="00653B2B"/>
    <w:rsid w:val="00654DED"/>
    <w:rsid w:val="00654F77"/>
    <w:rsid w:val="006567F3"/>
    <w:rsid w:val="006600C7"/>
    <w:rsid w:val="00660398"/>
    <w:rsid w:val="006607B0"/>
    <w:rsid w:val="0066130C"/>
    <w:rsid w:val="0066273D"/>
    <w:rsid w:val="00664A4F"/>
    <w:rsid w:val="006650AF"/>
    <w:rsid w:val="00666D06"/>
    <w:rsid w:val="006704A8"/>
    <w:rsid w:val="00670B40"/>
    <w:rsid w:val="00670F08"/>
    <w:rsid w:val="0067166A"/>
    <w:rsid w:val="00671C14"/>
    <w:rsid w:val="00671F7F"/>
    <w:rsid w:val="00673250"/>
    <w:rsid w:val="0067361D"/>
    <w:rsid w:val="0067442D"/>
    <w:rsid w:val="006757EA"/>
    <w:rsid w:val="00676391"/>
    <w:rsid w:val="006775D1"/>
    <w:rsid w:val="00677814"/>
    <w:rsid w:val="006822C1"/>
    <w:rsid w:val="00682350"/>
    <w:rsid w:val="00682FFD"/>
    <w:rsid w:val="006851BB"/>
    <w:rsid w:val="00685DE8"/>
    <w:rsid w:val="00685F1A"/>
    <w:rsid w:val="00686E04"/>
    <w:rsid w:val="00690C25"/>
    <w:rsid w:val="00691392"/>
    <w:rsid w:val="00692B55"/>
    <w:rsid w:val="0069508E"/>
    <w:rsid w:val="00696A11"/>
    <w:rsid w:val="006A0495"/>
    <w:rsid w:val="006A219E"/>
    <w:rsid w:val="006A4995"/>
    <w:rsid w:val="006A4F80"/>
    <w:rsid w:val="006A5A92"/>
    <w:rsid w:val="006A71DE"/>
    <w:rsid w:val="006A7BAC"/>
    <w:rsid w:val="006B016B"/>
    <w:rsid w:val="006B156B"/>
    <w:rsid w:val="006B3B7B"/>
    <w:rsid w:val="006B7488"/>
    <w:rsid w:val="006B774F"/>
    <w:rsid w:val="006C0538"/>
    <w:rsid w:val="006C0FC5"/>
    <w:rsid w:val="006C110F"/>
    <w:rsid w:val="006C1456"/>
    <w:rsid w:val="006C4FAA"/>
    <w:rsid w:val="006C5C82"/>
    <w:rsid w:val="006D0889"/>
    <w:rsid w:val="006D0C56"/>
    <w:rsid w:val="006D1CEB"/>
    <w:rsid w:val="006D24EB"/>
    <w:rsid w:val="006D28D8"/>
    <w:rsid w:val="006D29FE"/>
    <w:rsid w:val="006D4415"/>
    <w:rsid w:val="006D44AF"/>
    <w:rsid w:val="006D6784"/>
    <w:rsid w:val="006D6AC5"/>
    <w:rsid w:val="006D7F09"/>
    <w:rsid w:val="006E0D7E"/>
    <w:rsid w:val="006E287D"/>
    <w:rsid w:val="006E3741"/>
    <w:rsid w:val="006E55BD"/>
    <w:rsid w:val="006E5AD2"/>
    <w:rsid w:val="006E77B9"/>
    <w:rsid w:val="006F06C9"/>
    <w:rsid w:val="006F1082"/>
    <w:rsid w:val="006F1A45"/>
    <w:rsid w:val="006F56C5"/>
    <w:rsid w:val="006F5E7E"/>
    <w:rsid w:val="007018DD"/>
    <w:rsid w:val="00701F05"/>
    <w:rsid w:val="007028DE"/>
    <w:rsid w:val="00702B48"/>
    <w:rsid w:val="00702B7E"/>
    <w:rsid w:val="007036E0"/>
    <w:rsid w:val="00704547"/>
    <w:rsid w:val="00704D57"/>
    <w:rsid w:val="00707498"/>
    <w:rsid w:val="007078FF"/>
    <w:rsid w:val="007101B4"/>
    <w:rsid w:val="00711CCB"/>
    <w:rsid w:val="007129EA"/>
    <w:rsid w:val="00717786"/>
    <w:rsid w:val="00717AA6"/>
    <w:rsid w:val="007206E2"/>
    <w:rsid w:val="00720DBD"/>
    <w:rsid w:val="00721F7E"/>
    <w:rsid w:val="007229E9"/>
    <w:rsid w:val="00724DE7"/>
    <w:rsid w:val="00726BDD"/>
    <w:rsid w:val="00727142"/>
    <w:rsid w:val="00727229"/>
    <w:rsid w:val="007277E8"/>
    <w:rsid w:val="0073101F"/>
    <w:rsid w:val="0073408F"/>
    <w:rsid w:val="00735118"/>
    <w:rsid w:val="00735539"/>
    <w:rsid w:val="00735A56"/>
    <w:rsid w:val="00736C3D"/>
    <w:rsid w:val="00737D62"/>
    <w:rsid w:val="0074042F"/>
    <w:rsid w:val="007416A6"/>
    <w:rsid w:val="00742A9C"/>
    <w:rsid w:val="007452DA"/>
    <w:rsid w:val="007465CD"/>
    <w:rsid w:val="00747E6A"/>
    <w:rsid w:val="00750BBA"/>
    <w:rsid w:val="0075370A"/>
    <w:rsid w:val="00753CC7"/>
    <w:rsid w:val="0075440A"/>
    <w:rsid w:val="00754837"/>
    <w:rsid w:val="007554BA"/>
    <w:rsid w:val="0075575F"/>
    <w:rsid w:val="00762DA1"/>
    <w:rsid w:val="00763AB0"/>
    <w:rsid w:val="00763B44"/>
    <w:rsid w:val="00763FB0"/>
    <w:rsid w:val="0076646C"/>
    <w:rsid w:val="007667C4"/>
    <w:rsid w:val="007668DE"/>
    <w:rsid w:val="00770BEA"/>
    <w:rsid w:val="007711D0"/>
    <w:rsid w:val="00771808"/>
    <w:rsid w:val="00771C29"/>
    <w:rsid w:val="00771E53"/>
    <w:rsid w:val="0077315F"/>
    <w:rsid w:val="00774B6A"/>
    <w:rsid w:val="00775C08"/>
    <w:rsid w:val="00775EA3"/>
    <w:rsid w:val="00777668"/>
    <w:rsid w:val="00780AA7"/>
    <w:rsid w:val="00781490"/>
    <w:rsid w:val="007815E4"/>
    <w:rsid w:val="00782642"/>
    <w:rsid w:val="00783A47"/>
    <w:rsid w:val="0078477D"/>
    <w:rsid w:val="00785920"/>
    <w:rsid w:val="00787D54"/>
    <w:rsid w:val="00790660"/>
    <w:rsid w:val="00790F8E"/>
    <w:rsid w:val="00792E4D"/>
    <w:rsid w:val="0079441D"/>
    <w:rsid w:val="00794F3F"/>
    <w:rsid w:val="00795708"/>
    <w:rsid w:val="007961A3"/>
    <w:rsid w:val="007A02B5"/>
    <w:rsid w:val="007A1183"/>
    <w:rsid w:val="007A15D8"/>
    <w:rsid w:val="007A161B"/>
    <w:rsid w:val="007A2F4B"/>
    <w:rsid w:val="007A3749"/>
    <w:rsid w:val="007A4EB9"/>
    <w:rsid w:val="007A612C"/>
    <w:rsid w:val="007A7BE1"/>
    <w:rsid w:val="007B1D5A"/>
    <w:rsid w:val="007B278F"/>
    <w:rsid w:val="007B3A98"/>
    <w:rsid w:val="007B6333"/>
    <w:rsid w:val="007B66B8"/>
    <w:rsid w:val="007B6AAA"/>
    <w:rsid w:val="007B7127"/>
    <w:rsid w:val="007C0E7B"/>
    <w:rsid w:val="007C4A0A"/>
    <w:rsid w:val="007C661E"/>
    <w:rsid w:val="007C6CA8"/>
    <w:rsid w:val="007D1ADF"/>
    <w:rsid w:val="007D3D35"/>
    <w:rsid w:val="007E041C"/>
    <w:rsid w:val="007E1BAA"/>
    <w:rsid w:val="007E2027"/>
    <w:rsid w:val="007E3313"/>
    <w:rsid w:val="007E53DA"/>
    <w:rsid w:val="007E5B48"/>
    <w:rsid w:val="007E6432"/>
    <w:rsid w:val="007E7649"/>
    <w:rsid w:val="007F2560"/>
    <w:rsid w:val="007F351E"/>
    <w:rsid w:val="007F5224"/>
    <w:rsid w:val="007F700D"/>
    <w:rsid w:val="007F7256"/>
    <w:rsid w:val="007F72A3"/>
    <w:rsid w:val="008006D5"/>
    <w:rsid w:val="00802E5C"/>
    <w:rsid w:val="008039D7"/>
    <w:rsid w:val="008045FB"/>
    <w:rsid w:val="00804B9A"/>
    <w:rsid w:val="008052BC"/>
    <w:rsid w:val="00810A9F"/>
    <w:rsid w:val="00811D14"/>
    <w:rsid w:val="00812300"/>
    <w:rsid w:val="00814465"/>
    <w:rsid w:val="00814C34"/>
    <w:rsid w:val="00815362"/>
    <w:rsid w:val="00815521"/>
    <w:rsid w:val="00817D3F"/>
    <w:rsid w:val="0082028C"/>
    <w:rsid w:val="008241E1"/>
    <w:rsid w:val="00826256"/>
    <w:rsid w:val="00832651"/>
    <w:rsid w:val="00836857"/>
    <w:rsid w:val="00836F6C"/>
    <w:rsid w:val="0083783B"/>
    <w:rsid w:val="00837897"/>
    <w:rsid w:val="00840F76"/>
    <w:rsid w:val="00841908"/>
    <w:rsid w:val="00842440"/>
    <w:rsid w:val="00842D96"/>
    <w:rsid w:val="00843C8A"/>
    <w:rsid w:val="00845E49"/>
    <w:rsid w:val="0084640B"/>
    <w:rsid w:val="00846DB6"/>
    <w:rsid w:val="00847F54"/>
    <w:rsid w:val="00850111"/>
    <w:rsid w:val="008506EA"/>
    <w:rsid w:val="0085177B"/>
    <w:rsid w:val="0085192C"/>
    <w:rsid w:val="00853042"/>
    <w:rsid w:val="00853B4B"/>
    <w:rsid w:val="00854613"/>
    <w:rsid w:val="00855B0E"/>
    <w:rsid w:val="00856800"/>
    <w:rsid w:val="008579F9"/>
    <w:rsid w:val="008641CC"/>
    <w:rsid w:val="00864FDC"/>
    <w:rsid w:val="00867A93"/>
    <w:rsid w:val="0087059B"/>
    <w:rsid w:val="00870AC4"/>
    <w:rsid w:val="00870BFC"/>
    <w:rsid w:val="008726B9"/>
    <w:rsid w:val="0087349C"/>
    <w:rsid w:val="00873994"/>
    <w:rsid w:val="00873FF5"/>
    <w:rsid w:val="008740A8"/>
    <w:rsid w:val="0087415F"/>
    <w:rsid w:val="008742BF"/>
    <w:rsid w:val="0087433B"/>
    <w:rsid w:val="008748DF"/>
    <w:rsid w:val="00875837"/>
    <w:rsid w:val="00876645"/>
    <w:rsid w:val="00877724"/>
    <w:rsid w:val="00877D2A"/>
    <w:rsid w:val="00880DA2"/>
    <w:rsid w:val="00881416"/>
    <w:rsid w:val="008829CC"/>
    <w:rsid w:val="008839D7"/>
    <w:rsid w:val="00884977"/>
    <w:rsid w:val="008863EE"/>
    <w:rsid w:val="008867AE"/>
    <w:rsid w:val="00890B2F"/>
    <w:rsid w:val="00895FAA"/>
    <w:rsid w:val="00896327"/>
    <w:rsid w:val="00896AAE"/>
    <w:rsid w:val="008A0B01"/>
    <w:rsid w:val="008A1328"/>
    <w:rsid w:val="008A1D42"/>
    <w:rsid w:val="008A1DFF"/>
    <w:rsid w:val="008A22B9"/>
    <w:rsid w:val="008A31AB"/>
    <w:rsid w:val="008A4382"/>
    <w:rsid w:val="008A4701"/>
    <w:rsid w:val="008A5328"/>
    <w:rsid w:val="008A6369"/>
    <w:rsid w:val="008A6D31"/>
    <w:rsid w:val="008A74C4"/>
    <w:rsid w:val="008A766B"/>
    <w:rsid w:val="008B1716"/>
    <w:rsid w:val="008B1A1D"/>
    <w:rsid w:val="008B27DD"/>
    <w:rsid w:val="008B2D0C"/>
    <w:rsid w:val="008B342A"/>
    <w:rsid w:val="008B3801"/>
    <w:rsid w:val="008B3DFF"/>
    <w:rsid w:val="008B4F84"/>
    <w:rsid w:val="008B72B6"/>
    <w:rsid w:val="008C2841"/>
    <w:rsid w:val="008C3798"/>
    <w:rsid w:val="008C447E"/>
    <w:rsid w:val="008C4F39"/>
    <w:rsid w:val="008C5796"/>
    <w:rsid w:val="008C5DB8"/>
    <w:rsid w:val="008C648F"/>
    <w:rsid w:val="008C785D"/>
    <w:rsid w:val="008D0684"/>
    <w:rsid w:val="008D1584"/>
    <w:rsid w:val="008D1C85"/>
    <w:rsid w:val="008D28C8"/>
    <w:rsid w:val="008D36B6"/>
    <w:rsid w:val="008D6089"/>
    <w:rsid w:val="008D7EB5"/>
    <w:rsid w:val="008E3534"/>
    <w:rsid w:val="008E4913"/>
    <w:rsid w:val="008E5836"/>
    <w:rsid w:val="008E59CD"/>
    <w:rsid w:val="008E6479"/>
    <w:rsid w:val="008E72B4"/>
    <w:rsid w:val="008F0A4E"/>
    <w:rsid w:val="008F1B20"/>
    <w:rsid w:val="008F1EDA"/>
    <w:rsid w:val="008F2001"/>
    <w:rsid w:val="008F22EA"/>
    <w:rsid w:val="008F281D"/>
    <w:rsid w:val="008F4F6D"/>
    <w:rsid w:val="008F5618"/>
    <w:rsid w:val="008F5A7B"/>
    <w:rsid w:val="008F652A"/>
    <w:rsid w:val="008F6CF5"/>
    <w:rsid w:val="008F71BE"/>
    <w:rsid w:val="0090011F"/>
    <w:rsid w:val="0090040B"/>
    <w:rsid w:val="00900C51"/>
    <w:rsid w:val="00905114"/>
    <w:rsid w:val="00905310"/>
    <w:rsid w:val="00905552"/>
    <w:rsid w:val="0090631B"/>
    <w:rsid w:val="00910E46"/>
    <w:rsid w:val="00910E93"/>
    <w:rsid w:val="00911F7B"/>
    <w:rsid w:val="009142E2"/>
    <w:rsid w:val="00915D48"/>
    <w:rsid w:val="00916374"/>
    <w:rsid w:val="00920C75"/>
    <w:rsid w:val="00921381"/>
    <w:rsid w:val="009227CD"/>
    <w:rsid w:val="00922F84"/>
    <w:rsid w:val="009238A8"/>
    <w:rsid w:val="009240F4"/>
    <w:rsid w:val="00924BFA"/>
    <w:rsid w:val="00926140"/>
    <w:rsid w:val="00926567"/>
    <w:rsid w:val="00930345"/>
    <w:rsid w:val="009304DD"/>
    <w:rsid w:val="00932588"/>
    <w:rsid w:val="00932987"/>
    <w:rsid w:val="009329AD"/>
    <w:rsid w:val="009332C2"/>
    <w:rsid w:val="00933561"/>
    <w:rsid w:val="00936A49"/>
    <w:rsid w:val="0094185D"/>
    <w:rsid w:val="0094322B"/>
    <w:rsid w:val="0094654C"/>
    <w:rsid w:val="009468F5"/>
    <w:rsid w:val="00946C1D"/>
    <w:rsid w:val="00946F75"/>
    <w:rsid w:val="00947C5E"/>
    <w:rsid w:val="00950C72"/>
    <w:rsid w:val="00955461"/>
    <w:rsid w:val="00956672"/>
    <w:rsid w:val="00957DFE"/>
    <w:rsid w:val="00962629"/>
    <w:rsid w:val="0096274D"/>
    <w:rsid w:val="00963CB1"/>
    <w:rsid w:val="00963F44"/>
    <w:rsid w:val="00965123"/>
    <w:rsid w:val="0096524E"/>
    <w:rsid w:val="009661AF"/>
    <w:rsid w:val="00967B62"/>
    <w:rsid w:val="00967EA1"/>
    <w:rsid w:val="009703B8"/>
    <w:rsid w:val="00970987"/>
    <w:rsid w:val="0097177E"/>
    <w:rsid w:val="00971FCC"/>
    <w:rsid w:val="00972722"/>
    <w:rsid w:val="00976705"/>
    <w:rsid w:val="00976F17"/>
    <w:rsid w:val="009773DB"/>
    <w:rsid w:val="009808A5"/>
    <w:rsid w:val="00982622"/>
    <w:rsid w:val="00982E8F"/>
    <w:rsid w:val="00983E16"/>
    <w:rsid w:val="00984A1C"/>
    <w:rsid w:val="00984CBB"/>
    <w:rsid w:val="00985DBE"/>
    <w:rsid w:val="009903F9"/>
    <w:rsid w:val="0099092C"/>
    <w:rsid w:val="009912C7"/>
    <w:rsid w:val="00991DF0"/>
    <w:rsid w:val="00992025"/>
    <w:rsid w:val="0099351A"/>
    <w:rsid w:val="009936CE"/>
    <w:rsid w:val="00993C8E"/>
    <w:rsid w:val="00994BFC"/>
    <w:rsid w:val="00996B5C"/>
    <w:rsid w:val="009978A4"/>
    <w:rsid w:val="009A0473"/>
    <w:rsid w:val="009A1078"/>
    <w:rsid w:val="009A1E8C"/>
    <w:rsid w:val="009A33FC"/>
    <w:rsid w:val="009A3909"/>
    <w:rsid w:val="009A492E"/>
    <w:rsid w:val="009B0638"/>
    <w:rsid w:val="009B4A51"/>
    <w:rsid w:val="009B7392"/>
    <w:rsid w:val="009C0C11"/>
    <w:rsid w:val="009C3BA5"/>
    <w:rsid w:val="009C7151"/>
    <w:rsid w:val="009C7493"/>
    <w:rsid w:val="009C7520"/>
    <w:rsid w:val="009D1F39"/>
    <w:rsid w:val="009D31E8"/>
    <w:rsid w:val="009D3974"/>
    <w:rsid w:val="009D50FC"/>
    <w:rsid w:val="009D6297"/>
    <w:rsid w:val="009E30CB"/>
    <w:rsid w:val="009E340B"/>
    <w:rsid w:val="009E3BE1"/>
    <w:rsid w:val="009E3E4B"/>
    <w:rsid w:val="009E3FF0"/>
    <w:rsid w:val="009E6C95"/>
    <w:rsid w:val="009F07C2"/>
    <w:rsid w:val="009F2BA0"/>
    <w:rsid w:val="009F4716"/>
    <w:rsid w:val="009F6693"/>
    <w:rsid w:val="009F6F0D"/>
    <w:rsid w:val="009F7A63"/>
    <w:rsid w:val="009F7F2D"/>
    <w:rsid w:val="00A002E6"/>
    <w:rsid w:val="00A02A91"/>
    <w:rsid w:val="00A03B85"/>
    <w:rsid w:val="00A044FA"/>
    <w:rsid w:val="00A05F74"/>
    <w:rsid w:val="00A062B2"/>
    <w:rsid w:val="00A074DC"/>
    <w:rsid w:val="00A0778A"/>
    <w:rsid w:val="00A10575"/>
    <w:rsid w:val="00A11779"/>
    <w:rsid w:val="00A13CF0"/>
    <w:rsid w:val="00A13FC6"/>
    <w:rsid w:val="00A1457E"/>
    <w:rsid w:val="00A14F62"/>
    <w:rsid w:val="00A16FC5"/>
    <w:rsid w:val="00A2027E"/>
    <w:rsid w:val="00A214E0"/>
    <w:rsid w:val="00A219A0"/>
    <w:rsid w:val="00A22FD3"/>
    <w:rsid w:val="00A23736"/>
    <w:rsid w:val="00A23ABB"/>
    <w:rsid w:val="00A2438F"/>
    <w:rsid w:val="00A25FF0"/>
    <w:rsid w:val="00A2665F"/>
    <w:rsid w:val="00A27E5B"/>
    <w:rsid w:val="00A30132"/>
    <w:rsid w:val="00A303B0"/>
    <w:rsid w:val="00A31C4C"/>
    <w:rsid w:val="00A3277A"/>
    <w:rsid w:val="00A33D12"/>
    <w:rsid w:val="00A344FE"/>
    <w:rsid w:val="00A34DD8"/>
    <w:rsid w:val="00A35DFD"/>
    <w:rsid w:val="00A36FA1"/>
    <w:rsid w:val="00A37C8C"/>
    <w:rsid w:val="00A40619"/>
    <w:rsid w:val="00A42474"/>
    <w:rsid w:val="00A4322D"/>
    <w:rsid w:val="00A43C46"/>
    <w:rsid w:val="00A45B02"/>
    <w:rsid w:val="00A505F4"/>
    <w:rsid w:val="00A51B42"/>
    <w:rsid w:val="00A537BA"/>
    <w:rsid w:val="00A5422A"/>
    <w:rsid w:val="00A54D3E"/>
    <w:rsid w:val="00A55105"/>
    <w:rsid w:val="00A612E6"/>
    <w:rsid w:val="00A6412E"/>
    <w:rsid w:val="00A645FC"/>
    <w:rsid w:val="00A64996"/>
    <w:rsid w:val="00A6519C"/>
    <w:rsid w:val="00A6552A"/>
    <w:rsid w:val="00A657B6"/>
    <w:rsid w:val="00A66A83"/>
    <w:rsid w:val="00A67CCB"/>
    <w:rsid w:val="00A7125B"/>
    <w:rsid w:val="00A7246B"/>
    <w:rsid w:val="00A730C0"/>
    <w:rsid w:val="00A7379B"/>
    <w:rsid w:val="00A73ADB"/>
    <w:rsid w:val="00A74981"/>
    <w:rsid w:val="00A7577B"/>
    <w:rsid w:val="00A7754E"/>
    <w:rsid w:val="00A779F8"/>
    <w:rsid w:val="00A77B52"/>
    <w:rsid w:val="00A80D4A"/>
    <w:rsid w:val="00A81D20"/>
    <w:rsid w:val="00A83B9D"/>
    <w:rsid w:val="00A8448D"/>
    <w:rsid w:val="00A8667E"/>
    <w:rsid w:val="00A875FF"/>
    <w:rsid w:val="00A911CA"/>
    <w:rsid w:val="00A91912"/>
    <w:rsid w:val="00A91AA9"/>
    <w:rsid w:val="00A93825"/>
    <w:rsid w:val="00A94D7A"/>
    <w:rsid w:val="00A96315"/>
    <w:rsid w:val="00A966D0"/>
    <w:rsid w:val="00A97A95"/>
    <w:rsid w:val="00A97D77"/>
    <w:rsid w:val="00AA4E3C"/>
    <w:rsid w:val="00AA694C"/>
    <w:rsid w:val="00AA6AC9"/>
    <w:rsid w:val="00AB0F67"/>
    <w:rsid w:val="00AB0F8F"/>
    <w:rsid w:val="00AB17FE"/>
    <w:rsid w:val="00AB1893"/>
    <w:rsid w:val="00AB2344"/>
    <w:rsid w:val="00AB2798"/>
    <w:rsid w:val="00AB2A03"/>
    <w:rsid w:val="00AB55D0"/>
    <w:rsid w:val="00AB632F"/>
    <w:rsid w:val="00AB75B3"/>
    <w:rsid w:val="00AB7825"/>
    <w:rsid w:val="00AB7E70"/>
    <w:rsid w:val="00AC0466"/>
    <w:rsid w:val="00AC0B6C"/>
    <w:rsid w:val="00AC120C"/>
    <w:rsid w:val="00AC1BDA"/>
    <w:rsid w:val="00AC1D01"/>
    <w:rsid w:val="00AC323F"/>
    <w:rsid w:val="00AC549F"/>
    <w:rsid w:val="00AC6028"/>
    <w:rsid w:val="00AC61BB"/>
    <w:rsid w:val="00AC7444"/>
    <w:rsid w:val="00AD007C"/>
    <w:rsid w:val="00AD00D9"/>
    <w:rsid w:val="00AD0ED5"/>
    <w:rsid w:val="00AD1AD6"/>
    <w:rsid w:val="00AD1C7C"/>
    <w:rsid w:val="00AD3517"/>
    <w:rsid w:val="00AD571F"/>
    <w:rsid w:val="00AD7ABB"/>
    <w:rsid w:val="00AE00CB"/>
    <w:rsid w:val="00AE00DF"/>
    <w:rsid w:val="00AE32FB"/>
    <w:rsid w:val="00AE482C"/>
    <w:rsid w:val="00AE5587"/>
    <w:rsid w:val="00AE5EF7"/>
    <w:rsid w:val="00AE6813"/>
    <w:rsid w:val="00AE7EE6"/>
    <w:rsid w:val="00AF0B2D"/>
    <w:rsid w:val="00AF0D86"/>
    <w:rsid w:val="00AF119F"/>
    <w:rsid w:val="00AF1A3A"/>
    <w:rsid w:val="00AF1DAA"/>
    <w:rsid w:val="00AF1FA2"/>
    <w:rsid w:val="00AF3F53"/>
    <w:rsid w:val="00AF4887"/>
    <w:rsid w:val="00AF5BD6"/>
    <w:rsid w:val="00AF6DCD"/>
    <w:rsid w:val="00B00179"/>
    <w:rsid w:val="00B01A51"/>
    <w:rsid w:val="00B023DF"/>
    <w:rsid w:val="00B032BE"/>
    <w:rsid w:val="00B04032"/>
    <w:rsid w:val="00B046E9"/>
    <w:rsid w:val="00B0603E"/>
    <w:rsid w:val="00B07385"/>
    <w:rsid w:val="00B104FD"/>
    <w:rsid w:val="00B1053A"/>
    <w:rsid w:val="00B11FCD"/>
    <w:rsid w:val="00B12730"/>
    <w:rsid w:val="00B131C7"/>
    <w:rsid w:val="00B13C43"/>
    <w:rsid w:val="00B20497"/>
    <w:rsid w:val="00B22A3A"/>
    <w:rsid w:val="00B22B3D"/>
    <w:rsid w:val="00B276D0"/>
    <w:rsid w:val="00B27AFE"/>
    <w:rsid w:val="00B30B68"/>
    <w:rsid w:val="00B33859"/>
    <w:rsid w:val="00B340DC"/>
    <w:rsid w:val="00B34C0E"/>
    <w:rsid w:val="00B41B5D"/>
    <w:rsid w:val="00B4274E"/>
    <w:rsid w:val="00B44596"/>
    <w:rsid w:val="00B47172"/>
    <w:rsid w:val="00B5030F"/>
    <w:rsid w:val="00B50C26"/>
    <w:rsid w:val="00B51563"/>
    <w:rsid w:val="00B53B41"/>
    <w:rsid w:val="00B548D6"/>
    <w:rsid w:val="00B5571C"/>
    <w:rsid w:val="00B56177"/>
    <w:rsid w:val="00B57346"/>
    <w:rsid w:val="00B57628"/>
    <w:rsid w:val="00B577A4"/>
    <w:rsid w:val="00B60752"/>
    <w:rsid w:val="00B62410"/>
    <w:rsid w:val="00B641E4"/>
    <w:rsid w:val="00B661F4"/>
    <w:rsid w:val="00B66C66"/>
    <w:rsid w:val="00B705E2"/>
    <w:rsid w:val="00B70B3B"/>
    <w:rsid w:val="00B70F78"/>
    <w:rsid w:val="00B7336C"/>
    <w:rsid w:val="00B76EC7"/>
    <w:rsid w:val="00B779F0"/>
    <w:rsid w:val="00B77FD4"/>
    <w:rsid w:val="00B84B1D"/>
    <w:rsid w:val="00B85EEF"/>
    <w:rsid w:val="00B86115"/>
    <w:rsid w:val="00B916EE"/>
    <w:rsid w:val="00B91B12"/>
    <w:rsid w:val="00B91C25"/>
    <w:rsid w:val="00B9204A"/>
    <w:rsid w:val="00B9304A"/>
    <w:rsid w:val="00B93937"/>
    <w:rsid w:val="00B952A4"/>
    <w:rsid w:val="00BA0B79"/>
    <w:rsid w:val="00BA472C"/>
    <w:rsid w:val="00BA609D"/>
    <w:rsid w:val="00BA6BDE"/>
    <w:rsid w:val="00BB0CF4"/>
    <w:rsid w:val="00BB1D55"/>
    <w:rsid w:val="00BB2191"/>
    <w:rsid w:val="00BB33AF"/>
    <w:rsid w:val="00BB47E9"/>
    <w:rsid w:val="00BB48A6"/>
    <w:rsid w:val="00BB6978"/>
    <w:rsid w:val="00BC1AFD"/>
    <w:rsid w:val="00BC1FCB"/>
    <w:rsid w:val="00BC24C3"/>
    <w:rsid w:val="00BC3F72"/>
    <w:rsid w:val="00BC63A0"/>
    <w:rsid w:val="00BC6B1E"/>
    <w:rsid w:val="00BD0923"/>
    <w:rsid w:val="00BD1E65"/>
    <w:rsid w:val="00BD5318"/>
    <w:rsid w:val="00BD5627"/>
    <w:rsid w:val="00BD6B0E"/>
    <w:rsid w:val="00BD6C8A"/>
    <w:rsid w:val="00BD6FC2"/>
    <w:rsid w:val="00BD7996"/>
    <w:rsid w:val="00BE064C"/>
    <w:rsid w:val="00BE0DD1"/>
    <w:rsid w:val="00BE19B6"/>
    <w:rsid w:val="00BE3BE5"/>
    <w:rsid w:val="00BE40E3"/>
    <w:rsid w:val="00BE4711"/>
    <w:rsid w:val="00BE565E"/>
    <w:rsid w:val="00BE6904"/>
    <w:rsid w:val="00BE6AD8"/>
    <w:rsid w:val="00BE7FFC"/>
    <w:rsid w:val="00BF033F"/>
    <w:rsid w:val="00BF2EB0"/>
    <w:rsid w:val="00BF36BB"/>
    <w:rsid w:val="00BF3D5B"/>
    <w:rsid w:val="00C025C6"/>
    <w:rsid w:val="00C03EB3"/>
    <w:rsid w:val="00C05950"/>
    <w:rsid w:val="00C06593"/>
    <w:rsid w:val="00C06A89"/>
    <w:rsid w:val="00C06F05"/>
    <w:rsid w:val="00C078C0"/>
    <w:rsid w:val="00C07AD4"/>
    <w:rsid w:val="00C11827"/>
    <w:rsid w:val="00C14010"/>
    <w:rsid w:val="00C14C12"/>
    <w:rsid w:val="00C17166"/>
    <w:rsid w:val="00C20366"/>
    <w:rsid w:val="00C2081B"/>
    <w:rsid w:val="00C20837"/>
    <w:rsid w:val="00C20867"/>
    <w:rsid w:val="00C21320"/>
    <w:rsid w:val="00C2271D"/>
    <w:rsid w:val="00C238CA"/>
    <w:rsid w:val="00C2678D"/>
    <w:rsid w:val="00C26DCD"/>
    <w:rsid w:val="00C27376"/>
    <w:rsid w:val="00C27EA9"/>
    <w:rsid w:val="00C31B00"/>
    <w:rsid w:val="00C3284D"/>
    <w:rsid w:val="00C33ACB"/>
    <w:rsid w:val="00C34944"/>
    <w:rsid w:val="00C3499F"/>
    <w:rsid w:val="00C34B88"/>
    <w:rsid w:val="00C34D83"/>
    <w:rsid w:val="00C351E2"/>
    <w:rsid w:val="00C35E19"/>
    <w:rsid w:val="00C36BCA"/>
    <w:rsid w:val="00C37AE3"/>
    <w:rsid w:val="00C40467"/>
    <w:rsid w:val="00C4089B"/>
    <w:rsid w:val="00C40BA6"/>
    <w:rsid w:val="00C41C81"/>
    <w:rsid w:val="00C42DDF"/>
    <w:rsid w:val="00C43409"/>
    <w:rsid w:val="00C46837"/>
    <w:rsid w:val="00C46A8A"/>
    <w:rsid w:val="00C50238"/>
    <w:rsid w:val="00C503FD"/>
    <w:rsid w:val="00C506D7"/>
    <w:rsid w:val="00C506F6"/>
    <w:rsid w:val="00C50CFC"/>
    <w:rsid w:val="00C5219F"/>
    <w:rsid w:val="00C52883"/>
    <w:rsid w:val="00C54638"/>
    <w:rsid w:val="00C549EC"/>
    <w:rsid w:val="00C55084"/>
    <w:rsid w:val="00C5601D"/>
    <w:rsid w:val="00C60F49"/>
    <w:rsid w:val="00C61F02"/>
    <w:rsid w:val="00C62E8E"/>
    <w:rsid w:val="00C62F10"/>
    <w:rsid w:val="00C63610"/>
    <w:rsid w:val="00C6363E"/>
    <w:rsid w:val="00C63E98"/>
    <w:rsid w:val="00C6412E"/>
    <w:rsid w:val="00C679FC"/>
    <w:rsid w:val="00C7080E"/>
    <w:rsid w:val="00C70CCC"/>
    <w:rsid w:val="00C71BF8"/>
    <w:rsid w:val="00C74C5E"/>
    <w:rsid w:val="00C75056"/>
    <w:rsid w:val="00C7505F"/>
    <w:rsid w:val="00C75B49"/>
    <w:rsid w:val="00C75B84"/>
    <w:rsid w:val="00C76A98"/>
    <w:rsid w:val="00C77818"/>
    <w:rsid w:val="00C77E76"/>
    <w:rsid w:val="00C77EC0"/>
    <w:rsid w:val="00C80E21"/>
    <w:rsid w:val="00C8260C"/>
    <w:rsid w:val="00C826B6"/>
    <w:rsid w:val="00C8672E"/>
    <w:rsid w:val="00C8773B"/>
    <w:rsid w:val="00C900D8"/>
    <w:rsid w:val="00C93B87"/>
    <w:rsid w:val="00C94294"/>
    <w:rsid w:val="00C94793"/>
    <w:rsid w:val="00CA19E5"/>
    <w:rsid w:val="00CA2383"/>
    <w:rsid w:val="00CA3F4A"/>
    <w:rsid w:val="00CA570D"/>
    <w:rsid w:val="00CA6857"/>
    <w:rsid w:val="00CB0E5F"/>
    <w:rsid w:val="00CB11F7"/>
    <w:rsid w:val="00CB14C6"/>
    <w:rsid w:val="00CB19F4"/>
    <w:rsid w:val="00CB24F6"/>
    <w:rsid w:val="00CB2C23"/>
    <w:rsid w:val="00CB41D2"/>
    <w:rsid w:val="00CB4278"/>
    <w:rsid w:val="00CB43A6"/>
    <w:rsid w:val="00CB44B1"/>
    <w:rsid w:val="00CC007E"/>
    <w:rsid w:val="00CC04C2"/>
    <w:rsid w:val="00CC2673"/>
    <w:rsid w:val="00CC2747"/>
    <w:rsid w:val="00CC2C39"/>
    <w:rsid w:val="00CC3416"/>
    <w:rsid w:val="00CC4452"/>
    <w:rsid w:val="00CC575B"/>
    <w:rsid w:val="00CC5AE2"/>
    <w:rsid w:val="00CC65E1"/>
    <w:rsid w:val="00CC73DC"/>
    <w:rsid w:val="00CD0FC0"/>
    <w:rsid w:val="00CD222D"/>
    <w:rsid w:val="00CD243C"/>
    <w:rsid w:val="00CD2458"/>
    <w:rsid w:val="00CD2769"/>
    <w:rsid w:val="00CD3425"/>
    <w:rsid w:val="00CD6CE0"/>
    <w:rsid w:val="00CE12B0"/>
    <w:rsid w:val="00CE1F6B"/>
    <w:rsid w:val="00CE4F1D"/>
    <w:rsid w:val="00CE5912"/>
    <w:rsid w:val="00CE5FBA"/>
    <w:rsid w:val="00CE72A7"/>
    <w:rsid w:val="00CE76FA"/>
    <w:rsid w:val="00CE78C5"/>
    <w:rsid w:val="00CF0CE7"/>
    <w:rsid w:val="00CF0E3A"/>
    <w:rsid w:val="00CF2592"/>
    <w:rsid w:val="00CF2745"/>
    <w:rsid w:val="00CF2F1E"/>
    <w:rsid w:val="00CF34CF"/>
    <w:rsid w:val="00CF425E"/>
    <w:rsid w:val="00CF62C8"/>
    <w:rsid w:val="00CF65FB"/>
    <w:rsid w:val="00CF699E"/>
    <w:rsid w:val="00CF7DEF"/>
    <w:rsid w:val="00D01846"/>
    <w:rsid w:val="00D01CD2"/>
    <w:rsid w:val="00D04931"/>
    <w:rsid w:val="00D06B2B"/>
    <w:rsid w:val="00D10DD5"/>
    <w:rsid w:val="00D1201C"/>
    <w:rsid w:val="00D1400E"/>
    <w:rsid w:val="00D142DD"/>
    <w:rsid w:val="00D14FA2"/>
    <w:rsid w:val="00D1566C"/>
    <w:rsid w:val="00D156F5"/>
    <w:rsid w:val="00D15DA2"/>
    <w:rsid w:val="00D1617A"/>
    <w:rsid w:val="00D1686F"/>
    <w:rsid w:val="00D17032"/>
    <w:rsid w:val="00D2167E"/>
    <w:rsid w:val="00D21F15"/>
    <w:rsid w:val="00D22CD3"/>
    <w:rsid w:val="00D232B0"/>
    <w:rsid w:val="00D236B7"/>
    <w:rsid w:val="00D239D2"/>
    <w:rsid w:val="00D255A4"/>
    <w:rsid w:val="00D3097C"/>
    <w:rsid w:val="00D30B5F"/>
    <w:rsid w:val="00D313B6"/>
    <w:rsid w:val="00D315AF"/>
    <w:rsid w:val="00D31C95"/>
    <w:rsid w:val="00D33D74"/>
    <w:rsid w:val="00D37458"/>
    <w:rsid w:val="00D403CC"/>
    <w:rsid w:val="00D4129B"/>
    <w:rsid w:val="00D4173D"/>
    <w:rsid w:val="00D429FE"/>
    <w:rsid w:val="00D43DA6"/>
    <w:rsid w:val="00D46045"/>
    <w:rsid w:val="00D466EB"/>
    <w:rsid w:val="00D46EED"/>
    <w:rsid w:val="00D473E9"/>
    <w:rsid w:val="00D5254A"/>
    <w:rsid w:val="00D5255C"/>
    <w:rsid w:val="00D52956"/>
    <w:rsid w:val="00D5460B"/>
    <w:rsid w:val="00D55521"/>
    <w:rsid w:val="00D57642"/>
    <w:rsid w:val="00D61F4D"/>
    <w:rsid w:val="00D6201F"/>
    <w:rsid w:val="00D62337"/>
    <w:rsid w:val="00D65926"/>
    <w:rsid w:val="00D665A3"/>
    <w:rsid w:val="00D674B3"/>
    <w:rsid w:val="00D674C8"/>
    <w:rsid w:val="00D700FA"/>
    <w:rsid w:val="00D72AF7"/>
    <w:rsid w:val="00D740B8"/>
    <w:rsid w:val="00D740FD"/>
    <w:rsid w:val="00D75641"/>
    <w:rsid w:val="00D75FBA"/>
    <w:rsid w:val="00D76F51"/>
    <w:rsid w:val="00D77C05"/>
    <w:rsid w:val="00D80198"/>
    <w:rsid w:val="00D80546"/>
    <w:rsid w:val="00D80DA7"/>
    <w:rsid w:val="00D81309"/>
    <w:rsid w:val="00D836C0"/>
    <w:rsid w:val="00D865C9"/>
    <w:rsid w:val="00D86605"/>
    <w:rsid w:val="00D870C9"/>
    <w:rsid w:val="00D8712A"/>
    <w:rsid w:val="00D8769B"/>
    <w:rsid w:val="00D87AB3"/>
    <w:rsid w:val="00D87D6E"/>
    <w:rsid w:val="00D90E05"/>
    <w:rsid w:val="00D935A6"/>
    <w:rsid w:val="00D95491"/>
    <w:rsid w:val="00D95AC7"/>
    <w:rsid w:val="00DA019E"/>
    <w:rsid w:val="00DA0366"/>
    <w:rsid w:val="00DA052A"/>
    <w:rsid w:val="00DA0CF8"/>
    <w:rsid w:val="00DA188C"/>
    <w:rsid w:val="00DA253B"/>
    <w:rsid w:val="00DA37CE"/>
    <w:rsid w:val="00DA4DB0"/>
    <w:rsid w:val="00DA56F1"/>
    <w:rsid w:val="00DA687A"/>
    <w:rsid w:val="00DA6D1E"/>
    <w:rsid w:val="00DA6DF7"/>
    <w:rsid w:val="00DB063A"/>
    <w:rsid w:val="00DB27A8"/>
    <w:rsid w:val="00DB583A"/>
    <w:rsid w:val="00DB6885"/>
    <w:rsid w:val="00DB7101"/>
    <w:rsid w:val="00DC0D84"/>
    <w:rsid w:val="00DC1C54"/>
    <w:rsid w:val="00DC5151"/>
    <w:rsid w:val="00DC5DBF"/>
    <w:rsid w:val="00DD0944"/>
    <w:rsid w:val="00DD1234"/>
    <w:rsid w:val="00DD2277"/>
    <w:rsid w:val="00DD3FA6"/>
    <w:rsid w:val="00DD56C6"/>
    <w:rsid w:val="00DD5F57"/>
    <w:rsid w:val="00DD6510"/>
    <w:rsid w:val="00DD6FF6"/>
    <w:rsid w:val="00DD70C0"/>
    <w:rsid w:val="00DE2614"/>
    <w:rsid w:val="00DE27E2"/>
    <w:rsid w:val="00DE3E61"/>
    <w:rsid w:val="00DE65B3"/>
    <w:rsid w:val="00DF0007"/>
    <w:rsid w:val="00DF03EF"/>
    <w:rsid w:val="00DF06F6"/>
    <w:rsid w:val="00DF0A05"/>
    <w:rsid w:val="00DF13F3"/>
    <w:rsid w:val="00DF164E"/>
    <w:rsid w:val="00DF1681"/>
    <w:rsid w:val="00DF1EE7"/>
    <w:rsid w:val="00DF2860"/>
    <w:rsid w:val="00DF5F7A"/>
    <w:rsid w:val="00DF6283"/>
    <w:rsid w:val="00DF6438"/>
    <w:rsid w:val="00DF6544"/>
    <w:rsid w:val="00DF779D"/>
    <w:rsid w:val="00E00946"/>
    <w:rsid w:val="00E0123B"/>
    <w:rsid w:val="00E01EAD"/>
    <w:rsid w:val="00E03217"/>
    <w:rsid w:val="00E05E68"/>
    <w:rsid w:val="00E066BF"/>
    <w:rsid w:val="00E06914"/>
    <w:rsid w:val="00E078EE"/>
    <w:rsid w:val="00E07910"/>
    <w:rsid w:val="00E10D60"/>
    <w:rsid w:val="00E10E0E"/>
    <w:rsid w:val="00E11FAD"/>
    <w:rsid w:val="00E12ECB"/>
    <w:rsid w:val="00E131E9"/>
    <w:rsid w:val="00E14E6A"/>
    <w:rsid w:val="00E173DF"/>
    <w:rsid w:val="00E176A4"/>
    <w:rsid w:val="00E1799B"/>
    <w:rsid w:val="00E21296"/>
    <w:rsid w:val="00E213D5"/>
    <w:rsid w:val="00E21E2E"/>
    <w:rsid w:val="00E22319"/>
    <w:rsid w:val="00E225C6"/>
    <w:rsid w:val="00E23892"/>
    <w:rsid w:val="00E24A00"/>
    <w:rsid w:val="00E251DE"/>
    <w:rsid w:val="00E25DA2"/>
    <w:rsid w:val="00E2637E"/>
    <w:rsid w:val="00E27C80"/>
    <w:rsid w:val="00E27F24"/>
    <w:rsid w:val="00E304D3"/>
    <w:rsid w:val="00E32741"/>
    <w:rsid w:val="00E33C1D"/>
    <w:rsid w:val="00E35E05"/>
    <w:rsid w:val="00E377B5"/>
    <w:rsid w:val="00E40877"/>
    <w:rsid w:val="00E41132"/>
    <w:rsid w:val="00E42E29"/>
    <w:rsid w:val="00E43E2C"/>
    <w:rsid w:val="00E45B13"/>
    <w:rsid w:val="00E45B3A"/>
    <w:rsid w:val="00E45F71"/>
    <w:rsid w:val="00E46B53"/>
    <w:rsid w:val="00E50593"/>
    <w:rsid w:val="00E51902"/>
    <w:rsid w:val="00E52FB9"/>
    <w:rsid w:val="00E5377B"/>
    <w:rsid w:val="00E5392C"/>
    <w:rsid w:val="00E543BB"/>
    <w:rsid w:val="00E553A7"/>
    <w:rsid w:val="00E55AF7"/>
    <w:rsid w:val="00E566CA"/>
    <w:rsid w:val="00E57A27"/>
    <w:rsid w:val="00E57D12"/>
    <w:rsid w:val="00E66A50"/>
    <w:rsid w:val="00E671F6"/>
    <w:rsid w:val="00E74995"/>
    <w:rsid w:val="00E767CC"/>
    <w:rsid w:val="00E77E34"/>
    <w:rsid w:val="00E8096B"/>
    <w:rsid w:val="00E81E98"/>
    <w:rsid w:val="00E82125"/>
    <w:rsid w:val="00E827CB"/>
    <w:rsid w:val="00E83505"/>
    <w:rsid w:val="00E83E7F"/>
    <w:rsid w:val="00E85D70"/>
    <w:rsid w:val="00E86414"/>
    <w:rsid w:val="00E86779"/>
    <w:rsid w:val="00E87F72"/>
    <w:rsid w:val="00E9052B"/>
    <w:rsid w:val="00E92E8D"/>
    <w:rsid w:val="00E93938"/>
    <w:rsid w:val="00E93B72"/>
    <w:rsid w:val="00E95242"/>
    <w:rsid w:val="00E96059"/>
    <w:rsid w:val="00E9671E"/>
    <w:rsid w:val="00E967A9"/>
    <w:rsid w:val="00E97270"/>
    <w:rsid w:val="00EA4CA8"/>
    <w:rsid w:val="00EA4D9B"/>
    <w:rsid w:val="00EA55A5"/>
    <w:rsid w:val="00EA570A"/>
    <w:rsid w:val="00EA5AEE"/>
    <w:rsid w:val="00EA707E"/>
    <w:rsid w:val="00EA7830"/>
    <w:rsid w:val="00EB0525"/>
    <w:rsid w:val="00EB05F8"/>
    <w:rsid w:val="00EB19C1"/>
    <w:rsid w:val="00EB1C47"/>
    <w:rsid w:val="00EB2F94"/>
    <w:rsid w:val="00EB431A"/>
    <w:rsid w:val="00EB7284"/>
    <w:rsid w:val="00EC2550"/>
    <w:rsid w:val="00EC3B4E"/>
    <w:rsid w:val="00EC4745"/>
    <w:rsid w:val="00EC4C3F"/>
    <w:rsid w:val="00EC643E"/>
    <w:rsid w:val="00EC6B62"/>
    <w:rsid w:val="00EC7EEF"/>
    <w:rsid w:val="00ED0E37"/>
    <w:rsid w:val="00ED1E02"/>
    <w:rsid w:val="00ED216F"/>
    <w:rsid w:val="00ED4406"/>
    <w:rsid w:val="00ED4854"/>
    <w:rsid w:val="00ED5CCA"/>
    <w:rsid w:val="00ED627B"/>
    <w:rsid w:val="00ED6CB0"/>
    <w:rsid w:val="00EE1EF1"/>
    <w:rsid w:val="00EE3708"/>
    <w:rsid w:val="00EE42C5"/>
    <w:rsid w:val="00EE7E0B"/>
    <w:rsid w:val="00EF169A"/>
    <w:rsid w:val="00EF1787"/>
    <w:rsid w:val="00EF17D7"/>
    <w:rsid w:val="00EF1AB8"/>
    <w:rsid w:val="00EF1FC7"/>
    <w:rsid w:val="00EF2641"/>
    <w:rsid w:val="00EF3C04"/>
    <w:rsid w:val="00EF445A"/>
    <w:rsid w:val="00EF484A"/>
    <w:rsid w:val="00EF52E6"/>
    <w:rsid w:val="00EF73E0"/>
    <w:rsid w:val="00EF740A"/>
    <w:rsid w:val="00EF7E3D"/>
    <w:rsid w:val="00F005BE"/>
    <w:rsid w:val="00F026BB"/>
    <w:rsid w:val="00F03F65"/>
    <w:rsid w:val="00F07439"/>
    <w:rsid w:val="00F12E74"/>
    <w:rsid w:val="00F13F47"/>
    <w:rsid w:val="00F15027"/>
    <w:rsid w:val="00F151B5"/>
    <w:rsid w:val="00F17106"/>
    <w:rsid w:val="00F21B37"/>
    <w:rsid w:val="00F22580"/>
    <w:rsid w:val="00F232A5"/>
    <w:rsid w:val="00F2529C"/>
    <w:rsid w:val="00F26342"/>
    <w:rsid w:val="00F26503"/>
    <w:rsid w:val="00F304EC"/>
    <w:rsid w:val="00F306F9"/>
    <w:rsid w:val="00F31AAB"/>
    <w:rsid w:val="00F32DC9"/>
    <w:rsid w:val="00F3403C"/>
    <w:rsid w:val="00F35478"/>
    <w:rsid w:val="00F37391"/>
    <w:rsid w:val="00F4217F"/>
    <w:rsid w:val="00F43888"/>
    <w:rsid w:val="00F44590"/>
    <w:rsid w:val="00F44628"/>
    <w:rsid w:val="00F45067"/>
    <w:rsid w:val="00F47CF6"/>
    <w:rsid w:val="00F5171B"/>
    <w:rsid w:val="00F5381C"/>
    <w:rsid w:val="00F53969"/>
    <w:rsid w:val="00F53D61"/>
    <w:rsid w:val="00F55178"/>
    <w:rsid w:val="00F55586"/>
    <w:rsid w:val="00F55D60"/>
    <w:rsid w:val="00F55DAC"/>
    <w:rsid w:val="00F56905"/>
    <w:rsid w:val="00F56C1D"/>
    <w:rsid w:val="00F5703C"/>
    <w:rsid w:val="00F571A3"/>
    <w:rsid w:val="00F5731B"/>
    <w:rsid w:val="00F609F1"/>
    <w:rsid w:val="00F60B61"/>
    <w:rsid w:val="00F62AF3"/>
    <w:rsid w:val="00F658C7"/>
    <w:rsid w:val="00F6753B"/>
    <w:rsid w:val="00F708EE"/>
    <w:rsid w:val="00F71E86"/>
    <w:rsid w:val="00F72B32"/>
    <w:rsid w:val="00F734E5"/>
    <w:rsid w:val="00F73AB0"/>
    <w:rsid w:val="00F744FD"/>
    <w:rsid w:val="00F82018"/>
    <w:rsid w:val="00F8259B"/>
    <w:rsid w:val="00F8479E"/>
    <w:rsid w:val="00F852C6"/>
    <w:rsid w:val="00F86D89"/>
    <w:rsid w:val="00F87065"/>
    <w:rsid w:val="00F87096"/>
    <w:rsid w:val="00F87945"/>
    <w:rsid w:val="00F91E30"/>
    <w:rsid w:val="00F92EAD"/>
    <w:rsid w:val="00F9336D"/>
    <w:rsid w:val="00F949E3"/>
    <w:rsid w:val="00F94A05"/>
    <w:rsid w:val="00F950BD"/>
    <w:rsid w:val="00F95643"/>
    <w:rsid w:val="00F97470"/>
    <w:rsid w:val="00F978E5"/>
    <w:rsid w:val="00FA0A59"/>
    <w:rsid w:val="00FA253A"/>
    <w:rsid w:val="00FA3220"/>
    <w:rsid w:val="00FA5BFE"/>
    <w:rsid w:val="00FA67E6"/>
    <w:rsid w:val="00FB0C1F"/>
    <w:rsid w:val="00FB0F03"/>
    <w:rsid w:val="00FB2810"/>
    <w:rsid w:val="00FB2ECD"/>
    <w:rsid w:val="00FB32FE"/>
    <w:rsid w:val="00FB38EF"/>
    <w:rsid w:val="00FB6096"/>
    <w:rsid w:val="00FB6D96"/>
    <w:rsid w:val="00FC18C3"/>
    <w:rsid w:val="00FC33EB"/>
    <w:rsid w:val="00FC45D4"/>
    <w:rsid w:val="00FC797C"/>
    <w:rsid w:val="00FD322B"/>
    <w:rsid w:val="00FD4A34"/>
    <w:rsid w:val="00FE0CED"/>
    <w:rsid w:val="00FE17B8"/>
    <w:rsid w:val="00FE4290"/>
    <w:rsid w:val="00FE6E4A"/>
    <w:rsid w:val="00FF2470"/>
    <w:rsid w:val="00FF39AB"/>
    <w:rsid w:val="00FF3EE5"/>
    <w:rsid w:val="00FF3F57"/>
    <w:rsid w:val="00FF4518"/>
    <w:rsid w:val="00FF4FE5"/>
    <w:rsid w:val="00FF5331"/>
    <w:rsid w:val="00FF7911"/>
    <w:rsid w:val="00FF7F26"/>
    <w:rsid w:val="057E12A3"/>
    <w:rsid w:val="0A7555AA"/>
    <w:rsid w:val="0E4F0AA9"/>
    <w:rsid w:val="11927A83"/>
    <w:rsid w:val="121A7C37"/>
    <w:rsid w:val="15833097"/>
    <w:rsid w:val="16805722"/>
    <w:rsid w:val="211862F5"/>
    <w:rsid w:val="21935627"/>
    <w:rsid w:val="25E755CB"/>
    <w:rsid w:val="2E0C555D"/>
    <w:rsid w:val="2FD933F6"/>
    <w:rsid w:val="316A5A55"/>
    <w:rsid w:val="36B577CC"/>
    <w:rsid w:val="3D9D6F7C"/>
    <w:rsid w:val="3F813ABE"/>
    <w:rsid w:val="43D44E45"/>
    <w:rsid w:val="47A90778"/>
    <w:rsid w:val="48195977"/>
    <w:rsid w:val="4FDF63AF"/>
    <w:rsid w:val="53046730"/>
    <w:rsid w:val="542919A7"/>
    <w:rsid w:val="559B0682"/>
    <w:rsid w:val="56D909A0"/>
    <w:rsid w:val="5B86516B"/>
    <w:rsid w:val="6488502E"/>
    <w:rsid w:val="668A26E1"/>
    <w:rsid w:val="678E36C3"/>
    <w:rsid w:val="6AB30569"/>
    <w:rsid w:val="6C4D6C92"/>
    <w:rsid w:val="6DB23611"/>
    <w:rsid w:val="6E925B11"/>
    <w:rsid w:val="6F4F27B2"/>
    <w:rsid w:val="73AA541A"/>
    <w:rsid w:val="778C1D00"/>
    <w:rsid w:val="7C780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E3BA53E"/>
  <w15:docId w15:val="{5FB4D298-C2F4-4C94-B39E-473AD2054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EYInterstate Light" w:eastAsia="华文楷体" w:hAnsi="EYInterstate Light"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iPriority="0"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uiPriority="0" w:unhideWhenUsed="1"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0"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autoRedefine/>
    <w:qFormat/>
    <w:rPr>
      <w:rFonts w:ascii="Candara Light" w:eastAsia="Arial" w:hAnsi="Candara Light"/>
      <w:sz w:val="24"/>
      <w:szCs w:val="24"/>
    </w:rPr>
  </w:style>
  <w:style w:type="paragraph" w:styleId="10">
    <w:name w:val="heading 1"/>
    <w:basedOn w:val="a6"/>
    <w:next w:val="a6"/>
    <w:link w:val="11"/>
    <w:autoRedefine/>
    <w:uiPriority w:val="9"/>
    <w:qFormat/>
    <w:pPr>
      <w:keepNext/>
      <w:keepLines/>
      <w:outlineLvl w:val="0"/>
    </w:pPr>
    <w:rPr>
      <w:rFonts w:cstheme="majorBidi"/>
      <w:color w:val="808080"/>
      <w:sz w:val="32"/>
      <w:szCs w:val="32"/>
    </w:rPr>
  </w:style>
  <w:style w:type="paragraph" w:styleId="21">
    <w:name w:val="heading 2"/>
    <w:basedOn w:val="a6"/>
    <w:next w:val="a6"/>
    <w:link w:val="22"/>
    <w:autoRedefine/>
    <w:uiPriority w:val="9"/>
    <w:unhideWhenUsed/>
    <w:qFormat/>
    <w:pPr>
      <w:keepNext/>
      <w:keepLines/>
      <w:spacing w:before="40"/>
      <w:outlineLvl w:val="1"/>
    </w:pPr>
    <w:rPr>
      <w:rFonts w:asciiTheme="majorHAnsi" w:eastAsiaTheme="majorEastAsia" w:hAnsiTheme="majorHAnsi" w:cstheme="majorBidi"/>
      <w:color w:val="0478A7" w:themeColor="accent1" w:themeShade="BF"/>
      <w:sz w:val="26"/>
      <w:szCs w:val="26"/>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TOC7">
    <w:name w:val="toc 7"/>
    <w:basedOn w:val="a6"/>
    <w:next w:val="a6"/>
    <w:autoRedefine/>
    <w:uiPriority w:val="39"/>
    <w:unhideWhenUsed/>
    <w:qFormat/>
    <w:pPr>
      <w:widowControl w:val="0"/>
      <w:ind w:leftChars="1200" w:left="2520"/>
      <w:jc w:val="both"/>
    </w:pPr>
    <w:rPr>
      <w:rFonts w:asciiTheme="minorHAnsi" w:eastAsiaTheme="minorEastAsia" w:hAnsiTheme="minorHAnsi"/>
      <w:kern w:val="2"/>
      <w:sz w:val="21"/>
      <w:szCs w:val="22"/>
    </w:rPr>
  </w:style>
  <w:style w:type="paragraph" w:styleId="aa">
    <w:name w:val="Note Heading"/>
    <w:basedOn w:val="a6"/>
    <w:next w:val="a6"/>
    <w:link w:val="ab"/>
    <w:autoRedefine/>
    <w:qFormat/>
    <w:pPr>
      <w:spacing w:before="120" w:after="120"/>
    </w:pPr>
    <w:rPr>
      <w:rFonts w:eastAsiaTheme="minorEastAsia" w:cs="Arial"/>
      <w:b/>
      <w:kern w:val="24"/>
      <w:sz w:val="18"/>
      <w:szCs w:val="20"/>
      <w:lang w:eastAsia="en-US"/>
    </w:rPr>
  </w:style>
  <w:style w:type="paragraph" w:styleId="ac">
    <w:name w:val="caption"/>
    <w:basedOn w:val="a6"/>
    <w:next w:val="a6"/>
    <w:autoRedefine/>
    <w:uiPriority w:val="35"/>
    <w:unhideWhenUsed/>
    <w:qFormat/>
    <w:rPr>
      <w:b/>
      <w:iCs/>
      <w:szCs w:val="18"/>
    </w:rPr>
  </w:style>
  <w:style w:type="paragraph" w:styleId="ad">
    <w:name w:val="annotation text"/>
    <w:basedOn w:val="a6"/>
    <w:link w:val="ae"/>
    <w:autoRedefine/>
    <w:uiPriority w:val="99"/>
    <w:unhideWhenUsed/>
    <w:qFormat/>
    <w:rPr>
      <w:sz w:val="20"/>
      <w:szCs w:val="20"/>
    </w:rPr>
  </w:style>
  <w:style w:type="paragraph" w:styleId="TOC5">
    <w:name w:val="toc 5"/>
    <w:basedOn w:val="a6"/>
    <w:next w:val="a6"/>
    <w:autoRedefine/>
    <w:uiPriority w:val="39"/>
    <w:unhideWhenUsed/>
    <w:qFormat/>
    <w:pPr>
      <w:widowControl w:val="0"/>
      <w:ind w:leftChars="800" w:left="1680"/>
      <w:jc w:val="both"/>
    </w:pPr>
    <w:rPr>
      <w:rFonts w:asciiTheme="minorHAnsi" w:eastAsiaTheme="minorEastAsia" w:hAnsiTheme="minorHAnsi"/>
      <w:kern w:val="2"/>
      <w:sz w:val="21"/>
      <w:szCs w:val="22"/>
    </w:rPr>
  </w:style>
  <w:style w:type="paragraph" w:styleId="TOC3">
    <w:name w:val="toc 3"/>
    <w:basedOn w:val="a6"/>
    <w:next w:val="a6"/>
    <w:autoRedefine/>
    <w:uiPriority w:val="39"/>
    <w:unhideWhenUsed/>
    <w:qFormat/>
    <w:pPr>
      <w:tabs>
        <w:tab w:val="left" w:pos="1320"/>
        <w:tab w:val="right" w:leader="dot" w:pos="9017"/>
      </w:tabs>
      <w:adjustRightInd w:val="0"/>
      <w:snapToGrid w:val="0"/>
      <w:ind w:left="482"/>
    </w:pPr>
    <w:rPr>
      <w:rFonts w:ascii="Arial" w:eastAsia="黑体" w:hAnsi="Arial" w:cs="Arial"/>
      <w:bCs/>
      <w:sz w:val="22"/>
    </w:rPr>
  </w:style>
  <w:style w:type="paragraph" w:styleId="TOC8">
    <w:name w:val="toc 8"/>
    <w:basedOn w:val="a6"/>
    <w:next w:val="a6"/>
    <w:autoRedefine/>
    <w:uiPriority w:val="39"/>
    <w:unhideWhenUsed/>
    <w:qFormat/>
    <w:pPr>
      <w:widowControl w:val="0"/>
      <w:ind w:leftChars="1400" w:left="2940"/>
      <w:jc w:val="both"/>
    </w:pPr>
    <w:rPr>
      <w:rFonts w:asciiTheme="minorHAnsi" w:eastAsiaTheme="minorEastAsia" w:hAnsiTheme="minorHAnsi"/>
      <w:kern w:val="2"/>
      <w:sz w:val="21"/>
      <w:szCs w:val="22"/>
    </w:rPr>
  </w:style>
  <w:style w:type="paragraph" w:styleId="af">
    <w:name w:val="Balloon Text"/>
    <w:basedOn w:val="a6"/>
    <w:link w:val="af0"/>
    <w:autoRedefine/>
    <w:uiPriority w:val="99"/>
    <w:semiHidden/>
    <w:unhideWhenUsed/>
    <w:qFormat/>
    <w:rPr>
      <w:rFonts w:ascii="Microsoft YaHei UI" w:eastAsia="Microsoft YaHei UI"/>
      <w:sz w:val="18"/>
      <w:szCs w:val="18"/>
    </w:rPr>
  </w:style>
  <w:style w:type="paragraph" w:styleId="af1">
    <w:name w:val="footer"/>
    <w:basedOn w:val="a6"/>
    <w:link w:val="af2"/>
    <w:autoRedefine/>
    <w:uiPriority w:val="99"/>
    <w:unhideWhenUsed/>
    <w:qFormat/>
    <w:pPr>
      <w:tabs>
        <w:tab w:val="center" w:pos="4153"/>
        <w:tab w:val="right" w:pos="8306"/>
      </w:tabs>
    </w:pPr>
  </w:style>
  <w:style w:type="paragraph" w:styleId="af3">
    <w:name w:val="header"/>
    <w:basedOn w:val="a6"/>
    <w:link w:val="af4"/>
    <w:autoRedefine/>
    <w:uiPriority w:val="99"/>
    <w:unhideWhenUsed/>
    <w:qFormat/>
    <w:pPr>
      <w:tabs>
        <w:tab w:val="center" w:pos="4153"/>
        <w:tab w:val="right" w:pos="8306"/>
      </w:tabs>
    </w:pPr>
  </w:style>
  <w:style w:type="paragraph" w:styleId="TOC1">
    <w:name w:val="toc 1"/>
    <w:basedOn w:val="a6"/>
    <w:next w:val="a6"/>
    <w:autoRedefine/>
    <w:uiPriority w:val="39"/>
    <w:unhideWhenUsed/>
    <w:qFormat/>
    <w:pPr>
      <w:keepNext/>
      <w:tabs>
        <w:tab w:val="left" w:pos="426"/>
        <w:tab w:val="right" w:leader="dot" w:pos="9017"/>
      </w:tabs>
    </w:pPr>
    <w:rPr>
      <w:rFonts w:ascii="Arial" w:eastAsia="黑体" w:hAnsi="Arial" w:cs="Arial"/>
      <w:snapToGrid w:val="0"/>
      <w:sz w:val="22"/>
    </w:rPr>
  </w:style>
  <w:style w:type="paragraph" w:styleId="TOC4">
    <w:name w:val="toc 4"/>
    <w:basedOn w:val="a6"/>
    <w:next w:val="a6"/>
    <w:autoRedefine/>
    <w:uiPriority w:val="39"/>
    <w:unhideWhenUsed/>
    <w:qFormat/>
    <w:pPr>
      <w:widowControl w:val="0"/>
      <w:ind w:leftChars="600" w:left="1260"/>
      <w:jc w:val="both"/>
    </w:pPr>
    <w:rPr>
      <w:rFonts w:asciiTheme="minorHAnsi" w:eastAsiaTheme="minorEastAsia" w:hAnsiTheme="minorHAnsi"/>
      <w:kern w:val="2"/>
      <w:sz w:val="21"/>
      <w:szCs w:val="22"/>
    </w:rPr>
  </w:style>
  <w:style w:type="paragraph" w:styleId="af5">
    <w:name w:val="List"/>
    <w:basedOn w:val="a6"/>
    <w:autoRedefine/>
    <w:uiPriority w:val="99"/>
    <w:semiHidden/>
    <w:unhideWhenUsed/>
    <w:qFormat/>
    <w:pPr>
      <w:ind w:left="283" w:hanging="283"/>
      <w:contextualSpacing/>
    </w:pPr>
  </w:style>
  <w:style w:type="paragraph" w:styleId="af6">
    <w:name w:val="footnote text"/>
    <w:basedOn w:val="a6"/>
    <w:link w:val="af7"/>
    <w:autoRedefine/>
    <w:unhideWhenUsed/>
    <w:qFormat/>
    <w:rPr>
      <w:sz w:val="20"/>
      <w:szCs w:val="20"/>
    </w:rPr>
  </w:style>
  <w:style w:type="paragraph" w:styleId="TOC6">
    <w:name w:val="toc 6"/>
    <w:basedOn w:val="a6"/>
    <w:next w:val="a6"/>
    <w:autoRedefine/>
    <w:uiPriority w:val="39"/>
    <w:unhideWhenUsed/>
    <w:qFormat/>
    <w:pPr>
      <w:widowControl w:val="0"/>
      <w:ind w:leftChars="1000" w:left="2100"/>
      <w:jc w:val="both"/>
    </w:pPr>
    <w:rPr>
      <w:rFonts w:asciiTheme="minorHAnsi" w:eastAsiaTheme="minorEastAsia" w:hAnsiTheme="minorHAnsi"/>
      <w:kern w:val="2"/>
      <w:sz w:val="21"/>
      <w:szCs w:val="22"/>
    </w:rPr>
  </w:style>
  <w:style w:type="paragraph" w:styleId="af8">
    <w:name w:val="table of figures"/>
    <w:basedOn w:val="a6"/>
    <w:next w:val="a6"/>
    <w:autoRedefine/>
    <w:uiPriority w:val="99"/>
    <w:unhideWhenUsed/>
    <w:qFormat/>
    <w:pPr>
      <w:spacing w:before="60" w:after="60"/>
      <w:ind w:left="475" w:hanging="475"/>
    </w:pPr>
    <w:rPr>
      <w:rFonts w:ascii="Arial" w:eastAsia="黑体" w:hAnsi="Arial" w:cstheme="minorHAnsi"/>
      <w:smallCaps/>
      <w:sz w:val="22"/>
      <w:szCs w:val="20"/>
    </w:rPr>
  </w:style>
  <w:style w:type="paragraph" w:styleId="TOC2">
    <w:name w:val="toc 2"/>
    <w:basedOn w:val="a6"/>
    <w:next w:val="a6"/>
    <w:autoRedefine/>
    <w:uiPriority w:val="39"/>
    <w:unhideWhenUsed/>
    <w:qFormat/>
    <w:pPr>
      <w:tabs>
        <w:tab w:val="left" w:pos="1100"/>
        <w:tab w:val="right" w:leader="dot" w:pos="9017"/>
      </w:tabs>
      <w:spacing w:after="100"/>
      <w:ind w:left="240"/>
    </w:pPr>
    <w:rPr>
      <w:rFonts w:ascii="Arial" w:eastAsia="黑体" w:hAnsi="Arial"/>
      <w:sz w:val="22"/>
    </w:rPr>
  </w:style>
  <w:style w:type="paragraph" w:styleId="TOC9">
    <w:name w:val="toc 9"/>
    <w:basedOn w:val="a6"/>
    <w:next w:val="a6"/>
    <w:autoRedefine/>
    <w:uiPriority w:val="39"/>
    <w:unhideWhenUsed/>
    <w:qFormat/>
    <w:pPr>
      <w:widowControl w:val="0"/>
      <w:ind w:leftChars="1600" w:left="3360"/>
      <w:jc w:val="both"/>
    </w:pPr>
    <w:rPr>
      <w:rFonts w:asciiTheme="minorHAnsi" w:eastAsiaTheme="minorEastAsia" w:hAnsiTheme="minorHAnsi"/>
      <w:kern w:val="2"/>
      <w:sz w:val="21"/>
      <w:szCs w:val="22"/>
    </w:rPr>
  </w:style>
  <w:style w:type="paragraph" w:styleId="af9">
    <w:name w:val="Normal (Web)"/>
    <w:basedOn w:val="a6"/>
    <w:autoRedefine/>
    <w:uiPriority w:val="99"/>
    <w:unhideWhenUsed/>
    <w:qFormat/>
    <w:pPr>
      <w:spacing w:before="100" w:beforeAutospacing="1" w:after="100" w:afterAutospacing="1"/>
    </w:pPr>
    <w:rPr>
      <w:rFonts w:ascii="Times New Roman" w:eastAsiaTheme="minorEastAsia" w:hAnsi="Times New Roman" w:cs="Times New Roman"/>
      <w:lang w:val="en-GB"/>
    </w:rPr>
  </w:style>
  <w:style w:type="paragraph" w:styleId="afa">
    <w:name w:val="Title"/>
    <w:basedOn w:val="a6"/>
    <w:next w:val="a6"/>
    <w:link w:val="afb"/>
    <w:autoRedefine/>
    <w:uiPriority w:val="10"/>
    <w:qFormat/>
    <w:pPr>
      <w:spacing w:beforeLines="50" w:afterLines="50"/>
      <w:outlineLvl w:val="1"/>
    </w:pPr>
    <w:rPr>
      <w:rFonts w:ascii="楷体" w:eastAsia="楷体" w:hAnsi="楷体" w:cs="Times New Roman"/>
      <w:b/>
      <w:bCs/>
      <w:i/>
      <w:color w:val="17365D"/>
      <w:sz w:val="28"/>
      <w:szCs w:val="28"/>
    </w:rPr>
  </w:style>
  <w:style w:type="paragraph" w:styleId="afc">
    <w:name w:val="annotation subject"/>
    <w:basedOn w:val="ad"/>
    <w:next w:val="ad"/>
    <w:link w:val="afd"/>
    <w:autoRedefine/>
    <w:uiPriority w:val="99"/>
    <w:semiHidden/>
    <w:unhideWhenUsed/>
    <w:qFormat/>
    <w:rPr>
      <w:b/>
      <w:bCs/>
    </w:rPr>
  </w:style>
  <w:style w:type="table" w:styleId="afe">
    <w:name w:val="Table Grid"/>
    <w:basedOn w:val="a8"/>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FollowedHyperlink"/>
    <w:basedOn w:val="a7"/>
    <w:autoRedefine/>
    <w:uiPriority w:val="99"/>
    <w:semiHidden/>
    <w:unhideWhenUsed/>
    <w:qFormat/>
    <w:rPr>
      <w:color w:val="954F72" w:themeColor="followedHyperlink"/>
      <w:u w:val="single"/>
    </w:rPr>
  </w:style>
  <w:style w:type="character" w:styleId="aff0">
    <w:name w:val="Hyperlink"/>
    <w:basedOn w:val="a7"/>
    <w:autoRedefine/>
    <w:uiPriority w:val="99"/>
    <w:unhideWhenUsed/>
    <w:qFormat/>
    <w:rPr>
      <w:color w:val="0563C1" w:themeColor="hyperlink"/>
      <w:u w:val="single"/>
    </w:rPr>
  </w:style>
  <w:style w:type="character" w:styleId="aff1">
    <w:name w:val="annotation reference"/>
    <w:basedOn w:val="a7"/>
    <w:autoRedefine/>
    <w:uiPriority w:val="99"/>
    <w:unhideWhenUsed/>
    <w:qFormat/>
    <w:rPr>
      <w:sz w:val="16"/>
      <w:szCs w:val="16"/>
    </w:rPr>
  </w:style>
  <w:style w:type="character" w:styleId="aff2">
    <w:name w:val="footnote reference"/>
    <w:basedOn w:val="a7"/>
    <w:autoRedefine/>
    <w:unhideWhenUsed/>
    <w:qFormat/>
    <w:rPr>
      <w:vertAlign w:val="superscript"/>
    </w:rPr>
  </w:style>
  <w:style w:type="character" w:customStyle="1" w:styleId="af4">
    <w:name w:val="页眉 字符"/>
    <w:basedOn w:val="a7"/>
    <w:link w:val="af3"/>
    <w:autoRedefine/>
    <w:uiPriority w:val="99"/>
    <w:qFormat/>
    <w:rPr>
      <w:lang w:val="en-GB"/>
    </w:rPr>
  </w:style>
  <w:style w:type="character" w:customStyle="1" w:styleId="af2">
    <w:name w:val="页脚 字符"/>
    <w:basedOn w:val="a7"/>
    <w:link w:val="af1"/>
    <w:autoRedefine/>
    <w:uiPriority w:val="99"/>
    <w:qFormat/>
    <w:rPr>
      <w:lang w:val="en-GB"/>
    </w:rPr>
  </w:style>
  <w:style w:type="paragraph" w:styleId="aff3">
    <w:name w:val="List Paragraph"/>
    <w:basedOn w:val="a6"/>
    <w:link w:val="aff4"/>
    <w:autoRedefine/>
    <w:uiPriority w:val="34"/>
    <w:qFormat/>
    <w:pPr>
      <w:ind w:left="720"/>
      <w:contextualSpacing/>
    </w:pPr>
  </w:style>
  <w:style w:type="paragraph" w:styleId="aff5">
    <w:name w:val="No Spacing"/>
    <w:autoRedefine/>
    <w:uiPriority w:val="1"/>
    <w:qFormat/>
    <w:rPr>
      <w:rFonts w:ascii="Candara Light" w:hAnsi="Candara Light"/>
      <w:sz w:val="24"/>
      <w:szCs w:val="24"/>
      <w:lang w:val="en-GB"/>
    </w:rPr>
  </w:style>
  <w:style w:type="character" w:customStyle="1" w:styleId="11">
    <w:name w:val="标题 1 字符"/>
    <w:basedOn w:val="a7"/>
    <w:link w:val="10"/>
    <w:autoRedefine/>
    <w:uiPriority w:val="9"/>
    <w:qFormat/>
    <w:rPr>
      <w:rFonts w:cstheme="majorBidi"/>
      <w:color w:val="808080"/>
      <w:sz w:val="32"/>
      <w:szCs w:val="32"/>
    </w:rPr>
  </w:style>
  <w:style w:type="character" w:customStyle="1" w:styleId="22">
    <w:name w:val="标题 2 字符"/>
    <w:basedOn w:val="a7"/>
    <w:link w:val="21"/>
    <w:autoRedefine/>
    <w:uiPriority w:val="9"/>
    <w:qFormat/>
    <w:rPr>
      <w:rFonts w:asciiTheme="majorHAnsi" w:eastAsiaTheme="majorEastAsia" w:hAnsiTheme="majorHAnsi" w:cstheme="majorBidi"/>
      <w:color w:val="0478A7" w:themeColor="accent1" w:themeShade="BF"/>
      <w:sz w:val="26"/>
      <w:szCs w:val="26"/>
      <w:lang w:val="en-GB"/>
    </w:rPr>
  </w:style>
  <w:style w:type="character" w:customStyle="1" w:styleId="12">
    <w:name w:val="书籍标题1"/>
    <w:basedOn w:val="a7"/>
    <w:autoRedefine/>
    <w:uiPriority w:val="33"/>
    <w:qFormat/>
    <w:rPr>
      <w:b/>
      <w:bCs/>
      <w:i/>
      <w:iCs/>
      <w:spacing w:val="5"/>
    </w:rPr>
  </w:style>
  <w:style w:type="paragraph" w:styleId="aff6">
    <w:name w:val="Quote"/>
    <w:basedOn w:val="a6"/>
    <w:next w:val="a6"/>
    <w:link w:val="aff7"/>
    <w:autoRedefine/>
    <w:uiPriority w:val="29"/>
    <w:qFormat/>
    <w:pPr>
      <w:outlineLvl w:val="0"/>
    </w:pPr>
    <w:rPr>
      <w:b/>
      <w:iCs/>
      <w:color w:val="808080"/>
      <w:sz w:val="36"/>
    </w:rPr>
  </w:style>
  <w:style w:type="character" w:customStyle="1" w:styleId="aff7">
    <w:name w:val="引用 字符"/>
    <w:basedOn w:val="a7"/>
    <w:link w:val="aff6"/>
    <w:autoRedefine/>
    <w:uiPriority w:val="29"/>
    <w:qFormat/>
    <w:rPr>
      <w:b/>
      <w:iCs/>
      <w:color w:val="808080"/>
      <w:sz w:val="36"/>
    </w:rPr>
  </w:style>
  <w:style w:type="paragraph" w:styleId="aff8">
    <w:name w:val="Intense Quote"/>
    <w:basedOn w:val="a6"/>
    <w:next w:val="a6"/>
    <w:link w:val="aff9"/>
    <w:autoRedefine/>
    <w:uiPriority w:val="30"/>
    <w:qFormat/>
    <w:rPr>
      <w:iCs/>
      <w:color w:val="0000FF"/>
    </w:rPr>
  </w:style>
  <w:style w:type="character" w:customStyle="1" w:styleId="aff9">
    <w:name w:val="明显引用 字符"/>
    <w:basedOn w:val="a7"/>
    <w:link w:val="aff8"/>
    <w:autoRedefine/>
    <w:uiPriority w:val="30"/>
    <w:qFormat/>
    <w:rPr>
      <w:rFonts w:eastAsia="Arial"/>
      <w:iCs/>
      <w:color w:val="0000FF"/>
    </w:rPr>
  </w:style>
  <w:style w:type="paragraph" w:customStyle="1" w:styleId="EYBodyIndent4">
    <w:name w:val="EY Body Indent 4"/>
    <w:basedOn w:val="a6"/>
    <w:autoRedefine/>
    <w:qFormat/>
    <w:pPr>
      <w:spacing w:before="60" w:after="120" w:line="240" w:lineRule="exact"/>
      <w:ind w:left="1166"/>
    </w:pPr>
    <w:rPr>
      <w:rFonts w:eastAsia="Arial Unicode MS" w:cs="Arial"/>
      <w:color w:val="000000"/>
      <w:sz w:val="20"/>
      <w:szCs w:val="20"/>
      <w:lang w:eastAsia="en-US"/>
    </w:rPr>
  </w:style>
  <w:style w:type="character" w:customStyle="1" w:styleId="af0">
    <w:name w:val="批注框文本 字符"/>
    <w:basedOn w:val="a7"/>
    <w:link w:val="af"/>
    <w:autoRedefine/>
    <w:uiPriority w:val="99"/>
    <w:semiHidden/>
    <w:qFormat/>
    <w:rPr>
      <w:rFonts w:ascii="Microsoft YaHei UI" w:eastAsia="Microsoft YaHei UI"/>
      <w:sz w:val="18"/>
      <w:szCs w:val="18"/>
    </w:rPr>
  </w:style>
  <w:style w:type="paragraph" w:customStyle="1" w:styleId="affa">
    <w:name w:val="示例语言"/>
    <w:basedOn w:val="a6"/>
    <w:next w:val="a6"/>
    <w:link w:val="Char"/>
    <w:autoRedefine/>
    <w:qFormat/>
    <w:rPr>
      <w:color w:val="00B050"/>
    </w:rPr>
  </w:style>
  <w:style w:type="paragraph" w:customStyle="1" w:styleId="PuceUO">
    <w:name w:val="Puce UO"/>
    <w:basedOn w:val="a6"/>
    <w:link w:val="PuceUOChar"/>
    <w:autoRedefine/>
    <w:qFormat/>
    <w:pPr>
      <w:numPr>
        <w:numId w:val="1"/>
      </w:numPr>
    </w:pPr>
  </w:style>
  <w:style w:type="character" w:customStyle="1" w:styleId="Char">
    <w:name w:val="示例语言 Char"/>
    <w:basedOn w:val="a7"/>
    <w:link w:val="affa"/>
    <w:autoRedefine/>
    <w:qFormat/>
    <w:rPr>
      <w:color w:val="00B050"/>
    </w:rPr>
  </w:style>
  <w:style w:type="paragraph" w:customStyle="1" w:styleId="13">
    <w:name w:val="内容提要标题1"/>
    <w:basedOn w:val="PuceUO"/>
    <w:link w:val="1Char"/>
    <w:autoRedefine/>
    <w:qFormat/>
    <w:pPr>
      <w:numPr>
        <w:numId w:val="0"/>
      </w:numPr>
      <w:spacing w:before="120" w:after="120"/>
    </w:pPr>
    <w:rPr>
      <w:rFonts w:ascii="Arial" w:eastAsia="黑体" w:hAnsi="Arial"/>
      <w:b/>
      <w:color w:val="3F9C35"/>
      <w:sz w:val="28"/>
    </w:rPr>
  </w:style>
  <w:style w:type="paragraph" w:customStyle="1" w:styleId="a1">
    <w:name w:val="页眉页脚"/>
    <w:basedOn w:val="a6"/>
    <w:next w:val="a6"/>
    <w:link w:val="Char0"/>
    <w:autoRedefine/>
    <w:qFormat/>
    <w:pPr>
      <w:numPr>
        <w:numId w:val="2"/>
      </w:numPr>
    </w:pPr>
    <w:rPr>
      <w:sz w:val="18"/>
    </w:rPr>
  </w:style>
  <w:style w:type="character" w:customStyle="1" w:styleId="PuceUOChar">
    <w:name w:val="Puce UO Char"/>
    <w:basedOn w:val="a7"/>
    <w:link w:val="PuceUO"/>
    <w:autoRedefine/>
    <w:qFormat/>
  </w:style>
  <w:style w:type="character" w:customStyle="1" w:styleId="1Char">
    <w:name w:val="内容提要标题1 Char"/>
    <w:basedOn w:val="PuceUOChar"/>
    <w:link w:val="13"/>
    <w:autoRedefine/>
    <w:qFormat/>
    <w:rPr>
      <w:rFonts w:ascii="Arial" w:eastAsia="黑体" w:hAnsi="Arial"/>
      <w:b/>
      <w:color w:val="3F9C35"/>
      <w:sz w:val="28"/>
    </w:rPr>
  </w:style>
  <w:style w:type="paragraph" w:customStyle="1" w:styleId="20">
    <w:name w:val="内容提要标题2"/>
    <w:basedOn w:val="13"/>
    <w:next w:val="a6"/>
    <w:link w:val="2Char"/>
    <w:autoRedefine/>
    <w:qFormat/>
    <w:pPr>
      <w:numPr>
        <w:numId w:val="3"/>
      </w:numPr>
    </w:pPr>
    <w:rPr>
      <w:color w:val="auto"/>
      <w:sz w:val="24"/>
    </w:rPr>
  </w:style>
  <w:style w:type="character" w:customStyle="1" w:styleId="Char0">
    <w:name w:val="页眉页脚 Char"/>
    <w:basedOn w:val="a7"/>
    <w:link w:val="a1"/>
    <w:autoRedefine/>
    <w:qFormat/>
    <w:rPr>
      <w:sz w:val="18"/>
    </w:rPr>
  </w:style>
  <w:style w:type="paragraph" w:customStyle="1" w:styleId="a">
    <w:name w:val="章节大标题"/>
    <w:basedOn w:val="a6"/>
    <w:next w:val="PuceUO"/>
    <w:link w:val="Char1"/>
    <w:autoRedefine/>
    <w:qFormat/>
    <w:pPr>
      <w:numPr>
        <w:numId w:val="4"/>
      </w:numPr>
      <w:spacing w:before="2880" w:after="2880"/>
      <w:jc w:val="center"/>
      <w:outlineLvl w:val="0"/>
    </w:pPr>
    <w:rPr>
      <w:color w:val="808080"/>
      <w:sz w:val="72"/>
    </w:rPr>
  </w:style>
  <w:style w:type="character" w:customStyle="1" w:styleId="2Char">
    <w:name w:val="内容提要标题2 Char"/>
    <w:basedOn w:val="a7"/>
    <w:link w:val="20"/>
    <w:autoRedefine/>
    <w:qFormat/>
    <w:rPr>
      <w:rFonts w:ascii="Arial" w:eastAsia="黑体" w:hAnsi="Arial"/>
      <w:b/>
    </w:rPr>
  </w:style>
  <w:style w:type="character" w:customStyle="1" w:styleId="Char1">
    <w:name w:val="章节大标题 Char"/>
    <w:basedOn w:val="a7"/>
    <w:link w:val="a"/>
    <w:autoRedefine/>
    <w:qFormat/>
    <w:rPr>
      <w:color w:val="808080"/>
      <w:sz w:val="72"/>
    </w:rPr>
  </w:style>
  <w:style w:type="paragraph" w:customStyle="1" w:styleId="a0">
    <w:name w:val="中文章节标题"/>
    <w:basedOn w:val="a6"/>
    <w:autoRedefine/>
    <w:qFormat/>
    <w:pPr>
      <w:numPr>
        <w:numId w:val="5"/>
      </w:numPr>
    </w:pPr>
  </w:style>
  <w:style w:type="paragraph" w:customStyle="1" w:styleId="1">
    <w:name w:val="章节标题1"/>
    <w:basedOn w:val="a6"/>
    <w:next w:val="PuceUO"/>
    <w:link w:val="1Char0"/>
    <w:autoRedefine/>
    <w:qFormat/>
    <w:pPr>
      <w:numPr>
        <w:ilvl w:val="1"/>
        <w:numId w:val="6"/>
      </w:numPr>
      <w:jc w:val="center"/>
      <w:outlineLvl w:val="1"/>
    </w:pPr>
    <w:rPr>
      <w:b/>
      <w:color w:val="FFFFFF" w:themeColor="background1"/>
      <w:sz w:val="28"/>
    </w:rPr>
  </w:style>
  <w:style w:type="character" w:customStyle="1" w:styleId="1Char0">
    <w:name w:val="章节标题1 Char"/>
    <w:basedOn w:val="a7"/>
    <w:link w:val="1"/>
    <w:autoRedefine/>
    <w:qFormat/>
    <w:rPr>
      <w:b/>
      <w:color w:val="FFFFFF" w:themeColor="background1"/>
      <w:sz w:val="28"/>
    </w:rPr>
  </w:style>
  <w:style w:type="paragraph" w:customStyle="1" w:styleId="2">
    <w:name w:val="章节标题2"/>
    <w:basedOn w:val="1"/>
    <w:link w:val="2Char0"/>
    <w:autoRedefine/>
    <w:qFormat/>
    <w:pPr>
      <w:numPr>
        <w:ilvl w:val="0"/>
        <w:numId w:val="7"/>
      </w:numPr>
    </w:pPr>
  </w:style>
  <w:style w:type="character" w:customStyle="1" w:styleId="2Char0">
    <w:name w:val="章节标题2 Char"/>
    <w:basedOn w:val="1Char0"/>
    <w:link w:val="2"/>
    <w:autoRedefine/>
    <w:qFormat/>
    <w:rPr>
      <w:b/>
      <w:color w:val="FFFFFF" w:themeColor="background1"/>
      <w:sz w:val="28"/>
    </w:rPr>
  </w:style>
  <w:style w:type="character" w:customStyle="1" w:styleId="ab">
    <w:name w:val="注释标题 字符"/>
    <w:basedOn w:val="a7"/>
    <w:link w:val="aa"/>
    <w:autoRedefine/>
    <w:qFormat/>
    <w:rPr>
      <w:rFonts w:eastAsiaTheme="minorEastAsia" w:cs="Arial"/>
      <w:b/>
      <w:kern w:val="24"/>
      <w:sz w:val="18"/>
      <w:szCs w:val="20"/>
      <w:lang w:eastAsia="en-US"/>
    </w:rPr>
  </w:style>
  <w:style w:type="paragraph" w:customStyle="1" w:styleId="3">
    <w:name w:val="章节标题3"/>
    <w:basedOn w:val="2"/>
    <w:link w:val="3Char"/>
    <w:autoRedefine/>
    <w:qFormat/>
    <w:pPr>
      <w:numPr>
        <w:numId w:val="8"/>
      </w:numPr>
    </w:pPr>
  </w:style>
  <w:style w:type="paragraph" w:customStyle="1" w:styleId="31">
    <w:name w:val="小节标题3.1"/>
    <w:basedOn w:val="a6"/>
    <w:link w:val="31Char"/>
    <w:autoRedefine/>
    <w:qFormat/>
    <w:pPr>
      <w:numPr>
        <w:numId w:val="9"/>
      </w:numPr>
      <w:outlineLvl w:val="2"/>
    </w:pPr>
    <w:rPr>
      <w:b/>
    </w:rPr>
  </w:style>
  <w:style w:type="character" w:customStyle="1" w:styleId="3Char">
    <w:name w:val="章节标题3 Char"/>
    <w:basedOn w:val="2Char0"/>
    <w:link w:val="3"/>
    <w:autoRedefine/>
    <w:qFormat/>
    <w:rPr>
      <w:b/>
      <w:color w:val="FFFFFF" w:themeColor="background1"/>
      <w:sz w:val="28"/>
    </w:rPr>
  </w:style>
  <w:style w:type="paragraph" w:customStyle="1" w:styleId="311">
    <w:name w:val="明细标题3.1.1"/>
    <w:basedOn w:val="a6"/>
    <w:link w:val="311Char"/>
    <w:autoRedefine/>
    <w:qFormat/>
    <w:pPr>
      <w:keepNext/>
      <w:numPr>
        <w:numId w:val="10"/>
      </w:numPr>
      <w:outlineLvl w:val="3"/>
    </w:pPr>
    <w:rPr>
      <w:b/>
    </w:rPr>
  </w:style>
  <w:style w:type="character" w:customStyle="1" w:styleId="31Char">
    <w:name w:val="小节标题3.1 Char"/>
    <w:basedOn w:val="a7"/>
    <w:link w:val="31"/>
    <w:autoRedefine/>
    <w:qFormat/>
    <w:rPr>
      <w:b/>
    </w:rPr>
  </w:style>
  <w:style w:type="paragraph" w:customStyle="1" w:styleId="313">
    <w:name w:val="明细标题3.1.3"/>
    <w:basedOn w:val="aff3"/>
    <w:link w:val="313Char"/>
    <w:autoRedefine/>
    <w:qFormat/>
    <w:pPr>
      <w:numPr>
        <w:numId w:val="11"/>
      </w:numPr>
      <w:outlineLvl w:val="3"/>
    </w:pPr>
    <w:rPr>
      <w:b/>
    </w:rPr>
  </w:style>
  <w:style w:type="character" w:customStyle="1" w:styleId="311Char">
    <w:name w:val="明细标题3.1.1 Char"/>
    <w:basedOn w:val="a7"/>
    <w:link w:val="311"/>
    <w:autoRedefine/>
    <w:qFormat/>
    <w:rPr>
      <w:b/>
    </w:rPr>
  </w:style>
  <w:style w:type="paragraph" w:customStyle="1" w:styleId="314">
    <w:name w:val="明细标题3.1.4"/>
    <w:basedOn w:val="aff3"/>
    <w:link w:val="314Char"/>
    <w:autoRedefine/>
    <w:qFormat/>
    <w:pPr>
      <w:numPr>
        <w:numId w:val="12"/>
      </w:numPr>
      <w:outlineLvl w:val="3"/>
    </w:pPr>
    <w:rPr>
      <w:b/>
    </w:rPr>
  </w:style>
  <w:style w:type="character" w:customStyle="1" w:styleId="aff4">
    <w:name w:val="列表段落 字符"/>
    <w:basedOn w:val="a7"/>
    <w:link w:val="aff3"/>
    <w:autoRedefine/>
    <w:uiPriority w:val="34"/>
    <w:qFormat/>
  </w:style>
  <w:style w:type="character" w:customStyle="1" w:styleId="313Char">
    <w:name w:val="明细标题3.1.3 Char"/>
    <w:basedOn w:val="aff4"/>
    <w:link w:val="313"/>
    <w:autoRedefine/>
    <w:qFormat/>
    <w:rPr>
      <w:b/>
    </w:rPr>
  </w:style>
  <w:style w:type="paragraph" w:customStyle="1" w:styleId="315">
    <w:name w:val="明细标题3.1.5"/>
    <w:basedOn w:val="aff3"/>
    <w:link w:val="315Char"/>
    <w:autoRedefine/>
    <w:qFormat/>
    <w:pPr>
      <w:numPr>
        <w:numId w:val="13"/>
      </w:numPr>
      <w:outlineLvl w:val="3"/>
    </w:pPr>
    <w:rPr>
      <w:b/>
    </w:rPr>
  </w:style>
  <w:style w:type="character" w:customStyle="1" w:styleId="314Char">
    <w:name w:val="明细标题3.1.4 Char"/>
    <w:basedOn w:val="aff4"/>
    <w:link w:val="314"/>
    <w:autoRedefine/>
    <w:qFormat/>
    <w:rPr>
      <w:b/>
    </w:rPr>
  </w:style>
  <w:style w:type="character" w:customStyle="1" w:styleId="315Char">
    <w:name w:val="明细标题3.1.5 Char"/>
    <w:basedOn w:val="aff4"/>
    <w:link w:val="315"/>
    <w:autoRedefine/>
    <w:qFormat/>
    <w:rPr>
      <w:b/>
    </w:rPr>
  </w:style>
  <w:style w:type="paragraph" w:customStyle="1" w:styleId="32">
    <w:name w:val="小节标题3.2"/>
    <w:basedOn w:val="aff3"/>
    <w:link w:val="32Char"/>
    <w:autoRedefine/>
    <w:qFormat/>
    <w:pPr>
      <w:numPr>
        <w:numId w:val="14"/>
      </w:numPr>
      <w:ind w:left="360"/>
      <w:outlineLvl w:val="2"/>
    </w:pPr>
    <w:rPr>
      <w:b/>
    </w:rPr>
  </w:style>
  <w:style w:type="character" w:customStyle="1" w:styleId="32Char">
    <w:name w:val="小节标题3.2 Char"/>
    <w:basedOn w:val="aff4"/>
    <w:link w:val="32"/>
    <w:autoRedefine/>
    <w:qFormat/>
    <w:rPr>
      <w:b/>
    </w:rPr>
  </w:style>
  <w:style w:type="character" w:customStyle="1" w:styleId="ae">
    <w:name w:val="批注文字 字符"/>
    <w:basedOn w:val="a7"/>
    <w:link w:val="ad"/>
    <w:autoRedefine/>
    <w:uiPriority w:val="99"/>
    <w:qFormat/>
    <w:rPr>
      <w:sz w:val="20"/>
      <w:szCs w:val="20"/>
    </w:rPr>
  </w:style>
  <w:style w:type="character" w:customStyle="1" w:styleId="afd">
    <w:name w:val="批注主题 字符"/>
    <w:basedOn w:val="ae"/>
    <w:link w:val="afc"/>
    <w:autoRedefine/>
    <w:uiPriority w:val="99"/>
    <w:semiHidden/>
    <w:qFormat/>
    <w:rPr>
      <w:b/>
      <w:bCs/>
      <w:sz w:val="20"/>
      <w:szCs w:val="20"/>
    </w:rPr>
  </w:style>
  <w:style w:type="paragraph" w:customStyle="1" w:styleId="33">
    <w:name w:val="小节标题3.3"/>
    <w:basedOn w:val="aff3"/>
    <w:link w:val="33Char"/>
    <w:autoRedefine/>
    <w:qFormat/>
    <w:pPr>
      <w:keepNext/>
      <w:numPr>
        <w:numId w:val="15"/>
      </w:numPr>
      <w:outlineLvl w:val="2"/>
    </w:pPr>
    <w:rPr>
      <w:b/>
    </w:rPr>
  </w:style>
  <w:style w:type="paragraph" w:customStyle="1" w:styleId="34">
    <w:name w:val="小节标题3.4"/>
    <w:basedOn w:val="aff3"/>
    <w:link w:val="34Char"/>
    <w:autoRedefine/>
    <w:qFormat/>
    <w:pPr>
      <w:numPr>
        <w:numId w:val="16"/>
      </w:numPr>
      <w:outlineLvl w:val="2"/>
    </w:pPr>
    <w:rPr>
      <w:b/>
    </w:rPr>
  </w:style>
  <w:style w:type="character" w:customStyle="1" w:styleId="33Char">
    <w:name w:val="小节标题3.3 Char"/>
    <w:basedOn w:val="aff4"/>
    <w:link w:val="33"/>
    <w:autoRedefine/>
    <w:qFormat/>
    <w:rPr>
      <w:b/>
    </w:rPr>
  </w:style>
  <w:style w:type="paragraph" w:customStyle="1" w:styleId="35">
    <w:name w:val="小节标题3.5"/>
    <w:basedOn w:val="aff3"/>
    <w:link w:val="35Char"/>
    <w:autoRedefine/>
    <w:qFormat/>
    <w:pPr>
      <w:numPr>
        <w:numId w:val="17"/>
      </w:numPr>
      <w:ind w:left="360"/>
      <w:outlineLvl w:val="2"/>
    </w:pPr>
    <w:rPr>
      <w:b/>
    </w:rPr>
  </w:style>
  <w:style w:type="character" w:customStyle="1" w:styleId="34Char">
    <w:name w:val="小节标题3.4 Char"/>
    <w:basedOn w:val="aff4"/>
    <w:link w:val="34"/>
    <w:autoRedefine/>
    <w:qFormat/>
    <w:rPr>
      <w:b/>
    </w:rPr>
  </w:style>
  <w:style w:type="paragraph" w:customStyle="1" w:styleId="351">
    <w:name w:val="明细标题3.5.1"/>
    <w:basedOn w:val="aff3"/>
    <w:link w:val="351Char"/>
    <w:autoRedefine/>
    <w:qFormat/>
    <w:pPr>
      <w:numPr>
        <w:numId w:val="18"/>
      </w:numPr>
      <w:outlineLvl w:val="3"/>
    </w:pPr>
    <w:rPr>
      <w:b/>
    </w:rPr>
  </w:style>
  <w:style w:type="character" w:customStyle="1" w:styleId="35Char">
    <w:name w:val="小节标题3.5 Char"/>
    <w:basedOn w:val="aff4"/>
    <w:link w:val="35"/>
    <w:autoRedefine/>
    <w:qFormat/>
    <w:rPr>
      <w:b/>
    </w:rPr>
  </w:style>
  <w:style w:type="paragraph" w:customStyle="1" w:styleId="4">
    <w:name w:val="章节标题4"/>
    <w:basedOn w:val="1"/>
    <w:link w:val="4Char"/>
    <w:autoRedefine/>
    <w:qFormat/>
    <w:pPr>
      <w:numPr>
        <w:ilvl w:val="0"/>
        <w:numId w:val="19"/>
      </w:numPr>
      <w:ind w:left="360"/>
    </w:pPr>
  </w:style>
  <w:style w:type="character" w:customStyle="1" w:styleId="351Char">
    <w:name w:val="明细标题3.5.1 Char"/>
    <w:basedOn w:val="aff4"/>
    <w:link w:val="351"/>
    <w:autoRedefine/>
    <w:qFormat/>
    <w:rPr>
      <w:b/>
    </w:rPr>
  </w:style>
  <w:style w:type="paragraph" w:customStyle="1" w:styleId="EYBulletedList1">
    <w:name w:val="EY Bulleted List 1"/>
    <w:basedOn w:val="a6"/>
    <w:link w:val="EYBulletedList1Char"/>
    <w:autoRedefine/>
    <w:qFormat/>
    <w:pPr>
      <w:spacing w:before="120" w:after="240" w:line="360" w:lineRule="auto"/>
    </w:pPr>
    <w:rPr>
      <w:rFonts w:eastAsiaTheme="minorEastAsia" w:cs="Times New Roman"/>
      <w:iCs/>
      <w:kern w:val="12"/>
      <w:sz w:val="20"/>
      <w:szCs w:val="18"/>
      <w:lang w:eastAsia="en-US"/>
    </w:rPr>
  </w:style>
  <w:style w:type="character" w:customStyle="1" w:styleId="4Char">
    <w:name w:val="章节标题4 Char"/>
    <w:basedOn w:val="1Char0"/>
    <w:link w:val="4"/>
    <w:autoRedefine/>
    <w:qFormat/>
    <w:rPr>
      <w:b/>
      <w:color w:val="FFFFFF" w:themeColor="background1"/>
      <w:sz w:val="28"/>
    </w:rPr>
  </w:style>
  <w:style w:type="character" w:customStyle="1" w:styleId="EYBulletedList1Char">
    <w:name w:val="EY Bulleted List 1 Char"/>
    <w:basedOn w:val="a7"/>
    <w:link w:val="EYBulletedList1"/>
    <w:autoRedefine/>
    <w:qFormat/>
    <w:rPr>
      <w:rFonts w:eastAsiaTheme="minorEastAsia" w:cs="Times New Roman"/>
      <w:iCs/>
      <w:kern w:val="12"/>
      <w:sz w:val="20"/>
      <w:szCs w:val="18"/>
      <w:lang w:eastAsia="en-US"/>
    </w:rPr>
  </w:style>
  <w:style w:type="paragraph" w:customStyle="1" w:styleId="5">
    <w:name w:val="章节标题5"/>
    <w:basedOn w:val="4"/>
    <w:link w:val="5Char"/>
    <w:autoRedefine/>
    <w:qFormat/>
    <w:pPr>
      <w:numPr>
        <w:numId w:val="20"/>
      </w:numPr>
      <w:ind w:left="360"/>
    </w:pPr>
  </w:style>
  <w:style w:type="character" w:customStyle="1" w:styleId="5Char">
    <w:name w:val="章节标题5 Char"/>
    <w:basedOn w:val="4Char"/>
    <w:link w:val="5"/>
    <w:autoRedefine/>
    <w:qFormat/>
    <w:rPr>
      <w:b/>
      <w:color w:val="FFFFFF" w:themeColor="background1"/>
      <w:sz w:val="28"/>
    </w:rPr>
  </w:style>
  <w:style w:type="paragraph" w:customStyle="1" w:styleId="51">
    <w:name w:val="小节标题5.1"/>
    <w:basedOn w:val="a6"/>
    <w:autoRedefine/>
    <w:qFormat/>
    <w:pPr>
      <w:numPr>
        <w:numId w:val="21"/>
      </w:numPr>
    </w:pPr>
    <w:rPr>
      <w:b/>
    </w:rPr>
  </w:style>
  <w:style w:type="character" w:customStyle="1" w:styleId="af7">
    <w:name w:val="脚注文本 字符"/>
    <w:basedOn w:val="a7"/>
    <w:link w:val="af6"/>
    <w:autoRedefine/>
    <w:qFormat/>
    <w:rPr>
      <w:sz w:val="20"/>
      <w:szCs w:val="20"/>
    </w:rPr>
  </w:style>
  <w:style w:type="paragraph" w:customStyle="1" w:styleId="affb">
    <w:name w:val="脚注样式"/>
    <w:basedOn w:val="af6"/>
    <w:link w:val="Char2"/>
    <w:autoRedefine/>
    <w:qFormat/>
    <w:rPr>
      <w:sz w:val="16"/>
    </w:rPr>
  </w:style>
  <w:style w:type="paragraph" w:customStyle="1" w:styleId="affc">
    <w:name w:val="引文正文"/>
    <w:basedOn w:val="a6"/>
    <w:link w:val="Char3"/>
    <w:autoRedefine/>
    <w:qFormat/>
    <w:pPr>
      <w:ind w:left="720"/>
    </w:pPr>
    <w:rPr>
      <w:i/>
    </w:rPr>
  </w:style>
  <w:style w:type="character" w:customStyle="1" w:styleId="Char2">
    <w:name w:val="脚注样式 Char"/>
    <w:basedOn w:val="af7"/>
    <w:link w:val="affb"/>
    <w:autoRedefine/>
    <w:qFormat/>
    <w:rPr>
      <w:sz w:val="16"/>
      <w:szCs w:val="20"/>
    </w:rPr>
  </w:style>
  <w:style w:type="character" w:customStyle="1" w:styleId="shorttext">
    <w:name w:val="short_text"/>
    <w:basedOn w:val="a7"/>
    <w:autoRedefine/>
    <w:qFormat/>
  </w:style>
  <w:style w:type="character" w:customStyle="1" w:styleId="Char3">
    <w:name w:val="引文正文 Char"/>
    <w:basedOn w:val="a7"/>
    <w:link w:val="affc"/>
    <w:autoRedefine/>
    <w:qFormat/>
    <w:rPr>
      <w:i/>
    </w:rPr>
  </w:style>
  <w:style w:type="paragraph" w:customStyle="1" w:styleId="52">
    <w:name w:val="小节标题5.2"/>
    <w:basedOn w:val="aff3"/>
    <w:link w:val="52Char"/>
    <w:autoRedefine/>
    <w:qFormat/>
    <w:pPr>
      <w:numPr>
        <w:numId w:val="22"/>
      </w:numPr>
      <w:ind w:left="357" w:hanging="357"/>
    </w:pPr>
    <w:rPr>
      <w:b/>
      <w:szCs w:val="20"/>
    </w:rPr>
  </w:style>
  <w:style w:type="paragraph" w:customStyle="1" w:styleId="522">
    <w:name w:val="明细标题5.2.2"/>
    <w:basedOn w:val="aff3"/>
    <w:link w:val="522Char"/>
    <w:autoRedefine/>
    <w:qFormat/>
    <w:pPr>
      <w:numPr>
        <w:numId w:val="23"/>
      </w:numPr>
      <w:outlineLvl w:val="3"/>
    </w:pPr>
    <w:rPr>
      <w:b/>
    </w:rPr>
  </w:style>
  <w:style w:type="character" w:customStyle="1" w:styleId="52Char">
    <w:name w:val="小节标题5.2 Char"/>
    <w:basedOn w:val="aff4"/>
    <w:link w:val="52"/>
    <w:autoRedefine/>
    <w:qFormat/>
    <w:rPr>
      <w:b/>
      <w:szCs w:val="20"/>
    </w:rPr>
  </w:style>
  <w:style w:type="paragraph" w:customStyle="1" w:styleId="54">
    <w:name w:val="小节标题5.4"/>
    <w:basedOn w:val="aff3"/>
    <w:link w:val="54Char"/>
    <w:autoRedefine/>
    <w:qFormat/>
    <w:pPr>
      <w:numPr>
        <w:numId w:val="24"/>
      </w:numPr>
    </w:pPr>
    <w:rPr>
      <w:b/>
    </w:rPr>
  </w:style>
  <w:style w:type="character" w:customStyle="1" w:styleId="522Char">
    <w:name w:val="明细标题5.2.2 Char"/>
    <w:basedOn w:val="aff4"/>
    <w:link w:val="522"/>
    <w:autoRedefine/>
    <w:qFormat/>
    <w:rPr>
      <w:b/>
    </w:rPr>
  </w:style>
  <w:style w:type="paragraph" w:customStyle="1" w:styleId="541">
    <w:name w:val="明细标题5.4.1"/>
    <w:basedOn w:val="aff3"/>
    <w:link w:val="541Char"/>
    <w:autoRedefine/>
    <w:qFormat/>
    <w:pPr>
      <w:numPr>
        <w:numId w:val="25"/>
      </w:numPr>
      <w:outlineLvl w:val="3"/>
    </w:pPr>
    <w:rPr>
      <w:b/>
    </w:rPr>
  </w:style>
  <w:style w:type="character" w:customStyle="1" w:styleId="54Char">
    <w:name w:val="小节标题5.4 Char"/>
    <w:basedOn w:val="aff4"/>
    <w:link w:val="54"/>
    <w:autoRedefine/>
    <w:qFormat/>
    <w:rPr>
      <w:b/>
    </w:rPr>
  </w:style>
  <w:style w:type="paragraph" w:customStyle="1" w:styleId="affd">
    <w:name w:val="引文小标题"/>
    <w:basedOn w:val="aff6"/>
    <w:link w:val="Char4"/>
    <w:autoRedefine/>
    <w:qFormat/>
    <w:pPr>
      <w:outlineLvl w:val="2"/>
    </w:pPr>
  </w:style>
  <w:style w:type="character" w:customStyle="1" w:styleId="541Char">
    <w:name w:val="明细标题5.4.1 Char"/>
    <w:basedOn w:val="aff4"/>
    <w:link w:val="541"/>
    <w:autoRedefine/>
    <w:qFormat/>
    <w:rPr>
      <w:b/>
    </w:rPr>
  </w:style>
  <w:style w:type="paragraph" w:customStyle="1" w:styleId="a2">
    <w:name w:val="附录一级标题"/>
    <w:basedOn w:val="aff3"/>
    <w:link w:val="Char5"/>
    <w:autoRedefine/>
    <w:qFormat/>
    <w:pPr>
      <w:numPr>
        <w:numId w:val="26"/>
      </w:numPr>
      <w:outlineLvl w:val="3"/>
    </w:pPr>
  </w:style>
  <w:style w:type="character" w:customStyle="1" w:styleId="Char4">
    <w:name w:val="引文小标题 Char"/>
    <w:basedOn w:val="aff7"/>
    <w:link w:val="affd"/>
    <w:autoRedefine/>
    <w:qFormat/>
    <w:rPr>
      <w:b/>
      <w:iCs/>
      <w:color w:val="808080"/>
      <w:sz w:val="36"/>
    </w:rPr>
  </w:style>
  <w:style w:type="paragraph" w:customStyle="1" w:styleId="a3">
    <w:name w:val="附录二级标题"/>
    <w:basedOn w:val="aff3"/>
    <w:link w:val="Char6"/>
    <w:autoRedefine/>
    <w:qFormat/>
    <w:pPr>
      <w:numPr>
        <w:ilvl w:val="1"/>
        <w:numId w:val="26"/>
      </w:numPr>
      <w:outlineLvl w:val="4"/>
    </w:pPr>
  </w:style>
  <w:style w:type="character" w:customStyle="1" w:styleId="Char5">
    <w:name w:val="附录一级标题 Char"/>
    <w:basedOn w:val="aff4"/>
    <w:link w:val="a2"/>
    <w:autoRedefine/>
    <w:qFormat/>
  </w:style>
  <w:style w:type="character" w:customStyle="1" w:styleId="Char6">
    <w:name w:val="附录二级标题 Char"/>
    <w:basedOn w:val="aff4"/>
    <w:link w:val="a3"/>
    <w:autoRedefine/>
    <w:qFormat/>
  </w:style>
  <w:style w:type="paragraph" w:customStyle="1" w:styleId="affe">
    <w:name w:val="主目录文字"/>
    <w:basedOn w:val="a6"/>
    <w:link w:val="Char7"/>
    <w:autoRedefine/>
    <w:qFormat/>
    <w:rPr>
      <w:color w:val="808080"/>
      <w:sz w:val="32"/>
    </w:rPr>
  </w:style>
  <w:style w:type="character" w:customStyle="1" w:styleId="Char7">
    <w:name w:val="主目录文字 Char"/>
    <w:basedOn w:val="a7"/>
    <w:link w:val="affe"/>
    <w:autoRedefine/>
    <w:qFormat/>
    <w:rPr>
      <w:color w:val="808080"/>
      <w:sz w:val="32"/>
    </w:rPr>
  </w:style>
  <w:style w:type="paragraph" w:customStyle="1" w:styleId="a4">
    <w:name w:val="附录三级标题"/>
    <w:basedOn w:val="aff3"/>
    <w:link w:val="Char8"/>
    <w:autoRedefine/>
    <w:qFormat/>
    <w:pPr>
      <w:numPr>
        <w:ilvl w:val="2"/>
        <w:numId w:val="26"/>
      </w:numPr>
      <w:outlineLvl w:val="4"/>
    </w:pPr>
  </w:style>
  <w:style w:type="paragraph" w:customStyle="1" w:styleId="afff">
    <w:name w:val="附录三级目录"/>
    <w:basedOn w:val="a3"/>
    <w:link w:val="Char9"/>
    <w:autoRedefine/>
    <w:qFormat/>
  </w:style>
  <w:style w:type="character" w:customStyle="1" w:styleId="Char8">
    <w:name w:val="附录三级标题 Char"/>
    <w:basedOn w:val="aff4"/>
    <w:link w:val="a4"/>
    <w:autoRedefine/>
    <w:qFormat/>
  </w:style>
  <w:style w:type="paragraph" w:customStyle="1" w:styleId="a5">
    <w:name w:val="附录四级标题"/>
    <w:basedOn w:val="a3"/>
    <w:link w:val="Chara"/>
    <w:autoRedefine/>
    <w:qFormat/>
    <w:pPr>
      <w:numPr>
        <w:ilvl w:val="3"/>
      </w:numPr>
      <w:ind w:left="720" w:hanging="720"/>
    </w:pPr>
  </w:style>
  <w:style w:type="character" w:customStyle="1" w:styleId="Char9">
    <w:name w:val="附录三级目录 Char"/>
    <w:basedOn w:val="Char6"/>
    <w:link w:val="afff"/>
    <w:autoRedefine/>
    <w:qFormat/>
  </w:style>
  <w:style w:type="character" w:customStyle="1" w:styleId="Chara">
    <w:name w:val="附录四级标题 Char"/>
    <w:basedOn w:val="Char6"/>
    <w:link w:val="a5"/>
    <w:autoRedefine/>
    <w:qFormat/>
  </w:style>
  <w:style w:type="paragraph" w:customStyle="1" w:styleId="14">
    <w:name w:val="修订1"/>
    <w:autoRedefine/>
    <w:hidden/>
    <w:uiPriority w:val="99"/>
    <w:semiHidden/>
    <w:qFormat/>
    <w:rPr>
      <w:rFonts w:ascii="Candara Light" w:hAnsi="Candara Light"/>
      <w:sz w:val="24"/>
      <w:szCs w:val="24"/>
    </w:rPr>
  </w:style>
  <w:style w:type="paragraph" w:customStyle="1" w:styleId="AbstractTitle">
    <w:name w:val="Abstract Title"/>
    <w:basedOn w:val="a6"/>
    <w:link w:val="AbstractTitleChar"/>
    <w:autoRedefine/>
    <w:qFormat/>
    <w:pPr>
      <w:spacing w:line="276" w:lineRule="auto"/>
      <w:outlineLvl w:val="0"/>
    </w:pPr>
    <w:rPr>
      <w:rFonts w:cs="Times New Roman"/>
      <w:b/>
      <w:color w:val="808080"/>
      <w:sz w:val="36"/>
      <w:lang w:eastAsia="en-US"/>
    </w:rPr>
  </w:style>
  <w:style w:type="character" w:customStyle="1" w:styleId="AbstractTitleChar">
    <w:name w:val="Abstract Title Char"/>
    <w:basedOn w:val="a7"/>
    <w:link w:val="AbstractTitle"/>
    <w:autoRedefine/>
    <w:qFormat/>
    <w:rPr>
      <w:rFonts w:cs="Times New Roman"/>
      <w:b/>
      <w:color w:val="808080"/>
      <w:sz w:val="36"/>
      <w:lang w:eastAsia="en-US"/>
    </w:rPr>
  </w:style>
  <w:style w:type="paragraph" w:customStyle="1" w:styleId="Alternativelanguage">
    <w:name w:val="Alternative language"/>
    <w:basedOn w:val="a6"/>
    <w:link w:val="AlternativelanguageChar"/>
    <w:autoRedefine/>
    <w:qFormat/>
    <w:pPr>
      <w:spacing w:line="276" w:lineRule="auto"/>
    </w:pPr>
    <w:rPr>
      <w:rFonts w:cs="Times New Roman"/>
      <w:color w:val="0000FF"/>
      <w:sz w:val="20"/>
      <w:lang w:eastAsia="en-US"/>
    </w:rPr>
  </w:style>
  <w:style w:type="character" w:customStyle="1" w:styleId="AlternativelanguageChar">
    <w:name w:val="Alternative language Char"/>
    <w:basedOn w:val="a7"/>
    <w:link w:val="Alternativelanguage"/>
    <w:autoRedefine/>
    <w:qFormat/>
    <w:rPr>
      <w:rFonts w:cs="Times New Roman"/>
      <w:color w:val="0000FF"/>
      <w:sz w:val="20"/>
      <w:lang w:eastAsia="en-US"/>
    </w:rPr>
  </w:style>
  <w:style w:type="paragraph" w:customStyle="1" w:styleId="SampleLanguage">
    <w:name w:val="Sample Language"/>
    <w:basedOn w:val="a6"/>
    <w:link w:val="SampleLanguageChar"/>
    <w:autoRedefine/>
    <w:qFormat/>
    <w:pPr>
      <w:spacing w:line="276" w:lineRule="auto"/>
    </w:pPr>
    <w:rPr>
      <w:rFonts w:cs="Times New Roman"/>
      <w:color w:val="00B050"/>
      <w:sz w:val="20"/>
      <w:lang w:eastAsia="en-US"/>
    </w:rPr>
  </w:style>
  <w:style w:type="character" w:customStyle="1" w:styleId="SampleLanguageChar">
    <w:name w:val="Sample Language Char"/>
    <w:basedOn w:val="a7"/>
    <w:link w:val="SampleLanguage"/>
    <w:autoRedefine/>
    <w:qFormat/>
    <w:rPr>
      <w:rFonts w:cs="Times New Roman"/>
      <w:color w:val="00B050"/>
      <w:sz w:val="20"/>
      <w:lang w:eastAsia="en-US"/>
    </w:rPr>
  </w:style>
  <w:style w:type="table" w:customStyle="1" w:styleId="CV2111">
    <w:name w:val="CV2111"/>
    <w:basedOn w:val="a8"/>
    <w:autoRedefine/>
    <w:qFormat/>
    <w:rPr>
      <w:rFonts w:ascii="Algerian" w:eastAsia="宋体" w:hAnsi="Algerian" w:cs="Times New Roman"/>
      <w:sz w:val="16"/>
      <w:szCs w:val="16"/>
      <w:lang w:val="fr-FR" w:eastAsia="fr-FR"/>
    </w:rPr>
    <w:tblPr>
      <w:tblBorders>
        <w:top w:val="single" w:sz="8" w:space="0" w:color="808080"/>
        <w:bottom w:val="single" w:sz="8" w:space="0" w:color="808080"/>
        <w:insideH w:val="single" w:sz="2" w:space="0" w:color="808080"/>
      </w:tblBorders>
      <w:tblCellMar>
        <w:top w:w="85" w:type="dxa"/>
      </w:tblCellMar>
    </w:tblPr>
    <w:tblStylePr w:type="firstRow">
      <w:pPr>
        <w:wordWrap/>
        <w:spacing w:line="240" w:lineRule="auto"/>
      </w:pPr>
      <w:rPr>
        <w:rFonts w:ascii="Wingdings 2" w:hAnsi="Wingdings 2" w:hint="default"/>
        <w:b w:val="0"/>
        <w:bCs/>
        <w:color w:val="auto"/>
        <w:sz w:val="16"/>
        <w:szCs w:val="16"/>
      </w:rPr>
      <w:tblPr/>
      <w:tcPr>
        <w:tcBorders>
          <w:top w:val="nil"/>
          <w:left w:val="nil"/>
          <w:bottom w:val="nil"/>
          <w:right w:val="nil"/>
          <w:insideH w:val="nil"/>
          <w:insideV w:val="nil"/>
          <w:tl2br w:val="nil"/>
          <w:tr2bl w:val="nil"/>
        </w:tcBorders>
        <w:shd w:val="clear" w:color="auto" w:fill="FFD200"/>
      </w:tcPr>
    </w:tblStylePr>
    <w:tblStylePr w:type="nwCell">
      <w:pPr>
        <w:wordWrap/>
        <w:spacing w:line="240" w:lineRule="auto"/>
      </w:pPr>
      <w:rPr>
        <w:rFonts w:ascii="Wingdings 2" w:hAnsi="Wingdings 2" w:hint="default"/>
      </w:rPr>
      <w:tblPr/>
      <w:tcPr>
        <w:tcBorders>
          <w:top w:val="nil"/>
          <w:left w:val="nil"/>
          <w:bottom w:val="nil"/>
          <w:right w:val="nil"/>
          <w:insideH w:val="nil"/>
          <w:insideV w:val="nil"/>
          <w:tl2br w:val="nil"/>
          <w:tr2bl w:val="nil"/>
        </w:tcBorders>
        <w:shd w:val="clear" w:color="auto" w:fill="FFD200"/>
      </w:tcPr>
    </w:tblStylePr>
  </w:style>
  <w:style w:type="character" w:customStyle="1" w:styleId="markedcontent">
    <w:name w:val="markedcontent"/>
    <w:basedOn w:val="a7"/>
    <w:autoRedefine/>
    <w:qFormat/>
  </w:style>
  <w:style w:type="table" w:customStyle="1" w:styleId="1-11">
    <w:name w:val="网格表 1 浅色 - 着色 11"/>
    <w:basedOn w:val="a8"/>
    <w:autoRedefine/>
    <w:uiPriority w:val="46"/>
    <w:qFormat/>
    <w:tblPr>
      <w:tblBorders>
        <w:top w:val="single" w:sz="4" w:space="0" w:color="91DDFC" w:themeColor="accent1" w:themeTint="66"/>
        <w:left w:val="single" w:sz="4" w:space="0" w:color="91DDFC" w:themeColor="accent1" w:themeTint="66"/>
        <w:bottom w:val="single" w:sz="4" w:space="0" w:color="91DDFC" w:themeColor="accent1" w:themeTint="66"/>
        <w:right w:val="single" w:sz="4" w:space="0" w:color="91DDFC" w:themeColor="accent1" w:themeTint="66"/>
        <w:insideH w:val="single" w:sz="4" w:space="0" w:color="91DDFC" w:themeColor="accent1" w:themeTint="66"/>
        <w:insideV w:val="single" w:sz="4" w:space="0" w:color="91DDFC" w:themeColor="accent1" w:themeTint="66"/>
      </w:tblBorders>
    </w:tblPr>
    <w:tblStylePr w:type="firstRow">
      <w:rPr>
        <w:b/>
        <w:bCs/>
      </w:rPr>
      <w:tblPr/>
      <w:tcPr>
        <w:tcBorders>
          <w:bottom w:val="single" w:sz="12" w:space="0" w:color="5BCDFA" w:themeColor="accent1" w:themeTint="99"/>
        </w:tcBorders>
      </w:tcPr>
    </w:tblStylePr>
    <w:tblStylePr w:type="lastRow">
      <w:rPr>
        <w:b/>
        <w:bCs/>
      </w:rPr>
      <w:tblPr/>
      <w:tcPr>
        <w:tcBorders>
          <w:top w:val="double" w:sz="2" w:space="0" w:color="5BCDFA" w:themeColor="accent1" w:themeTint="99"/>
        </w:tcBorders>
      </w:tcPr>
    </w:tblStylePr>
    <w:tblStylePr w:type="firstCol">
      <w:rPr>
        <w:b/>
        <w:bCs/>
      </w:rPr>
    </w:tblStylePr>
    <w:tblStylePr w:type="lastCol">
      <w:rPr>
        <w:b/>
        <w:bCs/>
      </w:rPr>
    </w:tblStylePr>
  </w:style>
  <w:style w:type="table" w:customStyle="1" w:styleId="4-11">
    <w:name w:val="网格表 4 - 着色 11"/>
    <w:basedOn w:val="a8"/>
    <w:autoRedefine/>
    <w:uiPriority w:val="49"/>
    <w:qFormat/>
    <w:tblPr>
      <w:tblBorders>
        <w:top w:val="single" w:sz="4" w:space="0" w:color="5BCDFA" w:themeColor="accent1" w:themeTint="99"/>
        <w:left w:val="single" w:sz="4" w:space="0" w:color="5BCDFA" w:themeColor="accent1" w:themeTint="99"/>
        <w:bottom w:val="single" w:sz="4" w:space="0" w:color="5BCDFA" w:themeColor="accent1" w:themeTint="99"/>
        <w:right w:val="single" w:sz="4" w:space="0" w:color="5BCDFA" w:themeColor="accent1" w:themeTint="99"/>
        <w:insideH w:val="single" w:sz="4" w:space="0" w:color="5BCDFA" w:themeColor="accent1" w:themeTint="99"/>
        <w:insideV w:val="single" w:sz="4" w:space="0" w:color="5BCDFA" w:themeColor="accent1" w:themeTint="99"/>
      </w:tblBorders>
    </w:tblPr>
    <w:tblStylePr w:type="firstRow">
      <w:rPr>
        <w:b/>
        <w:bCs/>
        <w:color w:val="FFFFFF" w:themeColor="background1"/>
      </w:rPr>
      <w:tblPr/>
      <w:tcPr>
        <w:tcBorders>
          <w:top w:val="single" w:sz="4" w:space="0" w:color="06A2E0" w:themeColor="accent1"/>
          <w:left w:val="single" w:sz="4" w:space="0" w:color="06A2E0" w:themeColor="accent1"/>
          <w:bottom w:val="single" w:sz="4" w:space="0" w:color="06A2E0" w:themeColor="accent1"/>
          <w:right w:val="single" w:sz="4" w:space="0" w:color="06A2E0" w:themeColor="accent1"/>
          <w:insideH w:val="nil"/>
          <w:insideV w:val="nil"/>
        </w:tcBorders>
        <w:shd w:val="clear" w:color="auto" w:fill="06A2E0" w:themeFill="accent1"/>
      </w:tcPr>
    </w:tblStylePr>
    <w:tblStylePr w:type="lastRow">
      <w:rPr>
        <w:b/>
        <w:bCs/>
      </w:rPr>
      <w:tblPr/>
      <w:tcPr>
        <w:tcBorders>
          <w:top w:val="double" w:sz="4" w:space="0" w:color="06A2E0" w:themeColor="accent1"/>
        </w:tcBorders>
      </w:tcPr>
    </w:tblStylePr>
    <w:tblStylePr w:type="firstCol">
      <w:rPr>
        <w:b/>
        <w:bCs/>
      </w:rPr>
    </w:tblStylePr>
    <w:tblStylePr w:type="lastCol">
      <w:rPr>
        <w:b/>
        <w:bCs/>
      </w:rPr>
    </w:tblStylePr>
    <w:tblStylePr w:type="band1Vert">
      <w:tblPr/>
      <w:tcPr>
        <w:shd w:val="clear" w:color="auto" w:fill="C8EEFD" w:themeFill="accent1" w:themeFillTint="33"/>
      </w:tcPr>
    </w:tblStylePr>
    <w:tblStylePr w:type="band1Horz">
      <w:tblPr/>
      <w:tcPr>
        <w:shd w:val="clear" w:color="auto" w:fill="C8EEFD" w:themeFill="accent1" w:themeFillTint="33"/>
      </w:tcPr>
    </w:tblStylePr>
  </w:style>
  <w:style w:type="character" w:customStyle="1" w:styleId="afb">
    <w:name w:val="标题 字符"/>
    <w:basedOn w:val="a7"/>
    <w:link w:val="afa"/>
    <w:autoRedefine/>
    <w:uiPriority w:val="10"/>
    <w:qFormat/>
    <w:rPr>
      <w:rFonts w:ascii="楷体" w:eastAsia="楷体" w:hAnsi="楷体" w:cs="Times New Roman"/>
      <w:b/>
      <w:bCs/>
      <w:i/>
      <w:color w:val="17365D"/>
      <w:sz w:val="28"/>
      <w:szCs w:val="28"/>
    </w:rPr>
  </w:style>
  <w:style w:type="table" w:customStyle="1" w:styleId="4-41">
    <w:name w:val="网格表 4 - 着色 41"/>
    <w:basedOn w:val="a8"/>
    <w:autoRedefine/>
    <w:uiPriority w:val="49"/>
    <w:qFormat/>
    <w:rPr>
      <w:rFonts w:ascii="Arial" w:eastAsia="宋体" w:hAnsi="Arial" w:cs="Times New Roman"/>
    </w:r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F">
    <w:name w:val="F中文正文"/>
    <w:basedOn w:val="a6"/>
    <w:link w:val="FChar"/>
    <w:autoRedefine/>
    <w:qFormat/>
    <w:pPr>
      <w:spacing w:before="120" w:after="120" w:line="360" w:lineRule="auto"/>
      <w:ind w:firstLine="432"/>
      <w:jc w:val="both"/>
    </w:pPr>
    <w:rPr>
      <w:rFonts w:ascii="Times New Roman" w:eastAsia="宋体" w:hAnsi="Times New Roman" w:cs="Times New Roman"/>
      <w:sz w:val="22"/>
      <w:szCs w:val="22"/>
      <w:lang w:eastAsia="en-US"/>
    </w:rPr>
  </w:style>
  <w:style w:type="character" w:customStyle="1" w:styleId="FChar">
    <w:name w:val="F中文正文 Char"/>
    <w:link w:val="F"/>
    <w:autoRedefine/>
    <w:qFormat/>
    <w:rPr>
      <w:rFonts w:ascii="Times New Roman" w:eastAsia="宋体" w:hAnsi="Times New Roman" w:cs="Times New Roman"/>
      <w:sz w:val="22"/>
      <w:szCs w:val="22"/>
      <w:lang w:eastAsia="en-US"/>
    </w:rPr>
  </w:style>
  <w:style w:type="table" w:customStyle="1" w:styleId="TableGrid1">
    <w:name w:val="Table Grid1"/>
    <w:basedOn w:val="a8"/>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Y">
    <w:name w:val="Bullet EY"/>
    <w:basedOn w:val="a6"/>
    <w:next w:val="a6"/>
    <w:autoRedefine/>
    <w:qFormat/>
    <w:pPr>
      <w:numPr>
        <w:numId w:val="27"/>
      </w:numPr>
      <w:spacing w:before="120" w:after="240" w:line="360" w:lineRule="auto"/>
    </w:pPr>
    <w:rPr>
      <w:rFonts w:eastAsia="宋体" w:cs="Arial"/>
      <w:kern w:val="24"/>
      <w:sz w:val="20"/>
      <w:szCs w:val="18"/>
      <w:lang w:eastAsia="en-US"/>
    </w:rPr>
  </w:style>
  <w:style w:type="table" w:customStyle="1" w:styleId="5-11">
    <w:name w:val="网格表 5 深色 - 着色 11"/>
    <w:basedOn w:val="a8"/>
    <w:autoRedefine/>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EEF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6A2E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6A2E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6A2E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6A2E0" w:themeFill="accent1"/>
      </w:tcPr>
    </w:tblStylePr>
    <w:tblStylePr w:type="band1Vert">
      <w:tblPr/>
      <w:tcPr>
        <w:shd w:val="clear" w:color="auto" w:fill="91DDFC" w:themeFill="accent1" w:themeFillTint="66"/>
      </w:tcPr>
    </w:tblStylePr>
    <w:tblStylePr w:type="band1Horz">
      <w:tblPr/>
      <w:tcPr>
        <w:shd w:val="clear" w:color="auto" w:fill="91DDFC" w:themeFill="accent1" w:themeFillTint="66"/>
      </w:tcPr>
    </w:tblStylePr>
  </w:style>
  <w:style w:type="table" w:customStyle="1" w:styleId="5-31">
    <w:name w:val="网格表 5 深色 - 着色 31"/>
    <w:basedOn w:val="a8"/>
    <w:autoRedefine/>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E8E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D8D8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D8D8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D8D8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D8D8D" w:themeFill="accent3"/>
      </w:tcPr>
    </w:tblStylePr>
    <w:tblStylePr w:type="band1Vert">
      <w:tblPr/>
      <w:tcPr>
        <w:shd w:val="clear" w:color="auto" w:fill="D1D1D1" w:themeFill="accent3" w:themeFillTint="66"/>
      </w:tcPr>
    </w:tblStylePr>
    <w:tblStylePr w:type="band1Horz">
      <w:tblPr/>
      <w:tcPr>
        <w:shd w:val="clear" w:color="auto" w:fill="D1D1D1" w:themeFill="accent3" w:themeFillTint="66"/>
      </w:tcPr>
    </w:tblStylePr>
  </w:style>
  <w:style w:type="character" w:customStyle="1" w:styleId="15">
    <w:name w:val="未处理的提及1"/>
    <w:basedOn w:val="a7"/>
    <w:autoRedefine/>
    <w:uiPriority w:val="99"/>
    <w:semiHidden/>
    <w:unhideWhenUsed/>
    <w:qFormat/>
    <w:rPr>
      <w:color w:val="605E5C"/>
      <w:shd w:val="clear" w:color="auto" w:fill="E1DFDD"/>
    </w:rPr>
  </w:style>
  <w:style w:type="table" w:customStyle="1" w:styleId="4-110">
    <w:name w:val="清单表 4 - 着色 11"/>
    <w:basedOn w:val="a8"/>
    <w:autoRedefine/>
    <w:uiPriority w:val="49"/>
    <w:qFormat/>
    <w:tblPr>
      <w:tblBorders>
        <w:top w:val="single" w:sz="4" w:space="0" w:color="5BCDFA" w:themeColor="accent1" w:themeTint="99"/>
        <w:left w:val="single" w:sz="4" w:space="0" w:color="5BCDFA" w:themeColor="accent1" w:themeTint="99"/>
        <w:bottom w:val="single" w:sz="4" w:space="0" w:color="5BCDFA" w:themeColor="accent1" w:themeTint="99"/>
        <w:right w:val="single" w:sz="4" w:space="0" w:color="5BCDFA" w:themeColor="accent1" w:themeTint="99"/>
        <w:insideH w:val="single" w:sz="4" w:space="0" w:color="5BCDFA" w:themeColor="accent1" w:themeTint="99"/>
      </w:tblBorders>
    </w:tblPr>
    <w:tblStylePr w:type="firstRow">
      <w:rPr>
        <w:b/>
        <w:bCs/>
        <w:color w:val="FFFFFF" w:themeColor="background1"/>
      </w:rPr>
      <w:tblPr/>
      <w:tcPr>
        <w:tcBorders>
          <w:top w:val="single" w:sz="4" w:space="0" w:color="06A2E0" w:themeColor="accent1"/>
          <w:left w:val="single" w:sz="4" w:space="0" w:color="06A2E0" w:themeColor="accent1"/>
          <w:bottom w:val="single" w:sz="4" w:space="0" w:color="06A2E0" w:themeColor="accent1"/>
          <w:right w:val="single" w:sz="4" w:space="0" w:color="06A2E0" w:themeColor="accent1"/>
          <w:insideH w:val="nil"/>
        </w:tcBorders>
        <w:shd w:val="clear" w:color="auto" w:fill="06A2E0" w:themeFill="accent1"/>
      </w:tcPr>
    </w:tblStylePr>
    <w:tblStylePr w:type="lastRow">
      <w:rPr>
        <w:b/>
        <w:bCs/>
      </w:rPr>
      <w:tblPr/>
      <w:tcPr>
        <w:tcBorders>
          <w:top w:val="double" w:sz="4" w:space="0" w:color="5BCDFA" w:themeColor="accent1" w:themeTint="99"/>
        </w:tcBorders>
      </w:tcPr>
    </w:tblStylePr>
    <w:tblStylePr w:type="firstCol">
      <w:rPr>
        <w:b/>
        <w:bCs/>
      </w:rPr>
    </w:tblStylePr>
    <w:tblStylePr w:type="lastCol">
      <w:rPr>
        <w:b/>
        <w:bCs/>
      </w:rPr>
    </w:tblStylePr>
    <w:tblStylePr w:type="band1Vert">
      <w:tblPr/>
      <w:tcPr>
        <w:shd w:val="clear" w:color="auto" w:fill="C8EEFD" w:themeFill="accent1" w:themeFillTint="33"/>
      </w:tcPr>
    </w:tblStylePr>
    <w:tblStylePr w:type="band1Horz">
      <w:tblPr/>
      <w:tcPr>
        <w:shd w:val="clear" w:color="auto" w:fill="C8EEFD" w:themeFill="accent1" w:themeFillTint="33"/>
      </w:tcPr>
    </w:tblStylePr>
  </w:style>
  <w:style w:type="paragraph" w:customStyle="1" w:styleId="TableParagraph">
    <w:name w:val="Table Paragraph"/>
    <w:basedOn w:val="a6"/>
    <w:autoRedefine/>
    <w:uiPriority w:val="1"/>
    <w:qFormat/>
    <w:pPr>
      <w:widowControl w:val="0"/>
      <w:autoSpaceDE w:val="0"/>
      <w:autoSpaceDN w:val="0"/>
      <w:spacing w:before="21" w:after="120"/>
      <w:ind w:left="119" w:right="113"/>
      <w:jc w:val="center"/>
    </w:pPr>
    <w:rPr>
      <w:rFonts w:ascii="Arial" w:hAnsi="Arial" w:cs="Arial"/>
      <w:sz w:val="22"/>
      <w:szCs w:val="22"/>
      <w:lang w:eastAsia="en-US"/>
    </w:rPr>
  </w:style>
  <w:style w:type="table" w:customStyle="1" w:styleId="TableNormal3">
    <w:name w:val="Table Normal3"/>
    <w:autoRedefine/>
    <w:uiPriority w:val="2"/>
    <w:semiHidden/>
    <w:unhideWhenUsed/>
    <w:qFormat/>
    <w:pPr>
      <w:widowControl w:val="0"/>
      <w:autoSpaceDE w:val="0"/>
      <w:autoSpaceDN w:val="0"/>
    </w:pPr>
    <w:rPr>
      <w:rFonts w:asciiTheme="minorHAnsi" w:eastAsiaTheme="minorEastAsia" w:hAnsiTheme="minorHAnsi"/>
      <w:sz w:val="22"/>
      <w:szCs w:val="22"/>
      <w:lang w:eastAsia="en-US"/>
    </w:rPr>
    <w:tblPr>
      <w:tblCellMar>
        <w:top w:w="0" w:type="dxa"/>
        <w:left w:w="0" w:type="dxa"/>
        <w:bottom w:w="0" w:type="dxa"/>
        <w:right w:w="0" w:type="dxa"/>
      </w:tblCellMar>
    </w:tblPr>
  </w:style>
  <w:style w:type="table" w:customStyle="1" w:styleId="4-42">
    <w:name w:val="网格表 4 - 着色 42"/>
    <w:basedOn w:val="a8"/>
    <w:autoRedefine/>
    <w:uiPriority w:val="49"/>
    <w:qFormat/>
    <w:rPr>
      <w:rFonts w:ascii="Arial" w:eastAsia="宋体" w:hAnsi="Arial" w:cs="Times New Roman"/>
    </w:rPr>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Copy">
    <w:name w:val="BodyCopy"/>
    <w:basedOn w:val="a6"/>
    <w:autoRedefine/>
    <w:qFormat/>
    <w:pPr>
      <w:spacing w:after="260"/>
    </w:pPr>
    <w:rPr>
      <w:rFonts w:ascii="Times New Roman" w:eastAsia="宋体" w:hAnsi="Times New Roman" w:cs="Times New Roman"/>
      <w:sz w:val="22"/>
      <w:lang w:eastAsia="en-US"/>
    </w:rPr>
  </w:style>
  <w:style w:type="paragraph" w:styleId="afff0">
    <w:name w:val="Revision"/>
    <w:hidden/>
    <w:uiPriority w:val="99"/>
    <w:unhideWhenUsed/>
    <w:rsid w:val="001978B0"/>
    <w:rPr>
      <w:rFonts w:ascii="Candara Light" w:eastAsia="Arial" w:hAnsi="Candara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8.xml"/><Relationship Id="rId3" Type="http://schemas.openxmlformats.org/officeDocument/2006/relationships/numbering" Target="numbering.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comments" Target="comment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footer" Target="footer3.xml"/><Relationship Id="rId23" Type="http://schemas.microsoft.com/office/2018/08/relationships/commentsExtensible" Target="commentsExtensible.xml"/><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3.xml"/><Relationship Id="rId22" Type="http://schemas.microsoft.com/office/2016/09/relationships/commentsIds" Target="commentsIds.xml"/><Relationship Id="rId27" Type="http://schemas.openxmlformats.org/officeDocument/2006/relationships/header" Target="header9.xml"/><Relationship Id="rId30"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SM 使用">
      <a:dk1>
        <a:sysClr val="windowText" lastClr="000000"/>
      </a:dk1>
      <a:lt1>
        <a:sysClr val="window" lastClr="FFFFFF"/>
      </a:lt1>
      <a:dk2>
        <a:srgbClr val="44546A"/>
      </a:dk2>
      <a:lt2>
        <a:srgbClr val="E7E6E6"/>
      </a:lt2>
      <a:accent1>
        <a:srgbClr val="06A2E0"/>
      </a:accent1>
      <a:accent2>
        <a:srgbClr val="43B436"/>
      </a:accent2>
      <a:accent3>
        <a:srgbClr val="8D8D8D"/>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0CEED59-9DDA-49B6-8044-E5F2932E3A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10322</TotalTime>
  <Pages>113</Pages>
  <Words>9755</Words>
  <Characters>55607</Characters>
  <Application>Microsoft Office Word</Application>
  <DocSecurity>0</DocSecurity>
  <Lines>463</Lines>
  <Paragraphs>130</Paragraphs>
  <ScaleCrop>false</ScaleCrop>
  <Company>Ernst &amp; Young</Company>
  <LinksUpToDate>false</LinksUpToDate>
  <CharactersWithSpaces>65232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Ou</dc:creator>
  <cp:lastModifiedBy>Su</cp:lastModifiedBy>
  <cp:revision>15</cp:revision>
  <cp:lastPrinted>2023-06-08T17:12:00Z</cp:lastPrinted>
  <dcterms:created xsi:type="dcterms:W3CDTF">2024-12-28T15:39:00Z</dcterms:created>
  <dcterms:modified xsi:type="dcterms:W3CDTF">2025-01-05T16:49:00Z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294DD1E2E7C24BB8A59A54FAF6362A9F_13</vt:lpwstr>
  </property>
</Properties>
</file>